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66F0C" w14:textId="2E0E27BF" w:rsidR="00B305D7" w:rsidRPr="009E1B66" w:rsidRDefault="007D710E" w:rsidP="00976818">
      <w:pPr>
        <w:pStyle w:val="Overskrift1"/>
        <w:spacing w:before="240"/>
        <w:contextualSpacing/>
        <w:rPr>
          <w:rFonts w:ascii="Aptos" w:hAnsi="Aptos"/>
          <w:color w:val="4F81BD" w:themeColor="accent1"/>
          <w:sz w:val="26"/>
          <w:szCs w:val="26"/>
        </w:rPr>
      </w:pPr>
      <w:r w:rsidRPr="009E1B66">
        <w:rPr>
          <w:rFonts w:ascii="Aptos" w:hAnsi="Aptos"/>
          <w:color w:val="4F81BD" w:themeColor="accent1"/>
          <w:sz w:val="26"/>
          <w:szCs w:val="26"/>
        </w:rPr>
        <w:t>Om anbefalingen, formål</w:t>
      </w:r>
    </w:p>
    <w:p w14:paraId="6112B17D" w14:textId="24524AC4" w:rsidR="005E02F6" w:rsidRPr="00344B28" w:rsidRDefault="005E02F6" w:rsidP="14B87F64">
      <w:pPr>
        <w:pStyle w:val="Default"/>
        <w:contextualSpacing/>
        <w:rPr>
          <w:rFonts w:ascii="Aptos" w:hAnsi="Aptos" w:cstheme="minorBidi"/>
          <w:color w:val="auto"/>
          <w:kern w:val="2"/>
          <w:sz w:val="22"/>
          <w:szCs w:val="22"/>
          <w:lang w:eastAsia="nb-NO"/>
          <w14:ligatures w14:val="standardContextual"/>
        </w:rPr>
      </w:pPr>
    </w:p>
    <w:p w14:paraId="27439035" w14:textId="08D50748" w:rsidR="00ED19FB" w:rsidRDefault="00ED19FB" w:rsidP="009F38C0">
      <w:pPr>
        <w:contextualSpacing/>
        <w:rPr>
          <w:ins w:id="0" w:author="Gry Seland" w:date="2026-02-11T12:49:00Z" w16du:dateUtc="2026-02-11T11:49:00Z"/>
          <w:rFonts w:ascii="Aptos" w:hAnsi="Aptos"/>
          <w:lang w:eastAsia="nb-NO"/>
        </w:rPr>
      </w:pPr>
      <w:ins w:id="1" w:author="Gry Seland" w:date="2026-02-11T12:49:00Z" w16du:dateUtc="2026-02-11T11:49:00Z">
        <w:r>
          <w:rPr>
            <w:rFonts w:ascii="Aptos" w:hAnsi="Aptos"/>
            <w:lang w:eastAsia="nb-NO"/>
          </w:rPr>
          <w:t>FORMÅL OG MÅLGRUPPE (</w:t>
        </w:r>
        <w:proofErr w:type="spellStart"/>
        <w:r>
          <w:rPr>
            <w:rFonts w:ascii="Aptos" w:hAnsi="Aptos"/>
            <w:lang w:eastAsia="nb-NO"/>
          </w:rPr>
          <w:t>kap</w:t>
        </w:r>
        <w:proofErr w:type="spellEnd"/>
        <w:r>
          <w:rPr>
            <w:rFonts w:ascii="Aptos" w:hAnsi="Aptos"/>
            <w:lang w:eastAsia="nb-NO"/>
          </w:rPr>
          <w:t>)</w:t>
        </w:r>
      </w:ins>
    </w:p>
    <w:p w14:paraId="36C55697" w14:textId="3F4F8E73" w:rsidR="00282B88" w:rsidRDefault="00D86023" w:rsidP="009F38C0">
      <w:pPr>
        <w:contextualSpacing/>
        <w:rPr>
          <w:rFonts w:ascii="Aptos" w:hAnsi="Aptos"/>
          <w:lang w:eastAsia="nb-NO"/>
        </w:rPr>
      </w:pPr>
      <w:r w:rsidRPr="00633D99">
        <w:rPr>
          <w:rFonts w:ascii="Aptos" w:hAnsi="Aptos"/>
          <w:lang w:eastAsia="nb-NO"/>
        </w:rPr>
        <w:t>De elektroniske pasientjournalene (EPJ</w:t>
      </w:r>
      <w:r w:rsidR="00633D99" w:rsidRPr="00633D99">
        <w:rPr>
          <w:rFonts w:ascii="Aptos" w:hAnsi="Aptos"/>
          <w:lang w:eastAsia="nb-NO"/>
        </w:rPr>
        <w:t>-systemene</w:t>
      </w:r>
      <w:r w:rsidRPr="00633D99">
        <w:rPr>
          <w:rFonts w:ascii="Aptos" w:hAnsi="Aptos"/>
          <w:lang w:eastAsia="nb-NO"/>
        </w:rPr>
        <w:t xml:space="preserve">) er helsepersonellets viktigste arbeidsverktøy, og må stadig videreutvikles i takt med økt innovasjon, modernisering og kontinuerlige forbedringsbehov. </w:t>
      </w:r>
      <w:r w:rsidR="001020F5" w:rsidRPr="00633D99">
        <w:rPr>
          <w:rFonts w:ascii="Aptos" w:hAnsi="Aptos"/>
          <w:lang w:eastAsia="nb-NO"/>
        </w:rPr>
        <w:t>Mange</w:t>
      </w:r>
      <w:r w:rsidR="00204F85" w:rsidRPr="00633D99">
        <w:rPr>
          <w:rFonts w:ascii="Aptos" w:hAnsi="Aptos"/>
          <w:lang w:eastAsia="nb-NO"/>
        </w:rPr>
        <w:t xml:space="preserve"> ulike</w:t>
      </w:r>
      <w:r w:rsidR="00ED178E" w:rsidRPr="00633D99">
        <w:rPr>
          <w:rFonts w:ascii="Aptos" w:hAnsi="Aptos"/>
          <w:lang w:eastAsia="nb-NO"/>
        </w:rPr>
        <w:t xml:space="preserve"> funksjonelle</w:t>
      </w:r>
      <w:r w:rsidR="001020F5" w:rsidRPr="00633D99">
        <w:rPr>
          <w:rFonts w:ascii="Aptos" w:hAnsi="Aptos"/>
          <w:lang w:eastAsia="nb-NO"/>
        </w:rPr>
        <w:t xml:space="preserve"> behov</w:t>
      </w:r>
      <w:r w:rsidR="005E12A9" w:rsidRPr="00633D99">
        <w:rPr>
          <w:rFonts w:ascii="Aptos" w:hAnsi="Aptos"/>
          <w:lang w:eastAsia="nb-NO"/>
        </w:rPr>
        <w:t xml:space="preserve"> kan</w:t>
      </w:r>
      <w:r w:rsidRPr="00633D99">
        <w:rPr>
          <w:rFonts w:ascii="Aptos" w:hAnsi="Aptos"/>
          <w:lang w:eastAsia="nb-NO"/>
        </w:rPr>
        <w:t xml:space="preserve"> sannsynligvis </w:t>
      </w:r>
      <w:r w:rsidR="005E12A9" w:rsidRPr="00633D99">
        <w:rPr>
          <w:rFonts w:ascii="Aptos" w:hAnsi="Aptos"/>
          <w:lang w:eastAsia="nb-NO"/>
        </w:rPr>
        <w:t>dekkes</w:t>
      </w:r>
      <w:r w:rsidRPr="00633D99">
        <w:rPr>
          <w:rFonts w:ascii="Aptos" w:hAnsi="Aptos"/>
          <w:lang w:eastAsia="nb-NO"/>
        </w:rPr>
        <w:t xml:space="preserve"> ved hjelp av</w:t>
      </w:r>
      <w:ins w:id="2" w:author="Frank Bråthen" w:date="2026-06-15T15:24:00Z" w16du:dateUtc="2026-06-15T13:24:00Z">
        <w:r w:rsidR="00305C02">
          <w:rPr>
            <w:rFonts w:ascii="Aptos" w:hAnsi="Aptos"/>
            <w:lang w:eastAsia="nb-NO"/>
          </w:rPr>
          <w:t xml:space="preserve"> sikre</w:t>
        </w:r>
      </w:ins>
      <w:r w:rsidRPr="00633D99">
        <w:rPr>
          <w:rFonts w:ascii="Aptos" w:hAnsi="Aptos"/>
          <w:lang w:eastAsia="nb-NO"/>
        </w:rPr>
        <w:t xml:space="preserve"> tredjepartsapplikasjoner lett tilgjengelig i helsepersonellets brukerflate,</w:t>
      </w:r>
      <w:r w:rsidR="001D5E05" w:rsidRPr="00633D99">
        <w:rPr>
          <w:rFonts w:ascii="Aptos" w:hAnsi="Aptos"/>
          <w:lang w:eastAsia="nb-NO"/>
        </w:rPr>
        <w:t xml:space="preserve"> vi har derfor oppdatert </w:t>
      </w:r>
      <w:r w:rsidR="00BE2B07" w:rsidRPr="00633D99">
        <w:rPr>
          <w:rFonts w:ascii="Aptos" w:hAnsi="Aptos"/>
          <w:lang w:eastAsia="nb-NO"/>
        </w:rPr>
        <w:t>anbefal</w:t>
      </w:r>
      <w:r w:rsidR="00406D00" w:rsidRPr="00633D99">
        <w:rPr>
          <w:rFonts w:ascii="Aptos" w:hAnsi="Aptos"/>
          <w:lang w:eastAsia="nb-NO"/>
        </w:rPr>
        <w:t>ingen</w:t>
      </w:r>
      <w:r w:rsidR="00F308C4" w:rsidRPr="00633D99">
        <w:rPr>
          <w:rFonts w:ascii="Aptos" w:hAnsi="Aptos"/>
          <w:lang w:eastAsia="nb-NO"/>
        </w:rPr>
        <w:t xml:space="preserve"> om bruk av SMART </w:t>
      </w:r>
      <w:proofErr w:type="spellStart"/>
      <w:r w:rsidR="00F308C4" w:rsidRPr="00633D99">
        <w:rPr>
          <w:rFonts w:ascii="Aptos" w:hAnsi="Aptos"/>
          <w:lang w:eastAsia="nb-NO"/>
        </w:rPr>
        <w:t>on</w:t>
      </w:r>
      <w:proofErr w:type="spellEnd"/>
      <w:r w:rsidR="00F308C4" w:rsidRPr="00633D99">
        <w:rPr>
          <w:rFonts w:ascii="Aptos" w:hAnsi="Aptos"/>
          <w:lang w:eastAsia="nb-NO"/>
        </w:rPr>
        <w:t xml:space="preserve"> FHIR </w:t>
      </w:r>
      <w:r w:rsidR="00053542" w:rsidRPr="00633D99">
        <w:rPr>
          <w:rFonts w:ascii="Aptos" w:hAnsi="Aptos"/>
          <w:lang w:eastAsia="nb-NO"/>
        </w:rPr>
        <w:t xml:space="preserve">som opprinnelig ble utgitt </w:t>
      </w:r>
      <w:r w:rsidR="00AC628C" w:rsidRPr="00633D99">
        <w:rPr>
          <w:rFonts w:ascii="Aptos" w:hAnsi="Aptos"/>
          <w:lang w:eastAsia="nb-NO"/>
        </w:rPr>
        <w:t xml:space="preserve">av </w:t>
      </w:r>
      <w:r w:rsidR="00521D10" w:rsidRPr="00633D99">
        <w:rPr>
          <w:rFonts w:ascii="Aptos" w:hAnsi="Aptos"/>
          <w:lang w:eastAsia="nb-NO"/>
        </w:rPr>
        <w:t xml:space="preserve">Direktoratet for </w:t>
      </w:r>
      <w:proofErr w:type="spellStart"/>
      <w:r w:rsidR="00521D10" w:rsidRPr="00633D99">
        <w:rPr>
          <w:rFonts w:ascii="Aptos" w:hAnsi="Aptos"/>
          <w:lang w:eastAsia="nb-NO"/>
        </w:rPr>
        <w:t>e-helse</w:t>
      </w:r>
      <w:proofErr w:type="spellEnd"/>
      <w:r w:rsidR="00521D10" w:rsidRPr="00633D99">
        <w:rPr>
          <w:rFonts w:ascii="Aptos" w:hAnsi="Aptos"/>
          <w:lang w:eastAsia="nb-NO"/>
        </w:rPr>
        <w:t xml:space="preserve"> i 2019</w:t>
      </w:r>
      <w:r w:rsidR="009216B5" w:rsidRPr="00633D99">
        <w:rPr>
          <w:rFonts w:ascii="Aptos" w:hAnsi="Aptos"/>
          <w:lang w:eastAsia="nb-NO"/>
        </w:rPr>
        <w:t>.</w:t>
      </w:r>
    </w:p>
    <w:p w14:paraId="167E5760" w14:textId="77777777" w:rsidR="00282B88" w:rsidRDefault="00282B88" w:rsidP="009F38C0">
      <w:pPr>
        <w:contextualSpacing/>
        <w:rPr>
          <w:rFonts w:ascii="Aptos" w:hAnsi="Aptos"/>
          <w:lang w:eastAsia="nb-NO"/>
        </w:rPr>
      </w:pPr>
    </w:p>
    <w:p w14:paraId="4208F420" w14:textId="07EAAB83" w:rsidR="00951F91" w:rsidRPr="00633D99" w:rsidRDefault="00F81CD2" w:rsidP="009F38C0">
      <w:pPr>
        <w:contextualSpacing/>
        <w:rPr>
          <w:rFonts w:ascii="Aptos" w:hAnsi="Aptos"/>
          <w:lang w:eastAsia="nb-NO"/>
        </w:rPr>
      </w:pPr>
      <w:r w:rsidRPr="00633D99">
        <w:rPr>
          <w:rFonts w:ascii="Aptos" w:hAnsi="Aptos"/>
          <w:lang w:eastAsia="nb-NO"/>
        </w:rPr>
        <w:t>De</w:t>
      </w:r>
      <w:r w:rsidR="009F23F8" w:rsidRPr="00633D99">
        <w:rPr>
          <w:rFonts w:ascii="Aptos" w:hAnsi="Aptos"/>
          <w:lang w:eastAsia="nb-NO"/>
        </w:rPr>
        <w:t>n</w:t>
      </w:r>
      <w:r w:rsidRPr="00633D99">
        <w:rPr>
          <w:rFonts w:ascii="Aptos" w:hAnsi="Aptos"/>
          <w:lang w:eastAsia="nb-NO"/>
        </w:rPr>
        <w:t xml:space="preserve"> er ment som veiledning til aktører i norsk helse- og omsorgssektor som vurderer innovasjonsvennlige teknologier for applikasjonsintegrasjon mot EPJ-systemer. Anbefalinge</w:t>
      </w:r>
      <w:r w:rsidR="00B04DB0" w:rsidRPr="00633D99">
        <w:rPr>
          <w:rFonts w:ascii="Aptos" w:hAnsi="Aptos"/>
          <w:lang w:eastAsia="nb-NO"/>
        </w:rPr>
        <w:t>n</w:t>
      </w:r>
      <w:r w:rsidRPr="00633D99">
        <w:rPr>
          <w:rFonts w:ascii="Aptos" w:hAnsi="Aptos"/>
          <w:lang w:eastAsia="nb-NO"/>
        </w:rPr>
        <w:t xml:space="preserve"> kan bli endret etter hvert som sektoren får mer erfaring med bruk av rammeverket.</w:t>
      </w:r>
    </w:p>
    <w:p w14:paraId="135F549E" w14:textId="7BFF25A8" w:rsidR="00013E20" w:rsidRPr="009E1B66" w:rsidRDefault="00976818" w:rsidP="005B7CE2">
      <w:pPr>
        <w:pStyle w:val="Overskrift1"/>
        <w:spacing w:before="240"/>
        <w:contextualSpacing/>
        <w:rPr>
          <w:rFonts w:ascii="Aptos" w:hAnsi="Aptos"/>
          <w:color w:val="4F81BD" w:themeColor="accent1"/>
          <w:sz w:val="26"/>
          <w:szCs w:val="26"/>
        </w:rPr>
      </w:pPr>
      <w:r w:rsidRPr="009E1B66">
        <w:rPr>
          <w:rFonts w:ascii="Aptos" w:hAnsi="Aptos"/>
          <w:color w:val="4F81BD" w:themeColor="accent1"/>
          <w:sz w:val="26"/>
          <w:szCs w:val="26"/>
        </w:rPr>
        <w:t>Anbef</w:t>
      </w:r>
      <w:r w:rsidR="005D57F9" w:rsidRPr="009E1B66">
        <w:rPr>
          <w:rFonts w:ascii="Aptos" w:hAnsi="Aptos"/>
          <w:color w:val="4F81BD" w:themeColor="accent1"/>
          <w:sz w:val="26"/>
          <w:szCs w:val="26"/>
        </w:rPr>
        <w:t>aling</w:t>
      </w:r>
    </w:p>
    <w:p w14:paraId="2D8B0AE5" w14:textId="77777777" w:rsidR="00F240D3" w:rsidRDefault="00F240D3" w:rsidP="009B118A">
      <w:pPr>
        <w:contextualSpacing/>
        <w:rPr>
          <w:ins w:id="3" w:author="Gry Seland" w:date="2026-02-11T12:32:00Z" w16du:dateUtc="2026-02-11T11:32:00Z"/>
          <w:rFonts w:ascii="Aptos" w:hAnsi="Aptos"/>
          <w:lang w:val="nn-NO"/>
        </w:rPr>
      </w:pPr>
    </w:p>
    <w:p w14:paraId="7C974551" w14:textId="72DA418F" w:rsidR="001B1985" w:rsidRPr="005A09C5" w:rsidRDefault="001B1985" w:rsidP="009B118A">
      <w:pPr>
        <w:contextualSpacing/>
        <w:rPr>
          <w:rFonts w:ascii="Aptos" w:hAnsi="Aptos"/>
          <w:lang w:val="nn-NO"/>
        </w:rPr>
      </w:pPr>
      <w:ins w:id="4" w:author="Gry Seland" w:date="2026-02-11T12:32:00Z" w16du:dateUtc="2026-02-11T11:32:00Z">
        <w:r>
          <w:rPr>
            <w:rFonts w:ascii="Aptos" w:hAnsi="Aptos"/>
            <w:lang w:val="nn-NO"/>
          </w:rPr>
          <w:t>R</w:t>
        </w:r>
        <w:r w:rsidR="003A75AE">
          <w:rPr>
            <w:rFonts w:ascii="Aptos" w:hAnsi="Aptos"/>
            <w:lang w:val="nn-NO"/>
          </w:rPr>
          <w:t>ÅD:</w:t>
        </w:r>
      </w:ins>
    </w:p>
    <w:p w14:paraId="1057AB41" w14:textId="54483EEB" w:rsidR="001B1985" w:rsidRDefault="0037278E" w:rsidP="009B118A">
      <w:pPr>
        <w:contextualSpacing/>
        <w:rPr>
          <w:ins w:id="5" w:author="Gry Seland" w:date="2026-02-11T12:32:00Z" w16du:dateUtc="2026-02-11T11:32:00Z"/>
          <w:rFonts w:ascii="Aptos" w:hAnsi="Aptos"/>
          <w:color w:val="FF0000"/>
        </w:rPr>
      </w:pPr>
      <w:r w:rsidRPr="00282B88">
        <w:rPr>
          <w:rFonts w:ascii="Aptos" w:hAnsi="Aptos"/>
          <w:color w:val="FF0000"/>
        </w:rPr>
        <w:t xml:space="preserve">EPJ-leverandørene bør legge til rette for integrasjon av tredjepartsapplikasjoner </w:t>
      </w:r>
      <w:ins w:id="6" w:author="Gry Seland" w:date="2026-02-11T11:37:00Z">
        <w:r w:rsidR="205FAB83" w:rsidRPr="7551D23C">
          <w:rPr>
            <w:rFonts w:ascii="Aptos" w:hAnsi="Aptos"/>
            <w:color w:val="FF0000"/>
          </w:rPr>
          <w:t xml:space="preserve">med </w:t>
        </w:r>
        <w:r w:rsidR="205FAB83" w:rsidRPr="72D18242">
          <w:rPr>
            <w:rFonts w:ascii="Aptos" w:hAnsi="Aptos"/>
            <w:color w:val="FF0000"/>
          </w:rPr>
          <w:t>SMART</w:t>
        </w:r>
        <w:r w:rsidR="205FAB83" w:rsidRPr="7551D23C">
          <w:rPr>
            <w:rFonts w:ascii="Aptos" w:hAnsi="Aptos"/>
            <w:color w:val="FF0000"/>
          </w:rPr>
          <w:t xml:space="preserve"> </w:t>
        </w:r>
        <w:proofErr w:type="spellStart"/>
        <w:r w:rsidR="205FAB83" w:rsidRPr="7551D23C">
          <w:rPr>
            <w:rFonts w:ascii="Aptos" w:hAnsi="Aptos"/>
            <w:color w:val="FF0000"/>
          </w:rPr>
          <w:t>on</w:t>
        </w:r>
        <w:proofErr w:type="spellEnd"/>
        <w:r w:rsidR="205FAB83" w:rsidRPr="7551D23C">
          <w:rPr>
            <w:rFonts w:ascii="Aptos" w:hAnsi="Aptos"/>
            <w:color w:val="FF0000"/>
          </w:rPr>
          <w:t xml:space="preserve"> FHIR </w:t>
        </w:r>
      </w:ins>
      <w:r w:rsidRPr="00282B88">
        <w:rPr>
          <w:rFonts w:ascii="Aptos" w:hAnsi="Aptos"/>
          <w:color w:val="FF0000"/>
        </w:rPr>
        <w:t>i sine EPJ-</w:t>
      </w:r>
      <w:proofErr w:type="gramStart"/>
      <w:r w:rsidRPr="00282B88">
        <w:rPr>
          <w:rFonts w:ascii="Aptos" w:hAnsi="Aptos"/>
          <w:color w:val="FF0000"/>
        </w:rPr>
        <w:t>systemer</w:t>
      </w:r>
      <w:ins w:id="7" w:author="Gry Seland" w:date="2026-02-11T12:32:00Z" w16du:dateUtc="2026-02-11T11:32:00Z">
        <w:r w:rsidR="001B1985">
          <w:rPr>
            <w:rFonts w:ascii="Aptos" w:hAnsi="Aptos"/>
            <w:color w:val="FF0000"/>
          </w:rPr>
          <w:t xml:space="preserve"> </w:t>
        </w:r>
      </w:ins>
      <w:r w:rsidR="00663B48" w:rsidRPr="00282B88">
        <w:rPr>
          <w:rFonts w:ascii="Aptos" w:hAnsi="Aptos"/>
          <w:color w:val="FF0000"/>
        </w:rPr>
        <w:t>.</w:t>
      </w:r>
      <w:proofErr w:type="gramEnd"/>
      <w:del w:id="8" w:author="Gry Seland" w:date="2026-02-11T12:24:00Z" w16du:dateUtc="2026-02-11T11:24:00Z">
        <w:r w:rsidR="00663B48" w:rsidRPr="00282B88" w:rsidDel="00FC6D75">
          <w:rPr>
            <w:rFonts w:ascii="Aptos" w:hAnsi="Aptos"/>
            <w:color w:val="FF0000"/>
          </w:rPr>
          <w:delText xml:space="preserve"> </w:delText>
        </w:r>
      </w:del>
    </w:p>
    <w:p w14:paraId="0378E694" w14:textId="77777777" w:rsidR="001B1985" w:rsidRDefault="001B1985" w:rsidP="009B118A">
      <w:pPr>
        <w:contextualSpacing/>
        <w:rPr>
          <w:ins w:id="9" w:author="Gry Seland" w:date="2026-02-11T12:32:00Z" w16du:dateUtc="2026-02-11T11:32:00Z"/>
          <w:rFonts w:ascii="Aptos" w:hAnsi="Aptos"/>
          <w:color w:val="FF0000"/>
        </w:rPr>
      </w:pPr>
    </w:p>
    <w:p w14:paraId="092B0BD7" w14:textId="77777777" w:rsidR="001B1985" w:rsidRDefault="001B1985" w:rsidP="009B118A">
      <w:pPr>
        <w:contextualSpacing/>
        <w:rPr>
          <w:ins w:id="10" w:author="Gry Seland" w:date="2026-02-11T12:32:00Z" w16du:dateUtc="2026-02-11T11:32:00Z"/>
          <w:rFonts w:ascii="Aptos" w:hAnsi="Aptos"/>
          <w:color w:val="FF0000"/>
        </w:rPr>
      </w:pPr>
    </w:p>
    <w:p w14:paraId="152F3A0E" w14:textId="67BBD900" w:rsidR="369C9F2A" w:rsidRDefault="72F61C62" w:rsidP="369C9F2A">
      <w:pPr>
        <w:contextualSpacing/>
        <w:rPr>
          <w:ins w:id="11" w:author="Gry Seland" w:date="2026-02-11T12:32:00Z" w16du:dateUtc="2026-02-11T11:32:00Z"/>
          <w:rFonts w:ascii="Aptos" w:hAnsi="Aptos"/>
          <w:color w:val="FF0000"/>
        </w:rPr>
      </w:pPr>
      <w:ins w:id="12" w:author="Gry Seland" w:date="2026-02-11T11:36:00Z">
        <w:r w:rsidRPr="51B01D1A">
          <w:rPr>
            <w:rFonts w:ascii="Aptos" w:hAnsi="Aptos"/>
            <w:color w:val="FF0000"/>
          </w:rPr>
          <w:t>PRAKTISK</w:t>
        </w:r>
      </w:ins>
    </w:p>
    <w:p w14:paraId="6149129D" w14:textId="5174CEB6" w:rsidR="009B118A" w:rsidRPr="00282B88" w:rsidRDefault="009B118A" w:rsidP="009B118A">
      <w:pPr>
        <w:contextualSpacing/>
        <w:rPr>
          <w:rFonts w:ascii="Aptos" w:hAnsi="Aptos"/>
          <w:color w:val="FF0000"/>
        </w:rPr>
      </w:pPr>
      <w:r w:rsidRPr="00282B88">
        <w:rPr>
          <w:rFonts w:ascii="Aptos" w:hAnsi="Aptos"/>
          <w:color w:val="FF0000"/>
        </w:rPr>
        <w:t xml:space="preserve">SMART </w:t>
      </w:r>
      <w:proofErr w:type="spellStart"/>
      <w:r w:rsidRPr="00282B88">
        <w:rPr>
          <w:rFonts w:ascii="Aptos" w:hAnsi="Aptos"/>
          <w:color w:val="FF0000"/>
        </w:rPr>
        <w:t>on</w:t>
      </w:r>
      <w:proofErr w:type="spellEnd"/>
      <w:r w:rsidRPr="00282B88">
        <w:rPr>
          <w:rFonts w:ascii="Aptos" w:hAnsi="Aptos"/>
          <w:color w:val="FF0000"/>
        </w:rPr>
        <w:t xml:space="preserve"> FHIR </w:t>
      </w:r>
      <w:r w:rsidR="00CE43DF" w:rsidRPr="00282B88">
        <w:rPr>
          <w:rFonts w:ascii="Aptos" w:hAnsi="Aptos"/>
          <w:color w:val="FF0000"/>
        </w:rPr>
        <w:t xml:space="preserve">bør brukes </w:t>
      </w:r>
      <w:r w:rsidRPr="00282B88">
        <w:rPr>
          <w:rFonts w:ascii="Aptos" w:hAnsi="Aptos"/>
          <w:color w:val="FF0000"/>
        </w:rPr>
        <w:t>for applikasjonsintegrasjon i EPJ-systeme</w:t>
      </w:r>
      <w:r w:rsidR="004C2841" w:rsidRPr="00282B88">
        <w:rPr>
          <w:rFonts w:ascii="Aptos" w:hAnsi="Aptos"/>
          <w:color w:val="FF0000"/>
        </w:rPr>
        <w:t>r</w:t>
      </w:r>
      <w:r w:rsidR="00483710" w:rsidRPr="00282B88">
        <w:rPr>
          <w:rFonts w:ascii="Aptos" w:hAnsi="Aptos"/>
          <w:color w:val="FF0000"/>
        </w:rPr>
        <w:t xml:space="preserve"> der </w:t>
      </w:r>
      <w:r w:rsidR="004C2841" w:rsidRPr="00282B88">
        <w:rPr>
          <w:rFonts w:ascii="Aptos" w:hAnsi="Aptos"/>
          <w:color w:val="FF0000"/>
        </w:rPr>
        <w:t>d</w:t>
      </w:r>
      <w:r w:rsidR="00483710" w:rsidRPr="00282B88">
        <w:rPr>
          <w:rFonts w:ascii="Aptos" w:hAnsi="Aptos"/>
          <w:color w:val="FF0000"/>
        </w:rPr>
        <w:t>et er hensiktsmessig</w:t>
      </w:r>
      <w:r w:rsidR="00F96053" w:rsidRPr="00282B88">
        <w:rPr>
          <w:rFonts w:ascii="Aptos" w:hAnsi="Aptos"/>
          <w:color w:val="FF0000"/>
        </w:rPr>
        <w:t>.</w:t>
      </w:r>
      <w:r w:rsidR="00EC79D7" w:rsidRPr="00282B88">
        <w:rPr>
          <w:rFonts w:ascii="Aptos" w:hAnsi="Aptos"/>
          <w:color w:val="FF0000"/>
        </w:rPr>
        <w:t xml:space="preserve"> </w:t>
      </w:r>
    </w:p>
    <w:p w14:paraId="5EDD9057" w14:textId="77777777" w:rsidR="00F240D3" w:rsidRPr="005A09C5" w:rsidRDefault="00F240D3" w:rsidP="006A085F">
      <w:pPr>
        <w:contextualSpacing/>
        <w:rPr>
          <w:rFonts w:ascii="Aptos" w:hAnsi="Aptos"/>
        </w:rPr>
      </w:pPr>
    </w:p>
    <w:p w14:paraId="27251353" w14:textId="283960EB" w:rsidR="000C6628" w:rsidRPr="00282B88" w:rsidRDefault="00297180" w:rsidP="006A085F">
      <w:pPr>
        <w:contextualSpacing/>
        <w:rPr>
          <w:rFonts w:ascii="Aptos" w:hAnsi="Aptos"/>
          <w:color w:val="FF0000"/>
          <w:lang w:val="nn-NO"/>
        </w:rPr>
      </w:pPr>
      <w:del w:id="13" w:author="Gry Seland" w:date="2026-02-11T11:40:00Z">
        <w:r w:rsidRPr="0B5CA07E">
          <w:rPr>
            <w:rFonts w:ascii="Aptos" w:hAnsi="Aptos"/>
            <w:color w:val="FF0000"/>
            <w:lang w:eastAsia="nb-NO"/>
          </w:rPr>
          <w:delText>R</w:delText>
        </w:r>
        <w:r w:rsidR="004D3687" w:rsidRPr="0B5CA07E">
          <w:rPr>
            <w:rFonts w:ascii="Aptos" w:hAnsi="Aptos"/>
            <w:color w:val="FF0000"/>
            <w:lang w:eastAsia="nb-NO"/>
          </w:rPr>
          <w:delText xml:space="preserve">ammeverket må </w:delText>
        </w:r>
        <w:r w:rsidR="00FE0FFB" w:rsidRPr="0B5CA07E">
          <w:rPr>
            <w:rFonts w:ascii="Aptos" w:hAnsi="Aptos"/>
            <w:color w:val="FF0000"/>
            <w:lang w:eastAsia="nb-NO"/>
          </w:rPr>
          <w:delText>alltid</w:delText>
        </w:r>
        <w:r w:rsidR="004D3687" w:rsidRPr="0B5CA07E">
          <w:rPr>
            <w:rFonts w:ascii="Aptos" w:hAnsi="Aptos"/>
            <w:color w:val="FF0000"/>
            <w:lang w:eastAsia="nb-NO"/>
          </w:rPr>
          <w:delText xml:space="preserve"> vurderes opp mot andre integrasjonsmodeller</w:delText>
        </w:r>
        <w:r w:rsidR="00FE0FFB" w:rsidRPr="0B5CA07E">
          <w:rPr>
            <w:rFonts w:ascii="Aptos" w:hAnsi="Aptos"/>
            <w:color w:val="FF0000"/>
            <w:lang w:eastAsia="nb-NO"/>
          </w:rPr>
          <w:delText xml:space="preserve"> da </w:delText>
        </w:r>
        <w:r w:rsidR="009B118A" w:rsidRPr="0B5CA07E">
          <w:rPr>
            <w:rFonts w:ascii="Aptos" w:hAnsi="Aptos"/>
            <w:color w:val="FF0000"/>
            <w:lang w:eastAsia="nb-NO"/>
          </w:rPr>
          <w:delText xml:space="preserve">SMART on FHIR </w:delText>
        </w:r>
        <w:r w:rsidRPr="0B5CA07E">
          <w:rPr>
            <w:rFonts w:ascii="Aptos" w:hAnsi="Aptos"/>
            <w:color w:val="FF0000"/>
            <w:lang w:eastAsia="nb-NO"/>
          </w:rPr>
          <w:delText xml:space="preserve">ikke </w:delText>
        </w:r>
        <w:r w:rsidR="009B118A" w:rsidRPr="0B5CA07E">
          <w:rPr>
            <w:rFonts w:ascii="Aptos" w:hAnsi="Aptos"/>
            <w:color w:val="FF0000"/>
            <w:lang w:eastAsia="nb-NO"/>
          </w:rPr>
          <w:delText>vil være riktig å bruke for alle applikasjonsområder</w:delText>
        </w:r>
        <w:r w:rsidR="00397233" w:rsidRPr="0B5CA07E">
          <w:rPr>
            <w:rFonts w:ascii="Aptos" w:hAnsi="Aptos"/>
            <w:color w:val="FF0000"/>
            <w:lang w:eastAsia="nb-NO"/>
          </w:rPr>
          <w:delText>.</w:delText>
        </w:r>
      </w:del>
      <w:ins w:id="14" w:author="Gry Seland" w:date="2026-02-11T11:40:00Z">
        <w:r w:rsidR="009B118A" w:rsidRPr="0B5CA07E">
          <w:rPr>
            <w:rFonts w:ascii="Aptos" w:eastAsia="Aptos" w:hAnsi="Aptos" w:cs="Aptos"/>
          </w:rPr>
          <w:t xml:space="preserve"> </w:t>
        </w:r>
        <w:r w:rsidR="5AB1DE14" w:rsidRPr="0B5CA07E">
          <w:rPr>
            <w:rFonts w:ascii="Aptos" w:eastAsia="Aptos" w:hAnsi="Aptos" w:cs="Aptos"/>
          </w:rPr>
          <w:t xml:space="preserve">Rammeverket må alltid vurderes opp mot andre integrasjonsmodeller da det ikke vil være riktig å bruke SMART </w:t>
        </w:r>
        <w:proofErr w:type="spellStart"/>
        <w:r w:rsidR="5AB1DE14" w:rsidRPr="0B5CA07E">
          <w:rPr>
            <w:rFonts w:ascii="Aptos" w:eastAsia="Aptos" w:hAnsi="Aptos" w:cs="Aptos"/>
          </w:rPr>
          <w:t>on</w:t>
        </w:r>
        <w:proofErr w:type="spellEnd"/>
        <w:r w:rsidR="5AB1DE14" w:rsidRPr="0B5CA07E">
          <w:rPr>
            <w:rFonts w:ascii="Aptos" w:eastAsia="Aptos" w:hAnsi="Aptos" w:cs="Aptos"/>
          </w:rPr>
          <w:t xml:space="preserve"> FHIR for alle applikasjonsområder.   </w:t>
        </w:r>
      </w:ins>
      <w:r w:rsidR="009B118A" w:rsidRPr="00282B88">
        <w:rPr>
          <w:rFonts w:ascii="Aptos" w:hAnsi="Aptos"/>
          <w:color w:val="FF0000"/>
          <w:kern w:val="2"/>
          <w:lang w:eastAsia="nb-NO"/>
          <w14:ligatures w14:val="standardContextual"/>
        </w:rPr>
        <w:t xml:space="preserve"> </w:t>
      </w:r>
    </w:p>
    <w:p w14:paraId="70352695" w14:textId="6E747ABE" w:rsidR="001411E6" w:rsidRPr="009E1B66" w:rsidRDefault="001411E6" w:rsidP="001411E6">
      <w:pPr>
        <w:pStyle w:val="Overskrift1"/>
        <w:spacing w:before="240"/>
        <w:contextualSpacing/>
        <w:rPr>
          <w:rFonts w:ascii="Aptos" w:hAnsi="Aptos"/>
          <w:color w:val="4F81BD" w:themeColor="accent1"/>
          <w:sz w:val="26"/>
          <w:szCs w:val="26"/>
        </w:rPr>
      </w:pPr>
      <w:r w:rsidRPr="009E1B66">
        <w:rPr>
          <w:rFonts w:ascii="Aptos" w:hAnsi="Aptos"/>
          <w:color w:val="4F81BD" w:themeColor="accent1"/>
          <w:sz w:val="26"/>
          <w:szCs w:val="26"/>
        </w:rPr>
        <w:t xml:space="preserve">Hvorfor SMART </w:t>
      </w:r>
      <w:proofErr w:type="spellStart"/>
      <w:r w:rsidRPr="009E1B66">
        <w:rPr>
          <w:rFonts w:ascii="Aptos" w:hAnsi="Aptos"/>
          <w:color w:val="4F81BD" w:themeColor="accent1"/>
          <w:sz w:val="26"/>
          <w:szCs w:val="26"/>
        </w:rPr>
        <w:t>on</w:t>
      </w:r>
      <w:proofErr w:type="spellEnd"/>
      <w:r w:rsidRPr="009E1B66">
        <w:rPr>
          <w:rFonts w:ascii="Aptos" w:hAnsi="Aptos"/>
          <w:color w:val="4F81BD" w:themeColor="accent1"/>
          <w:sz w:val="26"/>
          <w:szCs w:val="26"/>
        </w:rPr>
        <w:t xml:space="preserve"> FHIR anbefales for tredjepartsapplikasjoner</w:t>
      </w:r>
    </w:p>
    <w:p w14:paraId="421611C6" w14:textId="77777777" w:rsidR="001411E6" w:rsidRPr="005A09C5" w:rsidRDefault="001411E6" w:rsidP="001411E6">
      <w:pPr>
        <w:contextualSpacing/>
        <w:rPr>
          <w:rFonts w:ascii="Aptos" w:hAnsi="Aptos"/>
          <w:lang w:val="nn-NO"/>
        </w:rPr>
      </w:pPr>
    </w:p>
    <w:p w14:paraId="4CBAFB11" w14:textId="63A75A93" w:rsidR="00282B88" w:rsidRDefault="00282B88" w:rsidP="001411E6">
      <w:pPr>
        <w:contextualSpacing/>
        <w:rPr>
          <w:ins w:id="15" w:author="Frank Bråthen" w:date="2026-07-01T12:40:00Z" w16du:dateUtc="2026-07-01T10:40:00Z"/>
          <w:rFonts w:ascii="Aptos" w:hAnsi="Aptos"/>
          <w:b/>
          <w:bCs/>
          <w:lang w:eastAsia="nb-NO"/>
        </w:rPr>
      </w:pPr>
      <w:r w:rsidRPr="00282B88">
        <w:rPr>
          <w:rFonts w:ascii="Aptos" w:hAnsi="Aptos"/>
          <w:b/>
          <w:bCs/>
          <w:highlight w:val="yellow"/>
          <w:lang w:eastAsia="nb-NO"/>
        </w:rPr>
        <w:t>Bakgrunn</w:t>
      </w:r>
      <w:ins w:id="16" w:author="Gry Seland" w:date="2026-02-11T12:53:00Z" w16du:dateUtc="2026-02-11T11:53:00Z">
        <w:r w:rsidR="00BE1153">
          <w:rPr>
            <w:rFonts w:ascii="Aptos" w:hAnsi="Aptos"/>
            <w:b/>
            <w:bCs/>
            <w:lang w:eastAsia="nb-NO"/>
          </w:rPr>
          <w:t xml:space="preserve"> (RAPPORT)</w:t>
        </w:r>
      </w:ins>
    </w:p>
    <w:p w14:paraId="29495DF5" w14:textId="77777777" w:rsidR="00CC0C98" w:rsidRPr="00282B88" w:rsidRDefault="00CC0C98" w:rsidP="001411E6">
      <w:pPr>
        <w:contextualSpacing/>
        <w:rPr>
          <w:rFonts w:ascii="Aptos" w:hAnsi="Aptos"/>
          <w:b/>
          <w:bCs/>
          <w:lang w:eastAsia="nb-NO"/>
        </w:rPr>
      </w:pPr>
    </w:p>
    <w:p w14:paraId="5AC1D577" w14:textId="074B2CE5" w:rsidR="007D7C9F" w:rsidRPr="00F002F2" w:rsidRDefault="007D7C9F" w:rsidP="007D7C9F">
      <w:pPr>
        <w:spacing w:after="160" w:line="259" w:lineRule="auto"/>
        <w:rPr>
          <w:rFonts w:ascii="Aptos" w:hAnsi="Aptos"/>
        </w:rPr>
      </w:pPr>
      <w:r w:rsidRPr="00F002F2">
        <w:rPr>
          <w:rFonts w:ascii="Aptos" w:hAnsi="Aptos"/>
        </w:rPr>
        <w:t xml:space="preserve">Samling av flere brukergruppers behov og arbeidsoppgaver i felles systemer har over tid vært en tydelig trend i helsesektoren så vel som i andre næringer. Denne konsolideringen har hatt en positiv effekt på samhandling, </w:t>
      </w:r>
      <w:r w:rsidR="000A35E2" w:rsidRPr="00F002F2">
        <w:rPr>
          <w:rFonts w:ascii="Aptos" w:hAnsi="Aptos"/>
          <w:lang w:eastAsia="nb-NO"/>
        </w:rPr>
        <w:t>men</w:t>
      </w:r>
      <w:r w:rsidR="00B37B3A" w:rsidRPr="00F002F2">
        <w:rPr>
          <w:rFonts w:ascii="Aptos" w:hAnsi="Aptos"/>
          <w:lang w:eastAsia="nb-NO"/>
        </w:rPr>
        <w:t xml:space="preserve"> </w:t>
      </w:r>
      <w:r w:rsidR="000A35E2" w:rsidRPr="00F002F2">
        <w:rPr>
          <w:rFonts w:ascii="Aptos" w:hAnsi="Aptos"/>
          <w:lang w:eastAsia="nb-NO"/>
        </w:rPr>
        <w:t>også gitt utfordringer for endringsevne, brukertilpasninger og innovasjon [2]</w:t>
      </w:r>
      <w:r w:rsidRPr="00F002F2">
        <w:rPr>
          <w:rFonts w:ascii="Aptos" w:hAnsi="Aptos"/>
        </w:rPr>
        <w:t xml:space="preserve">. </w:t>
      </w:r>
      <w:r w:rsidR="0050451A" w:rsidRPr="00F002F2">
        <w:rPr>
          <w:rFonts w:ascii="Aptos" w:hAnsi="Aptos"/>
          <w:lang w:eastAsia="nb-NO"/>
        </w:rPr>
        <w:t>Helsepersonell i helse- og omsorgstjenesten opplever at mange av dagens løsninger fortsatt har utilstrekkelig funksjonalitet og brukeropplevelse</w:t>
      </w:r>
      <w:r w:rsidR="00F002F2" w:rsidRPr="00F002F2">
        <w:rPr>
          <w:rFonts w:ascii="Aptos" w:hAnsi="Aptos"/>
          <w:lang w:eastAsia="nb-NO"/>
        </w:rPr>
        <w:t>.</w:t>
      </w:r>
      <w:r w:rsidR="0050451A" w:rsidRPr="00F002F2">
        <w:rPr>
          <w:rFonts w:ascii="Aptos" w:hAnsi="Aptos"/>
        </w:rPr>
        <w:t xml:space="preserve"> </w:t>
      </w:r>
      <w:r w:rsidRPr="00F002F2">
        <w:rPr>
          <w:rFonts w:ascii="Aptos" w:hAnsi="Aptos"/>
        </w:rPr>
        <w:t>Selv om helsepersonell i økende grad bruker systemet for elektronisk pasientjournal (EPJ) som en samlet arbeidsflate, er det fortsatt behov for flere applikasjoner og datakilder. Personell med ulik profesjon, ulike arbeidsoppgaver og ulik kompetanse har forskjellige behov for data, tjenester og brukerflater, og disse behovene dekkes ofte av et stort utvalg løsninger fra ulike leverandører.</w:t>
      </w:r>
      <w:r w:rsidR="00960F83">
        <w:rPr>
          <w:rFonts w:ascii="Aptos" w:hAnsi="Aptos"/>
        </w:rPr>
        <w:t xml:space="preserve"> </w:t>
      </w:r>
      <w:r w:rsidR="00960F83" w:rsidRPr="005A09C5">
        <w:rPr>
          <w:rFonts w:ascii="Aptos" w:hAnsi="Aptos"/>
          <w:lang w:eastAsia="nb-NO"/>
        </w:rPr>
        <w:t>EPJ-systemene er he</w:t>
      </w:r>
      <w:r w:rsidR="00960F83" w:rsidRPr="00E34B36">
        <w:rPr>
          <w:rFonts w:ascii="Aptos" w:hAnsi="Aptos"/>
          <w:lang w:eastAsia="nb-NO"/>
        </w:rPr>
        <w:t>lp</w:t>
      </w:r>
      <w:r w:rsidR="00960F83" w:rsidRPr="005A09C5">
        <w:rPr>
          <w:rFonts w:ascii="Aptos" w:hAnsi="Aptos"/>
          <w:lang w:eastAsia="nb-NO"/>
        </w:rPr>
        <w:t xml:space="preserve">ersonellets viktigste arbeidsverktøy, og det er særlig viktig at det stadig videreutvikles for å </w:t>
      </w:r>
      <w:r w:rsidR="00960F83" w:rsidRPr="005A09C5">
        <w:rPr>
          <w:rFonts w:ascii="Aptos" w:hAnsi="Aptos"/>
          <w:lang w:eastAsia="nb-NO"/>
        </w:rPr>
        <w:lastRenderedPageBreak/>
        <w:t>støtte opp under helse- og omsorgstjenesten sitt ansvar og helsepersonellet sine arbeidsprosesser og funksjonelle behov</w:t>
      </w:r>
      <w:r w:rsidR="00960F83">
        <w:rPr>
          <w:rFonts w:ascii="Aptos" w:hAnsi="Aptos"/>
          <w:lang w:eastAsia="nb-NO"/>
        </w:rPr>
        <w:t>.</w:t>
      </w:r>
    </w:p>
    <w:p w14:paraId="592717B6" w14:textId="6E0B3068" w:rsidR="007D7C9F" w:rsidRDefault="007D7C9F" w:rsidP="007D7C9F">
      <w:pPr>
        <w:spacing w:after="160" w:line="259" w:lineRule="auto"/>
        <w:rPr>
          <w:rFonts w:ascii="Aptos" w:hAnsi="Aptos"/>
        </w:rPr>
      </w:pPr>
      <w:r w:rsidRPr="00F002F2">
        <w:rPr>
          <w:rFonts w:ascii="Aptos" w:hAnsi="Aptos"/>
        </w:rPr>
        <w:t>Å måtte bytte mellom forskjellige brukerflater</w:t>
      </w:r>
      <w:r w:rsidR="00314C4B">
        <w:rPr>
          <w:rFonts w:ascii="Aptos" w:hAnsi="Aptos"/>
        </w:rPr>
        <w:t>, kan</w:t>
      </w:r>
      <w:r w:rsidRPr="00F002F2">
        <w:rPr>
          <w:rFonts w:ascii="Aptos" w:hAnsi="Aptos"/>
        </w:rPr>
        <w:t xml:space="preserve"> bryte opp arbeidsflyten til helsepersonell</w:t>
      </w:r>
      <w:r w:rsidR="00A03D08">
        <w:rPr>
          <w:rFonts w:ascii="Aptos" w:hAnsi="Aptos"/>
        </w:rPr>
        <w:t>,</w:t>
      </w:r>
      <w:r w:rsidRPr="00F002F2">
        <w:rPr>
          <w:rFonts w:ascii="Aptos" w:hAnsi="Aptos"/>
        </w:rPr>
        <w:t xml:space="preserve"> </w:t>
      </w:r>
      <w:r w:rsidR="005D71C9">
        <w:rPr>
          <w:rFonts w:ascii="Aptos" w:hAnsi="Aptos"/>
        </w:rPr>
        <w:t>n</w:t>
      </w:r>
      <w:r w:rsidR="00A03D08">
        <w:rPr>
          <w:rFonts w:ascii="Aptos" w:hAnsi="Aptos"/>
        </w:rPr>
        <w:t>oe som</w:t>
      </w:r>
      <w:r w:rsidRPr="00F002F2">
        <w:rPr>
          <w:rFonts w:ascii="Aptos" w:hAnsi="Aptos"/>
        </w:rPr>
        <w:t xml:space="preserve"> kan gå ut over både pasientsikkerhet og produktivitet</w:t>
      </w:r>
      <w:r w:rsidR="005D71C9">
        <w:rPr>
          <w:rFonts w:ascii="Aptos" w:hAnsi="Aptos"/>
        </w:rPr>
        <w:t>. O</w:t>
      </w:r>
      <w:r w:rsidRPr="00F002F2">
        <w:rPr>
          <w:rFonts w:ascii="Aptos" w:hAnsi="Aptos"/>
        </w:rPr>
        <w:t xml:space="preserve">ppsplittede, tungvinte arbeidsflater trekkes i dag frem som en medvirkende årsak til dokumentasjonsbyrde og utbrenthet blant klinikere [referanse Gartner DHP rapport &amp; "NOU 2023:4 Tid for handling]. Integrasjonsteknologier som bevarer arbeidsflyten og gir én samlet brukerflate er derfor viktige for å forbedre hverdagen til helsepersonell. </w:t>
      </w:r>
    </w:p>
    <w:p w14:paraId="2B364E5E" w14:textId="71F1339C" w:rsidR="00463BFF" w:rsidRPr="000B4F89" w:rsidRDefault="000B4F89" w:rsidP="007D7C9F">
      <w:pPr>
        <w:spacing w:after="160" w:line="259" w:lineRule="auto"/>
        <w:rPr>
          <w:rFonts w:ascii="Aptos" w:hAnsi="Aptos"/>
        </w:rPr>
      </w:pPr>
      <w:r w:rsidRPr="000B4F89">
        <w:rPr>
          <w:rFonts w:ascii="Aptos" w:hAnsi="Aptos"/>
        </w:rPr>
        <w:t xml:space="preserve">Fleksibilitet og personlig tilpasning av systemer til den enkelte bruker viser seg å ha stor effekt på hvor positivt helsepersonell stiller seg til sine fagsystem [4] [2]. Behovet for brukervalg og innovasjon på konsoliderte systemer blir nå i økende grad håndtert ved å innføre åpne grensesnitt og plattformarkitektur i kjernesystemene [5] [6] [7]. Standarder som </w:t>
      </w:r>
      <w:r w:rsidR="007F7FDF">
        <w:rPr>
          <w:rFonts w:ascii="Aptos" w:hAnsi="Aptos"/>
        </w:rPr>
        <w:t xml:space="preserve">HL7 FHIR og rammeverk som SMART </w:t>
      </w:r>
      <w:proofErr w:type="spellStart"/>
      <w:r w:rsidR="007F7FDF">
        <w:rPr>
          <w:rFonts w:ascii="Aptos" w:hAnsi="Aptos"/>
        </w:rPr>
        <w:t>on</w:t>
      </w:r>
      <w:proofErr w:type="spellEnd"/>
      <w:r w:rsidR="007F7FDF">
        <w:rPr>
          <w:rFonts w:ascii="Aptos" w:hAnsi="Aptos"/>
        </w:rPr>
        <w:t xml:space="preserve"> FHIR </w:t>
      </w:r>
      <w:r w:rsidRPr="000B4F89">
        <w:rPr>
          <w:rFonts w:ascii="Aptos" w:hAnsi="Aptos"/>
        </w:rPr>
        <w:t>har vist seg å være viktige verktøy i denne plattformutviklingen [8] [9].</w:t>
      </w:r>
    </w:p>
    <w:p w14:paraId="4BC58705" w14:textId="77777777" w:rsidR="007D7C9F" w:rsidRPr="007F7FDF" w:rsidRDefault="007D7C9F" w:rsidP="007D7C9F">
      <w:pPr>
        <w:spacing w:after="160" w:line="259" w:lineRule="auto"/>
        <w:rPr>
          <w:rFonts w:ascii="Aptos" w:hAnsi="Aptos"/>
          <w:b/>
          <w:bCs/>
        </w:rPr>
      </w:pPr>
      <w:r w:rsidRPr="007F7FDF">
        <w:rPr>
          <w:rFonts w:ascii="Aptos" w:hAnsi="Aptos"/>
          <w:b/>
          <w:bCs/>
        </w:rPr>
        <w:t>Utvide fagsystemene med funksjonalitet utenfra</w:t>
      </w:r>
    </w:p>
    <w:p w14:paraId="25F11B86" w14:textId="0C104D99" w:rsidR="00FD2B5E" w:rsidRPr="007F7FDF" w:rsidRDefault="00FD2B5E" w:rsidP="00FD2B5E">
      <w:pPr>
        <w:spacing w:after="160" w:line="259" w:lineRule="auto"/>
        <w:rPr>
          <w:rFonts w:ascii="Aptos" w:hAnsi="Aptos"/>
        </w:rPr>
      </w:pPr>
      <w:r w:rsidRPr="007F7FDF">
        <w:rPr>
          <w:rFonts w:ascii="Aptos" w:hAnsi="Aptos"/>
        </w:rPr>
        <w:t xml:space="preserve">Hovedintensjonen med SMART </w:t>
      </w:r>
      <w:proofErr w:type="spellStart"/>
      <w:r w:rsidRPr="007F7FDF">
        <w:rPr>
          <w:rFonts w:ascii="Aptos" w:hAnsi="Aptos"/>
        </w:rPr>
        <w:t>on</w:t>
      </w:r>
      <w:proofErr w:type="spellEnd"/>
      <w:r w:rsidRPr="007F7FDF">
        <w:rPr>
          <w:rFonts w:ascii="Aptos" w:hAnsi="Aptos"/>
        </w:rPr>
        <w:t xml:space="preserve"> FHIR er å legge til rette for at EPJ</w:t>
      </w:r>
      <w:r w:rsidR="0053620E">
        <w:rPr>
          <w:rFonts w:ascii="Aptos" w:hAnsi="Aptos"/>
        </w:rPr>
        <w:t>-</w:t>
      </w:r>
      <w:r w:rsidRPr="007F7FDF">
        <w:rPr>
          <w:rFonts w:ascii="Aptos" w:hAnsi="Aptos"/>
        </w:rPr>
        <w:t xml:space="preserve"> og andre fagsystemer kan utvides med funksjonalitet som fagsystemleverandøren selv ikke kan, ikke prioriterer eller ikke har kapasitet til å utvikle. Behovet er å lukke viktige funksjonelle gap i fagsystemene, og å åpne </w:t>
      </w:r>
      <w:r w:rsidR="007C28E1" w:rsidRPr="007F7FDF">
        <w:rPr>
          <w:rFonts w:ascii="Aptos" w:hAnsi="Aptos"/>
        </w:rPr>
        <w:t xml:space="preserve">for </w:t>
      </w:r>
      <w:r w:rsidRPr="007F7FDF">
        <w:rPr>
          <w:rFonts w:ascii="Aptos" w:hAnsi="Aptos"/>
        </w:rPr>
        <w:t>innovasjon for et bredere sett av aktører</w:t>
      </w:r>
      <w:r w:rsidR="009D46E2">
        <w:rPr>
          <w:rFonts w:ascii="Aptos" w:hAnsi="Aptos"/>
        </w:rPr>
        <w:t>. Dette kan være</w:t>
      </w:r>
      <w:r w:rsidRPr="007F7FDF">
        <w:rPr>
          <w:rFonts w:ascii="Aptos" w:hAnsi="Aptos"/>
        </w:rPr>
        <w:t xml:space="preserve"> tredjepart</w:t>
      </w:r>
      <w:r w:rsidR="009D46E2">
        <w:rPr>
          <w:rFonts w:ascii="Aptos" w:hAnsi="Aptos"/>
        </w:rPr>
        <w:t>sleverandører</w:t>
      </w:r>
      <w:r w:rsidRPr="007F7FDF">
        <w:rPr>
          <w:rFonts w:ascii="Aptos" w:hAnsi="Aptos"/>
        </w:rPr>
        <w:t>, forskningsmiljøer og helsevirksomhetene selv.</w:t>
      </w:r>
    </w:p>
    <w:p w14:paraId="2DB9AD7C" w14:textId="0ABCA168" w:rsidR="00FD2B5E" w:rsidRPr="007F7FDF" w:rsidRDefault="00FD2B5E" w:rsidP="00FD2B5E">
      <w:pPr>
        <w:spacing w:after="160" w:line="259" w:lineRule="auto"/>
        <w:rPr>
          <w:rFonts w:ascii="Aptos" w:hAnsi="Aptos"/>
        </w:rPr>
      </w:pPr>
      <w:r w:rsidRPr="007F7FDF">
        <w:rPr>
          <w:rFonts w:ascii="Aptos" w:hAnsi="Aptos"/>
        </w:rPr>
        <w:t xml:space="preserve">Når applikasjoner kan gjenbrukes på tvers av EPJ-leverandører og byttes ut etter behov, blir de </w:t>
      </w:r>
      <w:r w:rsidR="00757014">
        <w:rPr>
          <w:rFonts w:ascii="Aptos" w:hAnsi="Aptos"/>
        </w:rPr>
        <w:t>"</w:t>
      </w:r>
      <w:r w:rsidRPr="007F7FDF">
        <w:rPr>
          <w:rFonts w:ascii="Aptos" w:hAnsi="Aptos"/>
        </w:rPr>
        <w:t>substituerbare</w:t>
      </w:r>
      <w:r w:rsidR="00757014">
        <w:rPr>
          <w:rFonts w:ascii="Aptos" w:hAnsi="Aptos"/>
        </w:rPr>
        <w:t>"</w:t>
      </w:r>
      <w:r w:rsidR="0079412F">
        <w:rPr>
          <w:rFonts w:ascii="Aptos" w:hAnsi="Aptos"/>
        </w:rPr>
        <w:t xml:space="preserve"> eller ut</w:t>
      </w:r>
      <w:r w:rsidR="00B305B3">
        <w:rPr>
          <w:rFonts w:ascii="Aptos" w:hAnsi="Aptos"/>
        </w:rPr>
        <w:t>skiftbare</w:t>
      </w:r>
      <w:r w:rsidRPr="007F7FDF">
        <w:rPr>
          <w:rFonts w:ascii="Aptos" w:hAnsi="Aptos"/>
        </w:rPr>
        <w:t xml:space="preserve">. Det gjør helsevirksomhetene mindre </w:t>
      </w:r>
      <w:r w:rsidR="00B305B3">
        <w:rPr>
          <w:rFonts w:ascii="Aptos" w:hAnsi="Aptos"/>
        </w:rPr>
        <w:t>avhengig av</w:t>
      </w:r>
      <w:r w:rsidRPr="007F7FDF">
        <w:rPr>
          <w:rFonts w:ascii="Aptos" w:hAnsi="Aptos"/>
        </w:rPr>
        <w:t xml:space="preserve"> hva den enkelte leverandøren rekker å utvikle, og reduserer </w:t>
      </w:r>
      <w:r w:rsidR="00EA2BDB">
        <w:rPr>
          <w:rFonts w:ascii="Aptos" w:hAnsi="Aptos"/>
        </w:rPr>
        <w:t xml:space="preserve">samtidig </w:t>
      </w:r>
      <w:r w:rsidRPr="007F7FDF">
        <w:rPr>
          <w:rFonts w:ascii="Aptos" w:hAnsi="Aptos"/>
        </w:rPr>
        <w:t xml:space="preserve">innlåsing. Hvordan SMART </w:t>
      </w:r>
      <w:proofErr w:type="spellStart"/>
      <w:r w:rsidRPr="007F7FDF">
        <w:rPr>
          <w:rFonts w:ascii="Aptos" w:hAnsi="Aptos"/>
        </w:rPr>
        <w:t>on</w:t>
      </w:r>
      <w:proofErr w:type="spellEnd"/>
      <w:r w:rsidRPr="007F7FDF">
        <w:rPr>
          <w:rFonts w:ascii="Aptos" w:hAnsi="Aptos"/>
        </w:rPr>
        <w:t xml:space="preserve"> FHIR teknisk får dette til</w:t>
      </w:r>
      <w:r w:rsidR="00EA2BDB">
        <w:rPr>
          <w:rFonts w:ascii="Aptos" w:hAnsi="Aptos"/>
        </w:rPr>
        <w:t>, med</w:t>
      </w:r>
      <w:r w:rsidRPr="007F7FDF">
        <w:rPr>
          <w:rFonts w:ascii="Aptos" w:hAnsi="Aptos"/>
        </w:rPr>
        <w:t xml:space="preserve"> felles pålogging, delt pasientkontekst, tilgang til data og applikasjoner som kjører på tvers av EPJ-er uten spesialtilpasning</w:t>
      </w:r>
      <w:r w:rsidR="00EA2BDB">
        <w:rPr>
          <w:rFonts w:ascii="Aptos" w:hAnsi="Aptos"/>
        </w:rPr>
        <w:t xml:space="preserve">, </w:t>
      </w:r>
      <w:r w:rsidRPr="007F7FDF">
        <w:rPr>
          <w:rFonts w:ascii="Aptos" w:hAnsi="Aptos"/>
        </w:rPr>
        <w:t xml:space="preserve">er beskrevet i kapittelet </w:t>
      </w:r>
      <w:r w:rsidR="00192669">
        <w:rPr>
          <w:rFonts w:ascii="Aptos" w:hAnsi="Aptos"/>
        </w:rPr>
        <w:t>"</w:t>
      </w:r>
      <w:r w:rsidRPr="007F7FDF">
        <w:rPr>
          <w:rFonts w:ascii="Aptos" w:hAnsi="Aptos"/>
        </w:rPr>
        <w:t xml:space="preserve">Hva er SMART </w:t>
      </w:r>
      <w:proofErr w:type="spellStart"/>
      <w:r w:rsidRPr="007F7FDF">
        <w:rPr>
          <w:rFonts w:ascii="Aptos" w:hAnsi="Aptos"/>
        </w:rPr>
        <w:t>on</w:t>
      </w:r>
      <w:proofErr w:type="spellEnd"/>
      <w:r w:rsidRPr="007F7FDF">
        <w:rPr>
          <w:rFonts w:ascii="Aptos" w:hAnsi="Aptos"/>
        </w:rPr>
        <w:t xml:space="preserve"> FHIR</w:t>
      </w:r>
      <w:r w:rsidR="00192669">
        <w:rPr>
          <w:rFonts w:ascii="Aptos" w:hAnsi="Aptos"/>
        </w:rPr>
        <w:t>"</w:t>
      </w:r>
      <w:r w:rsidRPr="007F7FDF">
        <w:rPr>
          <w:rFonts w:ascii="Aptos" w:hAnsi="Aptos"/>
        </w:rPr>
        <w:t>.</w:t>
      </w:r>
    </w:p>
    <w:p w14:paraId="00057B2F" w14:textId="7F37BACE" w:rsidR="007D7C9F" w:rsidRPr="007F7FDF" w:rsidRDefault="007D7C9F" w:rsidP="007D7C9F">
      <w:pPr>
        <w:spacing w:after="160" w:line="259" w:lineRule="auto"/>
        <w:rPr>
          <w:rFonts w:ascii="Aptos" w:hAnsi="Aptos"/>
          <w:b/>
          <w:bCs/>
        </w:rPr>
      </w:pPr>
      <w:r w:rsidRPr="007F7FDF">
        <w:rPr>
          <w:rFonts w:ascii="Aptos" w:hAnsi="Aptos"/>
          <w:b/>
          <w:bCs/>
        </w:rPr>
        <w:t xml:space="preserve">Fra utvidelser til modulær </w:t>
      </w:r>
      <w:r w:rsidR="00DD5EF9">
        <w:rPr>
          <w:rFonts w:ascii="Aptos" w:hAnsi="Aptos"/>
          <w:b/>
          <w:bCs/>
        </w:rPr>
        <w:t xml:space="preserve">og åpen </w:t>
      </w:r>
      <w:r w:rsidRPr="007F7FDF">
        <w:rPr>
          <w:rFonts w:ascii="Aptos" w:hAnsi="Aptos"/>
          <w:b/>
          <w:bCs/>
        </w:rPr>
        <w:t>plattformarkitektur</w:t>
      </w:r>
    </w:p>
    <w:p w14:paraId="6D5375F1" w14:textId="3CD36F64" w:rsidR="007D7C9F" w:rsidRPr="007F7FDF" w:rsidRDefault="007D7C9F" w:rsidP="007D7C9F">
      <w:pPr>
        <w:spacing w:after="160" w:line="259" w:lineRule="auto"/>
        <w:rPr>
          <w:rFonts w:ascii="Aptos" w:hAnsi="Aptos"/>
        </w:rPr>
      </w:pPr>
      <w:r w:rsidRPr="007F7FDF">
        <w:rPr>
          <w:rFonts w:ascii="Aptos" w:hAnsi="Aptos"/>
        </w:rPr>
        <w:t>Muligheten til å legge til ekstern funksjonalitet på en standardisert måte, er samtidig et skritt i retning av en mer modulær plattformarkitektur. Der EPJ</w:t>
      </w:r>
      <w:r w:rsidR="009102EE" w:rsidRPr="007F7FDF">
        <w:rPr>
          <w:rFonts w:ascii="Aptos" w:hAnsi="Aptos"/>
        </w:rPr>
        <w:t>-systeme</w:t>
      </w:r>
      <w:r w:rsidR="00DA7E66">
        <w:rPr>
          <w:rFonts w:ascii="Aptos" w:hAnsi="Aptos"/>
        </w:rPr>
        <w:t>ne</w:t>
      </w:r>
      <w:r w:rsidRPr="007F7FDF">
        <w:rPr>
          <w:rFonts w:ascii="Aptos" w:hAnsi="Aptos"/>
        </w:rPr>
        <w:t xml:space="preserve"> tidligere i stor grad ble sett på som en monolitt som selv skulle dekke stadig flere </w:t>
      </w:r>
      <w:r w:rsidR="000A79DA">
        <w:rPr>
          <w:rFonts w:ascii="Aptos" w:hAnsi="Aptos"/>
        </w:rPr>
        <w:t xml:space="preserve">funksjonelle </w:t>
      </w:r>
      <w:r w:rsidRPr="007F7FDF">
        <w:rPr>
          <w:rFonts w:ascii="Aptos" w:hAnsi="Aptos"/>
        </w:rPr>
        <w:t xml:space="preserve">behov, går utviklingen mot at </w:t>
      </w:r>
      <w:r w:rsidR="00DA7E66">
        <w:rPr>
          <w:rFonts w:ascii="Aptos" w:hAnsi="Aptos"/>
        </w:rPr>
        <w:t>de</w:t>
      </w:r>
      <w:r w:rsidRPr="007F7FDF">
        <w:rPr>
          <w:rFonts w:ascii="Aptos" w:hAnsi="Aptos"/>
        </w:rPr>
        <w:t xml:space="preserve"> åpnes opp slik at funksjonalitet kan settes sammen</w:t>
      </w:r>
      <w:r w:rsidR="009E5906" w:rsidRPr="007F7FDF">
        <w:rPr>
          <w:rFonts w:ascii="Aptos" w:hAnsi="Aptos"/>
        </w:rPr>
        <w:t xml:space="preserve"> </w:t>
      </w:r>
      <w:r w:rsidRPr="007F7FDF">
        <w:rPr>
          <w:rFonts w:ascii="Aptos" w:hAnsi="Aptos"/>
        </w:rPr>
        <w:t>av gjenbrukbare byggeklosser fra flere kilder</w:t>
      </w:r>
      <w:r w:rsidR="0024340A">
        <w:rPr>
          <w:rFonts w:ascii="Aptos" w:hAnsi="Aptos"/>
        </w:rPr>
        <w:t xml:space="preserve">, </w:t>
      </w:r>
      <w:r w:rsidR="00DF3D2A">
        <w:rPr>
          <w:rFonts w:ascii="Aptos" w:hAnsi="Aptos"/>
        </w:rPr>
        <w:t>som for eksempel</w:t>
      </w:r>
      <w:r w:rsidRPr="007F7FDF">
        <w:rPr>
          <w:rFonts w:ascii="Aptos" w:hAnsi="Aptos"/>
        </w:rPr>
        <w:t xml:space="preserve"> leverandøren selv, tredjeparter, markedsplasser eller egenutviklede komponenter. Denne retningen beskrives blant annet i Gartners rammeverk for digitale helseplattformer, der den monolittiske, EPJ-sent</w:t>
      </w:r>
      <w:r w:rsidR="00F3294B" w:rsidRPr="007F7FDF">
        <w:rPr>
          <w:rFonts w:ascii="Aptos" w:hAnsi="Aptos"/>
        </w:rPr>
        <w:t>riske</w:t>
      </w:r>
      <w:r w:rsidRPr="007F7FDF">
        <w:rPr>
          <w:rFonts w:ascii="Aptos" w:hAnsi="Aptos"/>
        </w:rPr>
        <w:t xml:space="preserve"> arkitekturen omtales som en barriere for innovasjon </w:t>
      </w:r>
      <w:r w:rsidR="00C7767B" w:rsidRPr="007F7FDF">
        <w:rPr>
          <w:rFonts w:ascii="Aptos" w:hAnsi="Aptos"/>
        </w:rPr>
        <w:t xml:space="preserve">og </w:t>
      </w:r>
      <w:r w:rsidRPr="007F7FDF">
        <w:rPr>
          <w:rFonts w:ascii="Aptos" w:hAnsi="Aptos"/>
        </w:rPr>
        <w:t>med høye totalkostnader [referanse].</w:t>
      </w:r>
    </w:p>
    <w:p w14:paraId="35E07D6A" w14:textId="08D115EF" w:rsidR="007D7C9F" w:rsidRPr="007F7FDF" w:rsidRDefault="0086161A" w:rsidP="007D7C9F">
      <w:pPr>
        <w:spacing w:after="160" w:line="259" w:lineRule="auto"/>
        <w:rPr>
          <w:rFonts w:ascii="Aptos" w:hAnsi="Aptos"/>
        </w:rPr>
      </w:pPr>
      <w:r>
        <w:rPr>
          <w:rFonts w:ascii="Aptos" w:hAnsi="Aptos"/>
        </w:rPr>
        <w:t>I økende grad ligger v</w:t>
      </w:r>
      <w:r w:rsidR="007D7C9F" w:rsidRPr="007F7FDF">
        <w:rPr>
          <w:rFonts w:ascii="Aptos" w:hAnsi="Aptos"/>
        </w:rPr>
        <w:t xml:space="preserve">erdien i evnen til å eksponere data og funksjonalitet gjennom </w:t>
      </w:r>
      <w:r w:rsidR="00EE645B" w:rsidRPr="007F7FDF">
        <w:rPr>
          <w:rFonts w:ascii="Aptos" w:hAnsi="Aptos"/>
        </w:rPr>
        <w:t xml:space="preserve">åpne </w:t>
      </w:r>
      <w:r w:rsidR="007D7C9F" w:rsidRPr="007F7FDF">
        <w:rPr>
          <w:rFonts w:ascii="Aptos" w:hAnsi="Aptos"/>
        </w:rPr>
        <w:t xml:space="preserve">standardiserte grensesnitt, fremfor å levere alt som </w:t>
      </w:r>
      <w:r w:rsidR="001271DC">
        <w:rPr>
          <w:rFonts w:ascii="Aptos" w:hAnsi="Aptos"/>
        </w:rPr>
        <w:t>lukkede</w:t>
      </w:r>
      <w:r w:rsidR="007D7C9F" w:rsidRPr="007F7FDF">
        <w:rPr>
          <w:rFonts w:ascii="Aptos" w:hAnsi="Aptos"/>
        </w:rPr>
        <w:t xml:space="preserve"> pakke</w:t>
      </w:r>
      <w:r w:rsidR="001271DC">
        <w:rPr>
          <w:rFonts w:ascii="Aptos" w:hAnsi="Aptos"/>
        </w:rPr>
        <w:t>r</w:t>
      </w:r>
      <w:r w:rsidR="007D7C9F" w:rsidRPr="007F7FDF">
        <w:rPr>
          <w:rFonts w:ascii="Aptos" w:hAnsi="Aptos"/>
        </w:rPr>
        <w:t xml:space="preserve">. SMART </w:t>
      </w:r>
      <w:proofErr w:type="spellStart"/>
      <w:r w:rsidR="007D7C9F" w:rsidRPr="007F7FDF">
        <w:rPr>
          <w:rFonts w:ascii="Aptos" w:hAnsi="Aptos"/>
        </w:rPr>
        <w:t>on</w:t>
      </w:r>
      <w:proofErr w:type="spellEnd"/>
      <w:r w:rsidR="007D7C9F" w:rsidRPr="007F7FDF">
        <w:rPr>
          <w:rFonts w:ascii="Aptos" w:hAnsi="Aptos"/>
        </w:rPr>
        <w:t xml:space="preserve"> FHIR </w:t>
      </w:r>
      <w:r w:rsidR="009D2CD0">
        <w:rPr>
          <w:rFonts w:ascii="Aptos" w:hAnsi="Aptos"/>
        </w:rPr>
        <w:t xml:space="preserve">er dermed en </w:t>
      </w:r>
      <w:r w:rsidR="007D7C9F" w:rsidRPr="007F7FDF">
        <w:rPr>
          <w:rFonts w:ascii="Aptos" w:hAnsi="Aptos"/>
        </w:rPr>
        <w:t xml:space="preserve">sentral </w:t>
      </w:r>
      <w:r w:rsidR="009D2CD0">
        <w:rPr>
          <w:rFonts w:ascii="Aptos" w:hAnsi="Aptos"/>
        </w:rPr>
        <w:t>teknologi</w:t>
      </w:r>
      <w:r w:rsidR="007D7C9F" w:rsidRPr="007F7FDF">
        <w:rPr>
          <w:rFonts w:ascii="Aptos" w:hAnsi="Aptos"/>
        </w:rPr>
        <w:t xml:space="preserve"> ikke bare for å utvide dagens </w:t>
      </w:r>
      <w:r w:rsidR="00CC6A3A">
        <w:rPr>
          <w:rFonts w:ascii="Aptos" w:hAnsi="Aptos"/>
        </w:rPr>
        <w:t>EPJ-systemer</w:t>
      </w:r>
      <w:r w:rsidR="007D7C9F" w:rsidRPr="007F7FDF">
        <w:rPr>
          <w:rFonts w:ascii="Aptos" w:hAnsi="Aptos"/>
        </w:rPr>
        <w:t>, men også i den langsiktige utviklingsretningen mot en mer åpen plattformarkitektur.</w:t>
      </w:r>
    </w:p>
    <w:p w14:paraId="00380B47" w14:textId="77777777" w:rsidR="007D7C9F" w:rsidRPr="007F7FDF" w:rsidRDefault="007D7C9F" w:rsidP="007D7C9F">
      <w:pPr>
        <w:spacing w:after="160" w:line="259" w:lineRule="auto"/>
        <w:rPr>
          <w:rFonts w:ascii="Aptos" w:hAnsi="Aptos"/>
          <w:b/>
          <w:bCs/>
        </w:rPr>
      </w:pPr>
      <w:r w:rsidRPr="007F7FDF">
        <w:rPr>
          <w:rFonts w:ascii="Aptos" w:hAnsi="Aptos"/>
          <w:b/>
          <w:bCs/>
        </w:rPr>
        <w:t>Åpne grensesnitt gir bedre dataflyt og samhandling</w:t>
      </w:r>
    </w:p>
    <w:p w14:paraId="01154603" w14:textId="59ED6090" w:rsidR="007D7C9F" w:rsidRPr="007F7FDF" w:rsidRDefault="00C30806" w:rsidP="007D7C9F">
      <w:pPr>
        <w:spacing w:after="160" w:line="259" w:lineRule="auto"/>
        <w:rPr>
          <w:rFonts w:ascii="Aptos" w:hAnsi="Aptos"/>
        </w:rPr>
      </w:pPr>
      <w:r w:rsidRPr="007F7FDF">
        <w:rPr>
          <w:rFonts w:ascii="Aptos" w:hAnsi="Aptos"/>
        </w:rPr>
        <w:t xml:space="preserve">De samme standardiserte FHIR-grensesnittene som SMART </w:t>
      </w:r>
      <w:proofErr w:type="spellStart"/>
      <w:r w:rsidRPr="007F7FDF">
        <w:rPr>
          <w:rFonts w:ascii="Aptos" w:hAnsi="Aptos"/>
        </w:rPr>
        <w:t>on</w:t>
      </w:r>
      <w:proofErr w:type="spellEnd"/>
      <w:r w:rsidRPr="007F7FDF">
        <w:rPr>
          <w:rFonts w:ascii="Aptos" w:hAnsi="Aptos"/>
        </w:rPr>
        <w:t xml:space="preserve"> FHIR bygger på, kan gjenbrukes til mer enn utvidelse</w:t>
      </w:r>
      <w:r w:rsidR="004B3B6E">
        <w:rPr>
          <w:rFonts w:ascii="Aptos" w:hAnsi="Aptos"/>
        </w:rPr>
        <w:t>r</w:t>
      </w:r>
      <w:r w:rsidRPr="007F7FDF">
        <w:rPr>
          <w:rFonts w:ascii="Aptos" w:hAnsi="Aptos"/>
        </w:rPr>
        <w:t xml:space="preserve"> av brukerflater</w:t>
      </w:r>
      <w:r w:rsidR="003B1F4B" w:rsidRPr="007F7FDF">
        <w:rPr>
          <w:rFonts w:ascii="Aptos" w:hAnsi="Aptos"/>
        </w:rPr>
        <w:t xml:space="preserve"> og funksjonalitet</w:t>
      </w:r>
      <w:r w:rsidRPr="007F7FDF">
        <w:rPr>
          <w:rFonts w:ascii="Aptos" w:hAnsi="Aptos"/>
        </w:rPr>
        <w:t>. Når data tilgjengelig</w:t>
      </w:r>
      <w:r w:rsidR="004D4913" w:rsidRPr="007F7FDF">
        <w:rPr>
          <w:rFonts w:ascii="Aptos" w:hAnsi="Aptos"/>
        </w:rPr>
        <w:t>gjøres</w:t>
      </w:r>
      <w:r w:rsidRPr="007F7FDF">
        <w:rPr>
          <w:rFonts w:ascii="Aptos" w:hAnsi="Aptos"/>
        </w:rPr>
        <w:t xml:space="preserve"> og kan flyte </w:t>
      </w:r>
      <w:r w:rsidRPr="007F7FDF">
        <w:rPr>
          <w:rFonts w:ascii="Aptos" w:hAnsi="Aptos"/>
        </w:rPr>
        <w:lastRenderedPageBreak/>
        <w:t>gjennom åpne API,</w:t>
      </w:r>
      <w:r w:rsidR="00577DF6">
        <w:rPr>
          <w:rFonts w:ascii="Aptos" w:hAnsi="Aptos"/>
        </w:rPr>
        <w:t xml:space="preserve"> </w:t>
      </w:r>
      <w:r w:rsidR="00577DF6" w:rsidRPr="007F7FDF">
        <w:rPr>
          <w:rFonts w:ascii="Aptos" w:hAnsi="Aptos"/>
        </w:rPr>
        <w:t>legge</w:t>
      </w:r>
      <w:r w:rsidR="00577DF6">
        <w:rPr>
          <w:rFonts w:ascii="Aptos" w:hAnsi="Aptos"/>
        </w:rPr>
        <w:t>s det</w:t>
      </w:r>
      <w:r w:rsidR="00577DF6" w:rsidRPr="007F7FDF">
        <w:rPr>
          <w:rFonts w:ascii="Aptos" w:hAnsi="Aptos"/>
        </w:rPr>
        <w:t xml:space="preserve"> til rette for at strukturert informasjon </w:t>
      </w:r>
      <w:r w:rsidR="00954585">
        <w:rPr>
          <w:rFonts w:ascii="Aptos" w:hAnsi="Aptos"/>
        </w:rPr>
        <w:t xml:space="preserve">kan </w:t>
      </w:r>
      <w:r w:rsidR="00577DF6" w:rsidRPr="007F7FDF">
        <w:rPr>
          <w:rFonts w:ascii="Aptos" w:hAnsi="Aptos"/>
        </w:rPr>
        <w:t>deles med mange aktører i pasientforløpet, blant annet pasienten selv, de enkelte helsevirksomhetene og tverrsektorielt</w:t>
      </w:r>
      <w:r w:rsidR="00954585">
        <w:rPr>
          <w:rFonts w:ascii="Aptos" w:hAnsi="Aptos"/>
        </w:rPr>
        <w:t xml:space="preserve">. </w:t>
      </w:r>
      <w:r w:rsidR="002F4E41">
        <w:rPr>
          <w:rFonts w:ascii="Aptos" w:hAnsi="Aptos"/>
        </w:rPr>
        <w:t xml:space="preserve">Dette </w:t>
      </w:r>
      <w:r w:rsidRPr="007F7FDF">
        <w:rPr>
          <w:rFonts w:ascii="Aptos" w:hAnsi="Aptos"/>
        </w:rPr>
        <w:t>støtter opp under digital samhandling</w:t>
      </w:r>
      <w:r w:rsidR="004B3B6E">
        <w:rPr>
          <w:rFonts w:ascii="Aptos" w:hAnsi="Aptos"/>
        </w:rPr>
        <w:t xml:space="preserve">, </w:t>
      </w:r>
      <w:r w:rsidRPr="007F7FDF">
        <w:rPr>
          <w:rFonts w:ascii="Aptos" w:hAnsi="Aptos"/>
        </w:rPr>
        <w:t xml:space="preserve">et sterkt prioritert mål i helse- og omsorgssektoren. SMART </w:t>
      </w:r>
      <w:proofErr w:type="spellStart"/>
      <w:r w:rsidRPr="007F7FDF">
        <w:rPr>
          <w:rFonts w:ascii="Aptos" w:hAnsi="Aptos"/>
        </w:rPr>
        <w:t>on</w:t>
      </w:r>
      <w:proofErr w:type="spellEnd"/>
      <w:r w:rsidRPr="007F7FDF">
        <w:rPr>
          <w:rFonts w:ascii="Aptos" w:hAnsi="Aptos"/>
        </w:rPr>
        <w:t xml:space="preserve"> FHIR ses her i sammenheng med samhandlingsmodellen datadeling </w:t>
      </w:r>
      <w:r w:rsidR="00B06A10" w:rsidRPr="007F7FDF">
        <w:rPr>
          <w:rFonts w:ascii="Aptos" w:hAnsi="Aptos"/>
        </w:rPr>
        <w:t xml:space="preserve">og </w:t>
      </w:r>
      <w:r w:rsidR="00AF0DB0" w:rsidRPr="007F7FDF">
        <w:rPr>
          <w:rFonts w:ascii="Aptos" w:hAnsi="Aptos"/>
        </w:rPr>
        <w:t>tilhørende</w:t>
      </w:r>
      <w:r w:rsidRPr="007F7FDF">
        <w:rPr>
          <w:rFonts w:ascii="Aptos" w:hAnsi="Aptos"/>
        </w:rPr>
        <w:t xml:space="preserve"> nasjonale målarkitektur</w:t>
      </w:r>
      <w:r w:rsidR="00AF0DB0" w:rsidRPr="007F7FDF">
        <w:rPr>
          <w:rFonts w:ascii="Aptos" w:hAnsi="Aptos"/>
        </w:rPr>
        <w:t>.</w:t>
      </w:r>
    </w:p>
    <w:p w14:paraId="282BA2CE" w14:textId="2D7D45FF" w:rsidR="007D7C9F" w:rsidRPr="007F7FDF" w:rsidRDefault="007D7C9F" w:rsidP="007D7C9F">
      <w:pPr>
        <w:spacing w:after="160" w:line="259" w:lineRule="auto"/>
        <w:rPr>
          <w:rFonts w:ascii="Aptos" w:hAnsi="Aptos"/>
        </w:rPr>
      </w:pPr>
      <w:r w:rsidRPr="007F7FDF">
        <w:rPr>
          <w:rFonts w:ascii="Aptos" w:hAnsi="Aptos"/>
        </w:rPr>
        <w:t>De åpne grensesnittene legger samtidig til rette for annen deling og gjenbruk av data</w:t>
      </w:r>
      <w:r w:rsidR="00903072">
        <w:rPr>
          <w:rFonts w:ascii="Aptos" w:hAnsi="Aptos"/>
        </w:rPr>
        <w:t>, nemlig</w:t>
      </w:r>
      <w:r w:rsidRPr="007F7FDF">
        <w:rPr>
          <w:rFonts w:ascii="Aptos" w:hAnsi="Aptos"/>
        </w:rPr>
        <w:t xml:space="preserve"> sekundærbruk, forskning, velferdsteknologi og bruk av analyse og kunstig intelligens på tvers av tidligere siloer. Et prosjekt som </w:t>
      </w:r>
      <w:proofErr w:type="gramStart"/>
      <w:r w:rsidRPr="007F7FDF">
        <w:rPr>
          <w:rFonts w:ascii="Aptos" w:hAnsi="Aptos"/>
        </w:rPr>
        <w:t>implementerer</w:t>
      </w:r>
      <w:proofErr w:type="gramEnd"/>
      <w:r w:rsidRPr="007F7FDF">
        <w:rPr>
          <w:rFonts w:ascii="Aptos" w:hAnsi="Aptos"/>
        </w:rPr>
        <w:t xml:space="preserve"> SMART </w:t>
      </w:r>
      <w:proofErr w:type="spellStart"/>
      <w:r w:rsidRPr="007F7FDF">
        <w:rPr>
          <w:rFonts w:ascii="Aptos" w:hAnsi="Aptos"/>
        </w:rPr>
        <w:t>on</w:t>
      </w:r>
      <w:proofErr w:type="spellEnd"/>
      <w:r w:rsidRPr="007F7FDF">
        <w:rPr>
          <w:rFonts w:ascii="Aptos" w:hAnsi="Aptos"/>
        </w:rPr>
        <w:t xml:space="preserve"> FHIR, bør derfor utforme grensesnittene slik at de også kan gjenbrukes utenfor det funksjonsområdet SMART </w:t>
      </w:r>
      <w:proofErr w:type="spellStart"/>
      <w:r w:rsidRPr="007F7FDF">
        <w:rPr>
          <w:rFonts w:ascii="Aptos" w:hAnsi="Aptos"/>
        </w:rPr>
        <w:t>on</w:t>
      </w:r>
      <w:proofErr w:type="spellEnd"/>
      <w:r w:rsidRPr="007F7FDF">
        <w:rPr>
          <w:rFonts w:ascii="Aptos" w:hAnsi="Aptos"/>
        </w:rPr>
        <w:t xml:space="preserve"> FHIR selv dekker.</w:t>
      </w:r>
    </w:p>
    <w:p w14:paraId="6654C0AE" w14:textId="77777777" w:rsidR="00827A6A" w:rsidRPr="007F7FDF" w:rsidRDefault="00827A6A" w:rsidP="00827A6A">
      <w:pPr>
        <w:spacing w:after="160" w:line="259" w:lineRule="auto"/>
        <w:rPr>
          <w:rFonts w:ascii="Aptos" w:hAnsi="Aptos"/>
          <w:b/>
          <w:bCs/>
        </w:rPr>
      </w:pPr>
      <w:r w:rsidRPr="007F7FDF">
        <w:rPr>
          <w:rFonts w:ascii="Aptos" w:hAnsi="Aptos"/>
          <w:b/>
          <w:bCs/>
        </w:rPr>
        <w:t>Grunnlag for analyse og kunstig intelligens</w:t>
      </w:r>
    </w:p>
    <w:p w14:paraId="10DD74E1" w14:textId="4CE4EFEE" w:rsidR="00827A6A" w:rsidRPr="007F7FDF" w:rsidRDefault="00827A6A" w:rsidP="007D7C9F">
      <w:pPr>
        <w:spacing w:after="160" w:line="259" w:lineRule="auto"/>
        <w:rPr>
          <w:rFonts w:ascii="Aptos" w:hAnsi="Aptos"/>
        </w:rPr>
      </w:pPr>
      <w:r w:rsidRPr="007F7FDF">
        <w:rPr>
          <w:rFonts w:ascii="Aptos" w:hAnsi="Aptos"/>
        </w:rPr>
        <w:t xml:space="preserve">Standardiserte, åpne FHIR-grensesnitt gjør strukturerte helsedata tilgjengelige på en enhetlig måte, og er dermed et viktig grunnlag for å ta i bruk analyse og kunstig intelligens i helsetjenesten. SMART </w:t>
      </w:r>
      <w:proofErr w:type="spellStart"/>
      <w:r w:rsidRPr="007F7FDF">
        <w:rPr>
          <w:rFonts w:ascii="Aptos" w:hAnsi="Aptos"/>
        </w:rPr>
        <w:t>on</w:t>
      </w:r>
      <w:proofErr w:type="spellEnd"/>
      <w:r w:rsidRPr="007F7FDF">
        <w:rPr>
          <w:rFonts w:ascii="Aptos" w:hAnsi="Aptos"/>
        </w:rPr>
        <w:t xml:space="preserve"> FHIR har her en dobbel rolle</w:t>
      </w:r>
      <w:r w:rsidR="005C42AB">
        <w:rPr>
          <w:rFonts w:ascii="Aptos" w:hAnsi="Aptos"/>
        </w:rPr>
        <w:t xml:space="preserve">, </w:t>
      </w:r>
      <w:r w:rsidRPr="007F7FDF">
        <w:rPr>
          <w:rFonts w:ascii="Aptos" w:hAnsi="Aptos"/>
        </w:rPr>
        <w:t>rammeverket gir tilgang til dataene slike modeller trenger, og er samtidig en måte å levere KI-baserte tjenester på</w:t>
      </w:r>
      <w:r w:rsidR="006D536B">
        <w:rPr>
          <w:rFonts w:ascii="Aptos" w:hAnsi="Aptos"/>
        </w:rPr>
        <w:t>,</w:t>
      </w:r>
      <w:r w:rsidR="00020D19">
        <w:rPr>
          <w:rFonts w:ascii="Aptos" w:hAnsi="Aptos"/>
        </w:rPr>
        <w:t xml:space="preserve"> </w:t>
      </w:r>
      <w:r w:rsidRPr="007F7FDF">
        <w:rPr>
          <w:rFonts w:ascii="Aptos" w:hAnsi="Aptos"/>
        </w:rPr>
        <w:t xml:space="preserve">direkte integrert i helsepersonellets arbeidsflate. Eksempler er beslutningsstøtte og risikomodeller, bildetolkning, og i økende grad automatisert dokumentasjon, der løsninger fanger opp og strukturerer informasjon fra </w:t>
      </w:r>
      <w:r w:rsidR="006D7752">
        <w:rPr>
          <w:rFonts w:ascii="Aptos" w:hAnsi="Aptos"/>
        </w:rPr>
        <w:t>pasient</w:t>
      </w:r>
      <w:r w:rsidRPr="007F7FDF">
        <w:rPr>
          <w:rFonts w:ascii="Aptos" w:hAnsi="Aptos"/>
        </w:rPr>
        <w:t>konsultasjonen. Slike tjenester kan presentere resultater i klinisk kontekst og, der det er aktuelt, skrive dem tilbake til EPJ</w:t>
      </w:r>
      <w:r w:rsidR="006D7752">
        <w:rPr>
          <w:rFonts w:ascii="Aptos" w:hAnsi="Aptos"/>
        </w:rPr>
        <w:t>-systemet</w:t>
      </w:r>
      <w:r w:rsidR="00756DDB" w:rsidRPr="007F7FDF">
        <w:rPr>
          <w:rFonts w:ascii="Aptos" w:hAnsi="Aptos"/>
        </w:rPr>
        <w:t>. D</w:t>
      </w:r>
      <w:r w:rsidRPr="007F7FDF">
        <w:rPr>
          <w:rFonts w:ascii="Aptos" w:hAnsi="Aptos"/>
        </w:rPr>
        <w:t xml:space="preserve">e kan </w:t>
      </w:r>
      <w:r w:rsidR="00756DDB" w:rsidRPr="007F7FDF">
        <w:rPr>
          <w:rFonts w:ascii="Aptos" w:hAnsi="Aptos"/>
        </w:rPr>
        <w:t xml:space="preserve">også </w:t>
      </w:r>
      <w:r w:rsidR="00420BC2" w:rsidRPr="007F7FDF">
        <w:rPr>
          <w:rFonts w:ascii="Aptos" w:hAnsi="Aptos"/>
        </w:rPr>
        <w:t>trigges</w:t>
      </w:r>
      <w:r w:rsidRPr="007F7FDF">
        <w:rPr>
          <w:rFonts w:ascii="Aptos" w:hAnsi="Aptos"/>
        </w:rPr>
        <w:t xml:space="preserve"> på rett punkt i arbeidsflyten ved hjelp av </w:t>
      </w:r>
      <w:r w:rsidR="00D324E6">
        <w:rPr>
          <w:rFonts w:ascii="Aptos" w:hAnsi="Aptos"/>
        </w:rPr>
        <w:t>nært relaterte</w:t>
      </w:r>
      <w:r w:rsidRPr="007F7FDF">
        <w:rPr>
          <w:rFonts w:ascii="Aptos" w:hAnsi="Aptos"/>
        </w:rPr>
        <w:t xml:space="preserve"> standarder som CDS Hooks. Samtidig stiller bruk av kunstig intelligens i pasientbehandling krav til datakvalitet, personvern, sikkerhet og godkjenning, og må vurderes opp mot gjeldende regelverk, blant annet for medisinsk utstyr.</w:t>
      </w:r>
    </w:p>
    <w:p w14:paraId="2D118627" w14:textId="77777777" w:rsidR="007D7C9F" w:rsidRPr="007F7FDF" w:rsidRDefault="007D7C9F" w:rsidP="007D7C9F">
      <w:pPr>
        <w:spacing w:after="160" w:line="259" w:lineRule="auto"/>
        <w:rPr>
          <w:rFonts w:ascii="Aptos" w:hAnsi="Aptos"/>
          <w:b/>
          <w:bCs/>
        </w:rPr>
      </w:pPr>
      <w:r w:rsidRPr="007F7FDF">
        <w:rPr>
          <w:rFonts w:ascii="Aptos" w:hAnsi="Aptos"/>
          <w:b/>
          <w:bCs/>
        </w:rPr>
        <w:t>Regulatoriske drivkrefter</w:t>
      </w:r>
    </w:p>
    <w:p w14:paraId="14543FA4" w14:textId="0D79250A" w:rsidR="007D7C9F" w:rsidRPr="007F7FDF" w:rsidRDefault="00E222C5" w:rsidP="007D7C9F">
      <w:pPr>
        <w:spacing w:after="160" w:line="259" w:lineRule="auto"/>
        <w:rPr>
          <w:rFonts w:ascii="Aptos" w:hAnsi="Aptos"/>
        </w:rPr>
      </w:pPr>
      <w:r w:rsidRPr="007F7FDF">
        <w:rPr>
          <w:rFonts w:ascii="Aptos" w:hAnsi="Aptos"/>
        </w:rPr>
        <w:t>EHDS (Helsedataforordningen) er vedtatt i EU og til innlemmelse i EØS-avtalen, og peker mot standardiserte, FHIR-baserte grensesnitt og sertifisering av EPJ-systemer</w:t>
      </w:r>
      <w:r w:rsidR="007D7C9F" w:rsidRPr="007F7FDF">
        <w:rPr>
          <w:rFonts w:ascii="Aptos" w:hAnsi="Aptos"/>
        </w:rPr>
        <w:t>. Forordningen er EØS-relevant og forventes å påvirke norske krav de nærmeste årene.</w:t>
      </w:r>
    </w:p>
    <w:p w14:paraId="7F1A3643" w14:textId="77777777" w:rsidR="007D7C9F" w:rsidRPr="007F7FDF" w:rsidRDefault="007D7C9F" w:rsidP="007D7C9F">
      <w:pPr>
        <w:spacing w:after="160" w:line="259" w:lineRule="auto"/>
        <w:rPr>
          <w:rFonts w:ascii="Aptos" w:hAnsi="Aptos"/>
        </w:rPr>
      </w:pPr>
      <w:r w:rsidRPr="007F7FDF">
        <w:rPr>
          <w:rFonts w:ascii="Aptos" w:hAnsi="Aptos"/>
        </w:rPr>
        <w:t xml:space="preserve">Nasjonalt inngår åpne API og datadeling i arbeidet med felles grunnmur og målarkitektur for digital samhandling, med </w:t>
      </w:r>
      <w:proofErr w:type="spellStart"/>
      <w:r w:rsidRPr="007F7FDF">
        <w:rPr>
          <w:rFonts w:ascii="Aptos" w:hAnsi="Aptos"/>
        </w:rPr>
        <w:t>HelseID</w:t>
      </w:r>
      <w:proofErr w:type="spellEnd"/>
      <w:r w:rsidRPr="007F7FDF">
        <w:rPr>
          <w:rFonts w:ascii="Aptos" w:hAnsi="Aptos"/>
        </w:rPr>
        <w:t xml:space="preserve"> for tilgangsstyring og norske FHIR-basisprofiler som felles fundament. Åpne, standardiserte grensesnitt er dermed i økende grad en forventning og et krav, ikke bare en mulighet.</w:t>
      </w:r>
    </w:p>
    <w:p w14:paraId="2BA0B7AE" w14:textId="77777777" w:rsidR="007D7C9F" w:rsidRPr="007F7FDF" w:rsidRDefault="007D7C9F" w:rsidP="007D7C9F">
      <w:pPr>
        <w:spacing w:after="160" w:line="259" w:lineRule="auto"/>
        <w:rPr>
          <w:rFonts w:ascii="Aptos" w:hAnsi="Aptos"/>
          <w:b/>
          <w:bCs/>
        </w:rPr>
      </w:pPr>
      <w:r w:rsidRPr="007F7FDF">
        <w:rPr>
          <w:rFonts w:ascii="Aptos" w:hAnsi="Aptos"/>
          <w:b/>
          <w:bCs/>
        </w:rPr>
        <w:t xml:space="preserve">Endringsevne må balanseres mot </w:t>
      </w:r>
      <w:proofErr w:type="spellStart"/>
      <w:r w:rsidRPr="007F7FDF">
        <w:rPr>
          <w:rFonts w:ascii="Aptos" w:hAnsi="Aptos"/>
          <w:b/>
          <w:bCs/>
        </w:rPr>
        <w:t>sømløshet</w:t>
      </w:r>
      <w:proofErr w:type="spellEnd"/>
    </w:p>
    <w:p w14:paraId="4FB3541E" w14:textId="77777777" w:rsidR="007D7C9F" w:rsidRPr="007F7FDF" w:rsidRDefault="007D7C9F" w:rsidP="007D7C9F">
      <w:pPr>
        <w:spacing w:after="160" w:line="259" w:lineRule="auto"/>
        <w:rPr>
          <w:rFonts w:ascii="Aptos" w:hAnsi="Aptos"/>
        </w:rPr>
      </w:pPr>
      <w:r w:rsidRPr="007F7FDF">
        <w:rPr>
          <w:rFonts w:ascii="Aptos" w:hAnsi="Aptos"/>
        </w:rPr>
        <w:t xml:space="preserve">Når applikasjoner </w:t>
      </w:r>
      <w:proofErr w:type="gramStart"/>
      <w:r w:rsidRPr="007F7FDF">
        <w:rPr>
          <w:rFonts w:ascii="Aptos" w:hAnsi="Aptos"/>
        </w:rPr>
        <w:t>integreres</w:t>
      </w:r>
      <w:proofErr w:type="gramEnd"/>
      <w:r w:rsidRPr="007F7FDF">
        <w:rPr>
          <w:rFonts w:ascii="Aptos" w:hAnsi="Aptos"/>
        </w:rPr>
        <w:t xml:space="preserve">, må man balansere endringsevne mot </w:t>
      </w:r>
      <w:proofErr w:type="spellStart"/>
      <w:r w:rsidRPr="007F7FDF">
        <w:rPr>
          <w:rFonts w:ascii="Aptos" w:hAnsi="Aptos"/>
        </w:rPr>
        <w:t>sømløshet</w:t>
      </w:r>
      <w:proofErr w:type="spellEnd"/>
      <w:r w:rsidRPr="007F7FDF">
        <w:rPr>
          <w:rFonts w:ascii="Aptos" w:hAnsi="Aptos"/>
        </w:rPr>
        <w:t xml:space="preserve">. Integrasjon mellom applikasjoner kan beskrives med fire grader av </w:t>
      </w:r>
      <w:proofErr w:type="spellStart"/>
      <w:r w:rsidRPr="007F7FDF">
        <w:rPr>
          <w:rFonts w:ascii="Aptos" w:hAnsi="Aptos"/>
        </w:rPr>
        <w:t>sømløshet</w:t>
      </w:r>
      <w:proofErr w:type="spellEnd"/>
      <w:r w:rsidRPr="007F7FDF">
        <w:rPr>
          <w:rFonts w:ascii="Aptos" w:hAnsi="Aptos"/>
        </w:rPr>
        <w:t>:</w:t>
      </w:r>
    </w:p>
    <w:p w14:paraId="2DAEEECC" w14:textId="77777777" w:rsidR="007D7C9F" w:rsidRPr="007F7FDF" w:rsidRDefault="007D7C9F" w:rsidP="007D7C9F">
      <w:pPr>
        <w:numPr>
          <w:ilvl w:val="0"/>
          <w:numId w:val="29"/>
        </w:numPr>
        <w:spacing w:after="160" w:line="259" w:lineRule="auto"/>
        <w:rPr>
          <w:rFonts w:ascii="Aptos" w:hAnsi="Aptos"/>
        </w:rPr>
      </w:pPr>
      <w:r w:rsidRPr="007F7FDF">
        <w:rPr>
          <w:rFonts w:ascii="Aptos" w:hAnsi="Aptos"/>
        </w:rPr>
        <w:t>Felles brukeridentitet og pålogging på tvers av applikasjoner</w:t>
      </w:r>
    </w:p>
    <w:p w14:paraId="2B0BD12B" w14:textId="77777777" w:rsidR="007D7C9F" w:rsidRPr="007F7FDF" w:rsidRDefault="007D7C9F" w:rsidP="007D7C9F">
      <w:pPr>
        <w:numPr>
          <w:ilvl w:val="0"/>
          <w:numId w:val="29"/>
        </w:numPr>
        <w:spacing w:after="160" w:line="259" w:lineRule="auto"/>
        <w:rPr>
          <w:rFonts w:ascii="Aptos" w:hAnsi="Aptos"/>
        </w:rPr>
      </w:pPr>
      <w:r w:rsidRPr="007F7FDF">
        <w:rPr>
          <w:rFonts w:ascii="Aptos" w:hAnsi="Aptos"/>
        </w:rPr>
        <w:t>Felles valgt pasient og pasientkontakt på tvers av applikasjoner</w:t>
      </w:r>
    </w:p>
    <w:p w14:paraId="7F6415EA" w14:textId="77777777" w:rsidR="007D7C9F" w:rsidRPr="007F7FDF" w:rsidRDefault="007D7C9F" w:rsidP="007D7C9F">
      <w:pPr>
        <w:numPr>
          <w:ilvl w:val="0"/>
          <w:numId w:val="29"/>
        </w:numPr>
        <w:spacing w:after="160" w:line="259" w:lineRule="auto"/>
        <w:rPr>
          <w:rFonts w:ascii="Aptos" w:hAnsi="Aptos"/>
        </w:rPr>
      </w:pPr>
      <w:r w:rsidRPr="007F7FDF">
        <w:rPr>
          <w:rFonts w:ascii="Aptos" w:hAnsi="Aptos"/>
        </w:rPr>
        <w:t>Dataintegrasjon mellom applikasjoner (uten dobbeltføring av de samme opplysningene)</w:t>
      </w:r>
    </w:p>
    <w:p w14:paraId="3DA9B429" w14:textId="77777777" w:rsidR="007D7C9F" w:rsidRPr="007F7FDF" w:rsidRDefault="007D7C9F" w:rsidP="007D7C9F">
      <w:pPr>
        <w:numPr>
          <w:ilvl w:val="0"/>
          <w:numId w:val="29"/>
        </w:numPr>
        <w:spacing w:after="160" w:line="259" w:lineRule="auto"/>
        <w:rPr>
          <w:rFonts w:ascii="Aptos" w:hAnsi="Aptos"/>
        </w:rPr>
      </w:pPr>
      <w:r w:rsidRPr="007F7FDF">
        <w:rPr>
          <w:rFonts w:ascii="Aptos" w:hAnsi="Aptos"/>
        </w:rPr>
        <w:t>Applikasjonene ser og oppleves like ut</w:t>
      </w:r>
    </w:p>
    <w:p w14:paraId="32715001" w14:textId="060FFAEF" w:rsidR="007D7C9F" w:rsidRPr="007F7FDF" w:rsidRDefault="007D7C9F" w:rsidP="007D7C9F">
      <w:pPr>
        <w:spacing w:after="160" w:line="259" w:lineRule="auto"/>
        <w:rPr>
          <w:rFonts w:ascii="Aptos" w:hAnsi="Aptos"/>
        </w:rPr>
      </w:pPr>
      <w:r w:rsidRPr="007F7FDF">
        <w:rPr>
          <w:rFonts w:ascii="Aptos" w:hAnsi="Aptos"/>
        </w:rPr>
        <w:t>Løse koblinger mellom systemer gir økt endringsevne på enkeltsystemer, men gir ofte dårligere arbeidsflyt på tvers. Man må derfor velge integrasjonsstrategi ut fra behovet for henholdsvis endringsevne og arbeidsflyt. Et sentralt valg er om videreutvikling skal overlates til fagsystemleverandøren eller åpnes for et større utvalg eksterne leverandører</w:t>
      </w:r>
      <w:r w:rsidR="00AC3350" w:rsidRPr="007F7FDF">
        <w:rPr>
          <w:rFonts w:ascii="Aptos" w:hAnsi="Aptos"/>
        </w:rPr>
        <w:t>.</w:t>
      </w:r>
      <w:r w:rsidRPr="007F7FDF">
        <w:rPr>
          <w:rFonts w:ascii="Aptos" w:hAnsi="Aptos"/>
        </w:rPr>
        <w:t xml:space="preserve"> </w:t>
      </w:r>
      <w:r w:rsidR="0022765B" w:rsidRPr="007F7FDF">
        <w:rPr>
          <w:rFonts w:ascii="Aptos" w:hAnsi="Aptos"/>
        </w:rPr>
        <w:lastRenderedPageBreak/>
        <w:t>F</w:t>
      </w:r>
      <w:r w:rsidRPr="007F7FDF">
        <w:rPr>
          <w:rFonts w:ascii="Aptos" w:hAnsi="Aptos"/>
        </w:rPr>
        <w:t xml:space="preserve">agsystemleverandøren kan ofte lage mer sømløse løsninger, mens et bredere leverandørmarked kan gi mer innovasjon og endringsevne. SMART </w:t>
      </w:r>
      <w:proofErr w:type="spellStart"/>
      <w:r w:rsidRPr="007F7FDF">
        <w:rPr>
          <w:rFonts w:ascii="Aptos" w:hAnsi="Aptos"/>
        </w:rPr>
        <w:t>on</w:t>
      </w:r>
      <w:proofErr w:type="spellEnd"/>
      <w:r w:rsidRPr="007F7FDF">
        <w:rPr>
          <w:rFonts w:ascii="Aptos" w:hAnsi="Aptos"/>
        </w:rPr>
        <w:t xml:space="preserve"> FHIR vil ikke være riktig for alle integrasjonsbehov og må vurderes opp mot andre samhandlings- og integrasjonsmodeller.</w:t>
      </w:r>
    </w:p>
    <w:p w14:paraId="4016F84D" w14:textId="77777777" w:rsidR="007D7C9F" w:rsidRPr="007F7FDF" w:rsidRDefault="007D7C9F" w:rsidP="007D7C9F">
      <w:pPr>
        <w:spacing w:after="160" w:line="259" w:lineRule="auto"/>
        <w:rPr>
          <w:rFonts w:ascii="Aptos" w:hAnsi="Aptos"/>
          <w:b/>
          <w:bCs/>
        </w:rPr>
      </w:pPr>
      <w:r w:rsidRPr="007F7FDF">
        <w:rPr>
          <w:rFonts w:ascii="Aptos" w:hAnsi="Aptos"/>
          <w:b/>
          <w:bCs/>
        </w:rPr>
        <w:t>Et modnere økosystem</w:t>
      </w:r>
    </w:p>
    <w:p w14:paraId="4C4075D1" w14:textId="77777777" w:rsidR="007D7C9F" w:rsidRPr="007F7FDF" w:rsidRDefault="007D7C9F" w:rsidP="007D7C9F">
      <w:pPr>
        <w:spacing w:after="160" w:line="259" w:lineRule="auto"/>
        <w:rPr>
          <w:rFonts w:ascii="Aptos" w:hAnsi="Aptos"/>
        </w:rPr>
      </w:pPr>
      <w:r w:rsidRPr="007F7FDF">
        <w:rPr>
          <w:rFonts w:ascii="Aptos" w:hAnsi="Aptos"/>
        </w:rPr>
        <w:t xml:space="preserve">Siden de første anbefalingene på dette området har økosystemet modnet betydelig. FHIR R4 er etablert som normativ standard, SMART App </w:t>
      </w:r>
      <w:proofErr w:type="spellStart"/>
      <w:r w:rsidRPr="007F7FDF">
        <w:rPr>
          <w:rFonts w:ascii="Aptos" w:hAnsi="Aptos"/>
        </w:rPr>
        <w:t>Launch</w:t>
      </w:r>
      <w:proofErr w:type="spellEnd"/>
      <w:r w:rsidRPr="007F7FDF">
        <w:rPr>
          <w:rFonts w:ascii="Aptos" w:hAnsi="Aptos"/>
        </w:rPr>
        <w:t xml:space="preserve"> foreligger i en videreutviklet versjon, og rammeverket er tatt i bruk i flere ulike EPJ-systemer internasjonalt. I Norge er SMART </w:t>
      </w:r>
      <w:proofErr w:type="spellStart"/>
      <w:r w:rsidRPr="007F7FDF">
        <w:rPr>
          <w:rFonts w:ascii="Aptos" w:hAnsi="Aptos"/>
        </w:rPr>
        <w:t>on</w:t>
      </w:r>
      <w:proofErr w:type="spellEnd"/>
      <w:r w:rsidRPr="007F7FDF">
        <w:rPr>
          <w:rFonts w:ascii="Aptos" w:hAnsi="Aptos"/>
        </w:rPr>
        <w:t xml:space="preserve"> FHIR prøvd ut og satt i drift i forbindelse med flere konkrete initiativ, og HL7 Norge har utarbeidet nasjonal implementasjonsstøtte. Økosystemet er fortsatt under utvikling og har ennå ikke samme modenhet og åpenhet som forbrukermarkedets app-plattformer, men utviklingen går tydelig i riktig retning.</w:t>
      </w:r>
    </w:p>
    <w:p w14:paraId="5861E9E6" w14:textId="77777777" w:rsidR="008D1D2B" w:rsidRDefault="008D1D2B" w:rsidP="001411E6">
      <w:pPr>
        <w:contextualSpacing/>
        <w:rPr>
          <w:rFonts w:ascii="Aptos" w:hAnsi="Aptos"/>
          <w:lang w:eastAsia="nb-NO"/>
        </w:rPr>
      </w:pPr>
    </w:p>
    <w:p w14:paraId="5C99C965" w14:textId="06DCFBF5" w:rsidR="00143BA1" w:rsidRDefault="00143BA1" w:rsidP="001411E6">
      <w:pPr>
        <w:contextualSpacing/>
        <w:rPr>
          <w:rFonts w:ascii="Aptos" w:hAnsi="Aptos"/>
          <w:color w:val="FF0000"/>
          <w:lang w:eastAsia="nb-NO"/>
        </w:rPr>
      </w:pPr>
      <w:r>
        <w:rPr>
          <w:rFonts w:ascii="Aptos" w:hAnsi="Aptos"/>
          <w:color w:val="FF0000"/>
          <w:lang w:eastAsia="nb-NO"/>
        </w:rPr>
        <w:t>RÅD - begrunnelse</w:t>
      </w:r>
    </w:p>
    <w:p w14:paraId="7E703B2E" w14:textId="483CB934" w:rsidR="001411E6" w:rsidRPr="00282B88" w:rsidRDefault="001411E6" w:rsidP="001411E6">
      <w:pPr>
        <w:contextualSpacing/>
        <w:rPr>
          <w:rFonts w:ascii="Aptos" w:hAnsi="Aptos"/>
          <w:color w:val="FF0000"/>
          <w:lang w:eastAsia="nb-NO"/>
        </w:rPr>
      </w:pPr>
      <w:r w:rsidRPr="00282B88">
        <w:rPr>
          <w:rFonts w:ascii="Aptos" w:hAnsi="Aptos"/>
          <w:color w:val="FF0000"/>
          <w:lang w:eastAsia="nb-NO"/>
        </w:rPr>
        <w:t xml:space="preserve">Behovet for brukervalg og innovasjon på konsoliderte systemer blir nå i økende grad håndtert ved å innføre åpne grensesnitt og plattformarkitektur i kjernesystemene [5] [6] [7]. </w:t>
      </w:r>
      <w:r w:rsidR="00DA7941" w:rsidRPr="00282B88">
        <w:rPr>
          <w:rFonts w:ascii="Aptos" w:hAnsi="Aptos"/>
          <w:color w:val="FF0000"/>
          <w:lang w:eastAsia="nb-NO"/>
        </w:rPr>
        <w:t xml:space="preserve">Ulike strategier </w:t>
      </w:r>
      <w:r w:rsidR="009B2398" w:rsidRPr="00282B88">
        <w:rPr>
          <w:rFonts w:ascii="Aptos" w:hAnsi="Aptos"/>
          <w:color w:val="FF0000"/>
          <w:lang w:eastAsia="nb-NO"/>
        </w:rPr>
        <w:t xml:space="preserve">for integrasjon </w:t>
      </w:r>
      <w:r w:rsidR="00DA7941" w:rsidRPr="00282B88">
        <w:rPr>
          <w:rFonts w:ascii="Aptos" w:hAnsi="Aptos"/>
          <w:color w:val="FF0000"/>
          <w:lang w:eastAsia="nb-NO"/>
        </w:rPr>
        <w:t>kan benyttes [11]</w:t>
      </w:r>
      <w:r w:rsidR="00CA3D2B" w:rsidRPr="00282B88">
        <w:rPr>
          <w:rFonts w:ascii="Aptos" w:hAnsi="Aptos"/>
          <w:color w:val="FF0000"/>
          <w:lang w:eastAsia="nb-NO"/>
        </w:rPr>
        <w:t>,</w:t>
      </w:r>
      <w:r w:rsidR="000362FB" w:rsidRPr="00282B88">
        <w:rPr>
          <w:rFonts w:ascii="Aptos" w:hAnsi="Aptos"/>
          <w:color w:val="FF0000"/>
          <w:lang w:eastAsia="nb-NO"/>
        </w:rPr>
        <w:t xml:space="preserve"> og</w:t>
      </w:r>
      <w:r w:rsidR="00DA7941" w:rsidRPr="00282B88">
        <w:rPr>
          <w:rFonts w:ascii="Aptos" w:hAnsi="Aptos"/>
          <w:color w:val="FF0000"/>
          <w:lang w:eastAsia="nb-NO"/>
        </w:rPr>
        <w:t xml:space="preserve"> </w:t>
      </w:r>
      <w:r w:rsidR="000362FB" w:rsidRPr="00282B88">
        <w:rPr>
          <w:rFonts w:ascii="Aptos" w:hAnsi="Aptos"/>
          <w:color w:val="FF0000"/>
          <w:lang w:eastAsia="nb-NO"/>
        </w:rPr>
        <w:t>s</w:t>
      </w:r>
      <w:r w:rsidRPr="00282B88">
        <w:rPr>
          <w:rFonts w:ascii="Aptos" w:hAnsi="Aptos"/>
          <w:color w:val="FF0000"/>
          <w:lang w:eastAsia="nb-NO"/>
        </w:rPr>
        <w:t xml:space="preserve">tandarder som HL7 FHIR og rammeverk som "SMART </w:t>
      </w:r>
      <w:proofErr w:type="spellStart"/>
      <w:r w:rsidRPr="00282B88">
        <w:rPr>
          <w:rFonts w:ascii="Aptos" w:hAnsi="Aptos"/>
          <w:color w:val="FF0000"/>
          <w:lang w:eastAsia="nb-NO"/>
        </w:rPr>
        <w:t>on</w:t>
      </w:r>
      <w:proofErr w:type="spellEnd"/>
      <w:r w:rsidRPr="00282B88">
        <w:rPr>
          <w:rFonts w:ascii="Aptos" w:hAnsi="Aptos"/>
          <w:color w:val="FF0000"/>
          <w:lang w:eastAsia="nb-NO"/>
        </w:rPr>
        <w:t xml:space="preserve"> FHIR" har vist seg å være viktige verktøy i denne plattformutviklingen [8] [9].</w:t>
      </w:r>
    </w:p>
    <w:p w14:paraId="7E634D79" w14:textId="77777777" w:rsidR="00AF5D91" w:rsidRPr="005A09C5" w:rsidRDefault="00AF5D91" w:rsidP="00E742AB">
      <w:pPr>
        <w:contextualSpacing/>
        <w:rPr>
          <w:rFonts w:ascii="Aptos" w:hAnsi="Aptos"/>
          <w:lang w:eastAsia="nb-NO"/>
        </w:rPr>
      </w:pPr>
    </w:p>
    <w:p w14:paraId="472C71FB" w14:textId="77777777" w:rsidR="00C35A5D" w:rsidRDefault="00C35A5D" w:rsidP="001411E6">
      <w:pPr>
        <w:rPr>
          <w:rFonts w:ascii="Aptos" w:hAnsi="Aptos"/>
        </w:rPr>
      </w:pPr>
    </w:p>
    <w:p w14:paraId="63E3453B" w14:textId="6F409086" w:rsidR="00D21710" w:rsidRDefault="00DD3588" w:rsidP="001411E6">
      <w:pPr>
        <w:rPr>
          <w:ins w:id="17" w:author="Gry Seland" w:date="2026-02-11T12:56:00Z" w16du:dateUtc="2026-02-11T11:56:00Z"/>
          <w:rFonts w:ascii="Aptos" w:hAnsi="Aptos"/>
        </w:rPr>
      </w:pPr>
      <w:ins w:id="18" w:author="Gry Seland" w:date="2026-02-11T12:56:00Z" w16du:dateUtc="2026-02-11T11:56:00Z">
        <w:r>
          <w:rPr>
            <w:rFonts w:ascii="Aptos" w:hAnsi="Aptos"/>
          </w:rPr>
          <w:t xml:space="preserve">Rapport? </w:t>
        </w:r>
      </w:ins>
    </w:p>
    <w:p w14:paraId="607564C4" w14:textId="024A7EC6" w:rsidR="003950B2" w:rsidRPr="009E1B66" w:rsidRDefault="003950B2" w:rsidP="003950B2">
      <w:pPr>
        <w:pStyle w:val="Overskrift1"/>
        <w:spacing w:before="240"/>
        <w:contextualSpacing/>
        <w:rPr>
          <w:rFonts w:ascii="Aptos" w:hAnsi="Aptos"/>
          <w:color w:val="4F81BD" w:themeColor="accent1"/>
          <w:sz w:val="26"/>
          <w:szCs w:val="26"/>
        </w:rPr>
      </w:pPr>
      <w:r w:rsidRPr="009E1B66">
        <w:rPr>
          <w:rFonts w:ascii="Aptos" w:hAnsi="Aptos"/>
          <w:color w:val="4F81BD" w:themeColor="accent1"/>
          <w:sz w:val="26"/>
          <w:szCs w:val="26"/>
        </w:rPr>
        <w:t xml:space="preserve">Om SMART </w:t>
      </w:r>
      <w:proofErr w:type="spellStart"/>
      <w:r w:rsidRPr="009E1B66">
        <w:rPr>
          <w:rFonts w:ascii="Aptos" w:hAnsi="Aptos"/>
          <w:color w:val="4F81BD" w:themeColor="accent1"/>
          <w:sz w:val="26"/>
          <w:szCs w:val="26"/>
        </w:rPr>
        <w:t>on</w:t>
      </w:r>
      <w:proofErr w:type="spellEnd"/>
      <w:r w:rsidRPr="009E1B66">
        <w:rPr>
          <w:rFonts w:ascii="Aptos" w:hAnsi="Aptos"/>
          <w:color w:val="4F81BD" w:themeColor="accent1"/>
          <w:sz w:val="26"/>
          <w:szCs w:val="26"/>
        </w:rPr>
        <w:t xml:space="preserve"> FHIR</w:t>
      </w:r>
    </w:p>
    <w:p w14:paraId="445E8623" w14:textId="77777777" w:rsidR="00140895" w:rsidRPr="005A09C5" w:rsidRDefault="00140895" w:rsidP="00140895">
      <w:pPr>
        <w:contextualSpacing/>
        <w:rPr>
          <w:rFonts w:ascii="Aptos" w:hAnsi="Aptos"/>
          <w:lang w:val="nn-NO"/>
        </w:rPr>
      </w:pPr>
    </w:p>
    <w:p w14:paraId="4612A76C" w14:textId="7643BBE8" w:rsidR="00EB5330" w:rsidRPr="00217CE1" w:rsidRDefault="00EB5330" w:rsidP="00EB5330">
      <w:pPr>
        <w:rPr>
          <w:rFonts w:ascii="Aptos" w:hAnsi="Aptos"/>
        </w:rPr>
      </w:pPr>
      <w:r w:rsidRPr="00217CE1">
        <w:rPr>
          <w:rFonts w:ascii="Aptos" w:hAnsi="Aptos"/>
        </w:rPr>
        <w:t xml:space="preserve">SMART </w:t>
      </w:r>
      <w:proofErr w:type="spellStart"/>
      <w:r w:rsidRPr="00217CE1">
        <w:rPr>
          <w:rFonts w:ascii="Aptos" w:hAnsi="Aptos"/>
        </w:rPr>
        <w:t>on</w:t>
      </w:r>
      <w:proofErr w:type="spellEnd"/>
      <w:r w:rsidRPr="00217CE1">
        <w:rPr>
          <w:rFonts w:ascii="Aptos" w:hAnsi="Aptos"/>
        </w:rPr>
        <w:t xml:space="preserve"> FHIR er et integrasjonsrammeverk basert på åpne spesifikasjoner, opprinnelig utviklet av Boston </w:t>
      </w:r>
      <w:proofErr w:type="spellStart"/>
      <w:r w:rsidRPr="00217CE1">
        <w:rPr>
          <w:rFonts w:ascii="Aptos" w:hAnsi="Aptos"/>
        </w:rPr>
        <w:t>Children's</w:t>
      </w:r>
      <w:proofErr w:type="spellEnd"/>
      <w:r w:rsidRPr="00217CE1">
        <w:rPr>
          <w:rFonts w:ascii="Aptos" w:hAnsi="Aptos"/>
        </w:rPr>
        <w:t xml:space="preserve"> Hospital og Harvard Medical School med støtte fra amerikanske myndigheter (ONC). Rammeverket bygger på velkjente teknologier fra internett og helse</w:t>
      </w:r>
      <w:r w:rsidR="00F2774B">
        <w:rPr>
          <w:rFonts w:ascii="Aptos" w:hAnsi="Aptos"/>
        </w:rPr>
        <w:t>,</w:t>
      </w:r>
      <w:r w:rsidRPr="00217CE1">
        <w:rPr>
          <w:rFonts w:ascii="Aptos" w:hAnsi="Aptos"/>
        </w:rPr>
        <w:t xml:space="preserve"> </w:t>
      </w:r>
      <w:proofErr w:type="spellStart"/>
      <w:r w:rsidRPr="00217CE1">
        <w:rPr>
          <w:rFonts w:ascii="Aptos" w:hAnsi="Aptos"/>
        </w:rPr>
        <w:t>OAuth</w:t>
      </w:r>
      <w:proofErr w:type="spellEnd"/>
      <w:r w:rsidRPr="00217CE1">
        <w:rPr>
          <w:rFonts w:ascii="Aptos" w:hAnsi="Aptos"/>
        </w:rPr>
        <w:t xml:space="preserve"> og </w:t>
      </w:r>
      <w:proofErr w:type="spellStart"/>
      <w:r w:rsidRPr="00217CE1">
        <w:rPr>
          <w:rFonts w:ascii="Aptos" w:hAnsi="Aptos"/>
        </w:rPr>
        <w:t>OpenID</w:t>
      </w:r>
      <w:proofErr w:type="spellEnd"/>
      <w:r w:rsidRPr="00217CE1">
        <w:rPr>
          <w:rFonts w:ascii="Aptos" w:hAnsi="Aptos"/>
        </w:rPr>
        <w:t xml:space="preserve"> Connect</w:t>
      </w:r>
      <w:r w:rsidR="00592840">
        <w:rPr>
          <w:rFonts w:ascii="Aptos" w:hAnsi="Aptos"/>
        </w:rPr>
        <w:t xml:space="preserve"> </w:t>
      </w:r>
      <w:r w:rsidRPr="00217CE1">
        <w:rPr>
          <w:rFonts w:ascii="Aptos" w:hAnsi="Aptos"/>
        </w:rPr>
        <w:t xml:space="preserve">for pålogging og tilgangsstyring, </w:t>
      </w:r>
      <w:r w:rsidR="00592840">
        <w:rPr>
          <w:rFonts w:ascii="Aptos" w:hAnsi="Aptos"/>
        </w:rPr>
        <w:t>samt</w:t>
      </w:r>
      <w:r w:rsidRPr="00217CE1">
        <w:rPr>
          <w:rFonts w:ascii="Aptos" w:hAnsi="Aptos"/>
        </w:rPr>
        <w:t xml:space="preserve"> HL7 FHIR</w:t>
      </w:r>
      <w:r w:rsidR="00B64CCC">
        <w:rPr>
          <w:rFonts w:ascii="Aptos" w:hAnsi="Aptos"/>
        </w:rPr>
        <w:t xml:space="preserve"> og REST</w:t>
      </w:r>
      <w:r w:rsidRPr="00217CE1">
        <w:rPr>
          <w:rFonts w:ascii="Aptos" w:hAnsi="Aptos"/>
        </w:rPr>
        <w:t xml:space="preserve"> for datamodeller og datautveksling. SMART </w:t>
      </w:r>
      <w:proofErr w:type="spellStart"/>
      <w:r w:rsidRPr="00217CE1">
        <w:rPr>
          <w:rFonts w:ascii="Aptos" w:hAnsi="Aptos"/>
        </w:rPr>
        <w:t>on</w:t>
      </w:r>
      <w:proofErr w:type="spellEnd"/>
      <w:r w:rsidRPr="00217CE1">
        <w:rPr>
          <w:rFonts w:ascii="Aptos" w:hAnsi="Aptos"/>
        </w:rPr>
        <w:t xml:space="preserve"> FHIR er i dag en etablert, internasjonalt utbredt standard som forvaltes av HL7 International.</w:t>
      </w:r>
    </w:p>
    <w:p w14:paraId="54ADAF34" w14:textId="77777777" w:rsidR="00EB5330" w:rsidRPr="002F48A3" w:rsidRDefault="00EB5330" w:rsidP="00EB5330">
      <w:pPr>
        <w:rPr>
          <w:rFonts w:ascii="Aptos" w:hAnsi="Aptos"/>
          <w:b/>
          <w:bCs/>
        </w:rPr>
      </w:pPr>
      <w:r w:rsidRPr="002F48A3">
        <w:rPr>
          <w:rFonts w:ascii="Aptos" w:hAnsi="Aptos"/>
          <w:b/>
          <w:bCs/>
        </w:rPr>
        <w:t>Slik virker rammeverket</w:t>
      </w:r>
    </w:p>
    <w:p w14:paraId="262736FB" w14:textId="77777777" w:rsidR="00EB5330" w:rsidRPr="00217CE1" w:rsidRDefault="00EB5330" w:rsidP="00EB5330">
      <w:pPr>
        <w:rPr>
          <w:rFonts w:ascii="Aptos" w:hAnsi="Aptos"/>
        </w:rPr>
      </w:pPr>
      <w:r w:rsidRPr="00217CE1">
        <w:rPr>
          <w:rFonts w:ascii="Aptos" w:hAnsi="Aptos"/>
        </w:rPr>
        <w:t xml:space="preserve">SMART </w:t>
      </w:r>
      <w:proofErr w:type="spellStart"/>
      <w:r w:rsidRPr="00217CE1">
        <w:rPr>
          <w:rFonts w:ascii="Aptos" w:hAnsi="Aptos"/>
        </w:rPr>
        <w:t>on</w:t>
      </w:r>
      <w:proofErr w:type="spellEnd"/>
      <w:r w:rsidRPr="00217CE1">
        <w:rPr>
          <w:rFonts w:ascii="Aptos" w:hAnsi="Aptos"/>
        </w:rPr>
        <w:t xml:space="preserve"> FHIR gjør det mulig for kliniske fagsystemer å tilrettelegge for at eksterne applikasjoner kan </w:t>
      </w:r>
      <w:proofErr w:type="gramStart"/>
      <w:r w:rsidRPr="00217CE1">
        <w:rPr>
          <w:rFonts w:ascii="Aptos" w:hAnsi="Aptos"/>
        </w:rPr>
        <w:t>integreres</w:t>
      </w:r>
      <w:proofErr w:type="gramEnd"/>
      <w:r w:rsidRPr="00217CE1">
        <w:rPr>
          <w:rFonts w:ascii="Aptos" w:hAnsi="Aptos"/>
        </w:rPr>
        <w:t xml:space="preserve"> i brukerflaten, med felles pålogging, delt pasientkontekst og tilgang til data. En applikasjonsleverandør kan dermed lage en applikasjon som kjører på EPJ-er fra flere leverandører uten å utvikle spesielt per EPJ, fordi tilgangen skjer gjennom standardiserte FHIR-API som er like på tvers av leverandørene. Applikasjonen kan hente ut og vise data fra EPJ og andre datakilder, og tilpasse brukerflaten til spesifikke brukerbehov.</w:t>
      </w:r>
    </w:p>
    <w:p w14:paraId="497513E6" w14:textId="0184614B" w:rsidR="00EB5330" w:rsidRDefault="00EB5330" w:rsidP="00EB5330">
      <w:pPr>
        <w:rPr>
          <w:rFonts w:ascii="Aptos" w:hAnsi="Aptos"/>
        </w:rPr>
      </w:pPr>
      <w:r w:rsidRPr="00217CE1">
        <w:rPr>
          <w:rFonts w:ascii="Aptos" w:hAnsi="Aptos"/>
        </w:rPr>
        <w:t xml:space="preserve">Slik kan </w:t>
      </w:r>
      <w:r w:rsidR="002E21A3">
        <w:rPr>
          <w:rFonts w:ascii="Aptos" w:hAnsi="Aptos"/>
        </w:rPr>
        <w:t>ulike aktører</w:t>
      </w:r>
      <w:r w:rsidRPr="00217CE1">
        <w:rPr>
          <w:rFonts w:ascii="Aptos" w:hAnsi="Aptos"/>
        </w:rPr>
        <w:t xml:space="preserve"> tilby verktøy og visualiseringer direkte integrert i de kliniske fagsystemene</w:t>
      </w:r>
      <w:r w:rsidR="00B300A9">
        <w:rPr>
          <w:rFonts w:ascii="Aptos" w:hAnsi="Aptos"/>
        </w:rPr>
        <w:t xml:space="preserve">, </w:t>
      </w:r>
      <w:r w:rsidRPr="00217CE1">
        <w:rPr>
          <w:rFonts w:ascii="Aptos" w:hAnsi="Aptos"/>
        </w:rPr>
        <w:t>for eksempel vekstkurver, risikokalkulatorer, beslutningsstøtte eller diagnoseverktøy utviklet i forskningsprosjekter. Tilgangen er avgrenset til de dataene og operasjonene applikasjonen har fått godkjent, og mange fagsystemer støtter også at godkjente applikasjoner kan skrive data tilbake til EPJ, for eksempel et journalnotat.</w:t>
      </w:r>
    </w:p>
    <w:p w14:paraId="37B887D0" w14:textId="46FC0E33" w:rsidR="00CB2589" w:rsidRDefault="00412359" w:rsidP="00EB5330">
      <w:pPr>
        <w:rPr>
          <w:rFonts w:ascii="Aptos" w:hAnsi="Aptos"/>
        </w:rPr>
      </w:pPr>
      <w:r>
        <w:rPr>
          <w:rFonts w:ascii="Aptos" w:hAnsi="Aptos"/>
        </w:rPr>
        <w:lastRenderedPageBreak/>
        <w:t>Standarden har modnet betydelig de siste årene</w:t>
      </w:r>
      <w:r w:rsidR="00490E0B">
        <w:rPr>
          <w:rFonts w:ascii="Aptos" w:hAnsi="Aptos"/>
        </w:rPr>
        <w:t xml:space="preserve"> med bedre og mer kontrollert tilgangs</w:t>
      </w:r>
      <w:r w:rsidR="00E71D2D">
        <w:rPr>
          <w:rFonts w:ascii="Aptos" w:hAnsi="Aptos"/>
        </w:rPr>
        <w:t>styring til pasientdata</w:t>
      </w:r>
      <w:r w:rsidR="007441D0">
        <w:rPr>
          <w:rFonts w:ascii="Aptos" w:hAnsi="Aptos"/>
        </w:rPr>
        <w:t xml:space="preserve">. </w:t>
      </w:r>
      <w:r w:rsidR="00CB2589" w:rsidRPr="00CB2589">
        <w:rPr>
          <w:rFonts w:ascii="Aptos" w:hAnsi="Aptos"/>
        </w:rPr>
        <w:t>SMART</w:t>
      </w:r>
      <w:r w:rsidR="00CB2589">
        <w:rPr>
          <w:rFonts w:ascii="Aptos" w:hAnsi="Aptos"/>
        </w:rPr>
        <w:t xml:space="preserve"> </w:t>
      </w:r>
      <w:r w:rsidR="00CB2589" w:rsidRPr="00CB2589">
        <w:rPr>
          <w:rFonts w:ascii="Aptos" w:hAnsi="Aptos"/>
        </w:rPr>
        <w:t xml:space="preserve">Bulk Data Access API muliggjør populasjonsnivå-uttrekk og ble regulert inn i USA gjennom ONC-regelen </w:t>
      </w:r>
      <w:r w:rsidR="00C329D7">
        <w:rPr>
          <w:rFonts w:ascii="Aptos" w:hAnsi="Aptos"/>
        </w:rPr>
        <w:t>i</w:t>
      </w:r>
      <w:r w:rsidR="00CB2589" w:rsidRPr="00CB2589">
        <w:rPr>
          <w:rFonts w:ascii="Aptos" w:hAnsi="Aptos"/>
        </w:rPr>
        <w:t xml:space="preserve"> 2020</w:t>
      </w:r>
      <w:r w:rsidR="0015700F">
        <w:rPr>
          <w:rFonts w:ascii="Aptos" w:hAnsi="Aptos"/>
        </w:rPr>
        <w:t xml:space="preserve"> og brukes typisk </w:t>
      </w:r>
      <w:r w:rsidR="009B4BD4">
        <w:rPr>
          <w:rFonts w:ascii="Aptos" w:hAnsi="Aptos"/>
        </w:rPr>
        <w:t xml:space="preserve">i </w:t>
      </w:r>
      <w:r w:rsidR="009B4BD4" w:rsidRPr="00217CE1">
        <w:rPr>
          <w:rFonts w:ascii="Aptos" w:hAnsi="Aptos"/>
        </w:rPr>
        <w:t xml:space="preserve">integrasjoner mellom systemer der ingen bruker er involvert i oppstarten. Eksempel på dette kan være automatiske, periodiske </w:t>
      </w:r>
      <w:proofErr w:type="spellStart"/>
      <w:r w:rsidR="009B4BD4" w:rsidRPr="00217CE1">
        <w:rPr>
          <w:rFonts w:ascii="Aptos" w:hAnsi="Aptos"/>
        </w:rPr>
        <w:t>datauttrekk</w:t>
      </w:r>
      <w:proofErr w:type="spellEnd"/>
      <w:r w:rsidR="009B4BD4" w:rsidRPr="00217CE1">
        <w:rPr>
          <w:rFonts w:ascii="Aptos" w:hAnsi="Aptos"/>
        </w:rPr>
        <w:t xml:space="preserve"> eller uttrekk av større datamengder. </w:t>
      </w:r>
      <w:r w:rsidR="00CB2589" w:rsidRPr="00CB2589">
        <w:rPr>
          <w:rFonts w:ascii="Aptos" w:hAnsi="Aptos"/>
        </w:rPr>
        <w:t xml:space="preserve">CDS Hooks, SMART Health Cards (brukt globalt til </w:t>
      </w:r>
      <w:proofErr w:type="spellStart"/>
      <w:r w:rsidR="00CB2589" w:rsidRPr="00CB2589">
        <w:rPr>
          <w:rFonts w:ascii="Aptos" w:hAnsi="Aptos"/>
        </w:rPr>
        <w:t>covid</w:t>
      </w:r>
      <w:proofErr w:type="spellEnd"/>
      <w:r w:rsidR="00CB2589" w:rsidRPr="00CB2589">
        <w:rPr>
          <w:rFonts w:ascii="Aptos" w:hAnsi="Aptos"/>
        </w:rPr>
        <w:t xml:space="preserve">-sertifikater) og SMART Health Links har utvidet </w:t>
      </w:r>
      <w:r w:rsidR="00C05DD0">
        <w:rPr>
          <w:rFonts w:ascii="Aptos" w:hAnsi="Aptos"/>
        </w:rPr>
        <w:t xml:space="preserve">det overordnede </w:t>
      </w:r>
      <w:r w:rsidR="00CB2589" w:rsidRPr="00CB2589">
        <w:rPr>
          <w:rFonts w:ascii="Aptos" w:hAnsi="Aptos"/>
        </w:rPr>
        <w:t>bruksområdet "</w:t>
      </w:r>
      <w:r w:rsidR="007C72A1">
        <w:rPr>
          <w:rFonts w:ascii="Aptos" w:hAnsi="Aptos"/>
        </w:rPr>
        <w:t>tredjeparts</w:t>
      </w:r>
      <w:r w:rsidR="00CB2589" w:rsidRPr="00CB2589">
        <w:rPr>
          <w:rFonts w:ascii="Aptos" w:hAnsi="Aptos"/>
        </w:rPr>
        <w:t>app</w:t>
      </w:r>
      <w:r w:rsidR="00505CEB">
        <w:rPr>
          <w:rFonts w:ascii="Aptos" w:hAnsi="Aptos"/>
        </w:rPr>
        <w:t>er</w:t>
      </w:r>
      <w:r w:rsidR="00CB2589" w:rsidRPr="00CB2589">
        <w:rPr>
          <w:rFonts w:ascii="Aptos" w:hAnsi="Aptos"/>
        </w:rPr>
        <w:t xml:space="preserve"> i EPJ" til et bredere autorisasjons- og delingsrammeverk.</w:t>
      </w:r>
    </w:p>
    <w:p w14:paraId="2B893ACB" w14:textId="77777777" w:rsidR="00EB5330" w:rsidRPr="00074F07" w:rsidRDefault="00EB5330" w:rsidP="00EB5330">
      <w:pPr>
        <w:rPr>
          <w:rFonts w:ascii="Aptos" w:hAnsi="Aptos"/>
          <w:b/>
          <w:bCs/>
        </w:rPr>
      </w:pPr>
      <w:r w:rsidRPr="00074F07">
        <w:rPr>
          <w:rFonts w:ascii="Aptos" w:hAnsi="Aptos"/>
          <w:b/>
          <w:bCs/>
        </w:rPr>
        <w:t>To måter å starte en applikasjon på</w:t>
      </w:r>
    </w:p>
    <w:p w14:paraId="4AA14839" w14:textId="77777777" w:rsidR="00EB5330" w:rsidRPr="00217CE1" w:rsidRDefault="00EB5330" w:rsidP="00EB5330">
      <w:pPr>
        <w:rPr>
          <w:rFonts w:ascii="Aptos" w:hAnsi="Aptos"/>
        </w:rPr>
      </w:pPr>
      <w:r w:rsidRPr="00217CE1">
        <w:rPr>
          <w:rFonts w:ascii="Aptos" w:hAnsi="Aptos"/>
        </w:rPr>
        <w:t>Rammeverket definerer to hovedmåter en applikasjon kan startes på:</w:t>
      </w:r>
    </w:p>
    <w:p w14:paraId="285CA1AD" w14:textId="6940FD14" w:rsidR="00EB5330" w:rsidRPr="00217CE1" w:rsidRDefault="00EB5330" w:rsidP="00EB5330">
      <w:pPr>
        <w:numPr>
          <w:ilvl w:val="0"/>
          <w:numId w:val="32"/>
        </w:numPr>
        <w:spacing w:after="160" w:line="259" w:lineRule="auto"/>
        <w:rPr>
          <w:rFonts w:ascii="Aptos" w:hAnsi="Aptos"/>
        </w:rPr>
      </w:pPr>
      <w:r w:rsidRPr="00315487">
        <w:rPr>
          <w:rFonts w:ascii="Aptos" w:hAnsi="Aptos"/>
          <w:b/>
          <w:bCs/>
        </w:rPr>
        <w:t xml:space="preserve">Oppstart fra EPJ (EHR </w:t>
      </w:r>
      <w:proofErr w:type="spellStart"/>
      <w:r w:rsidRPr="00315487">
        <w:rPr>
          <w:rFonts w:ascii="Aptos" w:hAnsi="Aptos"/>
          <w:b/>
          <w:bCs/>
        </w:rPr>
        <w:t>launch</w:t>
      </w:r>
      <w:proofErr w:type="spellEnd"/>
      <w:r w:rsidRPr="00315487">
        <w:rPr>
          <w:rFonts w:ascii="Aptos" w:hAnsi="Aptos"/>
          <w:b/>
          <w:bCs/>
        </w:rPr>
        <w:t>):</w:t>
      </w:r>
      <w:r w:rsidRPr="00217CE1">
        <w:rPr>
          <w:rFonts w:ascii="Aptos" w:hAnsi="Aptos"/>
        </w:rPr>
        <w:t xml:space="preserve"> Applikasjonen startes fra en pågående økt i fagsystemet, og kontekst</w:t>
      </w:r>
      <w:r w:rsidR="008C00EF" w:rsidRPr="00217CE1">
        <w:rPr>
          <w:rFonts w:ascii="Aptos" w:hAnsi="Aptos"/>
        </w:rPr>
        <w:t xml:space="preserve">, </w:t>
      </w:r>
      <w:r w:rsidRPr="00217CE1">
        <w:rPr>
          <w:rFonts w:ascii="Aptos" w:hAnsi="Aptos"/>
        </w:rPr>
        <w:t>for eksempel valgt pasient eller kontakt</w:t>
      </w:r>
      <w:r w:rsidR="008C00EF" w:rsidRPr="00217CE1">
        <w:rPr>
          <w:rFonts w:ascii="Aptos" w:hAnsi="Aptos"/>
        </w:rPr>
        <w:t xml:space="preserve">, </w:t>
      </w:r>
      <w:r w:rsidRPr="00217CE1">
        <w:rPr>
          <w:rFonts w:ascii="Aptos" w:hAnsi="Aptos"/>
        </w:rPr>
        <w:t>overføres automatisk til applikasjonen. Dette brukes både for pasientnære applikasjoner og for mer overordnede verktøy</w:t>
      </w:r>
      <w:r w:rsidR="00471DC0">
        <w:rPr>
          <w:rFonts w:ascii="Aptos" w:hAnsi="Aptos"/>
        </w:rPr>
        <w:t xml:space="preserve"> som f.eks. portaler.</w:t>
      </w:r>
    </w:p>
    <w:p w14:paraId="04B34411" w14:textId="77777777" w:rsidR="00EB5330" w:rsidRPr="00217CE1" w:rsidRDefault="00EB5330" w:rsidP="00EB5330">
      <w:pPr>
        <w:numPr>
          <w:ilvl w:val="0"/>
          <w:numId w:val="32"/>
        </w:numPr>
        <w:spacing w:after="160" w:line="259" w:lineRule="auto"/>
        <w:rPr>
          <w:rFonts w:ascii="Aptos" w:hAnsi="Aptos"/>
        </w:rPr>
      </w:pPr>
      <w:r w:rsidRPr="00315487">
        <w:rPr>
          <w:rFonts w:ascii="Aptos" w:hAnsi="Aptos"/>
          <w:b/>
          <w:bCs/>
        </w:rPr>
        <w:t>Frittstående oppstart (</w:t>
      </w:r>
      <w:proofErr w:type="spellStart"/>
      <w:r w:rsidRPr="00315487">
        <w:rPr>
          <w:rFonts w:ascii="Aptos" w:hAnsi="Aptos"/>
          <w:b/>
          <w:bCs/>
        </w:rPr>
        <w:t>standalone</w:t>
      </w:r>
      <w:proofErr w:type="spellEnd"/>
      <w:r w:rsidRPr="00315487">
        <w:rPr>
          <w:rFonts w:ascii="Aptos" w:hAnsi="Aptos"/>
          <w:b/>
          <w:bCs/>
        </w:rPr>
        <w:t xml:space="preserve"> </w:t>
      </w:r>
      <w:proofErr w:type="spellStart"/>
      <w:r w:rsidRPr="00315487">
        <w:rPr>
          <w:rFonts w:ascii="Aptos" w:hAnsi="Aptos"/>
          <w:b/>
          <w:bCs/>
        </w:rPr>
        <w:t>launch</w:t>
      </w:r>
      <w:proofErr w:type="spellEnd"/>
      <w:r w:rsidRPr="00315487">
        <w:rPr>
          <w:rFonts w:ascii="Aptos" w:hAnsi="Aptos"/>
          <w:b/>
          <w:bCs/>
        </w:rPr>
        <w:t>):</w:t>
      </w:r>
      <w:r w:rsidRPr="00217CE1">
        <w:rPr>
          <w:rFonts w:ascii="Aptos" w:hAnsi="Aptos"/>
        </w:rPr>
        <w:t xml:space="preserve"> Applikasjonen startes utenfor fagsystemet, for eksempel en innbyggerrettet app på mobil. Applikasjonen ber da om nødvendig kontekst gjennom autorisasjonsprosessen.</w:t>
      </w:r>
    </w:p>
    <w:p w14:paraId="6C46E7F6" w14:textId="77777777" w:rsidR="00EB5330" w:rsidRPr="00217CE1" w:rsidRDefault="00EB5330" w:rsidP="00EB5330">
      <w:pPr>
        <w:rPr>
          <w:rFonts w:ascii="Aptos" w:hAnsi="Aptos"/>
        </w:rPr>
      </w:pPr>
      <w:proofErr w:type="spellStart"/>
      <w:r w:rsidRPr="00217CE1">
        <w:rPr>
          <w:rFonts w:ascii="Aptos" w:hAnsi="Aptos"/>
        </w:rPr>
        <w:t>Hovedflyt</w:t>
      </w:r>
      <w:proofErr w:type="spellEnd"/>
      <w:r w:rsidRPr="00217CE1">
        <w:rPr>
          <w:rFonts w:ascii="Aptos" w:hAnsi="Aptos"/>
        </w:rPr>
        <w:t xml:space="preserve"> ved oppstart fra EPJ</w:t>
      </w:r>
    </w:p>
    <w:p w14:paraId="773DB383" w14:textId="77777777" w:rsidR="00EB5330" w:rsidRPr="00217CE1" w:rsidRDefault="00EB5330" w:rsidP="00EB5330">
      <w:pPr>
        <w:numPr>
          <w:ilvl w:val="0"/>
          <w:numId w:val="33"/>
        </w:numPr>
        <w:spacing w:after="160" w:line="259" w:lineRule="auto"/>
        <w:rPr>
          <w:rFonts w:ascii="Aptos" w:hAnsi="Aptos"/>
        </w:rPr>
      </w:pPr>
      <w:r w:rsidRPr="00217CE1">
        <w:rPr>
          <w:rFonts w:ascii="Aptos" w:hAnsi="Aptos"/>
        </w:rPr>
        <w:t>EPJ-leverandøren og applikasjonsleverandøren inngår en avtale, applikasjonen registreres, og den gjøres tilgjengelig i brukerflaten (for eksempel som et menyvalg eller en knapp).</w:t>
      </w:r>
    </w:p>
    <w:p w14:paraId="151C9F34" w14:textId="77777777" w:rsidR="00EB5330" w:rsidRPr="00217CE1" w:rsidRDefault="00EB5330" w:rsidP="00EB5330">
      <w:pPr>
        <w:numPr>
          <w:ilvl w:val="0"/>
          <w:numId w:val="33"/>
        </w:numPr>
        <w:spacing w:after="160" w:line="259" w:lineRule="auto"/>
        <w:rPr>
          <w:rFonts w:ascii="Aptos" w:hAnsi="Aptos"/>
        </w:rPr>
      </w:pPr>
      <w:r w:rsidRPr="00217CE1">
        <w:rPr>
          <w:rFonts w:ascii="Aptos" w:hAnsi="Aptos"/>
        </w:rPr>
        <w:t>Helsepersonell velger pasient og deretter applikasjon. Pasientkontekst overføres til applikasjonen på en standardisert måte.</w:t>
      </w:r>
    </w:p>
    <w:p w14:paraId="0614560D" w14:textId="77777777" w:rsidR="00EB5330" w:rsidRPr="00217CE1" w:rsidRDefault="00EB5330" w:rsidP="00EB5330">
      <w:pPr>
        <w:numPr>
          <w:ilvl w:val="0"/>
          <w:numId w:val="33"/>
        </w:numPr>
        <w:spacing w:after="160" w:line="259" w:lineRule="auto"/>
        <w:rPr>
          <w:rFonts w:ascii="Aptos" w:hAnsi="Aptos"/>
        </w:rPr>
      </w:pPr>
      <w:r w:rsidRPr="00217CE1">
        <w:rPr>
          <w:rFonts w:ascii="Aptos" w:hAnsi="Aptos"/>
        </w:rPr>
        <w:t>Applikasjonen lastes fra en sikker kilde og kjører i en innebygd nettleser i EPJ. Applikasjoner som lastes fra internett krever særskilte sikringstiltak.</w:t>
      </w:r>
    </w:p>
    <w:p w14:paraId="5535E120" w14:textId="77777777" w:rsidR="00EB5330" w:rsidRPr="00217CE1" w:rsidRDefault="00EB5330" w:rsidP="00EB5330">
      <w:pPr>
        <w:numPr>
          <w:ilvl w:val="0"/>
          <w:numId w:val="33"/>
        </w:numPr>
        <w:spacing w:after="160" w:line="259" w:lineRule="auto"/>
        <w:rPr>
          <w:rFonts w:ascii="Aptos" w:hAnsi="Aptos"/>
        </w:rPr>
      </w:pPr>
      <w:r w:rsidRPr="00217CE1">
        <w:rPr>
          <w:rFonts w:ascii="Aptos" w:hAnsi="Aptos"/>
        </w:rPr>
        <w:t>Applikasjonen ber om tilgang, og får tilgang til definerte deler av pasientens data gjennom standardiserte FHIR API etter å ha fått forhåndsgodkjenning hos EPJ-leverandøren, helsevirksomheten og eventuelt helsepersonellet.</w:t>
      </w:r>
    </w:p>
    <w:p w14:paraId="0F0A6F81" w14:textId="77777777" w:rsidR="00EB5330" w:rsidRPr="00217CE1" w:rsidRDefault="00EB5330" w:rsidP="00EB5330">
      <w:pPr>
        <w:numPr>
          <w:ilvl w:val="0"/>
          <w:numId w:val="33"/>
        </w:numPr>
        <w:spacing w:after="160" w:line="259" w:lineRule="auto"/>
        <w:rPr>
          <w:rFonts w:ascii="Aptos" w:hAnsi="Aptos"/>
        </w:rPr>
      </w:pPr>
      <w:r w:rsidRPr="00217CE1">
        <w:rPr>
          <w:rFonts w:ascii="Aptos" w:hAnsi="Aptos"/>
        </w:rPr>
        <w:t>Ved behov kan applikasjonen skrive data tilbake til EPJ, og den kan hente og sammenstille data fra andre systemer avhengig av virksomhetens sikkerhetsarkitektur.</w:t>
      </w:r>
    </w:p>
    <w:p w14:paraId="195482CA" w14:textId="77777777" w:rsidR="00EB5330" w:rsidRPr="00315487" w:rsidRDefault="00EB5330" w:rsidP="008917C4">
      <w:pPr>
        <w:rPr>
          <w:rFonts w:ascii="Aptos" w:hAnsi="Aptos"/>
          <w:b/>
          <w:bCs/>
        </w:rPr>
      </w:pPr>
      <w:r w:rsidRPr="00315487">
        <w:rPr>
          <w:rFonts w:ascii="Aptos" w:hAnsi="Aptos"/>
          <w:b/>
          <w:bCs/>
        </w:rPr>
        <w:t>Utbredelse</w:t>
      </w:r>
    </w:p>
    <w:p w14:paraId="5A2A4A16" w14:textId="77777777" w:rsidR="00EB5330" w:rsidRPr="00217CE1" w:rsidRDefault="00EB5330" w:rsidP="00EB5330">
      <w:pPr>
        <w:rPr>
          <w:rFonts w:ascii="Aptos" w:hAnsi="Aptos"/>
        </w:rPr>
      </w:pPr>
      <w:r w:rsidRPr="00217CE1">
        <w:rPr>
          <w:rFonts w:ascii="Aptos" w:hAnsi="Aptos"/>
        </w:rPr>
        <w:t xml:space="preserve">SMART </w:t>
      </w:r>
      <w:proofErr w:type="spellStart"/>
      <w:r w:rsidRPr="00217CE1">
        <w:rPr>
          <w:rFonts w:ascii="Aptos" w:hAnsi="Aptos"/>
        </w:rPr>
        <w:t>on</w:t>
      </w:r>
      <w:proofErr w:type="spellEnd"/>
      <w:r w:rsidRPr="00217CE1">
        <w:rPr>
          <w:rFonts w:ascii="Aptos" w:hAnsi="Aptos"/>
        </w:rPr>
        <w:t xml:space="preserve"> FHIR tilbys av flere leverandører og er i kommersiell bruk i flere land. Rammeverket er </w:t>
      </w:r>
      <w:proofErr w:type="gramStart"/>
      <w:r w:rsidRPr="00217CE1">
        <w:rPr>
          <w:rFonts w:ascii="Aptos" w:hAnsi="Aptos"/>
        </w:rPr>
        <w:t>påkrevd</w:t>
      </w:r>
      <w:proofErr w:type="gramEnd"/>
      <w:r w:rsidRPr="00217CE1">
        <w:rPr>
          <w:rFonts w:ascii="Aptos" w:hAnsi="Aptos"/>
        </w:rPr>
        <w:t xml:space="preserve"> i sertifiserte EPJ-løsninger i USA og er tatt i bruk i konkrete norske initiativ. Erfaringer og undersøkelser fra disse implementasjonene gir viktig læring for arbeid med integrasjon av eksterne applikasjoner i norske EPJ-er.</w:t>
      </w:r>
    </w:p>
    <w:p w14:paraId="6D2B8E7F" w14:textId="42E88DBE" w:rsidR="00D244DE" w:rsidRPr="005A09C5" w:rsidDel="005D3C8F" w:rsidRDefault="00D244DE" w:rsidP="00D244DE">
      <w:pPr>
        <w:contextualSpacing/>
        <w:rPr>
          <w:rFonts w:ascii="Aptos" w:hAnsi="Aptos"/>
        </w:rPr>
      </w:pPr>
    </w:p>
    <w:p w14:paraId="655E9CEB" w14:textId="138E7E22" w:rsidR="00E327C3" w:rsidRPr="005A09C5" w:rsidRDefault="008C42E0" w:rsidP="00D244DE">
      <w:pPr>
        <w:contextualSpacing/>
        <w:rPr>
          <w:rFonts w:ascii="Aptos" w:hAnsi="Aptos"/>
        </w:rPr>
      </w:pPr>
      <w:r w:rsidRPr="005A09C5">
        <w:rPr>
          <w:rFonts w:ascii="Aptos" w:hAnsi="Aptos"/>
          <w:noProof/>
        </w:rPr>
        <w:lastRenderedPageBreak/>
        <w:drawing>
          <wp:inline distT="0" distB="0" distL="0" distR="0" wp14:anchorId="5C8995DF" wp14:editId="4779C34B">
            <wp:extent cx="5760720" cy="3683000"/>
            <wp:effectExtent l="0" t="0" r="0" b="0"/>
            <wp:docPr id="1521313452" name="Bilde 1" descr="Et bilde som inneholder tekst, skjermbilde,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13452" name="Bilde 1" descr="Et bilde som inneholder tekst, skjermbilde, diagram&#10;&#10;KI-generert innhold kan være feil."/>
                    <pic:cNvPicPr/>
                  </pic:nvPicPr>
                  <pic:blipFill>
                    <a:blip r:embed="rId11"/>
                    <a:stretch>
                      <a:fillRect/>
                    </a:stretch>
                  </pic:blipFill>
                  <pic:spPr>
                    <a:xfrm>
                      <a:off x="0" y="0"/>
                      <a:ext cx="5760720" cy="3683000"/>
                    </a:xfrm>
                    <a:prstGeom prst="rect">
                      <a:avLst/>
                    </a:prstGeom>
                  </pic:spPr>
                </pic:pic>
              </a:graphicData>
            </a:graphic>
          </wp:inline>
        </w:drawing>
      </w:r>
    </w:p>
    <w:p w14:paraId="059D4C66" w14:textId="77777777" w:rsidR="00E327C3" w:rsidRPr="005A09C5" w:rsidRDefault="00E327C3" w:rsidP="00D244DE">
      <w:pPr>
        <w:contextualSpacing/>
        <w:rPr>
          <w:rFonts w:ascii="Aptos" w:hAnsi="Aptos"/>
          <w:i/>
          <w:iCs/>
        </w:rPr>
      </w:pPr>
    </w:p>
    <w:p w14:paraId="6FB0EF6A" w14:textId="1E88EFF7" w:rsidR="00D244DE" w:rsidRPr="007A470C" w:rsidRDefault="00D244DE" w:rsidP="14B87F64">
      <w:pPr>
        <w:contextualSpacing/>
        <w:rPr>
          <w:rFonts w:ascii="Aptos" w:hAnsi="Aptos"/>
          <w:i/>
          <w:iCs/>
          <w:color w:val="FF0000"/>
        </w:rPr>
      </w:pPr>
      <w:r w:rsidRPr="007A470C">
        <w:rPr>
          <w:rFonts w:ascii="Aptos" w:hAnsi="Aptos"/>
          <w:i/>
          <w:iCs/>
          <w:color w:val="FF0000"/>
        </w:rPr>
        <w:t xml:space="preserve">Figuren viser SMART-applikasjonen </w:t>
      </w:r>
      <w:proofErr w:type="gramStart"/>
      <w:r w:rsidRPr="007A470C">
        <w:rPr>
          <w:rFonts w:ascii="Aptos" w:hAnsi="Aptos"/>
          <w:i/>
          <w:iCs/>
          <w:color w:val="FF0000"/>
        </w:rPr>
        <w:t>integrert</w:t>
      </w:r>
      <w:proofErr w:type="gramEnd"/>
      <w:r w:rsidRPr="007A470C">
        <w:rPr>
          <w:rFonts w:ascii="Aptos" w:hAnsi="Aptos"/>
          <w:i/>
          <w:iCs/>
          <w:color w:val="FF0000"/>
        </w:rPr>
        <w:t xml:space="preserve"> med EPJ-systemet. SMART-applikasjonen får tilgang til pasientens helseopplysninger</w:t>
      </w:r>
      <w:r w:rsidR="00C468A1" w:rsidRPr="007A470C">
        <w:rPr>
          <w:rFonts w:ascii="Aptos" w:hAnsi="Aptos"/>
          <w:i/>
          <w:iCs/>
          <w:color w:val="FF0000"/>
        </w:rPr>
        <w:t xml:space="preserve"> på en sikker måte</w:t>
      </w:r>
      <w:r w:rsidRPr="007A470C">
        <w:rPr>
          <w:rFonts w:ascii="Aptos" w:hAnsi="Aptos"/>
          <w:i/>
          <w:iCs/>
          <w:color w:val="FF0000"/>
        </w:rPr>
        <w:t xml:space="preserve"> ved å bruke standardiserte FHIR API som tilbys fra FHIR serveren. Skissen viser også at SMART-applikasjonen</w:t>
      </w:r>
      <w:r w:rsidR="00966139" w:rsidRPr="007A470C">
        <w:rPr>
          <w:rFonts w:ascii="Aptos" w:hAnsi="Aptos"/>
          <w:i/>
          <w:iCs/>
          <w:color w:val="FF0000"/>
        </w:rPr>
        <w:t xml:space="preserve"> samtidig</w:t>
      </w:r>
      <w:r w:rsidRPr="007A470C">
        <w:rPr>
          <w:rFonts w:ascii="Aptos" w:hAnsi="Aptos"/>
          <w:i/>
          <w:iCs/>
          <w:color w:val="FF0000"/>
        </w:rPr>
        <w:t xml:space="preserve"> kan utveksle informasjon med </w:t>
      </w:r>
      <w:r w:rsidR="006E53C0" w:rsidRPr="007A470C">
        <w:rPr>
          <w:rFonts w:ascii="Aptos" w:hAnsi="Aptos"/>
          <w:i/>
          <w:iCs/>
          <w:color w:val="FF0000"/>
        </w:rPr>
        <w:t>andre løsninger</w:t>
      </w:r>
      <w:r w:rsidR="00B66395" w:rsidRPr="007A470C">
        <w:rPr>
          <w:rFonts w:ascii="Aptos" w:hAnsi="Aptos"/>
          <w:i/>
          <w:iCs/>
          <w:color w:val="FF0000"/>
        </w:rPr>
        <w:t xml:space="preserve">, </w:t>
      </w:r>
      <w:r w:rsidR="00D0770D" w:rsidRPr="007A470C">
        <w:rPr>
          <w:rFonts w:ascii="Aptos" w:hAnsi="Aptos"/>
          <w:i/>
          <w:iCs/>
          <w:color w:val="FF0000"/>
        </w:rPr>
        <w:t xml:space="preserve">som </w:t>
      </w:r>
      <w:r w:rsidR="00B66395" w:rsidRPr="007A470C">
        <w:rPr>
          <w:rFonts w:ascii="Aptos" w:hAnsi="Aptos"/>
          <w:i/>
          <w:iCs/>
          <w:color w:val="FF0000"/>
        </w:rPr>
        <w:t xml:space="preserve">f.eks. </w:t>
      </w:r>
      <w:proofErr w:type="spellStart"/>
      <w:r w:rsidR="006E53C0" w:rsidRPr="007A470C">
        <w:rPr>
          <w:rFonts w:ascii="Aptos" w:hAnsi="Aptos"/>
          <w:i/>
          <w:iCs/>
          <w:color w:val="FF0000"/>
        </w:rPr>
        <w:t>Helsenorge</w:t>
      </w:r>
      <w:proofErr w:type="spellEnd"/>
      <w:r w:rsidR="006E53C0" w:rsidRPr="007A470C">
        <w:rPr>
          <w:rFonts w:ascii="Aptos" w:hAnsi="Aptos"/>
          <w:i/>
          <w:iCs/>
          <w:color w:val="FF0000"/>
        </w:rPr>
        <w:t xml:space="preserve"> og </w:t>
      </w:r>
      <w:r w:rsidR="00F906AB" w:rsidRPr="007A470C">
        <w:rPr>
          <w:rFonts w:ascii="Aptos" w:hAnsi="Aptos"/>
          <w:i/>
          <w:iCs/>
          <w:color w:val="FF0000"/>
        </w:rPr>
        <w:t>NAV</w:t>
      </w:r>
      <w:r w:rsidRPr="007A470C">
        <w:rPr>
          <w:rFonts w:ascii="Aptos" w:hAnsi="Aptos"/>
          <w:i/>
          <w:iCs/>
          <w:color w:val="FF0000"/>
        </w:rPr>
        <w:t>.</w:t>
      </w:r>
    </w:p>
    <w:p w14:paraId="64B5F686" w14:textId="77777777" w:rsidR="00C06F6A" w:rsidRPr="005A09C5" w:rsidRDefault="00C06F6A" w:rsidP="00D244DE">
      <w:pPr>
        <w:contextualSpacing/>
        <w:rPr>
          <w:rFonts w:ascii="Aptos" w:hAnsi="Aptos"/>
        </w:rPr>
      </w:pPr>
    </w:p>
    <w:p w14:paraId="78063DD6" w14:textId="77777777" w:rsidR="00FD220A" w:rsidRPr="009E1B66" w:rsidRDefault="00FD220A" w:rsidP="00FD220A">
      <w:pPr>
        <w:pStyle w:val="Overskrift1"/>
        <w:spacing w:before="240"/>
        <w:contextualSpacing/>
        <w:rPr>
          <w:rFonts w:ascii="Aptos" w:hAnsi="Aptos"/>
          <w:color w:val="4F81BD" w:themeColor="accent1"/>
          <w:sz w:val="26"/>
          <w:szCs w:val="26"/>
        </w:rPr>
      </w:pPr>
      <w:r w:rsidRPr="009E1B66">
        <w:rPr>
          <w:rFonts w:ascii="Aptos" w:hAnsi="Aptos"/>
          <w:color w:val="4F81BD" w:themeColor="accent1"/>
          <w:sz w:val="26"/>
          <w:szCs w:val="26"/>
        </w:rPr>
        <w:t>Betraktninger og forutsetninger</w:t>
      </w:r>
    </w:p>
    <w:p w14:paraId="227F4523" w14:textId="77777777" w:rsidR="00FD220A" w:rsidRDefault="00FD220A" w:rsidP="00FD220A">
      <w:pPr>
        <w:contextualSpacing/>
        <w:rPr>
          <w:rFonts w:ascii="Aptos" w:hAnsi="Aptos"/>
          <w:lang w:eastAsia="nb-NO"/>
        </w:rPr>
      </w:pPr>
    </w:p>
    <w:p w14:paraId="394BA14A" w14:textId="2A94757D" w:rsidR="007A470C" w:rsidRPr="005A09C5" w:rsidRDefault="007A470C" w:rsidP="00FD220A">
      <w:pPr>
        <w:contextualSpacing/>
        <w:rPr>
          <w:rFonts w:ascii="Aptos" w:hAnsi="Aptos"/>
          <w:lang w:eastAsia="nb-NO"/>
        </w:rPr>
      </w:pPr>
      <w:r w:rsidRPr="007A470C">
        <w:rPr>
          <w:rFonts w:ascii="Aptos" w:hAnsi="Aptos"/>
          <w:highlight w:val="yellow"/>
          <w:lang w:eastAsia="nb-NO"/>
        </w:rPr>
        <w:t>Praktisk</w:t>
      </w:r>
    </w:p>
    <w:p w14:paraId="067A99E6" w14:textId="77777777" w:rsidR="007A470C" w:rsidRDefault="007A470C" w:rsidP="00FD220A">
      <w:pPr>
        <w:contextualSpacing/>
        <w:rPr>
          <w:rFonts w:ascii="Aptos" w:hAnsi="Aptos"/>
          <w:lang w:eastAsia="nb-NO"/>
        </w:rPr>
      </w:pPr>
    </w:p>
    <w:p w14:paraId="62190402" w14:textId="77777777" w:rsidR="00A771EC" w:rsidRDefault="00FD220A" w:rsidP="00FD220A">
      <w:pPr>
        <w:contextualSpacing/>
        <w:rPr>
          <w:rFonts w:ascii="Aptos" w:hAnsi="Aptos"/>
          <w:lang w:eastAsia="nb-NO"/>
        </w:rPr>
      </w:pPr>
      <w:r w:rsidRPr="005A09C5">
        <w:rPr>
          <w:rFonts w:ascii="Aptos" w:hAnsi="Aptos"/>
          <w:lang w:eastAsia="nb-NO"/>
        </w:rPr>
        <w:t>Anbefalingen bør ses i sammenheng med betraktninger, forbehold og forutsetninger listet nedenfor.</w:t>
      </w:r>
    </w:p>
    <w:p w14:paraId="2CB7339B" w14:textId="13453BEF" w:rsidR="007A470C" w:rsidRPr="005A09C5" w:rsidRDefault="00FD220A" w:rsidP="00FD220A">
      <w:pPr>
        <w:contextualSpacing/>
        <w:rPr>
          <w:rFonts w:ascii="Aptos" w:hAnsi="Aptos"/>
          <w:lang w:eastAsia="nb-NO"/>
        </w:rPr>
      </w:pPr>
      <w:r w:rsidRPr="005A09C5">
        <w:rPr>
          <w:rFonts w:ascii="Aptos" w:hAnsi="Aptos"/>
          <w:lang w:eastAsia="nb-NO"/>
        </w:rPr>
        <w:t xml:space="preserve"> </w:t>
      </w:r>
    </w:p>
    <w:p w14:paraId="031841BB" w14:textId="77777777" w:rsidR="00310975" w:rsidRDefault="00310975" w:rsidP="00F231EE">
      <w:pPr>
        <w:pStyle w:val="Listeavsnitt"/>
        <w:numPr>
          <w:ilvl w:val="0"/>
          <w:numId w:val="36"/>
        </w:numPr>
        <w:spacing w:after="160" w:line="259" w:lineRule="auto"/>
        <w:ind w:left="360"/>
      </w:pPr>
      <w:r w:rsidRPr="00546B32">
        <w:t xml:space="preserve">Prosjekter og innføring bør </w:t>
      </w:r>
      <w:r>
        <w:t xml:space="preserve">fortsatt </w:t>
      </w:r>
      <w:proofErr w:type="gramStart"/>
      <w:r w:rsidRPr="00546B32">
        <w:t>fokusere</w:t>
      </w:r>
      <w:proofErr w:type="gramEnd"/>
      <w:r w:rsidRPr="00546B32">
        <w:t xml:space="preserve"> på funksjoner innenfor SMART </w:t>
      </w:r>
      <w:proofErr w:type="spellStart"/>
      <w:r w:rsidRPr="00546B32">
        <w:t>on</w:t>
      </w:r>
      <w:proofErr w:type="spellEnd"/>
      <w:r w:rsidRPr="00546B32">
        <w:t xml:space="preserve"> FHIR som gir rask og synlig verdi. Det er naturlig å fokusere implementasjonen til noen sentrale FHIR-ressurser først og så vurdere hvordan markedet og behovet for flere funksjoner utvikler seg. Det er mulig å utvikle en funksjonstrapp for API og SMART </w:t>
      </w:r>
      <w:proofErr w:type="spellStart"/>
      <w:r w:rsidRPr="00546B32">
        <w:t>on</w:t>
      </w:r>
      <w:proofErr w:type="spellEnd"/>
      <w:r w:rsidRPr="00546B32">
        <w:t xml:space="preserve"> FHIR, der forskjellige EPJ-leverandører støtter en ulik grad av funksjonalitet og åpenhet. Helsesektoren bør arbeide sammen for å definere innholdet i en slik funksjonstrapp. SMART </w:t>
      </w:r>
      <w:proofErr w:type="spellStart"/>
      <w:r w:rsidRPr="00546B32">
        <w:t>on</w:t>
      </w:r>
      <w:proofErr w:type="spellEnd"/>
      <w:r w:rsidRPr="00546B32">
        <w:t xml:space="preserve"> FHIR legger opp til at applikasjonen kan tilpasse seg funksjonsnivået til hvert enkelt fagsystem ved å hente fagsystemets «</w:t>
      </w:r>
      <w:proofErr w:type="spellStart"/>
      <w:r w:rsidRPr="00546B32">
        <w:t>CapabilityStatement</w:t>
      </w:r>
      <w:proofErr w:type="spellEnd"/>
      <w:r w:rsidRPr="00546B32">
        <w:t>»-ressurs</w:t>
      </w:r>
      <w:r>
        <w:t xml:space="preserve">. </w:t>
      </w:r>
      <w:r w:rsidRPr="00BE00D9">
        <w:t>Ved prioritering av hvilke ressurser man starter med, bør man også ta hensyn til kommende krav fra EHDS, ettersom de prioriterte datakategoriene der peker ut FHIR-ressurser som uansett må understøttes. Disse kan være naturlige tidlige trinn i funksjonstrappen.</w:t>
      </w:r>
    </w:p>
    <w:p w14:paraId="549E4D91" w14:textId="77777777" w:rsidR="00310975" w:rsidRPr="00546B32" w:rsidRDefault="00310975" w:rsidP="00F231EE">
      <w:pPr>
        <w:pStyle w:val="Listeavsnitt"/>
        <w:ind w:left="0"/>
      </w:pPr>
    </w:p>
    <w:p w14:paraId="58129B14" w14:textId="77777777" w:rsidR="00310975" w:rsidRDefault="00310975" w:rsidP="00F231EE">
      <w:pPr>
        <w:pStyle w:val="Listeavsnitt"/>
        <w:numPr>
          <w:ilvl w:val="0"/>
          <w:numId w:val="36"/>
        </w:numPr>
        <w:spacing w:after="160" w:line="259" w:lineRule="auto"/>
        <w:ind w:left="360"/>
      </w:pPr>
      <w:r w:rsidRPr="00546B32">
        <w:lastRenderedPageBreak/>
        <w:t xml:space="preserve">Det er uavklart hvordan betaling, godkjenning og eventuell sertifisering av applikasjoner skal håndteres for det norske markedet, inkludert hvilken rolle EPJ-leverandører selv tar for å legge til rette for app-økosystem for sine kunder. Direktoratet mener at leverandører bør utforske mulighetene til selv å være plattformaktører og drivere i økosystemutviklingen, men at de samtidig ikke må blokkere eksterne leverandører og innovasjon. Erfaring fra andre industrier indikerer at åpne økosystem uten høye barrierer for nye aktører har større vekst. Det norske leverandørmarkedet kan også ta læring fra internasjonale plattformmarkeder for </w:t>
      </w:r>
      <w:proofErr w:type="spellStart"/>
      <w:r w:rsidRPr="00546B32">
        <w:t>e-helse</w:t>
      </w:r>
      <w:proofErr w:type="spellEnd"/>
      <w:r w:rsidRPr="00546B32">
        <w:t xml:space="preserve"> [9]. Det observeres nå at norske EPJ-leverandører beveger seg fra monolittiske mot mer modul- og plattformbaserte arkitekturer [16]. EHDS innfører krav om sertifisering av EPJ-systemer, men regulerer ikke i seg selv hvordan et nasjonalt app-økosystem skal styres</w:t>
      </w:r>
      <w:r>
        <w:t>,</w:t>
      </w:r>
      <w:r w:rsidRPr="00546B32">
        <w:t xml:space="preserve"> dette gjenstår å avklare. Regulatoriske eller økonomiske insentiver kan være nødvendige for at det skal lønne seg å </w:t>
      </w:r>
      <w:r>
        <w:t>utvikle støtte da</w:t>
      </w:r>
      <w:r w:rsidRPr="00546B32">
        <w:t xml:space="preserve"> det norske EPJ-markedet består av mange leverandører med ulik utviklingskapasitet og forretningsstrategi, og det kan ikke forutsettes at alle har naturlige insentiver til å støtte alle relevante SMART </w:t>
      </w:r>
      <w:proofErr w:type="spellStart"/>
      <w:r w:rsidRPr="00546B32">
        <w:t>on</w:t>
      </w:r>
      <w:proofErr w:type="spellEnd"/>
      <w:r w:rsidRPr="00546B32">
        <w:t xml:space="preserve"> FHIR-applikasjoner. </w:t>
      </w:r>
    </w:p>
    <w:p w14:paraId="5CD43238" w14:textId="77777777" w:rsidR="00310975" w:rsidRPr="00546B32" w:rsidRDefault="00310975" w:rsidP="00F231EE">
      <w:pPr>
        <w:pStyle w:val="Listeavsnitt"/>
        <w:ind w:left="0"/>
      </w:pPr>
    </w:p>
    <w:p w14:paraId="7526677F" w14:textId="61AB0630" w:rsidR="00310975" w:rsidRDefault="00310975" w:rsidP="00F231EE">
      <w:pPr>
        <w:pStyle w:val="Listeavsnitt"/>
        <w:numPr>
          <w:ilvl w:val="0"/>
          <w:numId w:val="36"/>
        </w:numPr>
        <w:spacing w:after="160" w:line="259" w:lineRule="auto"/>
        <w:ind w:left="360"/>
      </w:pPr>
      <w:r w:rsidRPr="00546B32">
        <w:t xml:space="preserve">SMART </w:t>
      </w:r>
      <w:proofErr w:type="spellStart"/>
      <w:r w:rsidRPr="00546B32">
        <w:t>on</w:t>
      </w:r>
      <w:proofErr w:type="spellEnd"/>
      <w:r w:rsidRPr="00546B32">
        <w:t xml:space="preserve"> FHIR er en av flere typer FHIR-basert datadeling. Når EPJ-leverandører utvikler støtte for SMART </w:t>
      </w:r>
      <w:proofErr w:type="spellStart"/>
      <w:r w:rsidRPr="00546B32">
        <w:t>on</w:t>
      </w:r>
      <w:proofErr w:type="spellEnd"/>
      <w:r w:rsidRPr="00546B32">
        <w:t xml:space="preserve"> FHIR i sine systemer, kan disse grensesnittene også gjenbrukes til andre typer integrasjoner, som for eksempel velferdsteknologi og forskning på helsedata. Rammeverket formaliserer dette gjennom «SMART </w:t>
      </w:r>
      <w:proofErr w:type="spellStart"/>
      <w:r w:rsidRPr="00546B32">
        <w:t>Backend</w:t>
      </w:r>
      <w:proofErr w:type="spellEnd"/>
      <w:r w:rsidRPr="00546B32">
        <w:t xml:space="preserve"> Services» for system-til-system-integrasjon (se «Hva er SMART </w:t>
      </w:r>
      <w:proofErr w:type="spellStart"/>
      <w:r w:rsidRPr="00546B32">
        <w:t>on</w:t>
      </w:r>
      <w:proofErr w:type="spellEnd"/>
      <w:r w:rsidRPr="00546B32">
        <w:t xml:space="preserve"> FHIR»). Prosjekter som </w:t>
      </w:r>
      <w:proofErr w:type="gramStart"/>
      <w:r w:rsidRPr="00546B32">
        <w:t>implementerer</w:t>
      </w:r>
      <w:proofErr w:type="gramEnd"/>
      <w:r w:rsidRPr="00546B32">
        <w:t xml:space="preserve"> SMART </w:t>
      </w:r>
      <w:proofErr w:type="spellStart"/>
      <w:r w:rsidRPr="00546B32">
        <w:t>on</w:t>
      </w:r>
      <w:proofErr w:type="spellEnd"/>
      <w:r w:rsidRPr="00546B32">
        <w:t xml:space="preserve"> FHIR bør utforme grensesnittene med de samme norske basisprofilene slik at de også kan gjenbrukes utenfor funksjonsområdet som SMART </w:t>
      </w:r>
      <w:proofErr w:type="spellStart"/>
      <w:r w:rsidRPr="00546B32">
        <w:t>on</w:t>
      </w:r>
      <w:proofErr w:type="spellEnd"/>
      <w:r w:rsidRPr="00546B32">
        <w:t xml:space="preserve"> FHIR dekker. De samme API-ene vil i økende grad også måtte understøtte det felles europeiske utvekslingsformatet som følger av EHDS, der HL7 FHIR er en bærende standard [17]. EHDS vil påvirke hvilke krav som </w:t>
      </w:r>
      <w:r w:rsidR="004F0DE2">
        <w:t>skal gjelde</w:t>
      </w:r>
      <w:r w:rsidRPr="00546B32">
        <w:t xml:space="preserve">, og dermed hvordan utvikling planlegges, hvilket tempo som er mulig og hvilke prioriteringer som må gjøres de nærmeste årene. Grensesnitt som utvikles for SMART </w:t>
      </w:r>
      <w:proofErr w:type="spellStart"/>
      <w:r w:rsidRPr="00546B32">
        <w:t>on</w:t>
      </w:r>
      <w:proofErr w:type="spellEnd"/>
      <w:r w:rsidRPr="00546B32">
        <w:t xml:space="preserve"> FHIR bør derfor planlegges slik at de også kan tjene EHDS-formålet, og leverandører og virksomheter bør i samarbeid med myndighetene holde seg oppdatert på gjeldende krav. Gjenbruken bør ses i sammenheng med samhandlingsmodellen datadeling og den nasjonale målarkitekturen. </w:t>
      </w:r>
    </w:p>
    <w:p w14:paraId="5D5D7CA1" w14:textId="77777777" w:rsidR="00310975" w:rsidRPr="00546B32" w:rsidRDefault="00310975" w:rsidP="00F231EE">
      <w:pPr>
        <w:pStyle w:val="Listeavsnitt"/>
        <w:ind w:left="0"/>
      </w:pPr>
    </w:p>
    <w:p w14:paraId="66831250" w14:textId="2087986B" w:rsidR="00310975" w:rsidRPr="00546B32" w:rsidRDefault="00310975" w:rsidP="00F231EE">
      <w:pPr>
        <w:pStyle w:val="Listeavsnitt"/>
        <w:numPr>
          <w:ilvl w:val="0"/>
          <w:numId w:val="36"/>
        </w:numPr>
        <w:spacing w:after="160" w:line="259" w:lineRule="auto"/>
        <w:ind w:left="360"/>
      </w:pPr>
      <w:r w:rsidRPr="00546B32">
        <w:t xml:space="preserve">Sektoren og Helsedirektoratet bør jobbe sammen for å tilpasse SMART-arkitekturen til norsk bruk der dette er nødvendig, inkludert støtte for </w:t>
      </w:r>
      <w:proofErr w:type="spellStart"/>
      <w:r w:rsidRPr="00546B32">
        <w:t>HelseID</w:t>
      </w:r>
      <w:proofErr w:type="spellEnd"/>
      <w:r w:rsidR="00D93737">
        <w:t>.</w:t>
      </w:r>
      <w:r w:rsidRPr="00546B32">
        <w:t xml:space="preserve"> Norsk SMART </w:t>
      </w:r>
      <w:proofErr w:type="spellStart"/>
      <w:r w:rsidRPr="00546B32">
        <w:t>on</w:t>
      </w:r>
      <w:proofErr w:type="spellEnd"/>
      <w:r w:rsidRPr="00546B32">
        <w:t xml:space="preserve"> FHIR bør fortsatt tilpasses den felles grunnmuren for digitale tjenester [15] etter hvert som denne videreutvikles. </w:t>
      </w:r>
    </w:p>
    <w:p w14:paraId="4D62817F" w14:textId="77777777" w:rsidR="00310975" w:rsidRDefault="00310975" w:rsidP="00F231EE">
      <w:pPr>
        <w:pStyle w:val="Listeavsnitt"/>
        <w:ind w:left="0"/>
      </w:pPr>
    </w:p>
    <w:p w14:paraId="570EB755" w14:textId="5B68B8C1" w:rsidR="00310975" w:rsidRPr="00546B32" w:rsidRDefault="00310975" w:rsidP="00F231EE">
      <w:pPr>
        <w:pStyle w:val="Listeavsnitt"/>
        <w:numPr>
          <w:ilvl w:val="0"/>
          <w:numId w:val="36"/>
        </w:numPr>
        <w:spacing w:after="160" w:line="259" w:lineRule="auto"/>
        <w:ind w:left="360"/>
      </w:pPr>
      <w:r w:rsidRPr="00546B32">
        <w:t xml:space="preserve">Det er sannsynlig at innføringen av SMART </w:t>
      </w:r>
      <w:proofErr w:type="spellStart"/>
      <w:r w:rsidRPr="00546B32">
        <w:t>on</w:t>
      </w:r>
      <w:proofErr w:type="spellEnd"/>
      <w:r w:rsidRPr="00546B32">
        <w:t xml:space="preserve"> FHIR hos EPJ-leverandører vil bli ledet av enkeltstående prosjekter som har spesifikke behov for ny funksjonalitet i EPJ-systemene. Det er anbefalt at slike prosjekter tenker utenfor sitt eget prosjektomfang og lager løsninger som gradvis hjelper EPJ-leverandørene i retning av mer modulære plattformarkitekturer. Digital førerrett, EPJ-løftet og HL7 Norges arbeid med felles beste praksis er eksempler på prosjekter som har produsert gjenbrukbar dokumentasjon og implementasjonsstøtte. Flere norske aktører arbeider nå med prosjekter og løsninger basert på SMART </w:t>
      </w:r>
      <w:proofErr w:type="spellStart"/>
      <w:r w:rsidRPr="00546B32">
        <w:t>on</w:t>
      </w:r>
      <w:proofErr w:type="spellEnd"/>
      <w:r w:rsidRPr="00546B32">
        <w:t xml:space="preserve"> FHIR, blant andre NAV, Folkehelseinstituttet, Sykehuspartner, DIPS og Helseplattformen</w:t>
      </w:r>
      <w:r w:rsidR="00C9525F">
        <w:t>. D</w:t>
      </w:r>
      <w:r w:rsidRPr="00546B32">
        <w:t xml:space="preserve">isse omtales nærmere i kapittelet om erfaringer. Helsedirektoratet oppfordrer derfor slike prosjekter til å gjøre sin dokumentasjon og retningslinjer tilgjengelig for andre prosjekter. </w:t>
      </w:r>
    </w:p>
    <w:p w14:paraId="6A9C1BAE" w14:textId="77777777" w:rsidR="00310975" w:rsidRDefault="00310975" w:rsidP="00F231EE">
      <w:pPr>
        <w:pStyle w:val="Listeavsnitt"/>
        <w:ind w:left="0"/>
      </w:pPr>
    </w:p>
    <w:p w14:paraId="4A5EFF2A" w14:textId="1EFA2D91" w:rsidR="00310975" w:rsidRPr="00546B32" w:rsidRDefault="00310975" w:rsidP="00987483">
      <w:pPr>
        <w:pStyle w:val="Listeavsnitt"/>
        <w:numPr>
          <w:ilvl w:val="0"/>
          <w:numId w:val="36"/>
        </w:numPr>
        <w:spacing w:after="160" w:line="259" w:lineRule="auto"/>
        <w:ind w:left="360"/>
      </w:pPr>
      <w:r w:rsidRPr="00546B32">
        <w:t xml:space="preserve">Helsedirektoratet vil vurdere hvilke deler av slik åpen dokumentasjon og generell SMART </w:t>
      </w:r>
      <w:proofErr w:type="spellStart"/>
      <w:r w:rsidRPr="00546B32">
        <w:t>on</w:t>
      </w:r>
      <w:proofErr w:type="spellEnd"/>
      <w:r w:rsidRPr="00546B32">
        <w:t xml:space="preserve"> FHIR-arkitektur som kan være grunnlag for nasjonale retningslinjer</w:t>
      </w:r>
      <w:r w:rsidR="006E1982">
        <w:t>,</w:t>
      </w:r>
      <w:r w:rsidRPr="00546B32">
        <w:t xml:space="preserve"> som </w:t>
      </w:r>
      <w:r w:rsidR="006E1982">
        <w:t>eve</w:t>
      </w:r>
      <w:r w:rsidR="00747E07">
        <w:t>ntuelt kan normeres</w:t>
      </w:r>
      <w:r w:rsidRPr="00546B32">
        <w:t xml:space="preserve">. </w:t>
      </w:r>
      <w:r w:rsidRPr="00546B32">
        <w:lastRenderedPageBreak/>
        <w:t xml:space="preserve">Dette dokumentet vil oppdateres som en del av arbeidet med råd og anbefalinger for digital samhandling, og bør ses i sammenheng med den nasjonale målarkitekturen for datadeling. </w:t>
      </w:r>
    </w:p>
    <w:p w14:paraId="396FC8FF" w14:textId="77777777" w:rsidR="00310975" w:rsidRDefault="00310975" w:rsidP="00F231EE">
      <w:pPr>
        <w:pStyle w:val="Listeavsnitt"/>
        <w:ind w:left="0"/>
      </w:pPr>
    </w:p>
    <w:p w14:paraId="107EB735" w14:textId="537F897D" w:rsidR="00310975" w:rsidRPr="00546B32" w:rsidRDefault="00310975" w:rsidP="00F231EE">
      <w:pPr>
        <w:pStyle w:val="Listeavsnitt"/>
        <w:numPr>
          <w:ilvl w:val="0"/>
          <w:numId w:val="36"/>
        </w:numPr>
        <w:spacing w:after="160" w:line="259" w:lineRule="auto"/>
        <w:ind w:left="360"/>
      </w:pPr>
      <w:r w:rsidRPr="00546B32">
        <w:t>Konsistens mellom SMART-applikasjonen og EPJ er viktig for brukeropplevelsen</w:t>
      </w:r>
      <w:r w:rsidR="00393DBC">
        <w:t>,</w:t>
      </w:r>
      <w:r w:rsidRPr="00546B32">
        <w:t xml:space="preserve"> klinikere er sensitive både for utseende og for semantikken i arbeidsflaten. Nøkkelen ligger i arbeidsprosessen</w:t>
      </w:r>
      <w:r w:rsidR="00393DBC">
        <w:t xml:space="preserve">, </w:t>
      </w:r>
      <w:r w:rsidRPr="00546B32">
        <w:t xml:space="preserve">tredjepartsapplikasjonene må være effektive verktøy som støtter brukerbehovene og være godt nok </w:t>
      </w:r>
      <w:proofErr w:type="gramStart"/>
      <w:r w:rsidRPr="00546B32">
        <w:t>integrert</w:t>
      </w:r>
      <w:proofErr w:type="gramEnd"/>
      <w:r w:rsidRPr="00546B32">
        <w:t xml:space="preserve">, ellers vil de ikke bli tatt i bruk. Det pågår initiativ, foreløpig eksperimentelle, for å utvide SMART </w:t>
      </w:r>
      <w:proofErr w:type="spellStart"/>
      <w:r w:rsidRPr="00546B32">
        <w:t>on</w:t>
      </w:r>
      <w:proofErr w:type="spellEnd"/>
      <w:r w:rsidRPr="00546B32">
        <w:t xml:space="preserve"> FHIR slik at for eksempel utseende og definerte informasjonsfliker kan inngå i konteksten som overføres fra EPJ til applikasjonen. Avveiningen mellom endringsevne og </w:t>
      </w:r>
      <w:proofErr w:type="spellStart"/>
      <w:r w:rsidRPr="00546B32">
        <w:t>sømløshet</w:t>
      </w:r>
      <w:proofErr w:type="spellEnd"/>
      <w:r w:rsidRPr="00546B32">
        <w:t xml:space="preserve"> er nærmere beskrevet i </w:t>
      </w:r>
      <w:r w:rsidR="00E4250E">
        <w:t>"</w:t>
      </w:r>
      <w:r w:rsidRPr="00546B32">
        <w:t xml:space="preserve">Hvorfor SMART </w:t>
      </w:r>
      <w:proofErr w:type="spellStart"/>
      <w:r w:rsidRPr="00546B32">
        <w:t>on</w:t>
      </w:r>
      <w:proofErr w:type="spellEnd"/>
      <w:r w:rsidRPr="00546B32">
        <w:t xml:space="preserve"> FHIR</w:t>
      </w:r>
      <w:r w:rsidR="00E4250E">
        <w:t>"</w:t>
      </w:r>
      <w:r w:rsidRPr="00546B32">
        <w:t xml:space="preserve">. </w:t>
      </w:r>
    </w:p>
    <w:p w14:paraId="68471430" w14:textId="77777777" w:rsidR="00310975" w:rsidRDefault="00310975" w:rsidP="00F231EE">
      <w:pPr>
        <w:pStyle w:val="Listeavsnitt"/>
        <w:ind w:left="0"/>
      </w:pPr>
    </w:p>
    <w:p w14:paraId="09DE6E86" w14:textId="0F986E7F" w:rsidR="00310975" w:rsidRDefault="00310975" w:rsidP="00F231EE">
      <w:pPr>
        <w:pStyle w:val="Listeavsnitt"/>
        <w:numPr>
          <w:ilvl w:val="0"/>
          <w:numId w:val="36"/>
        </w:numPr>
        <w:spacing w:after="160" w:line="259" w:lineRule="auto"/>
        <w:ind w:left="360"/>
      </w:pPr>
      <w:r w:rsidRPr="00546B32">
        <w:t xml:space="preserve">En godkjenningsordning er et viktig tiltak for å redusere risiko, og et felles ansvar mellom myndigheter og leverandører. SMART </w:t>
      </w:r>
      <w:proofErr w:type="spellStart"/>
      <w:r w:rsidRPr="00546B32">
        <w:t>on</w:t>
      </w:r>
      <w:proofErr w:type="spellEnd"/>
      <w:r w:rsidRPr="00546B32">
        <w:t xml:space="preserve"> FHIR-applikasjoner vil i mange tilfeller være kritiske for pasient og behandler, og økt datadeling og API-basert tilgang innebærer økt risiko for at data og systemer kompromitteres. Det er samtidig en risiko for at samme applikasjon kan fungere ulikt i forskjellige EPJ-systemer som følge av ulik bruk av standardene og ulik oppbygning av EPJ-kjernen</w:t>
      </w:r>
      <w:r w:rsidR="002C09FC">
        <w:t>,</w:t>
      </w:r>
      <w:r w:rsidRPr="00546B32">
        <w:t xml:space="preserve"> samkjøring er derfor nødvendig for at applikasjonene skal oppføre seg likt på tvers. En velfungerende godkjenningsordning og et godt avtaleverk vil kunne understøtte et åpent applikasjonsmarked på en god måte</w:t>
      </w:r>
      <w:r w:rsidR="00631461">
        <w:t xml:space="preserve">. </w:t>
      </w:r>
      <w:r w:rsidRPr="00546B32">
        <w:t xml:space="preserve">Det vil i denne sammenhengen være behov for tjenesteavtaler med </w:t>
      </w:r>
      <w:proofErr w:type="spellStart"/>
      <w:r w:rsidRPr="00546B32">
        <w:t>måleparametre</w:t>
      </w:r>
      <w:proofErr w:type="spellEnd"/>
      <w:r w:rsidRPr="00546B32">
        <w:t xml:space="preserve"> og kvalitetskrav som beskriver prinsipper for feil- og endringshåndtering, varslingsrutiner, tilgjengelighet og responstid. Ettersom SMART-applikasjonene i mange tilfeller gis tilgang til pasientopplysninger, må også databehandleravtaler vurderes der dette er aktuelt. </w:t>
      </w:r>
    </w:p>
    <w:p w14:paraId="06E89848" w14:textId="77777777" w:rsidR="004C1F9B" w:rsidRPr="00546B32" w:rsidRDefault="004C1F9B" w:rsidP="004C1F9B">
      <w:pPr>
        <w:pStyle w:val="Listeavsnitt"/>
        <w:spacing w:after="160" w:line="259" w:lineRule="auto"/>
        <w:ind w:left="360"/>
      </w:pPr>
    </w:p>
    <w:p w14:paraId="3542D289" w14:textId="24218052" w:rsidR="00310975" w:rsidRPr="00041B14" w:rsidRDefault="00310975" w:rsidP="00F231EE">
      <w:pPr>
        <w:pStyle w:val="Listeavsnitt"/>
        <w:numPr>
          <w:ilvl w:val="0"/>
          <w:numId w:val="36"/>
        </w:numPr>
        <w:spacing w:after="160" w:line="259" w:lineRule="auto"/>
        <w:ind w:left="360"/>
      </w:pPr>
      <w:r w:rsidRPr="00546B32">
        <w:t>Det bør vurderes om det er behov for en nasjonal funksjon med ansvar for koordinering av arbeid knyttet til blant annet etablering av miljøer for test og kvalitetssikring, prosedyrer, versjonsstyring og automatisering. Flere offentlige aktører kan samarbeide tett med eller inngå i en slik funksjon, for eksempel Helsedirektoratet, Norsk Helsenett og Folkehelseinstituttet. En slik funksjon kan også se hen til hvordan land som Finland og Danmark forvalter og videreutvikler SMART-standarden.</w:t>
      </w:r>
    </w:p>
    <w:p w14:paraId="1D08929C" w14:textId="45FC7A85" w:rsidR="00B96584" w:rsidRPr="009E1B66" w:rsidRDefault="0033764A" w:rsidP="00A228C2">
      <w:pPr>
        <w:pStyle w:val="Overskrift1"/>
        <w:spacing w:before="240"/>
        <w:contextualSpacing/>
        <w:rPr>
          <w:rFonts w:ascii="Aptos" w:hAnsi="Aptos"/>
          <w:color w:val="4F81BD" w:themeColor="accent1"/>
          <w:sz w:val="26"/>
          <w:szCs w:val="26"/>
        </w:rPr>
      </w:pPr>
      <w:r w:rsidRPr="009E1B66">
        <w:rPr>
          <w:rFonts w:ascii="Aptos" w:hAnsi="Aptos"/>
          <w:color w:val="4F81BD" w:themeColor="accent1"/>
          <w:sz w:val="26"/>
          <w:szCs w:val="26"/>
        </w:rPr>
        <w:t>N</w:t>
      </w:r>
      <w:r w:rsidR="001A0C7B" w:rsidRPr="009E1B66">
        <w:rPr>
          <w:rFonts w:ascii="Aptos" w:hAnsi="Aptos"/>
          <w:color w:val="4F81BD" w:themeColor="accent1"/>
          <w:sz w:val="26"/>
          <w:szCs w:val="26"/>
        </w:rPr>
        <w:t>ytteverdi</w:t>
      </w:r>
      <w:r w:rsidR="00BC3B5C" w:rsidRPr="009E1B66">
        <w:rPr>
          <w:rFonts w:ascii="Aptos" w:hAnsi="Aptos"/>
          <w:color w:val="4F81BD" w:themeColor="accent1"/>
          <w:sz w:val="26"/>
          <w:szCs w:val="26"/>
        </w:rPr>
        <w:t>er</w:t>
      </w:r>
    </w:p>
    <w:p w14:paraId="7CC98C29" w14:textId="77777777" w:rsidR="00A228C2" w:rsidRDefault="00A228C2" w:rsidP="00A228C2">
      <w:pPr>
        <w:pStyle w:val="Listeavsnitt"/>
        <w:spacing w:after="120"/>
        <w:ind w:left="360"/>
        <w:rPr>
          <w:rFonts w:ascii="Aptos" w:hAnsi="Aptos"/>
          <w:lang w:eastAsia="nb-NO"/>
        </w:rPr>
      </w:pPr>
    </w:p>
    <w:p w14:paraId="1CEE5A9C" w14:textId="77777777" w:rsidR="0033764A" w:rsidRDefault="0033764A" w:rsidP="0033764A">
      <w:pPr>
        <w:pStyle w:val="Listeavsnitt"/>
        <w:ind w:left="0"/>
        <w:rPr>
          <w:rFonts w:ascii="Aptos" w:hAnsi="Aptos"/>
          <w:lang w:eastAsia="nb-NO"/>
        </w:rPr>
      </w:pPr>
      <w:r w:rsidRPr="0033764A">
        <w:rPr>
          <w:rFonts w:ascii="Aptos" w:hAnsi="Aptos"/>
          <w:lang w:eastAsia="nb-NO"/>
        </w:rPr>
        <w:t xml:space="preserve">SMART </w:t>
      </w:r>
      <w:proofErr w:type="spellStart"/>
      <w:r w:rsidRPr="0033764A">
        <w:rPr>
          <w:rFonts w:ascii="Aptos" w:hAnsi="Aptos"/>
          <w:lang w:eastAsia="nb-NO"/>
        </w:rPr>
        <w:t>on</w:t>
      </w:r>
      <w:proofErr w:type="spellEnd"/>
      <w:r w:rsidRPr="0033764A">
        <w:rPr>
          <w:rFonts w:ascii="Aptos" w:hAnsi="Aptos"/>
          <w:lang w:eastAsia="nb-NO"/>
        </w:rPr>
        <w:t xml:space="preserve"> FHIR gir nytteverdi for flere grupper – tredjepartsleverandører, helsepersonell, helsevirksomhetene og innbyggeren. Nytteverdiene nedenfor er referert til fra kapittelet «Bruksområder», der de kobles til konkrete anvendelser. For den utdypende begrunnelsen vises det til «Hvorfor SMART </w:t>
      </w:r>
      <w:proofErr w:type="spellStart"/>
      <w:r w:rsidRPr="0033764A">
        <w:rPr>
          <w:rFonts w:ascii="Aptos" w:hAnsi="Aptos"/>
          <w:lang w:eastAsia="nb-NO"/>
        </w:rPr>
        <w:t>on</w:t>
      </w:r>
      <w:proofErr w:type="spellEnd"/>
      <w:r w:rsidRPr="0033764A">
        <w:rPr>
          <w:rFonts w:ascii="Aptos" w:hAnsi="Aptos"/>
          <w:lang w:eastAsia="nb-NO"/>
        </w:rPr>
        <w:t xml:space="preserve"> FHIR».</w:t>
      </w:r>
    </w:p>
    <w:p w14:paraId="5D6B649A" w14:textId="77777777" w:rsidR="0033764A" w:rsidRPr="0033764A" w:rsidRDefault="0033764A" w:rsidP="0033764A">
      <w:pPr>
        <w:pStyle w:val="Listeavsnitt"/>
        <w:ind w:left="0"/>
        <w:rPr>
          <w:rFonts w:ascii="Aptos" w:hAnsi="Aptos"/>
          <w:lang w:eastAsia="nb-NO"/>
        </w:rPr>
      </w:pPr>
    </w:p>
    <w:p w14:paraId="0B4F04E7" w14:textId="61DD2AA2" w:rsidR="0033764A" w:rsidRDefault="0033764A" w:rsidP="00EB346F">
      <w:pPr>
        <w:pStyle w:val="Listeavsnitt"/>
        <w:numPr>
          <w:ilvl w:val="0"/>
          <w:numId w:val="35"/>
        </w:numPr>
        <w:ind w:left="360"/>
        <w:rPr>
          <w:rFonts w:ascii="Aptos" w:hAnsi="Aptos"/>
          <w:lang w:eastAsia="nb-NO"/>
        </w:rPr>
      </w:pPr>
      <w:r w:rsidRPr="0033764A">
        <w:rPr>
          <w:rFonts w:ascii="Aptos" w:hAnsi="Aptos"/>
          <w:lang w:eastAsia="nb-NO"/>
        </w:rPr>
        <w:t>Tredjepartsleverandører kan lage applikasjoner med funksjonalitet som EPJ-leverandørene ikke selv leverer. På den måten legges det til rette for å lukke «funksjonelle gap» i EPJ-systemene.</w:t>
      </w:r>
    </w:p>
    <w:p w14:paraId="4649C4E4" w14:textId="77777777" w:rsidR="00EB346F" w:rsidRDefault="00EB346F" w:rsidP="00EB346F">
      <w:pPr>
        <w:pStyle w:val="Listeavsnitt"/>
        <w:ind w:left="360"/>
        <w:rPr>
          <w:rFonts w:ascii="Aptos" w:hAnsi="Aptos"/>
          <w:lang w:eastAsia="nb-NO"/>
        </w:rPr>
      </w:pPr>
    </w:p>
    <w:p w14:paraId="0A56601B" w14:textId="05E6B919" w:rsidR="008C7A79" w:rsidRDefault="0033764A" w:rsidP="002B494E">
      <w:pPr>
        <w:pStyle w:val="Listeavsnitt"/>
        <w:numPr>
          <w:ilvl w:val="0"/>
          <w:numId w:val="35"/>
        </w:numPr>
        <w:ind w:left="360"/>
        <w:rPr>
          <w:rFonts w:ascii="Aptos" w:hAnsi="Aptos"/>
          <w:lang w:eastAsia="nb-NO"/>
        </w:rPr>
      </w:pPr>
      <w:r w:rsidRPr="0033764A">
        <w:rPr>
          <w:rFonts w:ascii="Aptos" w:hAnsi="Aptos"/>
          <w:lang w:eastAsia="nb-NO"/>
        </w:rPr>
        <w:t xml:space="preserve">Gjennom situasjons- og brukertilpasset visning, bedre beslutningsstøtte og en mer sammenhengende arbeidsflyt gir SMART </w:t>
      </w:r>
      <w:proofErr w:type="spellStart"/>
      <w:r w:rsidRPr="0033764A">
        <w:rPr>
          <w:rFonts w:ascii="Aptos" w:hAnsi="Aptos"/>
          <w:lang w:eastAsia="nb-NO"/>
        </w:rPr>
        <w:t>on</w:t>
      </w:r>
      <w:proofErr w:type="spellEnd"/>
      <w:r w:rsidRPr="0033764A">
        <w:rPr>
          <w:rFonts w:ascii="Aptos" w:hAnsi="Aptos"/>
          <w:lang w:eastAsia="nb-NO"/>
        </w:rPr>
        <w:t xml:space="preserve"> FHIR helsepersonell støtte i det kliniske arbeidet og reduserer tid brukt på manuelle oppslag og dokumentasjon. Dette legger til rette for mer effektive arbeidsprosesser, økt datakvalitet og frigjøring av tid som kan brukes til pasientrettet arbeid.</w:t>
      </w:r>
    </w:p>
    <w:p w14:paraId="47C1E3BE" w14:textId="77777777" w:rsidR="00515D0C" w:rsidRPr="00515D0C" w:rsidRDefault="00515D0C" w:rsidP="00515D0C">
      <w:pPr>
        <w:pStyle w:val="Listeavsnitt"/>
        <w:rPr>
          <w:rFonts w:ascii="Aptos" w:hAnsi="Aptos"/>
          <w:lang w:eastAsia="nb-NO"/>
        </w:rPr>
      </w:pPr>
    </w:p>
    <w:p w14:paraId="51CD3047" w14:textId="712D77D5" w:rsidR="00515D0C" w:rsidRDefault="00D24EFD" w:rsidP="002B494E">
      <w:pPr>
        <w:pStyle w:val="Listeavsnitt"/>
        <w:numPr>
          <w:ilvl w:val="0"/>
          <w:numId w:val="35"/>
        </w:numPr>
        <w:ind w:left="360"/>
        <w:rPr>
          <w:rFonts w:ascii="Aptos" w:hAnsi="Aptos"/>
          <w:lang w:eastAsia="nb-NO"/>
        </w:rPr>
      </w:pPr>
      <w:r w:rsidRPr="00D24EFD">
        <w:rPr>
          <w:rFonts w:ascii="Aptos" w:hAnsi="Aptos"/>
          <w:lang w:eastAsia="nb-NO"/>
        </w:rPr>
        <w:t xml:space="preserve">Standardiserte API-er og en plattformtilnærming legger til rette for bedre samhandling i helse- og omsorgstjenesten nasjonalt, og understøtter kravene til samhandling og åpne grensesnitt som følger av EHDS-forordningen. SMART </w:t>
      </w:r>
      <w:proofErr w:type="spellStart"/>
      <w:r w:rsidRPr="00D24EFD">
        <w:rPr>
          <w:rFonts w:ascii="Aptos" w:hAnsi="Aptos"/>
          <w:lang w:eastAsia="nb-NO"/>
        </w:rPr>
        <w:t>on</w:t>
      </w:r>
      <w:proofErr w:type="spellEnd"/>
      <w:r w:rsidRPr="00D24EFD">
        <w:rPr>
          <w:rFonts w:ascii="Aptos" w:hAnsi="Aptos"/>
          <w:lang w:eastAsia="nb-NO"/>
        </w:rPr>
        <w:t xml:space="preserve"> FHIR legger til rette for bedre samhandling innen helse- og omsorgstjenesten og med andre sektorer, ved at eksterne applikasjoner kan </w:t>
      </w:r>
      <w:proofErr w:type="gramStart"/>
      <w:r w:rsidRPr="00D24EFD">
        <w:rPr>
          <w:rFonts w:ascii="Aptos" w:hAnsi="Aptos"/>
          <w:lang w:eastAsia="nb-NO"/>
        </w:rPr>
        <w:t>integreres</w:t>
      </w:r>
      <w:proofErr w:type="gramEnd"/>
      <w:r w:rsidRPr="00D24EFD">
        <w:rPr>
          <w:rFonts w:ascii="Aptos" w:hAnsi="Aptos"/>
          <w:lang w:eastAsia="nb-NO"/>
        </w:rPr>
        <w:t xml:space="preserve"> i journalsystemene og gjøre informasjon tilgjengelig på tvers. Et konkret eksempel er bedre informasjonsutveksling mellom NAV og helse- og omsorgstjenesten, for eksempel ved at </w:t>
      </w:r>
      <w:proofErr w:type="spellStart"/>
      <w:r w:rsidRPr="00D24EFD">
        <w:rPr>
          <w:rFonts w:ascii="Aptos" w:hAnsi="Aptos"/>
          <w:lang w:eastAsia="nb-NO"/>
        </w:rPr>
        <w:t>NAVs</w:t>
      </w:r>
      <w:proofErr w:type="spellEnd"/>
      <w:r w:rsidRPr="00D24EFD">
        <w:rPr>
          <w:rFonts w:ascii="Aptos" w:hAnsi="Aptos"/>
          <w:lang w:eastAsia="nb-NO"/>
        </w:rPr>
        <w:t xml:space="preserve"> løsninger kan </w:t>
      </w:r>
      <w:proofErr w:type="gramStart"/>
      <w:r w:rsidRPr="00D24EFD">
        <w:rPr>
          <w:rFonts w:ascii="Aptos" w:hAnsi="Aptos"/>
          <w:lang w:eastAsia="nb-NO"/>
        </w:rPr>
        <w:t>integreres</w:t>
      </w:r>
      <w:proofErr w:type="gramEnd"/>
      <w:r w:rsidRPr="00D24EFD">
        <w:rPr>
          <w:rFonts w:ascii="Aptos" w:hAnsi="Aptos"/>
          <w:lang w:eastAsia="nb-NO"/>
        </w:rPr>
        <w:t xml:space="preserve"> direkte i EPJ. Slik integrasjon styrker tjenestesamarbeidet og beslutningsgrunnlaget, og gir økt kvalitet og effektivitet i helsetjenestene</w:t>
      </w:r>
      <w:r w:rsidR="004446BC">
        <w:rPr>
          <w:rFonts w:ascii="Aptos" w:hAnsi="Aptos"/>
          <w:lang w:eastAsia="nb-NO"/>
        </w:rPr>
        <w:t>.</w:t>
      </w:r>
      <w:r w:rsidR="009D26C3">
        <w:rPr>
          <w:rFonts w:ascii="Aptos" w:hAnsi="Aptos"/>
          <w:lang w:eastAsia="nb-NO"/>
        </w:rPr>
        <w:t xml:space="preserve"> </w:t>
      </w:r>
    </w:p>
    <w:p w14:paraId="6F6F22BB" w14:textId="77777777" w:rsidR="008C7A79" w:rsidRPr="0033764A" w:rsidRDefault="008C7A79" w:rsidP="00EB346F">
      <w:pPr>
        <w:pStyle w:val="Listeavsnitt"/>
        <w:ind w:left="360"/>
        <w:rPr>
          <w:rFonts w:ascii="Aptos" w:hAnsi="Aptos"/>
          <w:lang w:eastAsia="nb-NO"/>
        </w:rPr>
      </w:pPr>
    </w:p>
    <w:p w14:paraId="19FCD238" w14:textId="0BEBDF15" w:rsidR="00CB4FB8" w:rsidRDefault="0033764A" w:rsidP="00EB346F">
      <w:pPr>
        <w:pStyle w:val="Listeavsnitt"/>
        <w:numPr>
          <w:ilvl w:val="0"/>
          <w:numId w:val="35"/>
        </w:numPr>
        <w:ind w:left="360"/>
        <w:rPr>
          <w:rFonts w:ascii="Aptos" w:hAnsi="Aptos"/>
          <w:lang w:eastAsia="nb-NO"/>
        </w:rPr>
      </w:pPr>
      <w:r w:rsidRPr="0033764A">
        <w:rPr>
          <w:rFonts w:ascii="Aptos" w:hAnsi="Aptos"/>
          <w:lang w:eastAsia="nb-NO"/>
        </w:rPr>
        <w:t>Sentralisert utvikling og utrulling gjør det mulig å levere ny eller endret funksjonalitet til mange brukere samtidig, og reduserer behovet for lokal tilpasning og installasjon.</w:t>
      </w:r>
    </w:p>
    <w:p w14:paraId="11502B5C" w14:textId="77777777" w:rsidR="00CB4FB8" w:rsidRPr="00CB4FB8" w:rsidRDefault="00CB4FB8" w:rsidP="00EB346F">
      <w:pPr>
        <w:pStyle w:val="Listeavsnitt"/>
        <w:ind w:left="360"/>
        <w:rPr>
          <w:rFonts w:ascii="Aptos" w:hAnsi="Aptos"/>
          <w:lang w:eastAsia="nb-NO"/>
        </w:rPr>
      </w:pPr>
    </w:p>
    <w:p w14:paraId="4BE41245" w14:textId="02B4F6FD" w:rsidR="0033764A" w:rsidRDefault="0033764A" w:rsidP="00EB346F">
      <w:pPr>
        <w:pStyle w:val="Listeavsnitt"/>
        <w:numPr>
          <w:ilvl w:val="0"/>
          <w:numId w:val="35"/>
        </w:numPr>
        <w:ind w:left="360"/>
        <w:rPr>
          <w:rFonts w:ascii="Aptos" w:hAnsi="Aptos"/>
          <w:lang w:eastAsia="nb-NO"/>
        </w:rPr>
      </w:pPr>
      <w:r w:rsidRPr="0033764A">
        <w:rPr>
          <w:rFonts w:ascii="Aptos" w:hAnsi="Aptos"/>
          <w:lang w:eastAsia="nb-NO"/>
        </w:rPr>
        <w:t xml:space="preserve">SMART </w:t>
      </w:r>
      <w:proofErr w:type="spellStart"/>
      <w:r w:rsidRPr="0033764A">
        <w:rPr>
          <w:rFonts w:ascii="Aptos" w:hAnsi="Aptos"/>
          <w:lang w:eastAsia="nb-NO"/>
        </w:rPr>
        <w:t>on</w:t>
      </w:r>
      <w:proofErr w:type="spellEnd"/>
      <w:r w:rsidRPr="0033764A">
        <w:rPr>
          <w:rFonts w:ascii="Aptos" w:hAnsi="Aptos"/>
          <w:lang w:eastAsia="nb-NO"/>
        </w:rPr>
        <w:t xml:space="preserve"> FHIR legger til rette for applikasjoner som er gjenbrukbare på tvers av EPJ-systemer. Det gir kortere utviklingstid, økt fleksibilitet og redusert avhengighet av kjerneleverandørene.</w:t>
      </w:r>
    </w:p>
    <w:p w14:paraId="7373EFB2" w14:textId="77777777" w:rsidR="00CB4FB8" w:rsidRPr="00CB4FB8" w:rsidRDefault="00CB4FB8" w:rsidP="00EB346F">
      <w:pPr>
        <w:pStyle w:val="Listeavsnitt"/>
        <w:ind w:left="360"/>
        <w:rPr>
          <w:rFonts w:ascii="Aptos" w:hAnsi="Aptos"/>
          <w:lang w:eastAsia="nb-NO"/>
        </w:rPr>
      </w:pPr>
    </w:p>
    <w:p w14:paraId="4796F948" w14:textId="09F53E80" w:rsidR="0033764A" w:rsidRDefault="0033764A" w:rsidP="00EB346F">
      <w:pPr>
        <w:pStyle w:val="Listeavsnitt"/>
        <w:numPr>
          <w:ilvl w:val="0"/>
          <w:numId w:val="35"/>
        </w:numPr>
        <w:ind w:left="360"/>
        <w:rPr>
          <w:rFonts w:ascii="Aptos" w:hAnsi="Aptos"/>
          <w:lang w:eastAsia="nb-NO"/>
        </w:rPr>
      </w:pPr>
      <w:r w:rsidRPr="0033764A">
        <w:rPr>
          <w:rFonts w:ascii="Aptos" w:hAnsi="Aptos"/>
          <w:lang w:eastAsia="nb-NO"/>
        </w:rPr>
        <w:t xml:space="preserve">SMART </w:t>
      </w:r>
      <w:proofErr w:type="spellStart"/>
      <w:r w:rsidRPr="0033764A">
        <w:rPr>
          <w:rFonts w:ascii="Aptos" w:hAnsi="Aptos"/>
          <w:lang w:eastAsia="nb-NO"/>
        </w:rPr>
        <w:t>on</w:t>
      </w:r>
      <w:proofErr w:type="spellEnd"/>
      <w:r w:rsidRPr="0033764A">
        <w:rPr>
          <w:rFonts w:ascii="Aptos" w:hAnsi="Aptos"/>
          <w:lang w:eastAsia="nb-NO"/>
        </w:rPr>
        <w:t xml:space="preserve"> FHIR legger til rette for at komplekse helsefaglige prosesser støttes på en enhetlig måte på tvers av EPJ-leverandører. Det reduserer risikoen for at samme prosess </w:t>
      </w:r>
      <w:proofErr w:type="gramStart"/>
      <w:r w:rsidRPr="0033764A">
        <w:rPr>
          <w:rFonts w:ascii="Aptos" w:hAnsi="Aptos"/>
          <w:lang w:eastAsia="nb-NO"/>
        </w:rPr>
        <w:t>implementeres</w:t>
      </w:r>
      <w:proofErr w:type="gramEnd"/>
      <w:r w:rsidRPr="0033764A">
        <w:rPr>
          <w:rFonts w:ascii="Aptos" w:hAnsi="Aptos"/>
          <w:lang w:eastAsia="nb-NO"/>
        </w:rPr>
        <w:t xml:space="preserve"> ulikt, og dermed faren for misforståelser og usikkerhet hos helsepersonellet.</w:t>
      </w:r>
    </w:p>
    <w:p w14:paraId="43D5900C" w14:textId="4F6853CE" w:rsidR="00413FB2" w:rsidRPr="00CE2271" w:rsidRDefault="003D2D8E" w:rsidP="00CE2271">
      <w:pPr>
        <w:pStyle w:val="Overskrift2"/>
        <w:rPr>
          <w:rFonts w:ascii="Aptos" w:hAnsi="Aptos"/>
          <w:color w:val="808080" w:themeColor="background1" w:themeShade="80"/>
          <w:lang w:eastAsia="nb-NO"/>
        </w:rPr>
      </w:pPr>
      <w:r w:rsidRPr="009E1B66">
        <w:rPr>
          <w:rFonts w:ascii="Aptos" w:hAnsi="Aptos"/>
        </w:rPr>
        <w:t>Bruks</w:t>
      </w:r>
      <w:r w:rsidR="0092751F" w:rsidRPr="009E1B66">
        <w:rPr>
          <w:rFonts w:ascii="Aptos" w:hAnsi="Aptos"/>
        </w:rPr>
        <w:t>områder</w:t>
      </w:r>
      <w:ins w:id="19" w:author="Gry Seland" w:date="2026-02-10T15:37:00Z" w16du:dateUtc="2026-02-10T14:37:00Z">
        <w:r w:rsidR="007A470C">
          <w:rPr>
            <w:rFonts w:ascii="Aptos" w:hAnsi="Aptos"/>
            <w:color w:val="808080" w:themeColor="background1" w:themeShade="80"/>
            <w:lang w:eastAsia="nb-NO"/>
          </w:rPr>
          <w:t xml:space="preserve"> Rapportdel?</w:t>
        </w:r>
      </w:ins>
    </w:p>
    <w:p w14:paraId="6EF61A80" w14:textId="77777777" w:rsidR="003D2D8E" w:rsidRDefault="003D2D8E" w:rsidP="003D2D8E">
      <w:pPr>
        <w:contextualSpacing/>
        <w:rPr>
          <w:rFonts w:ascii="Aptos" w:hAnsi="Aptos"/>
          <w:lang w:eastAsia="nb-NO"/>
        </w:rPr>
      </w:pPr>
    </w:p>
    <w:p w14:paraId="5C6A438A" w14:textId="10A39775" w:rsidR="003D2D8E" w:rsidRPr="003D2D8E" w:rsidRDefault="003D2D8E" w:rsidP="003D2D8E">
      <w:pPr>
        <w:contextualSpacing/>
        <w:rPr>
          <w:rFonts w:ascii="Aptos" w:hAnsi="Aptos"/>
          <w:lang w:eastAsia="nb-NO"/>
        </w:rPr>
      </w:pPr>
      <w:r w:rsidRPr="003D2D8E">
        <w:rPr>
          <w:rFonts w:ascii="Aptos" w:hAnsi="Aptos"/>
          <w:lang w:eastAsia="nb-NO"/>
        </w:rPr>
        <w:t xml:space="preserve">Bruksområdene nedenfor illustrerer bredden i hva SMART </w:t>
      </w:r>
      <w:proofErr w:type="spellStart"/>
      <w:r w:rsidRPr="003D2D8E">
        <w:rPr>
          <w:rFonts w:ascii="Aptos" w:hAnsi="Aptos"/>
          <w:lang w:eastAsia="nb-NO"/>
        </w:rPr>
        <w:t>on</w:t>
      </w:r>
      <w:proofErr w:type="spellEnd"/>
      <w:r w:rsidRPr="003D2D8E">
        <w:rPr>
          <w:rFonts w:ascii="Aptos" w:hAnsi="Aptos"/>
          <w:lang w:eastAsia="nb-NO"/>
        </w:rPr>
        <w:t xml:space="preserve"> FHIR kan understøtte, fra </w:t>
      </w:r>
      <w:proofErr w:type="spellStart"/>
      <w:r w:rsidRPr="003D2D8E">
        <w:rPr>
          <w:rFonts w:ascii="Aptos" w:hAnsi="Aptos"/>
          <w:lang w:eastAsia="nb-NO"/>
        </w:rPr>
        <w:t>pasientnær</w:t>
      </w:r>
      <w:proofErr w:type="spellEnd"/>
      <w:r w:rsidRPr="003D2D8E">
        <w:rPr>
          <w:rFonts w:ascii="Aptos" w:hAnsi="Aptos"/>
          <w:lang w:eastAsia="nb-NO"/>
        </w:rPr>
        <w:t xml:space="preserve"> klinikk til administrative og tekniske prosesser. Flere av dem er foreløpig muligheter og utprøvinger snarere enn driftssatte løsninger; erfaringer fra konkrete initiativ omtales i kapittelet om erfaringer.</w:t>
      </w:r>
    </w:p>
    <w:p w14:paraId="6F3657E2" w14:textId="77777777" w:rsidR="003D2D8E" w:rsidRDefault="003D2D8E" w:rsidP="003D2D8E">
      <w:pPr>
        <w:contextualSpacing/>
        <w:rPr>
          <w:rFonts w:ascii="Aptos" w:hAnsi="Aptos"/>
          <w:b/>
          <w:bCs/>
          <w:lang w:eastAsia="nb-NO"/>
        </w:rPr>
      </w:pPr>
    </w:p>
    <w:p w14:paraId="73ADFE37" w14:textId="726386C6" w:rsidR="003D2D8E" w:rsidRPr="003D2D8E" w:rsidRDefault="003D2D8E" w:rsidP="003D2D8E">
      <w:pPr>
        <w:contextualSpacing/>
        <w:rPr>
          <w:rFonts w:ascii="Aptos" w:hAnsi="Aptos"/>
          <w:b/>
          <w:bCs/>
          <w:lang w:eastAsia="nb-NO"/>
        </w:rPr>
      </w:pPr>
      <w:r w:rsidRPr="003D2D8E">
        <w:rPr>
          <w:rFonts w:ascii="Aptos" w:hAnsi="Aptos"/>
          <w:b/>
          <w:bCs/>
          <w:lang w:eastAsia="nb-NO"/>
        </w:rPr>
        <w:t>Beslutningsstøtte</w:t>
      </w:r>
    </w:p>
    <w:p w14:paraId="66664A2A" w14:textId="29745CCA" w:rsidR="00F6539D" w:rsidRDefault="003D2D8E" w:rsidP="003D2D8E">
      <w:pPr>
        <w:contextualSpacing/>
        <w:rPr>
          <w:rFonts w:ascii="Aptos" w:hAnsi="Aptos"/>
          <w:lang w:eastAsia="nb-NO"/>
        </w:rPr>
      </w:pPr>
      <w:r w:rsidRPr="003D2D8E">
        <w:rPr>
          <w:rFonts w:ascii="Aptos" w:hAnsi="Aptos"/>
          <w:lang w:eastAsia="nb-NO"/>
        </w:rPr>
        <w:t xml:space="preserve">SMART </w:t>
      </w:r>
      <w:proofErr w:type="spellStart"/>
      <w:r w:rsidRPr="003D2D8E">
        <w:rPr>
          <w:rFonts w:ascii="Aptos" w:hAnsi="Aptos"/>
          <w:lang w:eastAsia="nb-NO"/>
        </w:rPr>
        <w:t>on</w:t>
      </w:r>
      <w:proofErr w:type="spellEnd"/>
      <w:r w:rsidRPr="003D2D8E">
        <w:rPr>
          <w:rFonts w:ascii="Aptos" w:hAnsi="Aptos"/>
          <w:lang w:eastAsia="nb-NO"/>
        </w:rPr>
        <w:t xml:space="preserve"> FHIR-applikasjoner med ulike analyseverktøy kan hente helseopplysninger fra flere kilder og kombinere dem med data fra EPJ for å støtte legenes vurderinger og beslutninger knyttet til pasientenes helsetilstand og behandlingsmuligheter i et sykdomsforløp. Eksempler er kalkulatorer for risikoanalyse og diagnostikk med god klinisk nytteverdi. Dette kan omfatte komplekse løsninger med visualisering av kurver og andre grafiske framstillinger, som også kan simulere behandlingstiltak. Eksempler er risikoberegning for hjerte/kar og blodpropp, rådgivning ved KOLS, legemiddelkalkulator, prostatasymptomskår og depresjonskartlegging. </w:t>
      </w:r>
      <w:r w:rsidR="00B57CD0" w:rsidRPr="00B57CD0">
        <w:rPr>
          <w:rFonts w:ascii="Aptos" w:hAnsi="Aptos"/>
          <w:lang w:eastAsia="nb-NO"/>
        </w:rPr>
        <w:t xml:space="preserve">I økende grad tas kunstig intelligens i bruk i slike verktøy, for eksempel til risikoprediksjon og til tolkning av </w:t>
      </w:r>
      <w:r w:rsidR="00F6539D">
        <w:rPr>
          <w:rFonts w:ascii="Aptos" w:hAnsi="Aptos"/>
          <w:lang w:eastAsia="nb-NO"/>
        </w:rPr>
        <w:t xml:space="preserve">medisinske </w:t>
      </w:r>
      <w:r w:rsidR="00B57CD0" w:rsidRPr="00B57CD0">
        <w:rPr>
          <w:rFonts w:ascii="Aptos" w:hAnsi="Aptos"/>
          <w:lang w:eastAsia="nb-NO"/>
        </w:rPr>
        <w:t>bilder</w:t>
      </w:r>
      <w:r w:rsidR="00F6539D">
        <w:rPr>
          <w:rFonts w:ascii="Aptos" w:hAnsi="Aptos"/>
          <w:lang w:eastAsia="nb-NO"/>
        </w:rPr>
        <w:t>.</w:t>
      </w:r>
    </w:p>
    <w:p w14:paraId="606FEFDC" w14:textId="7E0023B1" w:rsidR="003D2D8E" w:rsidRPr="003D2D8E" w:rsidRDefault="003D2D8E" w:rsidP="003D2D8E">
      <w:pPr>
        <w:contextualSpacing/>
        <w:rPr>
          <w:rFonts w:ascii="Aptos" w:hAnsi="Aptos"/>
          <w:lang w:eastAsia="nb-NO"/>
        </w:rPr>
      </w:pPr>
      <w:r w:rsidRPr="003D2D8E">
        <w:rPr>
          <w:rFonts w:ascii="Aptos" w:hAnsi="Aptos"/>
          <w:i/>
          <w:iCs/>
          <w:lang w:eastAsia="nb-NO"/>
        </w:rPr>
        <w:t>Relevante nytteverdier: a, b, c, d, f</w:t>
      </w:r>
    </w:p>
    <w:p w14:paraId="452CE2CB" w14:textId="77777777" w:rsidR="003D2D8E" w:rsidRDefault="003D2D8E" w:rsidP="003D2D8E">
      <w:pPr>
        <w:contextualSpacing/>
        <w:rPr>
          <w:rFonts w:ascii="Aptos" w:hAnsi="Aptos"/>
          <w:b/>
          <w:bCs/>
          <w:lang w:eastAsia="nb-NO"/>
        </w:rPr>
      </w:pPr>
    </w:p>
    <w:p w14:paraId="4151A2F6" w14:textId="12D65FFB" w:rsidR="003D2D8E" w:rsidRPr="003D2D8E" w:rsidRDefault="003D2D8E" w:rsidP="003D2D8E">
      <w:pPr>
        <w:contextualSpacing/>
        <w:rPr>
          <w:rFonts w:ascii="Aptos" w:hAnsi="Aptos"/>
          <w:b/>
          <w:bCs/>
          <w:lang w:eastAsia="nb-NO"/>
        </w:rPr>
      </w:pPr>
      <w:r w:rsidRPr="003D2D8E">
        <w:rPr>
          <w:rFonts w:ascii="Aptos" w:hAnsi="Aptos"/>
          <w:b/>
          <w:bCs/>
          <w:lang w:eastAsia="nb-NO"/>
        </w:rPr>
        <w:t>Integrasjon med medisinsk-teknisk utstyr</w:t>
      </w:r>
    </w:p>
    <w:p w14:paraId="73E5A19D" w14:textId="4BDE686D" w:rsidR="003D2D8E" w:rsidRPr="003D2D8E" w:rsidRDefault="003D2D8E" w:rsidP="003D2D8E">
      <w:pPr>
        <w:contextualSpacing/>
        <w:rPr>
          <w:rFonts w:ascii="Aptos" w:hAnsi="Aptos"/>
          <w:lang w:eastAsia="nb-NO"/>
        </w:rPr>
      </w:pPr>
      <w:r w:rsidRPr="003D2D8E">
        <w:rPr>
          <w:rFonts w:ascii="Aptos" w:hAnsi="Aptos"/>
          <w:lang w:eastAsia="nb-NO"/>
        </w:rPr>
        <w:t>For legekontorene finnes det et stort antall fagsystemer innen medisinsk-teknisk utstyr</w:t>
      </w:r>
      <w:r w:rsidR="00643565">
        <w:rPr>
          <w:rFonts w:ascii="Aptos" w:hAnsi="Aptos"/>
          <w:lang w:eastAsia="nb-NO"/>
        </w:rPr>
        <w:t xml:space="preserve"> (MTU)</w:t>
      </w:r>
      <w:r w:rsidRPr="003D2D8E">
        <w:rPr>
          <w:rFonts w:ascii="Aptos" w:hAnsi="Aptos"/>
          <w:lang w:eastAsia="nb-NO"/>
        </w:rPr>
        <w:t>, laboratorier og håndtering av rekvisisjoner, der integrasjonene med EPJ</w:t>
      </w:r>
      <w:r w:rsidR="00B23289">
        <w:rPr>
          <w:rFonts w:ascii="Aptos" w:hAnsi="Aptos"/>
          <w:lang w:eastAsia="nb-NO"/>
        </w:rPr>
        <w:t>-systemene</w:t>
      </w:r>
      <w:r w:rsidRPr="003D2D8E">
        <w:rPr>
          <w:rFonts w:ascii="Aptos" w:hAnsi="Aptos"/>
          <w:lang w:eastAsia="nb-NO"/>
        </w:rPr>
        <w:t xml:space="preserve"> for det meste er proprietære – de færreste er basert på internasjonale standarder som FHIR. Dette </w:t>
      </w:r>
      <w:r w:rsidRPr="003D2D8E">
        <w:rPr>
          <w:rFonts w:ascii="Aptos" w:hAnsi="Aptos"/>
          <w:lang w:eastAsia="nb-NO"/>
        </w:rPr>
        <w:lastRenderedPageBreak/>
        <w:t xml:space="preserve">gjelder både primær- og spesialisthelsetjenesten. På dette området vil det antagelig være store gevinster å hente ved standardisering og innføring av SMART </w:t>
      </w:r>
      <w:proofErr w:type="spellStart"/>
      <w:r w:rsidRPr="003D2D8E">
        <w:rPr>
          <w:rFonts w:ascii="Aptos" w:hAnsi="Aptos"/>
          <w:lang w:eastAsia="nb-NO"/>
        </w:rPr>
        <w:t>on</w:t>
      </w:r>
      <w:proofErr w:type="spellEnd"/>
      <w:r w:rsidRPr="003D2D8E">
        <w:rPr>
          <w:rFonts w:ascii="Aptos" w:hAnsi="Aptos"/>
          <w:lang w:eastAsia="nb-NO"/>
        </w:rPr>
        <w:t xml:space="preserve"> FHIR. Spirometri, EKG, ekkokardiografi, ultralyd av foster og audiometri er eksempler på områder som kan støttes av teknologien. Det krever at både utstyrsleverandører og journalsystemer støtter SMART </w:t>
      </w:r>
      <w:proofErr w:type="spellStart"/>
      <w:r w:rsidRPr="003D2D8E">
        <w:rPr>
          <w:rFonts w:ascii="Aptos" w:hAnsi="Aptos"/>
          <w:lang w:eastAsia="nb-NO"/>
        </w:rPr>
        <w:t>on</w:t>
      </w:r>
      <w:proofErr w:type="spellEnd"/>
      <w:r w:rsidRPr="003D2D8E">
        <w:rPr>
          <w:rFonts w:ascii="Aptos" w:hAnsi="Aptos"/>
          <w:lang w:eastAsia="nb-NO"/>
        </w:rPr>
        <w:t xml:space="preserve"> FHIR, noe som vil kreve mer planlegging, koordinering og tilrettelegging.</w:t>
      </w:r>
    </w:p>
    <w:p w14:paraId="4B75F39A" w14:textId="77777777" w:rsidR="003D2D8E" w:rsidRPr="003D2D8E" w:rsidRDefault="003D2D8E" w:rsidP="003D2D8E">
      <w:pPr>
        <w:contextualSpacing/>
        <w:rPr>
          <w:rFonts w:ascii="Aptos" w:hAnsi="Aptos"/>
          <w:lang w:eastAsia="nb-NO"/>
        </w:rPr>
      </w:pPr>
      <w:r w:rsidRPr="003D2D8E">
        <w:rPr>
          <w:rFonts w:ascii="Aptos" w:hAnsi="Aptos"/>
          <w:i/>
          <w:iCs/>
          <w:lang w:eastAsia="nb-NO"/>
        </w:rPr>
        <w:t>Relevante nytteverdier: a, c, d</w:t>
      </w:r>
    </w:p>
    <w:p w14:paraId="79F10F7A" w14:textId="77777777" w:rsidR="003D2D8E" w:rsidRDefault="003D2D8E" w:rsidP="003D2D8E">
      <w:pPr>
        <w:contextualSpacing/>
        <w:rPr>
          <w:rFonts w:ascii="Aptos" w:hAnsi="Aptos"/>
          <w:b/>
          <w:bCs/>
          <w:lang w:eastAsia="nb-NO"/>
        </w:rPr>
      </w:pPr>
    </w:p>
    <w:p w14:paraId="070F469F" w14:textId="660571F1" w:rsidR="003D2D8E" w:rsidRPr="003D2D8E" w:rsidRDefault="003D2D8E" w:rsidP="003D2D8E">
      <w:pPr>
        <w:contextualSpacing/>
        <w:rPr>
          <w:rFonts w:ascii="Aptos" w:hAnsi="Aptos"/>
          <w:b/>
          <w:bCs/>
          <w:lang w:eastAsia="nb-NO"/>
        </w:rPr>
      </w:pPr>
      <w:r w:rsidRPr="003D2D8E">
        <w:rPr>
          <w:rFonts w:ascii="Aptos" w:hAnsi="Aptos"/>
          <w:b/>
          <w:bCs/>
          <w:lang w:eastAsia="nb-NO"/>
        </w:rPr>
        <w:t>Behandlingsplaner og felles informasjonskilder</w:t>
      </w:r>
    </w:p>
    <w:p w14:paraId="7014F5E9" w14:textId="6E16D955" w:rsidR="003D2D8E" w:rsidRPr="003D2D8E" w:rsidRDefault="003D2D8E" w:rsidP="003D2D8E">
      <w:pPr>
        <w:contextualSpacing/>
        <w:rPr>
          <w:rFonts w:ascii="Aptos" w:hAnsi="Aptos"/>
          <w:lang w:eastAsia="nb-NO"/>
        </w:rPr>
      </w:pPr>
      <w:r w:rsidRPr="003D2D8E">
        <w:rPr>
          <w:rFonts w:ascii="Aptos" w:hAnsi="Aptos"/>
          <w:lang w:eastAsia="nb-NO"/>
        </w:rPr>
        <w:t>Behandlingsplaner er fokuserte sammenstillinger av medisinsk informasjon og verktøy for oppfølging og samarbeid rundt gitte problemstillinger for enkeltpasienter. Her er det viktig at de ulike aktørene har et klart eierskap til planene, og at man tester ut og undersøker effekten av de forskjellige planene før man utvider porteføljen med nye. Behandlingsplaner vil typisk variere betydelig i kompleksitet. Enkelte kreftoppfølgingsplaner vil være godt definert, mens</w:t>
      </w:r>
      <w:r w:rsidR="00AA1D14">
        <w:rPr>
          <w:rFonts w:ascii="Aptos" w:hAnsi="Aptos"/>
          <w:lang w:eastAsia="nb-NO"/>
        </w:rPr>
        <w:t xml:space="preserve"> </w:t>
      </w:r>
      <w:r w:rsidR="00D42F86">
        <w:rPr>
          <w:rFonts w:ascii="Aptos" w:hAnsi="Aptos"/>
          <w:lang w:eastAsia="nb-NO"/>
        </w:rPr>
        <w:t>f.eks.</w:t>
      </w:r>
      <w:r w:rsidRPr="003D2D8E">
        <w:rPr>
          <w:rFonts w:ascii="Aptos" w:hAnsi="Aptos"/>
          <w:lang w:eastAsia="nb-NO"/>
        </w:rPr>
        <w:t xml:space="preserve"> Noklus' diabetesskjema er relativt sammensatt og med mindre behov for integrasjon. Sistnevnte kan være et godt utgangspunkt for å teste hele kjeden pasient</w:t>
      </w:r>
      <w:r w:rsidR="00D42F86">
        <w:rPr>
          <w:rFonts w:ascii="Aptos" w:hAnsi="Aptos"/>
          <w:lang w:eastAsia="nb-NO"/>
        </w:rPr>
        <w:t>-</w:t>
      </w:r>
      <w:r w:rsidRPr="003D2D8E">
        <w:rPr>
          <w:rFonts w:ascii="Aptos" w:hAnsi="Aptos"/>
          <w:lang w:eastAsia="nb-NO"/>
        </w:rPr>
        <w:t>fastlege</w:t>
      </w:r>
      <w:r w:rsidR="00D42F86">
        <w:rPr>
          <w:rFonts w:ascii="Aptos" w:hAnsi="Aptos"/>
          <w:lang w:eastAsia="nb-NO"/>
        </w:rPr>
        <w:t>-</w:t>
      </w:r>
      <w:r w:rsidRPr="003D2D8E">
        <w:rPr>
          <w:rFonts w:ascii="Aptos" w:hAnsi="Aptos"/>
          <w:lang w:eastAsia="nb-NO"/>
        </w:rPr>
        <w:t>spesialist</w:t>
      </w:r>
      <w:r w:rsidR="00D42F86">
        <w:rPr>
          <w:rFonts w:ascii="Aptos" w:hAnsi="Aptos"/>
          <w:lang w:eastAsia="nb-NO"/>
        </w:rPr>
        <w:t>-</w:t>
      </w:r>
      <w:r w:rsidRPr="003D2D8E">
        <w:rPr>
          <w:rFonts w:ascii="Aptos" w:hAnsi="Aptos"/>
          <w:lang w:eastAsia="nb-NO"/>
        </w:rPr>
        <w:t xml:space="preserve">kommune, der SMART </w:t>
      </w:r>
      <w:proofErr w:type="spellStart"/>
      <w:r w:rsidRPr="003D2D8E">
        <w:rPr>
          <w:rFonts w:ascii="Aptos" w:hAnsi="Aptos"/>
          <w:lang w:eastAsia="nb-NO"/>
        </w:rPr>
        <w:t>on</w:t>
      </w:r>
      <w:proofErr w:type="spellEnd"/>
      <w:r w:rsidRPr="003D2D8E">
        <w:rPr>
          <w:rFonts w:ascii="Aptos" w:hAnsi="Aptos"/>
          <w:lang w:eastAsia="nb-NO"/>
        </w:rPr>
        <w:t xml:space="preserve"> FHIR kan være egnet som en del av løsningen. Elektronisk helsekort for gravide er et eksempel på en aktuell kandidat der både kompleksitet og integrasjonsbehov er stort, men hvor også den kliniske nytten og effektiviseringspotensialet er signifikant.</w:t>
      </w:r>
    </w:p>
    <w:p w14:paraId="6F2AD5AA" w14:textId="77777777" w:rsidR="003D2D8E" w:rsidRPr="003D2D8E" w:rsidRDefault="003D2D8E" w:rsidP="003D2D8E">
      <w:pPr>
        <w:contextualSpacing/>
        <w:rPr>
          <w:rFonts w:ascii="Aptos" w:hAnsi="Aptos"/>
          <w:lang w:eastAsia="nb-NO"/>
        </w:rPr>
      </w:pPr>
      <w:r w:rsidRPr="003D2D8E">
        <w:rPr>
          <w:rFonts w:ascii="Aptos" w:hAnsi="Aptos"/>
          <w:i/>
          <w:iCs/>
          <w:lang w:eastAsia="nb-NO"/>
        </w:rPr>
        <w:t>Relevante nytteverdier: b, c, d, e, f</w:t>
      </w:r>
    </w:p>
    <w:p w14:paraId="7FA00B5B" w14:textId="77777777" w:rsidR="003D2D8E" w:rsidRDefault="003D2D8E" w:rsidP="003D2D8E">
      <w:pPr>
        <w:contextualSpacing/>
        <w:rPr>
          <w:rFonts w:ascii="Aptos" w:hAnsi="Aptos"/>
          <w:b/>
          <w:bCs/>
          <w:lang w:eastAsia="nb-NO"/>
        </w:rPr>
      </w:pPr>
    </w:p>
    <w:p w14:paraId="5953DBDC" w14:textId="2FEBAEDC" w:rsidR="003D2D8E" w:rsidRPr="003D2D8E" w:rsidRDefault="003D2D8E" w:rsidP="003D2D8E">
      <w:pPr>
        <w:contextualSpacing/>
        <w:rPr>
          <w:rFonts w:ascii="Aptos" w:hAnsi="Aptos"/>
          <w:b/>
          <w:bCs/>
          <w:lang w:eastAsia="nb-NO"/>
        </w:rPr>
      </w:pPr>
      <w:r w:rsidRPr="003D2D8E">
        <w:rPr>
          <w:rFonts w:ascii="Aptos" w:hAnsi="Aptos"/>
          <w:b/>
          <w:bCs/>
          <w:lang w:eastAsia="nb-NO"/>
        </w:rPr>
        <w:t>Legeerklæringer, søknader og meldinger til det offentlige</w:t>
      </w:r>
    </w:p>
    <w:p w14:paraId="01265F91" w14:textId="77777777" w:rsidR="003D2D8E" w:rsidRPr="003D2D8E" w:rsidRDefault="003D2D8E" w:rsidP="003D2D8E">
      <w:pPr>
        <w:contextualSpacing/>
        <w:rPr>
          <w:rFonts w:ascii="Aptos" w:hAnsi="Aptos"/>
          <w:lang w:eastAsia="nb-NO"/>
        </w:rPr>
      </w:pPr>
      <w:r w:rsidRPr="003D2D8E">
        <w:rPr>
          <w:rFonts w:ascii="Aptos" w:hAnsi="Aptos"/>
          <w:lang w:eastAsia="nb-NO"/>
        </w:rPr>
        <w:t xml:space="preserve">Mye av legens arbeidstid går med til utfylling av lovpålagte attester og andre skjemaer i forbindelse med søknader og meldinger. Eksempler er sykmelding og søknad om arbeidsavklaringspenger til NAV, søknad om TT-kort, søknad om handikapparkering og vurdering av førerrett. Andre eksempler er melding om smittsomme sykdommer til MSIS, elektronisk melding om dødsårsak og melding om arbeidsrelatert sykdom til Arbeidstilsynet. Tredjepartsapplikasjoner basert på SMART </w:t>
      </w:r>
      <w:proofErr w:type="spellStart"/>
      <w:r w:rsidRPr="003D2D8E">
        <w:rPr>
          <w:rFonts w:ascii="Aptos" w:hAnsi="Aptos"/>
          <w:lang w:eastAsia="nb-NO"/>
        </w:rPr>
        <w:t>on</w:t>
      </w:r>
      <w:proofErr w:type="spellEnd"/>
      <w:r w:rsidRPr="003D2D8E">
        <w:rPr>
          <w:rFonts w:ascii="Aptos" w:hAnsi="Aptos"/>
          <w:lang w:eastAsia="nb-NO"/>
        </w:rPr>
        <w:t xml:space="preserve"> FHIR, eventuelt i kombinasjon med portaler, kan vise seg å være en effektiv og </w:t>
      </w:r>
      <w:proofErr w:type="gramStart"/>
      <w:r w:rsidRPr="003D2D8E">
        <w:rPr>
          <w:rFonts w:ascii="Aptos" w:hAnsi="Aptos"/>
          <w:lang w:eastAsia="nb-NO"/>
        </w:rPr>
        <w:t>robust</w:t>
      </w:r>
      <w:proofErr w:type="gramEnd"/>
      <w:r w:rsidRPr="003D2D8E">
        <w:rPr>
          <w:rFonts w:ascii="Aptos" w:hAnsi="Aptos"/>
          <w:lang w:eastAsia="nb-NO"/>
        </w:rPr>
        <w:t xml:space="preserve"> tilnærming.</w:t>
      </w:r>
    </w:p>
    <w:p w14:paraId="382CEC95" w14:textId="77777777" w:rsidR="003D2D8E" w:rsidRPr="003D2D8E" w:rsidRDefault="003D2D8E" w:rsidP="003D2D8E">
      <w:pPr>
        <w:contextualSpacing/>
        <w:rPr>
          <w:rFonts w:ascii="Aptos" w:hAnsi="Aptos"/>
          <w:lang w:eastAsia="nb-NO"/>
        </w:rPr>
      </w:pPr>
      <w:r w:rsidRPr="003D2D8E">
        <w:rPr>
          <w:rFonts w:ascii="Aptos" w:hAnsi="Aptos"/>
          <w:i/>
          <w:iCs/>
          <w:lang w:eastAsia="nb-NO"/>
        </w:rPr>
        <w:t>Relevante nytteverdier: a, b, c, d, e, f</w:t>
      </w:r>
    </w:p>
    <w:p w14:paraId="76E676E1" w14:textId="77777777" w:rsidR="003D2D8E" w:rsidRDefault="003D2D8E" w:rsidP="003D2D8E">
      <w:pPr>
        <w:contextualSpacing/>
        <w:rPr>
          <w:rFonts w:ascii="Aptos" w:hAnsi="Aptos"/>
          <w:b/>
          <w:bCs/>
          <w:lang w:eastAsia="nb-NO"/>
        </w:rPr>
      </w:pPr>
    </w:p>
    <w:p w14:paraId="462DD84D" w14:textId="026B83E3" w:rsidR="003D2D8E" w:rsidRPr="003D2D8E" w:rsidRDefault="003D2D8E" w:rsidP="003D2D8E">
      <w:pPr>
        <w:contextualSpacing/>
        <w:rPr>
          <w:rFonts w:ascii="Aptos" w:hAnsi="Aptos"/>
          <w:b/>
          <w:bCs/>
          <w:lang w:eastAsia="nb-NO"/>
        </w:rPr>
      </w:pPr>
      <w:r w:rsidRPr="003D2D8E">
        <w:rPr>
          <w:rFonts w:ascii="Aptos" w:hAnsi="Aptos"/>
          <w:b/>
          <w:bCs/>
          <w:lang w:eastAsia="nb-NO"/>
        </w:rPr>
        <w:t>Sentralstyrt forvaltning av applikasjoner</w:t>
      </w:r>
    </w:p>
    <w:p w14:paraId="67CFD7D7" w14:textId="77777777" w:rsidR="003D2D8E" w:rsidRPr="003D2D8E" w:rsidRDefault="003D2D8E" w:rsidP="003D2D8E">
      <w:pPr>
        <w:contextualSpacing/>
        <w:rPr>
          <w:rFonts w:ascii="Aptos" w:hAnsi="Aptos"/>
          <w:lang w:eastAsia="nb-NO"/>
        </w:rPr>
      </w:pPr>
      <w:r w:rsidRPr="003D2D8E">
        <w:rPr>
          <w:rFonts w:ascii="Aptos" w:hAnsi="Aptos"/>
          <w:lang w:eastAsia="nb-NO"/>
        </w:rPr>
        <w:t xml:space="preserve">Når funksjonalitet som tidligere har vært </w:t>
      </w:r>
      <w:proofErr w:type="gramStart"/>
      <w:r w:rsidRPr="003D2D8E">
        <w:rPr>
          <w:rFonts w:ascii="Aptos" w:hAnsi="Aptos"/>
          <w:lang w:eastAsia="nb-NO"/>
        </w:rPr>
        <w:t>implementert</w:t>
      </w:r>
      <w:proofErr w:type="gramEnd"/>
      <w:r w:rsidRPr="003D2D8E">
        <w:rPr>
          <w:rFonts w:ascii="Aptos" w:hAnsi="Aptos"/>
          <w:lang w:eastAsia="nb-NO"/>
        </w:rPr>
        <w:t xml:space="preserve"> i de enkelte EPJ-systemene flyttes til SMART </w:t>
      </w:r>
      <w:proofErr w:type="spellStart"/>
      <w:r w:rsidRPr="003D2D8E">
        <w:rPr>
          <w:rFonts w:ascii="Aptos" w:hAnsi="Aptos"/>
          <w:lang w:eastAsia="nb-NO"/>
        </w:rPr>
        <w:t>on</w:t>
      </w:r>
      <w:proofErr w:type="spellEnd"/>
      <w:r w:rsidRPr="003D2D8E">
        <w:rPr>
          <w:rFonts w:ascii="Aptos" w:hAnsi="Aptos"/>
          <w:lang w:eastAsia="nb-NO"/>
        </w:rPr>
        <w:t xml:space="preserve"> FHIR-applikasjoner, offentlige eller kommersielle, flyttes også forvaltningen – som videreutvikling og forbedringer – ut av EPJ-systemene. Dette kan åpne for kortere utviklingstid og hyppigere leveranser ved at utrullingen styres sentralt, og dermed bidra til en enklere og mer effektiv forvaltning i takt med utviklingen av den sentrale tjenesten og ny funksjonalitet.</w:t>
      </w:r>
    </w:p>
    <w:p w14:paraId="2B983317" w14:textId="77777777" w:rsidR="003D2D8E" w:rsidRPr="003D2D8E" w:rsidRDefault="003D2D8E" w:rsidP="003D2D8E">
      <w:pPr>
        <w:contextualSpacing/>
        <w:rPr>
          <w:rFonts w:ascii="Aptos" w:hAnsi="Aptos"/>
          <w:lang w:eastAsia="nb-NO"/>
        </w:rPr>
      </w:pPr>
      <w:r w:rsidRPr="003D2D8E">
        <w:rPr>
          <w:rFonts w:ascii="Aptos" w:hAnsi="Aptos"/>
          <w:i/>
          <w:iCs/>
          <w:lang w:eastAsia="nb-NO"/>
        </w:rPr>
        <w:t>Relevante nytteverdier: c</w:t>
      </w:r>
    </w:p>
    <w:p w14:paraId="12C3DB4E" w14:textId="77777777" w:rsidR="003D2D8E" w:rsidRDefault="003D2D8E" w:rsidP="003D2D8E">
      <w:pPr>
        <w:contextualSpacing/>
        <w:rPr>
          <w:rFonts w:ascii="Aptos" w:hAnsi="Aptos"/>
          <w:b/>
          <w:bCs/>
          <w:lang w:eastAsia="nb-NO"/>
        </w:rPr>
      </w:pPr>
    </w:p>
    <w:p w14:paraId="08ECC6FC" w14:textId="6D8B4430" w:rsidR="003D2D8E" w:rsidRPr="003D2D8E" w:rsidRDefault="003D2D8E" w:rsidP="003D2D8E">
      <w:pPr>
        <w:contextualSpacing/>
        <w:rPr>
          <w:rFonts w:ascii="Aptos" w:hAnsi="Aptos"/>
          <w:b/>
          <w:bCs/>
          <w:lang w:eastAsia="nb-NO"/>
        </w:rPr>
      </w:pPr>
      <w:r w:rsidRPr="003D2D8E">
        <w:rPr>
          <w:rFonts w:ascii="Aptos" w:hAnsi="Aptos"/>
          <w:b/>
          <w:bCs/>
          <w:lang w:eastAsia="nb-NO"/>
        </w:rPr>
        <w:t>Automatisk datafangst til medisinske kvalitetsregistre</w:t>
      </w:r>
    </w:p>
    <w:p w14:paraId="7E9A6BEA" w14:textId="77777777" w:rsidR="003D2D8E" w:rsidRPr="003D2D8E" w:rsidRDefault="003D2D8E" w:rsidP="003D2D8E">
      <w:pPr>
        <w:contextualSpacing/>
        <w:rPr>
          <w:rFonts w:ascii="Aptos" w:hAnsi="Aptos"/>
          <w:lang w:eastAsia="nb-NO"/>
        </w:rPr>
      </w:pPr>
      <w:r w:rsidRPr="003D2D8E">
        <w:rPr>
          <w:rFonts w:ascii="Aptos" w:hAnsi="Aptos"/>
          <w:lang w:eastAsia="nb-NO"/>
        </w:rPr>
        <w:t xml:space="preserve">Data som automatisk hentes fra EPJ-systemene til medisinske kvalitetsregistre, er primærmedisinske data brukt til forskningsformål, det vil si helseopplysninger til sekundærbruk, og er etterspurt av for eksempel Praksisnett og </w:t>
      </w:r>
      <w:proofErr w:type="spellStart"/>
      <w:r w:rsidRPr="003D2D8E">
        <w:rPr>
          <w:rFonts w:ascii="Aptos" w:hAnsi="Aptos"/>
          <w:lang w:eastAsia="nb-NO"/>
        </w:rPr>
        <w:t>Noklus</w:t>
      </w:r>
      <w:proofErr w:type="spellEnd"/>
      <w:r w:rsidRPr="003D2D8E">
        <w:rPr>
          <w:rFonts w:ascii="Aptos" w:hAnsi="Aptos"/>
          <w:lang w:eastAsia="nb-NO"/>
        </w:rPr>
        <w:t xml:space="preserve">. Automatisert datafangst kan redusere tidsbruk ved at klinikere bruker mindre tid på å registrere data. Dette kan være aktuelt på både individ- og populasjonsnivå: rapportering på individnivå kan skje i forbindelse med </w:t>
      </w:r>
      <w:r w:rsidRPr="003D2D8E">
        <w:rPr>
          <w:rFonts w:ascii="Aptos" w:hAnsi="Aptos"/>
          <w:lang w:eastAsia="nb-NO"/>
        </w:rPr>
        <w:lastRenderedPageBreak/>
        <w:t>pasientbehandling, og på populasjonsnivå ved hjelp av FHIR Bulk Data i kombinasjon med løsninger for uttrekk og bearbeiding av data.</w:t>
      </w:r>
    </w:p>
    <w:p w14:paraId="052ADCF5" w14:textId="77777777" w:rsidR="003D2D8E" w:rsidRDefault="003D2D8E" w:rsidP="003D2D8E">
      <w:pPr>
        <w:contextualSpacing/>
        <w:rPr>
          <w:rFonts w:ascii="Aptos" w:hAnsi="Aptos"/>
          <w:i/>
          <w:iCs/>
          <w:lang w:eastAsia="nb-NO"/>
        </w:rPr>
      </w:pPr>
      <w:r w:rsidRPr="003D2D8E">
        <w:rPr>
          <w:rFonts w:ascii="Aptos" w:hAnsi="Aptos"/>
          <w:i/>
          <w:iCs/>
          <w:lang w:eastAsia="nb-NO"/>
        </w:rPr>
        <w:t>Relevante nytteverdier: b, c, f</w:t>
      </w:r>
    </w:p>
    <w:p w14:paraId="36A6E64C" w14:textId="77777777" w:rsidR="009B727C" w:rsidRDefault="009B727C" w:rsidP="003D2D8E">
      <w:pPr>
        <w:contextualSpacing/>
        <w:rPr>
          <w:rFonts w:ascii="Aptos" w:hAnsi="Aptos"/>
          <w:i/>
          <w:iCs/>
          <w:lang w:eastAsia="nb-NO"/>
        </w:rPr>
      </w:pPr>
    </w:p>
    <w:p w14:paraId="1A2667DF" w14:textId="77777777" w:rsidR="009B727C" w:rsidRPr="003D2D8E" w:rsidRDefault="009B727C" w:rsidP="009B727C">
      <w:pPr>
        <w:contextualSpacing/>
        <w:rPr>
          <w:rFonts w:ascii="Aptos" w:hAnsi="Aptos"/>
          <w:b/>
          <w:bCs/>
          <w:lang w:eastAsia="nb-NO"/>
        </w:rPr>
      </w:pPr>
      <w:r w:rsidRPr="003D2D8E">
        <w:rPr>
          <w:rFonts w:ascii="Aptos" w:hAnsi="Aptos"/>
          <w:b/>
          <w:bCs/>
          <w:lang w:eastAsia="nb-NO"/>
        </w:rPr>
        <w:t>Innbyggerrettede applikasjoner</w:t>
      </w:r>
    </w:p>
    <w:p w14:paraId="4E6B9420" w14:textId="77777777" w:rsidR="009B727C" w:rsidRPr="003D2D8E" w:rsidRDefault="009B727C" w:rsidP="009B727C">
      <w:pPr>
        <w:contextualSpacing/>
        <w:rPr>
          <w:rFonts w:ascii="Aptos" w:hAnsi="Aptos"/>
          <w:lang w:eastAsia="nb-NO"/>
        </w:rPr>
      </w:pPr>
      <w:r w:rsidRPr="003D2D8E">
        <w:rPr>
          <w:rFonts w:ascii="Aptos" w:hAnsi="Aptos"/>
          <w:lang w:eastAsia="nb-NO"/>
        </w:rPr>
        <w:t xml:space="preserve">SMART </w:t>
      </w:r>
      <w:proofErr w:type="spellStart"/>
      <w:r w:rsidRPr="003D2D8E">
        <w:rPr>
          <w:rFonts w:ascii="Aptos" w:hAnsi="Aptos"/>
          <w:lang w:eastAsia="nb-NO"/>
        </w:rPr>
        <w:t>on</w:t>
      </w:r>
      <w:proofErr w:type="spellEnd"/>
      <w:r w:rsidRPr="003D2D8E">
        <w:rPr>
          <w:rFonts w:ascii="Aptos" w:hAnsi="Aptos"/>
          <w:lang w:eastAsia="nb-NO"/>
        </w:rPr>
        <w:t xml:space="preserve"> FHIR støtter også applikasjoner som innbyggeren selv tar i bruk, startet frittstående utenfor fagsystemet (se «Hva er SMART </w:t>
      </w:r>
      <w:proofErr w:type="spellStart"/>
      <w:r w:rsidRPr="003D2D8E">
        <w:rPr>
          <w:rFonts w:ascii="Aptos" w:hAnsi="Aptos"/>
          <w:lang w:eastAsia="nb-NO"/>
        </w:rPr>
        <w:t>on</w:t>
      </w:r>
      <w:proofErr w:type="spellEnd"/>
      <w:r w:rsidRPr="003D2D8E">
        <w:rPr>
          <w:rFonts w:ascii="Aptos" w:hAnsi="Aptos"/>
          <w:lang w:eastAsia="nb-NO"/>
        </w:rPr>
        <w:t xml:space="preserve"> FHIR»). Slike løsninger kan gi pasienten tilgang til egne opplysninger, støtte egenoppfølging og mestring, og legge til rette for at informasjon fra innbyggeren kan inngå i behandlingen. Elektronisk helsekort for gravide og tverrsektoriell utveksling mot NAV er eksempler som grenser mot dette området.</w:t>
      </w:r>
    </w:p>
    <w:p w14:paraId="46573203" w14:textId="13618F53" w:rsidR="009B727C" w:rsidRPr="003D2D8E" w:rsidRDefault="009B727C" w:rsidP="003D2D8E">
      <w:pPr>
        <w:contextualSpacing/>
        <w:rPr>
          <w:rFonts w:ascii="Aptos" w:hAnsi="Aptos"/>
          <w:lang w:eastAsia="nb-NO"/>
        </w:rPr>
      </w:pPr>
      <w:r w:rsidRPr="003D2D8E">
        <w:rPr>
          <w:rFonts w:ascii="Aptos" w:hAnsi="Aptos"/>
          <w:i/>
          <w:iCs/>
          <w:lang w:eastAsia="nb-NO"/>
        </w:rPr>
        <w:t>Relevante nytteverdier: b, d, e</w:t>
      </w:r>
    </w:p>
    <w:p w14:paraId="29683F99" w14:textId="77777777" w:rsidR="004D164C" w:rsidRPr="00C12418" w:rsidRDefault="004D164C" w:rsidP="004D164C">
      <w:pPr>
        <w:pStyle w:val="Overskrift2"/>
        <w:rPr>
          <w:rFonts w:ascii="Aptos" w:hAnsi="Aptos"/>
        </w:rPr>
      </w:pPr>
      <w:r w:rsidRPr="00C12418">
        <w:rPr>
          <w:rFonts w:ascii="Aptos" w:hAnsi="Aptos"/>
        </w:rPr>
        <w:t>Erfaringer med bruk</w:t>
      </w:r>
    </w:p>
    <w:p w14:paraId="3E56A1B0" w14:textId="03A584F6" w:rsidR="004D164C" w:rsidRPr="004D164C" w:rsidRDefault="004D164C" w:rsidP="004D164C">
      <w:pPr>
        <w:contextualSpacing/>
        <w:rPr>
          <w:rFonts w:ascii="Aptos" w:hAnsi="Aptos"/>
        </w:rPr>
      </w:pPr>
    </w:p>
    <w:p w14:paraId="1C85A5B2" w14:textId="77777777" w:rsidR="004D164C" w:rsidRPr="004D164C" w:rsidRDefault="004D164C" w:rsidP="004D164C">
      <w:pPr>
        <w:contextualSpacing/>
        <w:rPr>
          <w:rFonts w:ascii="Aptos" w:hAnsi="Aptos"/>
        </w:rPr>
      </w:pPr>
      <w:r w:rsidRPr="004D164C">
        <w:rPr>
          <w:rFonts w:ascii="Aptos" w:hAnsi="Aptos"/>
        </w:rPr>
        <w:t xml:space="preserve">SMART </w:t>
      </w:r>
      <w:proofErr w:type="spellStart"/>
      <w:r w:rsidRPr="004D164C">
        <w:rPr>
          <w:rFonts w:ascii="Aptos" w:hAnsi="Aptos"/>
        </w:rPr>
        <w:t>on</w:t>
      </w:r>
      <w:proofErr w:type="spellEnd"/>
      <w:r w:rsidRPr="004D164C">
        <w:rPr>
          <w:rFonts w:ascii="Aptos" w:hAnsi="Aptos"/>
        </w:rPr>
        <w:t xml:space="preserve"> FHIR er tatt i bruk i flere norske og internasjonale initiativ. Erfaringene nedenfor spenner fra driftssatte løsninger til utprøvinger, og et gjennomgående trekk er at hvert prosjekt senker terskelen for det neste ved å etterlate gjenbrukbar implementasjonsstøtte.</w:t>
      </w:r>
    </w:p>
    <w:p w14:paraId="57189E1A" w14:textId="77777777" w:rsidR="00C12418" w:rsidRDefault="00C12418" w:rsidP="004D164C">
      <w:pPr>
        <w:contextualSpacing/>
        <w:rPr>
          <w:rFonts w:ascii="Aptos" w:hAnsi="Aptos"/>
          <w:b/>
          <w:bCs/>
        </w:rPr>
      </w:pPr>
    </w:p>
    <w:p w14:paraId="4E325F73" w14:textId="247FD4EF" w:rsidR="004D164C" w:rsidRPr="004D164C" w:rsidRDefault="004D164C" w:rsidP="004D164C">
      <w:pPr>
        <w:contextualSpacing/>
        <w:rPr>
          <w:rFonts w:ascii="Aptos" w:hAnsi="Aptos"/>
          <w:b/>
          <w:bCs/>
        </w:rPr>
      </w:pPr>
      <w:r w:rsidRPr="004D164C">
        <w:rPr>
          <w:rFonts w:ascii="Aptos" w:hAnsi="Aptos"/>
          <w:b/>
          <w:bCs/>
        </w:rPr>
        <w:t>Digital førerrett</w:t>
      </w:r>
    </w:p>
    <w:p w14:paraId="7D84AB0C" w14:textId="77777777" w:rsidR="004D164C" w:rsidRPr="004D164C" w:rsidRDefault="004D164C" w:rsidP="004D164C">
      <w:pPr>
        <w:contextualSpacing/>
        <w:rPr>
          <w:rFonts w:ascii="Aptos" w:hAnsi="Aptos"/>
        </w:rPr>
      </w:pPr>
      <w:r w:rsidRPr="004D164C">
        <w:rPr>
          <w:rFonts w:ascii="Aptos" w:hAnsi="Aptos"/>
          <w:i/>
          <w:iCs/>
        </w:rPr>
        <w:t>Status: i drift.</w:t>
      </w:r>
    </w:p>
    <w:p w14:paraId="65A2D741" w14:textId="77777777" w:rsidR="004D164C" w:rsidRPr="004D164C" w:rsidRDefault="004D164C" w:rsidP="004D164C">
      <w:pPr>
        <w:contextualSpacing/>
        <w:rPr>
          <w:rFonts w:ascii="Aptos" w:hAnsi="Aptos"/>
        </w:rPr>
      </w:pPr>
      <w:r w:rsidRPr="004D164C">
        <w:rPr>
          <w:rFonts w:ascii="Aptos" w:hAnsi="Aptos"/>
        </w:rPr>
        <w:t xml:space="preserve">Den første SMART </w:t>
      </w:r>
      <w:proofErr w:type="spellStart"/>
      <w:r w:rsidRPr="004D164C">
        <w:rPr>
          <w:rFonts w:ascii="Aptos" w:hAnsi="Aptos"/>
        </w:rPr>
        <w:t>on</w:t>
      </w:r>
      <w:proofErr w:type="spellEnd"/>
      <w:r w:rsidRPr="004D164C">
        <w:rPr>
          <w:rFonts w:ascii="Aptos" w:hAnsi="Aptos"/>
        </w:rPr>
        <w:t xml:space="preserve"> FHIR-baserte løsningen i Norge ble utviklet i tilknytning til programmet for digital førerrettsforvaltning – et samarbeid mellom Helsedirektoratet, Statens vegvesen, Norsk Helsenett og politiet [21]. Løsningen ble påbegynt i 2018 og lansert i 2023; forsinkelsen skyldtes omprioriteringer under pandemien. Den består av en SMART </w:t>
      </w:r>
      <w:proofErr w:type="spellStart"/>
      <w:r w:rsidRPr="004D164C">
        <w:rPr>
          <w:rFonts w:ascii="Aptos" w:hAnsi="Aptos"/>
        </w:rPr>
        <w:t>on</w:t>
      </w:r>
      <w:proofErr w:type="spellEnd"/>
      <w:r w:rsidRPr="004D164C">
        <w:rPr>
          <w:rFonts w:ascii="Aptos" w:hAnsi="Aptos"/>
        </w:rPr>
        <w:t xml:space="preserve"> FHIR-applikasjon utviklet av Norsk Helsenett, </w:t>
      </w:r>
      <w:proofErr w:type="gramStart"/>
      <w:r w:rsidRPr="004D164C">
        <w:rPr>
          <w:rFonts w:ascii="Aptos" w:hAnsi="Aptos"/>
        </w:rPr>
        <w:t>integrert</w:t>
      </w:r>
      <w:proofErr w:type="gramEnd"/>
      <w:r w:rsidRPr="004D164C">
        <w:rPr>
          <w:rFonts w:ascii="Aptos" w:hAnsi="Aptos"/>
        </w:rPr>
        <w:t xml:space="preserve"> med EPJ-system for fastleger, og benytter i tillegg API-er for å utveksle informasjon med Statens vegvesen, </w:t>
      </w:r>
      <w:proofErr w:type="spellStart"/>
      <w:r w:rsidRPr="004D164C">
        <w:rPr>
          <w:rFonts w:ascii="Aptos" w:hAnsi="Aptos"/>
        </w:rPr>
        <w:t>Helsenorge</w:t>
      </w:r>
      <w:proofErr w:type="spellEnd"/>
      <w:r w:rsidRPr="004D164C">
        <w:rPr>
          <w:rFonts w:ascii="Aptos" w:hAnsi="Aptos"/>
        </w:rPr>
        <w:t xml:space="preserve"> og Helsedirektoratet.</w:t>
      </w:r>
    </w:p>
    <w:p w14:paraId="3328C808" w14:textId="77777777" w:rsidR="004D164C" w:rsidRPr="004D164C" w:rsidRDefault="004D164C" w:rsidP="004D164C">
      <w:pPr>
        <w:contextualSpacing/>
        <w:rPr>
          <w:rFonts w:ascii="Aptos" w:hAnsi="Aptos"/>
        </w:rPr>
      </w:pPr>
      <w:r w:rsidRPr="004D164C">
        <w:rPr>
          <w:rFonts w:ascii="Aptos" w:hAnsi="Aptos"/>
        </w:rPr>
        <w:t xml:space="preserve">I dette prosjektet tok man i Norge for første gang i bruk SMART App </w:t>
      </w:r>
      <w:proofErr w:type="spellStart"/>
      <w:r w:rsidRPr="004D164C">
        <w:rPr>
          <w:rFonts w:ascii="Aptos" w:hAnsi="Aptos"/>
        </w:rPr>
        <w:t>Launch</w:t>
      </w:r>
      <w:proofErr w:type="spellEnd"/>
      <w:r w:rsidRPr="004D164C">
        <w:rPr>
          <w:rFonts w:ascii="Aptos" w:hAnsi="Aptos"/>
        </w:rPr>
        <w:t xml:space="preserve"> Framework [12], og utarbeidet samtidig en norsk implementasjonsguide [19] basert på denne. Prosjektet etablerte også «Implementasjonsguide </w:t>
      </w:r>
      <w:proofErr w:type="spellStart"/>
      <w:r w:rsidRPr="004D164C">
        <w:rPr>
          <w:rFonts w:ascii="Aptos" w:hAnsi="Aptos"/>
        </w:rPr>
        <w:t>HelseAPI</w:t>
      </w:r>
      <w:proofErr w:type="spellEnd"/>
      <w:r w:rsidRPr="004D164C">
        <w:rPr>
          <w:rFonts w:ascii="Aptos" w:hAnsi="Aptos"/>
        </w:rPr>
        <w:t xml:space="preserve">» [18], som beskriver premisser for teknisk tilrettelegging av EPJ-system for FHIR – blant annet et minimumssett av norske FHIR-basisprofiler for registrering, søk og oppslag i pasientopplysninger. Denne dokumentasjonen har vist seg å være gjenbrukbar langt utover førerrettsformålet (se FHI-eksempelet under). Løsningen er tatt i bruk av flere leverandører, og utbredelsen forventes å øke etter hvert som flere EPJ-systemer får støtte for SMART </w:t>
      </w:r>
      <w:proofErr w:type="spellStart"/>
      <w:r w:rsidRPr="004D164C">
        <w:rPr>
          <w:rFonts w:ascii="Aptos" w:hAnsi="Aptos"/>
        </w:rPr>
        <w:t>on</w:t>
      </w:r>
      <w:proofErr w:type="spellEnd"/>
      <w:r w:rsidRPr="004D164C">
        <w:rPr>
          <w:rFonts w:ascii="Aptos" w:hAnsi="Aptos"/>
        </w:rPr>
        <w:t xml:space="preserve"> FHIR.</w:t>
      </w:r>
    </w:p>
    <w:p w14:paraId="6135C883" w14:textId="77777777" w:rsidR="00C12418" w:rsidRDefault="00C12418" w:rsidP="004D164C">
      <w:pPr>
        <w:contextualSpacing/>
        <w:rPr>
          <w:rFonts w:ascii="Aptos" w:hAnsi="Aptos"/>
          <w:b/>
          <w:bCs/>
        </w:rPr>
      </w:pPr>
    </w:p>
    <w:p w14:paraId="3E8EB891" w14:textId="66763E02" w:rsidR="004D164C" w:rsidRPr="004D164C" w:rsidRDefault="004D164C" w:rsidP="004D164C">
      <w:pPr>
        <w:contextualSpacing/>
        <w:rPr>
          <w:rFonts w:ascii="Aptos" w:hAnsi="Aptos"/>
          <w:b/>
          <w:bCs/>
        </w:rPr>
      </w:pPr>
      <w:r w:rsidRPr="004D164C">
        <w:rPr>
          <w:rFonts w:ascii="Aptos" w:hAnsi="Aptos"/>
          <w:b/>
          <w:bCs/>
        </w:rPr>
        <w:t>NAV og helse- og omsorgstjenesten</w:t>
      </w:r>
    </w:p>
    <w:p w14:paraId="044B6E78" w14:textId="77777777" w:rsidR="004D164C" w:rsidRPr="004D164C" w:rsidRDefault="004D164C" w:rsidP="004D164C">
      <w:pPr>
        <w:contextualSpacing/>
        <w:rPr>
          <w:rFonts w:ascii="Aptos" w:hAnsi="Aptos"/>
        </w:rPr>
      </w:pPr>
      <w:r w:rsidRPr="004D164C">
        <w:rPr>
          <w:rFonts w:ascii="Aptos" w:hAnsi="Aptos"/>
          <w:i/>
          <w:iCs/>
        </w:rPr>
        <w:t>Status: utredet; ny løsning under utrulling.</w:t>
      </w:r>
    </w:p>
    <w:p w14:paraId="5CD99243" w14:textId="06841778" w:rsidR="004D164C" w:rsidRPr="004D164C" w:rsidRDefault="004D164C" w:rsidP="004D164C">
      <w:pPr>
        <w:contextualSpacing/>
        <w:rPr>
          <w:rFonts w:ascii="Aptos" w:hAnsi="Aptos"/>
        </w:rPr>
      </w:pPr>
      <w:r w:rsidRPr="004D164C">
        <w:rPr>
          <w:rFonts w:ascii="Aptos" w:hAnsi="Aptos"/>
        </w:rPr>
        <w:t xml:space="preserve">Siden 2021 er det arbeidet med hvordan informasjonsflyten mellom NAV og fastleger kan bedres og fastlegenes arbeidsmengde reduseres. NAV og Helsedirektoratet gjennomførte, på oppdrag fra Helse- og omsorgsdepartementet og Arbeids- og inkluderingsdepartementet, en uttesting av SMART </w:t>
      </w:r>
      <w:proofErr w:type="spellStart"/>
      <w:r w:rsidRPr="004D164C">
        <w:rPr>
          <w:rFonts w:ascii="Aptos" w:hAnsi="Aptos"/>
        </w:rPr>
        <w:t>on</w:t>
      </w:r>
      <w:proofErr w:type="spellEnd"/>
      <w:r w:rsidRPr="004D164C">
        <w:rPr>
          <w:rFonts w:ascii="Aptos" w:hAnsi="Aptos"/>
        </w:rPr>
        <w:t xml:space="preserve"> FHIR, beskrevet i rapporten «Nå snakker vi! Utredning om forbedret informasjonsutveksling mellom NAV og helse- og omsorgstjenesten» [17]. Erfaringene er i utgangspunktet svært positive: teknologien fungerer som forventet, potensialet er stort, og det er mulig å lage gode løsninger med SMART </w:t>
      </w:r>
      <w:proofErr w:type="spellStart"/>
      <w:r w:rsidRPr="004D164C">
        <w:rPr>
          <w:rFonts w:ascii="Aptos" w:hAnsi="Aptos"/>
        </w:rPr>
        <w:t>on</w:t>
      </w:r>
      <w:proofErr w:type="spellEnd"/>
      <w:r w:rsidRPr="004D164C">
        <w:rPr>
          <w:rFonts w:ascii="Aptos" w:hAnsi="Aptos"/>
        </w:rPr>
        <w:t xml:space="preserve"> FHIR. I samarbeid med Norsk Helsenett og EPJ-</w:t>
      </w:r>
      <w:r w:rsidRPr="004D164C">
        <w:rPr>
          <w:rFonts w:ascii="Aptos" w:hAnsi="Aptos"/>
        </w:rPr>
        <w:lastRenderedPageBreak/>
        <w:t xml:space="preserve">leverandøren </w:t>
      </w:r>
      <w:proofErr w:type="spellStart"/>
      <w:r w:rsidRPr="004D164C">
        <w:rPr>
          <w:rFonts w:ascii="Aptos" w:hAnsi="Aptos"/>
        </w:rPr>
        <w:t>Webmed</w:t>
      </w:r>
      <w:proofErr w:type="spellEnd"/>
      <w:r w:rsidRPr="004D164C">
        <w:rPr>
          <w:rFonts w:ascii="Aptos" w:hAnsi="Aptos"/>
        </w:rPr>
        <w:t xml:space="preserve"> </w:t>
      </w:r>
      <w:r w:rsidR="008E5DD3">
        <w:rPr>
          <w:rFonts w:ascii="Aptos" w:hAnsi="Aptos"/>
        </w:rPr>
        <w:t>har</w:t>
      </w:r>
      <w:r w:rsidRPr="004D164C">
        <w:rPr>
          <w:rFonts w:ascii="Aptos" w:hAnsi="Aptos"/>
        </w:rPr>
        <w:t xml:space="preserve"> NAV </w:t>
      </w:r>
      <w:r w:rsidR="008E5DD3">
        <w:rPr>
          <w:rFonts w:ascii="Aptos" w:hAnsi="Aptos"/>
        </w:rPr>
        <w:t>utviklet</w:t>
      </w:r>
      <w:r w:rsidRPr="004D164C">
        <w:rPr>
          <w:rFonts w:ascii="Aptos" w:hAnsi="Aptos"/>
        </w:rPr>
        <w:t xml:space="preserve"> ny løsning for sykmelding basert på SMART </w:t>
      </w:r>
      <w:proofErr w:type="spellStart"/>
      <w:r w:rsidRPr="004D164C">
        <w:rPr>
          <w:rFonts w:ascii="Aptos" w:hAnsi="Aptos"/>
        </w:rPr>
        <w:t>on</w:t>
      </w:r>
      <w:proofErr w:type="spellEnd"/>
      <w:r w:rsidRPr="004D164C">
        <w:rPr>
          <w:rFonts w:ascii="Aptos" w:hAnsi="Aptos"/>
        </w:rPr>
        <w:t xml:space="preserve"> FHIR [25], som gradvis vil tas i bruk av fastlegene.</w:t>
      </w:r>
    </w:p>
    <w:p w14:paraId="0B2760F1" w14:textId="77777777" w:rsidR="00C12418" w:rsidRDefault="00C12418" w:rsidP="004D164C">
      <w:pPr>
        <w:contextualSpacing/>
        <w:rPr>
          <w:rFonts w:ascii="Aptos" w:hAnsi="Aptos"/>
          <w:b/>
          <w:bCs/>
        </w:rPr>
      </w:pPr>
    </w:p>
    <w:p w14:paraId="21CCF5AD" w14:textId="675A381B" w:rsidR="004D164C" w:rsidRPr="004D164C" w:rsidRDefault="004D164C" w:rsidP="004D164C">
      <w:pPr>
        <w:contextualSpacing/>
        <w:rPr>
          <w:rFonts w:ascii="Aptos" w:hAnsi="Aptos"/>
          <w:b/>
          <w:bCs/>
        </w:rPr>
      </w:pPr>
      <w:r w:rsidRPr="004D164C">
        <w:rPr>
          <w:rFonts w:ascii="Aptos" w:hAnsi="Aptos"/>
          <w:b/>
          <w:bCs/>
        </w:rPr>
        <w:t>FHI – klinikermelding til MSIS</w:t>
      </w:r>
    </w:p>
    <w:p w14:paraId="4EF99F73" w14:textId="77777777" w:rsidR="004D164C" w:rsidRPr="004D164C" w:rsidRDefault="004D164C" w:rsidP="004D164C">
      <w:pPr>
        <w:contextualSpacing/>
        <w:rPr>
          <w:rFonts w:ascii="Aptos" w:hAnsi="Aptos"/>
        </w:rPr>
      </w:pPr>
      <w:r w:rsidRPr="004D164C">
        <w:rPr>
          <w:rFonts w:ascii="Aptos" w:hAnsi="Aptos"/>
          <w:i/>
          <w:iCs/>
        </w:rPr>
        <w:t>Status: utviklet og tatt i bruk siden 2024.</w:t>
      </w:r>
    </w:p>
    <w:p w14:paraId="5966E20E" w14:textId="77777777" w:rsidR="004D164C" w:rsidRPr="004D164C" w:rsidRDefault="004D164C" w:rsidP="004D164C">
      <w:pPr>
        <w:contextualSpacing/>
        <w:rPr>
          <w:rFonts w:ascii="Aptos" w:hAnsi="Aptos"/>
        </w:rPr>
      </w:pPr>
      <w:r w:rsidRPr="004D164C">
        <w:rPr>
          <w:rFonts w:ascii="Aptos" w:hAnsi="Aptos"/>
        </w:rPr>
        <w:t xml:space="preserve">MSIS (Meldingssystem for smittsomme sykdommer) er et nasjonalt register der leger og laboratorier melder inn tilfeller av meldepliktige infeksjonssykdommer. Registeret driftes av Folkehelseinstituttet (FHI), som bruker dataene til overvåking, beredskap og smittevernråd. FHI har siden 2024 utviklet klinikermelding – legens melding til MSIS om sykdomstilfelle – med støtte for SMART </w:t>
      </w:r>
      <w:proofErr w:type="spellStart"/>
      <w:r w:rsidRPr="004D164C">
        <w:rPr>
          <w:rFonts w:ascii="Aptos" w:hAnsi="Aptos"/>
        </w:rPr>
        <w:t>on</w:t>
      </w:r>
      <w:proofErr w:type="spellEnd"/>
      <w:r w:rsidRPr="004D164C">
        <w:rPr>
          <w:rFonts w:ascii="Aptos" w:hAnsi="Aptos"/>
        </w:rPr>
        <w:t xml:space="preserve"> FHIR, i samarbeid med EPJ-leverandøren </w:t>
      </w:r>
      <w:proofErr w:type="spellStart"/>
      <w:r w:rsidRPr="004D164C">
        <w:rPr>
          <w:rFonts w:ascii="Aptos" w:hAnsi="Aptos"/>
        </w:rPr>
        <w:t>Webmed</w:t>
      </w:r>
      <w:proofErr w:type="spellEnd"/>
      <w:r w:rsidRPr="004D164C">
        <w:rPr>
          <w:rFonts w:ascii="Aptos" w:hAnsi="Aptos"/>
        </w:rPr>
        <w:t xml:space="preserve"> og Norsk Helsenett.</w:t>
      </w:r>
    </w:p>
    <w:p w14:paraId="5AFB26C6" w14:textId="2CB768DE" w:rsidR="004D164C" w:rsidRPr="004D164C" w:rsidRDefault="004D164C" w:rsidP="004D164C">
      <w:pPr>
        <w:contextualSpacing/>
        <w:rPr>
          <w:rFonts w:ascii="Aptos" w:hAnsi="Aptos"/>
        </w:rPr>
      </w:pPr>
      <w:r w:rsidRPr="004D164C">
        <w:rPr>
          <w:rFonts w:ascii="Aptos" w:hAnsi="Aptos"/>
        </w:rPr>
        <w:t>Erfaringene er gjennomgående positive</w:t>
      </w:r>
      <w:r w:rsidR="00DD2FC5">
        <w:rPr>
          <w:rFonts w:ascii="Aptos" w:hAnsi="Aptos"/>
        </w:rPr>
        <w:t>,</w:t>
      </w:r>
      <w:r w:rsidRPr="004D164C">
        <w:rPr>
          <w:rFonts w:ascii="Aptos" w:hAnsi="Aptos"/>
        </w:rPr>
        <w:t xml:space="preserve"> FHI opplevde gjennomføringen som relativt uproblematisk og strømlinjeformet. En vesentlig årsak var at </w:t>
      </w:r>
      <w:proofErr w:type="spellStart"/>
      <w:r w:rsidRPr="004D164C">
        <w:rPr>
          <w:rFonts w:ascii="Aptos" w:hAnsi="Aptos"/>
        </w:rPr>
        <w:t>Webmed</w:t>
      </w:r>
      <w:proofErr w:type="spellEnd"/>
      <w:r w:rsidRPr="004D164C">
        <w:rPr>
          <w:rFonts w:ascii="Aptos" w:hAnsi="Aptos"/>
        </w:rPr>
        <w:t xml:space="preserve"> allerede hadde utviklet støtte for digital førerrett, og samtidig en løsning for testing av applikasjonen. Dette illustrerer et gjennomgående mønster: erfaring og gjenbrukbar dokumentasjon fra ett prosjekt gjør det neste enklere. Foreløpig er omfanget av forhåndsutfylte opplysninger i skjemaet noe begrenset, og en ønsket utvidelse vil kreve en tilsvarende utvidelse av EPJ-systemets FHIR-API.</w:t>
      </w:r>
    </w:p>
    <w:p w14:paraId="308E54B7" w14:textId="77777777" w:rsidR="00C12418" w:rsidRDefault="00C12418" w:rsidP="004D164C">
      <w:pPr>
        <w:contextualSpacing/>
        <w:rPr>
          <w:rFonts w:ascii="Aptos" w:hAnsi="Aptos"/>
          <w:b/>
          <w:bCs/>
        </w:rPr>
      </w:pPr>
    </w:p>
    <w:p w14:paraId="700B6526" w14:textId="00BEBE11" w:rsidR="004D164C" w:rsidRPr="004D164C" w:rsidRDefault="004D164C" w:rsidP="004D164C">
      <w:pPr>
        <w:contextualSpacing/>
        <w:rPr>
          <w:rFonts w:ascii="Aptos" w:hAnsi="Aptos"/>
          <w:b/>
          <w:bCs/>
        </w:rPr>
      </w:pPr>
      <w:r w:rsidRPr="004D164C">
        <w:rPr>
          <w:rFonts w:ascii="Aptos" w:hAnsi="Aptos"/>
          <w:b/>
          <w:bCs/>
        </w:rPr>
        <w:t>Kommersielle aktører i Norge</w:t>
      </w:r>
    </w:p>
    <w:p w14:paraId="0034603D" w14:textId="77777777" w:rsidR="004D164C" w:rsidRPr="004D164C" w:rsidRDefault="004D164C" w:rsidP="004D164C">
      <w:pPr>
        <w:contextualSpacing/>
        <w:rPr>
          <w:rFonts w:ascii="Aptos" w:hAnsi="Aptos"/>
        </w:rPr>
      </w:pPr>
      <w:r w:rsidRPr="004D164C">
        <w:rPr>
          <w:rFonts w:ascii="Aptos" w:hAnsi="Aptos"/>
          <w:i/>
          <w:iCs/>
        </w:rPr>
        <w:t>Status: i drift og under utvikling.</w:t>
      </w:r>
    </w:p>
    <w:p w14:paraId="745CBA55" w14:textId="65A7E983" w:rsidR="004D164C" w:rsidRPr="004D164C" w:rsidRDefault="004D164C" w:rsidP="004D164C">
      <w:pPr>
        <w:contextualSpacing/>
        <w:rPr>
          <w:rFonts w:ascii="Aptos" w:hAnsi="Aptos"/>
        </w:rPr>
      </w:pPr>
      <w:r w:rsidRPr="004D164C">
        <w:rPr>
          <w:rFonts w:ascii="Aptos" w:hAnsi="Aptos"/>
        </w:rPr>
        <w:t xml:space="preserve">Noen få kommersielle aktører støtter allerede, eller er i ferd med å utvikle støtte for, SMART </w:t>
      </w:r>
      <w:proofErr w:type="spellStart"/>
      <w:r w:rsidRPr="004D164C">
        <w:rPr>
          <w:rFonts w:ascii="Aptos" w:hAnsi="Aptos"/>
        </w:rPr>
        <w:t>on</w:t>
      </w:r>
      <w:proofErr w:type="spellEnd"/>
      <w:r w:rsidRPr="004D164C">
        <w:rPr>
          <w:rFonts w:ascii="Aptos" w:hAnsi="Aptos"/>
        </w:rPr>
        <w:t xml:space="preserve"> FHIR. Blant disse er leverandører av utstyrs- og diagnoseløsninger for spirometri og EKG, KI-basert automatisering av journalføring og hodepinedagbok. EPJ-leverandørene </w:t>
      </w:r>
      <w:proofErr w:type="spellStart"/>
      <w:r w:rsidRPr="004D164C">
        <w:rPr>
          <w:rFonts w:ascii="Aptos" w:hAnsi="Aptos"/>
        </w:rPr>
        <w:t>Webmed</w:t>
      </w:r>
      <w:proofErr w:type="spellEnd"/>
      <w:r w:rsidRPr="004D164C">
        <w:rPr>
          <w:rFonts w:ascii="Aptos" w:hAnsi="Aptos"/>
        </w:rPr>
        <w:t xml:space="preserve"> og </w:t>
      </w:r>
      <w:proofErr w:type="spellStart"/>
      <w:r w:rsidRPr="004D164C">
        <w:rPr>
          <w:rFonts w:ascii="Aptos" w:hAnsi="Aptos"/>
        </w:rPr>
        <w:t>Infodoc</w:t>
      </w:r>
      <w:proofErr w:type="spellEnd"/>
      <w:r w:rsidRPr="004D164C">
        <w:rPr>
          <w:rFonts w:ascii="Aptos" w:hAnsi="Aptos"/>
        </w:rPr>
        <w:t xml:space="preserve"> har tatt i bruk SMART-applikasjoner i sine systemer. DIPS har utviklet god støtte for FHIR gjennom Open DIPS, og samarbeider blant annet med NAV om å ta i bruk SMART </w:t>
      </w:r>
      <w:proofErr w:type="spellStart"/>
      <w:r w:rsidRPr="004D164C">
        <w:rPr>
          <w:rFonts w:ascii="Aptos" w:hAnsi="Aptos"/>
        </w:rPr>
        <w:t>on</w:t>
      </w:r>
      <w:proofErr w:type="spellEnd"/>
      <w:r w:rsidRPr="004D164C">
        <w:rPr>
          <w:rFonts w:ascii="Aptos" w:hAnsi="Aptos"/>
        </w:rPr>
        <w:t xml:space="preserve"> FHIR. </w:t>
      </w:r>
      <w:proofErr w:type="spellStart"/>
      <w:r w:rsidRPr="004D164C">
        <w:rPr>
          <w:rFonts w:ascii="Aptos" w:hAnsi="Aptos"/>
        </w:rPr>
        <w:t>Epic</w:t>
      </w:r>
      <w:proofErr w:type="spellEnd"/>
      <w:r w:rsidRPr="004D164C">
        <w:rPr>
          <w:rFonts w:ascii="Aptos" w:hAnsi="Aptos"/>
        </w:rPr>
        <w:t xml:space="preserve"> er en amerikansk leverandør som gjennom Helseplattformen har fått fotfeste i Norge, og som med sitt app-økosystem støtter SMART </w:t>
      </w:r>
      <w:proofErr w:type="spellStart"/>
      <w:r w:rsidRPr="004D164C">
        <w:rPr>
          <w:rFonts w:ascii="Aptos" w:hAnsi="Aptos"/>
        </w:rPr>
        <w:t>on</w:t>
      </w:r>
      <w:proofErr w:type="spellEnd"/>
      <w:r w:rsidRPr="004D164C">
        <w:rPr>
          <w:rFonts w:ascii="Aptos" w:hAnsi="Aptos"/>
        </w:rPr>
        <w:t xml:space="preserve"> FHIR</w:t>
      </w:r>
      <w:r w:rsidR="009C11A7">
        <w:rPr>
          <w:rFonts w:ascii="Aptos" w:hAnsi="Aptos"/>
        </w:rPr>
        <w:t>.</w:t>
      </w:r>
      <w:r w:rsidRPr="004D164C">
        <w:rPr>
          <w:rFonts w:ascii="Aptos" w:hAnsi="Aptos"/>
        </w:rPr>
        <w:t xml:space="preserve"> </w:t>
      </w:r>
      <w:r w:rsidR="009C11A7">
        <w:rPr>
          <w:rFonts w:ascii="Aptos" w:hAnsi="Aptos"/>
        </w:rPr>
        <w:t>D</w:t>
      </w:r>
      <w:r w:rsidRPr="004D164C">
        <w:rPr>
          <w:rFonts w:ascii="Aptos" w:hAnsi="Aptos"/>
        </w:rPr>
        <w:t xml:space="preserve">et finnes flere SMART </w:t>
      </w:r>
      <w:proofErr w:type="spellStart"/>
      <w:r w:rsidRPr="004D164C">
        <w:rPr>
          <w:rFonts w:ascii="Aptos" w:hAnsi="Aptos"/>
        </w:rPr>
        <w:t>on</w:t>
      </w:r>
      <w:proofErr w:type="spellEnd"/>
      <w:r w:rsidRPr="004D164C">
        <w:rPr>
          <w:rFonts w:ascii="Aptos" w:hAnsi="Aptos"/>
        </w:rPr>
        <w:t xml:space="preserve"> FHIR-applikasjoner </w:t>
      </w:r>
      <w:proofErr w:type="gramStart"/>
      <w:r w:rsidRPr="004D164C">
        <w:rPr>
          <w:rFonts w:ascii="Aptos" w:hAnsi="Aptos"/>
        </w:rPr>
        <w:t>integrert</w:t>
      </w:r>
      <w:proofErr w:type="gramEnd"/>
      <w:r w:rsidRPr="004D164C">
        <w:rPr>
          <w:rFonts w:ascii="Aptos" w:hAnsi="Aptos"/>
        </w:rPr>
        <w:t xml:space="preserve"> med </w:t>
      </w:r>
      <w:proofErr w:type="spellStart"/>
      <w:r w:rsidRPr="004D164C">
        <w:rPr>
          <w:rFonts w:ascii="Aptos" w:hAnsi="Aptos"/>
        </w:rPr>
        <w:t>Epic</w:t>
      </w:r>
      <w:proofErr w:type="spellEnd"/>
      <w:r w:rsidRPr="004D164C">
        <w:rPr>
          <w:rFonts w:ascii="Aptos" w:hAnsi="Aptos"/>
        </w:rPr>
        <w:t>, primært i det amerikanske markedet.</w:t>
      </w:r>
    </w:p>
    <w:p w14:paraId="00E00EA2" w14:textId="77777777" w:rsidR="00464260" w:rsidRDefault="00464260" w:rsidP="004D164C">
      <w:pPr>
        <w:contextualSpacing/>
        <w:rPr>
          <w:rFonts w:ascii="Aptos" w:hAnsi="Aptos"/>
        </w:rPr>
      </w:pPr>
    </w:p>
    <w:p w14:paraId="2465353C" w14:textId="1064AA25" w:rsidR="004D164C" w:rsidRPr="004D164C" w:rsidRDefault="004D164C" w:rsidP="004D164C">
      <w:pPr>
        <w:contextualSpacing/>
        <w:rPr>
          <w:rFonts w:ascii="Aptos" w:hAnsi="Aptos"/>
        </w:rPr>
      </w:pPr>
      <w:r w:rsidRPr="004D164C">
        <w:rPr>
          <w:rFonts w:ascii="Aptos" w:hAnsi="Aptos"/>
        </w:rPr>
        <w:t>Tilbakemeldingene fra det norske markedet er positive, men det er også observert utfordringer – blant annet knyttet til versjonshåndtering, at enkelte leverandører av SMART-applikasjoner mangler medlemskap i helsenettet, kompleks teknologi og forvaltning av FHIR-servere. Disse utfordringene er i hovedsak organisatoriske og forvaltningsmessige snarere enn rent tekniske.</w:t>
      </w:r>
    </w:p>
    <w:p w14:paraId="4ED7B785" w14:textId="77777777" w:rsidR="00C12418" w:rsidRDefault="00C12418" w:rsidP="004D164C">
      <w:pPr>
        <w:contextualSpacing/>
        <w:rPr>
          <w:rFonts w:ascii="Aptos" w:hAnsi="Aptos"/>
          <w:b/>
          <w:bCs/>
        </w:rPr>
      </w:pPr>
    </w:p>
    <w:p w14:paraId="59B8054E" w14:textId="5F54AF58" w:rsidR="004D164C" w:rsidRPr="004D164C" w:rsidRDefault="004D164C" w:rsidP="004D164C">
      <w:pPr>
        <w:contextualSpacing/>
        <w:rPr>
          <w:rFonts w:ascii="Aptos" w:hAnsi="Aptos"/>
          <w:b/>
          <w:bCs/>
        </w:rPr>
      </w:pPr>
      <w:r w:rsidRPr="004D164C">
        <w:rPr>
          <w:rFonts w:ascii="Aptos" w:hAnsi="Aptos"/>
          <w:b/>
          <w:bCs/>
        </w:rPr>
        <w:t>Internasjonale erfaringer</w:t>
      </w:r>
    </w:p>
    <w:p w14:paraId="03B05842" w14:textId="261B1C88" w:rsidR="004D164C" w:rsidRPr="004D164C" w:rsidRDefault="004D164C" w:rsidP="004D164C">
      <w:pPr>
        <w:contextualSpacing/>
        <w:rPr>
          <w:rFonts w:ascii="Aptos" w:hAnsi="Aptos"/>
        </w:rPr>
      </w:pPr>
      <w:r w:rsidRPr="004D164C">
        <w:rPr>
          <w:rFonts w:ascii="Aptos" w:hAnsi="Aptos"/>
        </w:rPr>
        <w:t xml:space="preserve">Flere internasjonale aktører, både statlige og kommersielle, har de siste årene tatt i bruk SMART </w:t>
      </w:r>
      <w:proofErr w:type="spellStart"/>
      <w:r w:rsidRPr="004D164C">
        <w:rPr>
          <w:rFonts w:ascii="Aptos" w:hAnsi="Aptos"/>
        </w:rPr>
        <w:t>on</w:t>
      </w:r>
      <w:proofErr w:type="spellEnd"/>
      <w:r w:rsidRPr="004D164C">
        <w:rPr>
          <w:rFonts w:ascii="Aptos" w:hAnsi="Aptos"/>
        </w:rPr>
        <w:t xml:space="preserve"> FHIR. Som i Norge er det økt oppmerksomhet om effektivisering</w:t>
      </w:r>
      <w:r w:rsidR="009B1F12">
        <w:rPr>
          <w:rFonts w:ascii="Aptos" w:hAnsi="Aptos"/>
        </w:rPr>
        <w:t>, dvs.</w:t>
      </w:r>
      <w:r w:rsidRPr="004D164C">
        <w:rPr>
          <w:rFonts w:ascii="Aptos" w:hAnsi="Aptos"/>
        </w:rPr>
        <w:t xml:space="preserve"> å redusere arbeidsbyrden for helsepersonell, øke samhandlingsevnen og ta i bruk velferdsteknologi for å ivareta innbyggere. I flere land utforsker teknologiselskaper mulighetene sammen med myndighetene for å identifisere bruksområder og prioriterte tiltak, blant annet innen kommunehelsetjeneste og </w:t>
      </w:r>
      <w:r w:rsidR="00561F0F">
        <w:rPr>
          <w:rFonts w:ascii="Aptos" w:hAnsi="Aptos"/>
        </w:rPr>
        <w:t>EPJ-systemer</w:t>
      </w:r>
      <w:r w:rsidRPr="004D164C">
        <w:rPr>
          <w:rFonts w:ascii="Aptos" w:hAnsi="Aptos"/>
        </w:rPr>
        <w:t xml:space="preserve"> for privatpraktiserende leger.</w:t>
      </w:r>
    </w:p>
    <w:p w14:paraId="0661847E" w14:textId="77777777" w:rsidR="00C12418" w:rsidRDefault="00C12418" w:rsidP="004D164C">
      <w:pPr>
        <w:contextualSpacing/>
        <w:rPr>
          <w:rFonts w:ascii="Aptos" w:hAnsi="Aptos"/>
        </w:rPr>
      </w:pPr>
    </w:p>
    <w:p w14:paraId="1F368411" w14:textId="3CE58594" w:rsidR="004D164C" w:rsidRPr="004D164C" w:rsidRDefault="004D164C" w:rsidP="004D164C">
      <w:pPr>
        <w:contextualSpacing/>
        <w:rPr>
          <w:rFonts w:ascii="Aptos" w:hAnsi="Aptos"/>
        </w:rPr>
      </w:pPr>
      <w:r w:rsidRPr="004D164C">
        <w:rPr>
          <w:rFonts w:ascii="Aptos" w:hAnsi="Aptos"/>
        </w:rPr>
        <w:t xml:space="preserve">Myndighetene i flere land utvikler samtidig regelverk som påvirker leverandørenes forretnings- og løsningsstrategi. I USA pålegger regelverket mot informasjonsblokkering (21st Century Cures </w:t>
      </w:r>
      <w:proofErr w:type="spellStart"/>
      <w:r w:rsidRPr="004D164C">
        <w:rPr>
          <w:rFonts w:ascii="Aptos" w:hAnsi="Aptos"/>
        </w:rPr>
        <w:t>Act</w:t>
      </w:r>
      <w:proofErr w:type="spellEnd"/>
      <w:r w:rsidRPr="004D164C">
        <w:rPr>
          <w:rFonts w:ascii="Aptos" w:hAnsi="Aptos"/>
        </w:rPr>
        <w:t xml:space="preserve">) at pasienter skal ha rask og gratis tilgang til egne helseopplysninger [24]. I Storbritannia er det vedtatt lovgivning som pålegger obligatoriske informasjons- og IT-standarder i helse- og </w:t>
      </w:r>
      <w:r w:rsidRPr="004D164C">
        <w:rPr>
          <w:rFonts w:ascii="Aptos" w:hAnsi="Aptos"/>
        </w:rPr>
        <w:lastRenderedPageBreak/>
        <w:t xml:space="preserve">omsorgstjenesten (Health and Care </w:t>
      </w:r>
      <w:proofErr w:type="spellStart"/>
      <w:r w:rsidRPr="004D164C">
        <w:rPr>
          <w:rFonts w:ascii="Aptos" w:hAnsi="Aptos"/>
        </w:rPr>
        <w:t>Act</w:t>
      </w:r>
      <w:proofErr w:type="spellEnd"/>
      <w:r w:rsidRPr="004D164C">
        <w:rPr>
          <w:rFonts w:ascii="Aptos" w:hAnsi="Aptos"/>
        </w:rPr>
        <w:t xml:space="preserve"> 2022 og Data </w:t>
      </w:r>
      <w:proofErr w:type="spellStart"/>
      <w:r w:rsidRPr="004D164C">
        <w:rPr>
          <w:rFonts w:ascii="Aptos" w:hAnsi="Aptos"/>
        </w:rPr>
        <w:t>Act</w:t>
      </w:r>
      <w:proofErr w:type="spellEnd"/>
      <w:r w:rsidRPr="004D164C">
        <w:rPr>
          <w:rFonts w:ascii="Aptos" w:hAnsi="Aptos"/>
        </w:rPr>
        <w:t xml:space="preserve"> 2025), med sikte på sømløs og sikker informasjonsdeling. En sentral egenskap ved SMART </w:t>
      </w:r>
      <w:proofErr w:type="spellStart"/>
      <w:r w:rsidRPr="004D164C">
        <w:rPr>
          <w:rFonts w:ascii="Aptos" w:hAnsi="Aptos"/>
        </w:rPr>
        <w:t>on</w:t>
      </w:r>
      <w:proofErr w:type="spellEnd"/>
      <w:r w:rsidRPr="004D164C">
        <w:rPr>
          <w:rFonts w:ascii="Aptos" w:hAnsi="Aptos"/>
        </w:rPr>
        <w:t xml:space="preserve"> FHIR – åpne FHIR-API i EPJ-systemene – understøtter slike mål.</w:t>
      </w:r>
    </w:p>
    <w:p w14:paraId="21285FA4" w14:textId="77777777" w:rsidR="00C12418" w:rsidRDefault="00C12418" w:rsidP="004D164C">
      <w:pPr>
        <w:contextualSpacing/>
        <w:rPr>
          <w:rFonts w:ascii="Aptos" w:hAnsi="Aptos"/>
        </w:rPr>
      </w:pPr>
    </w:p>
    <w:p w14:paraId="09753A79" w14:textId="6BF8C013" w:rsidR="004D164C" w:rsidRPr="004D164C" w:rsidRDefault="004D164C" w:rsidP="004D164C">
      <w:pPr>
        <w:contextualSpacing/>
        <w:rPr>
          <w:rFonts w:ascii="Aptos" w:hAnsi="Aptos"/>
        </w:rPr>
      </w:pPr>
      <w:r w:rsidRPr="004D164C">
        <w:rPr>
          <w:rFonts w:ascii="Aptos" w:hAnsi="Aptos"/>
        </w:rPr>
        <w:t xml:space="preserve">I USA støtter flere store EPJ-leverandører SMART </w:t>
      </w:r>
      <w:proofErr w:type="spellStart"/>
      <w:r w:rsidRPr="004D164C">
        <w:rPr>
          <w:rFonts w:ascii="Aptos" w:hAnsi="Aptos"/>
        </w:rPr>
        <w:t>on</w:t>
      </w:r>
      <w:proofErr w:type="spellEnd"/>
      <w:r w:rsidRPr="004D164C">
        <w:rPr>
          <w:rFonts w:ascii="Aptos" w:hAnsi="Aptos"/>
        </w:rPr>
        <w:t xml:space="preserve"> FHIR, blant andre </w:t>
      </w:r>
      <w:proofErr w:type="spellStart"/>
      <w:r w:rsidRPr="004D164C">
        <w:rPr>
          <w:rFonts w:ascii="Aptos" w:hAnsi="Aptos"/>
        </w:rPr>
        <w:t>Epic</w:t>
      </w:r>
      <w:proofErr w:type="spellEnd"/>
      <w:r w:rsidRPr="004D164C">
        <w:rPr>
          <w:rFonts w:ascii="Aptos" w:hAnsi="Aptos"/>
        </w:rPr>
        <w:t xml:space="preserve">, </w:t>
      </w:r>
      <w:proofErr w:type="spellStart"/>
      <w:r w:rsidR="00AA51CF">
        <w:rPr>
          <w:rFonts w:ascii="Aptos" w:hAnsi="Aptos"/>
        </w:rPr>
        <w:t>Meditech</w:t>
      </w:r>
      <w:proofErr w:type="spellEnd"/>
      <w:r w:rsidR="00AA51CF">
        <w:rPr>
          <w:rFonts w:ascii="Aptos" w:hAnsi="Aptos"/>
        </w:rPr>
        <w:t xml:space="preserve">, </w:t>
      </w:r>
      <w:r w:rsidRPr="004D164C">
        <w:rPr>
          <w:rFonts w:ascii="Aptos" w:hAnsi="Aptos"/>
        </w:rPr>
        <w:t xml:space="preserve">Oracle Health (tidligere </w:t>
      </w:r>
      <w:proofErr w:type="spellStart"/>
      <w:r w:rsidRPr="004D164C">
        <w:rPr>
          <w:rFonts w:ascii="Aptos" w:hAnsi="Aptos"/>
        </w:rPr>
        <w:t>Cerner</w:t>
      </w:r>
      <w:proofErr w:type="spellEnd"/>
      <w:r w:rsidRPr="004D164C">
        <w:rPr>
          <w:rFonts w:ascii="Aptos" w:hAnsi="Aptos"/>
        </w:rPr>
        <w:t xml:space="preserve">) og </w:t>
      </w:r>
      <w:proofErr w:type="spellStart"/>
      <w:r w:rsidRPr="004D164C">
        <w:rPr>
          <w:rFonts w:ascii="Aptos" w:hAnsi="Aptos"/>
        </w:rPr>
        <w:t>Veradigm</w:t>
      </w:r>
      <w:proofErr w:type="spellEnd"/>
      <w:r w:rsidRPr="004D164C">
        <w:rPr>
          <w:rFonts w:ascii="Aptos" w:hAnsi="Aptos"/>
        </w:rPr>
        <w:t xml:space="preserve"> (tidligere </w:t>
      </w:r>
      <w:proofErr w:type="spellStart"/>
      <w:r w:rsidRPr="004D164C">
        <w:rPr>
          <w:rFonts w:ascii="Aptos" w:hAnsi="Aptos"/>
        </w:rPr>
        <w:t>Allscripts</w:t>
      </w:r>
      <w:proofErr w:type="spellEnd"/>
      <w:r w:rsidRPr="004D164C">
        <w:rPr>
          <w:rFonts w:ascii="Aptos" w:hAnsi="Aptos"/>
        </w:rPr>
        <w:t>). Markedet for SMART-applikasjoner er betydelig og omfatter risikokalkulatorer, beslutningsstøtte, klinisk forskning, medisinering og diagnoseverktøy [20].</w:t>
      </w:r>
      <w:r w:rsidR="00521890">
        <w:rPr>
          <w:rFonts w:ascii="Aptos" w:hAnsi="Aptos"/>
        </w:rPr>
        <w:t xml:space="preserve"> </w:t>
      </w:r>
      <w:proofErr w:type="spellStart"/>
      <w:r w:rsidR="00521890" w:rsidRPr="00521890">
        <w:rPr>
          <w:rFonts w:ascii="Aptos" w:hAnsi="Aptos"/>
        </w:rPr>
        <w:t>ONCs</w:t>
      </w:r>
      <w:proofErr w:type="spellEnd"/>
      <w:r w:rsidR="00521890" w:rsidRPr="00521890">
        <w:rPr>
          <w:rFonts w:ascii="Aptos" w:hAnsi="Aptos"/>
        </w:rPr>
        <w:t xml:space="preserve"> Cures </w:t>
      </w:r>
      <w:proofErr w:type="spellStart"/>
      <w:r w:rsidR="00521890" w:rsidRPr="00521890">
        <w:rPr>
          <w:rFonts w:ascii="Aptos" w:hAnsi="Aptos"/>
        </w:rPr>
        <w:t>Act</w:t>
      </w:r>
      <w:proofErr w:type="spellEnd"/>
      <w:r w:rsidR="00521890" w:rsidRPr="00521890">
        <w:rPr>
          <w:rFonts w:ascii="Aptos" w:hAnsi="Aptos"/>
        </w:rPr>
        <w:t xml:space="preserve"> Final </w:t>
      </w:r>
      <w:proofErr w:type="spellStart"/>
      <w:r w:rsidR="00521890" w:rsidRPr="00521890">
        <w:rPr>
          <w:rFonts w:ascii="Aptos" w:hAnsi="Aptos"/>
        </w:rPr>
        <w:t>Rule</w:t>
      </w:r>
      <w:proofErr w:type="spellEnd"/>
      <w:r w:rsidR="00521890" w:rsidRPr="00521890">
        <w:rPr>
          <w:rFonts w:ascii="Aptos" w:hAnsi="Aptos"/>
        </w:rPr>
        <w:t xml:space="preserve"> krever at alle sertifiserte EPJ-systemer </w:t>
      </w:r>
      <w:proofErr w:type="gramStart"/>
      <w:r w:rsidR="00521890" w:rsidRPr="00521890">
        <w:rPr>
          <w:rFonts w:ascii="Aptos" w:hAnsi="Aptos"/>
        </w:rPr>
        <w:t>implementerer</w:t>
      </w:r>
      <w:proofErr w:type="gramEnd"/>
      <w:r w:rsidR="00521890" w:rsidRPr="00521890">
        <w:rPr>
          <w:rFonts w:ascii="Aptos" w:hAnsi="Aptos"/>
        </w:rPr>
        <w:t xml:space="preserve"> FHIR R4 og SMART App </w:t>
      </w:r>
      <w:proofErr w:type="spellStart"/>
      <w:r w:rsidR="00521890" w:rsidRPr="00521890">
        <w:rPr>
          <w:rFonts w:ascii="Aptos" w:hAnsi="Aptos"/>
        </w:rPr>
        <w:t>Launch</w:t>
      </w:r>
      <w:proofErr w:type="spellEnd"/>
      <w:r w:rsidR="00521890" w:rsidRPr="00521890">
        <w:rPr>
          <w:rFonts w:ascii="Aptos" w:hAnsi="Aptos"/>
        </w:rPr>
        <w:t xml:space="preserve"> Framework som betingelse for føderal sertifisering, og over 95 % av sertifiserte leverandører nådde fristen 31. desember 2022. Videre skjerpes kravene: HTI-1-regelverket krever SMART App </w:t>
      </w:r>
      <w:proofErr w:type="spellStart"/>
      <w:r w:rsidR="00521890" w:rsidRPr="00521890">
        <w:rPr>
          <w:rFonts w:ascii="Aptos" w:hAnsi="Aptos"/>
        </w:rPr>
        <w:t>Launch</w:t>
      </w:r>
      <w:proofErr w:type="spellEnd"/>
      <w:r w:rsidR="00521890" w:rsidRPr="00521890">
        <w:rPr>
          <w:rFonts w:ascii="Aptos" w:hAnsi="Aptos"/>
        </w:rPr>
        <w:t xml:space="preserve"> 2.0 innen utgangen av 2025, og SMART 1.0 utløper som sertifiseringsgrunnlag 1. januar 2026</w:t>
      </w:r>
      <w:r w:rsidR="00521890">
        <w:rPr>
          <w:rFonts w:ascii="Aptos" w:hAnsi="Aptos"/>
        </w:rPr>
        <w:t xml:space="preserve">. </w:t>
      </w:r>
      <w:r w:rsidR="00FD1597" w:rsidRPr="00FD1597">
        <w:rPr>
          <w:rFonts w:ascii="Aptos" w:hAnsi="Aptos"/>
        </w:rPr>
        <w:t xml:space="preserve">SMART </w:t>
      </w:r>
      <w:proofErr w:type="spellStart"/>
      <w:r w:rsidR="00FD1597" w:rsidRPr="00FD1597">
        <w:rPr>
          <w:rFonts w:ascii="Aptos" w:hAnsi="Aptos"/>
        </w:rPr>
        <w:t>on</w:t>
      </w:r>
      <w:proofErr w:type="spellEnd"/>
      <w:r w:rsidR="00FD1597" w:rsidRPr="00FD1597">
        <w:rPr>
          <w:rFonts w:ascii="Aptos" w:hAnsi="Aptos"/>
        </w:rPr>
        <w:t xml:space="preserve"> FHIR </w:t>
      </w:r>
      <w:r w:rsidR="0025421C">
        <w:rPr>
          <w:rFonts w:ascii="Aptos" w:hAnsi="Aptos"/>
        </w:rPr>
        <w:t xml:space="preserve">er </w:t>
      </w:r>
      <w:r w:rsidR="00FD1597" w:rsidRPr="00FD1597">
        <w:rPr>
          <w:rFonts w:ascii="Aptos" w:hAnsi="Aptos"/>
        </w:rPr>
        <w:t>nå de facto obligatorisk infrastruktur i hele det amerikanske markedet</w:t>
      </w:r>
      <w:r w:rsidR="00C75258">
        <w:rPr>
          <w:rFonts w:ascii="Aptos" w:hAnsi="Aptos"/>
        </w:rPr>
        <w:t>.</w:t>
      </w:r>
    </w:p>
    <w:p w14:paraId="3C06FE12" w14:textId="77777777" w:rsidR="00C12418" w:rsidRDefault="00C12418" w:rsidP="004D164C">
      <w:pPr>
        <w:contextualSpacing/>
        <w:rPr>
          <w:rFonts w:ascii="Aptos" w:hAnsi="Aptos"/>
        </w:rPr>
      </w:pPr>
    </w:p>
    <w:p w14:paraId="7150F392" w14:textId="648B722F" w:rsidR="004D164C" w:rsidRPr="004D164C" w:rsidRDefault="004D164C" w:rsidP="004D164C">
      <w:pPr>
        <w:contextualSpacing/>
        <w:rPr>
          <w:rFonts w:ascii="Aptos" w:hAnsi="Aptos"/>
        </w:rPr>
      </w:pPr>
      <w:r w:rsidRPr="004D164C">
        <w:rPr>
          <w:rFonts w:ascii="Aptos" w:hAnsi="Aptos"/>
        </w:rPr>
        <w:t>I Finland har utviklingen kommet langt</w:t>
      </w:r>
      <w:r w:rsidR="00153BBE">
        <w:rPr>
          <w:rFonts w:ascii="Aptos" w:hAnsi="Aptos"/>
        </w:rPr>
        <w:t>,</w:t>
      </w:r>
      <w:r w:rsidRPr="004D164C">
        <w:rPr>
          <w:rFonts w:ascii="Aptos" w:hAnsi="Aptos"/>
        </w:rPr>
        <w:t xml:space="preserve"> flere EPJ-systemer støtter nå SMART </w:t>
      </w:r>
      <w:proofErr w:type="spellStart"/>
      <w:r w:rsidRPr="004D164C">
        <w:rPr>
          <w:rFonts w:ascii="Aptos" w:hAnsi="Aptos"/>
        </w:rPr>
        <w:t>on</w:t>
      </w:r>
      <w:proofErr w:type="spellEnd"/>
      <w:r w:rsidRPr="004D164C">
        <w:rPr>
          <w:rFonts w:ascii="Aptos" w:hAnsi="Aptos"/>
        </w:rPr>
        <w:t xml:space="preserve"> FHIR, og det finnes en rekke SMART-applikasjoner </w:t>
      </w:r>
      <w:proofErr w:type="gramStart"/>
      <w:r w:rsidRPr="004D164C">
        <w:rPr>
          <w:rFonts w:ascii="Aptos" w:hAnsi="Aptos"/>
        </w:rPr>
        <w:t>integrert</w:t>
      </w:r>
      <w:proofErr w:type="gramEnd"/>
      <w:r w:rsidRPr="004D164C">
        <w:rPr>
          <w:rFonts w:ascii="Aptos" w:hAnsi="Aptos"/>
        </w:rPr>
        <w:t xml:space="preserve"> med et titalls plattformer. Eksempler er matdagbok som kan deles med helsepersonell, individuelle treningsprogrammer, velferdsteknologi som personlig diabetesverktøy med innebygde assistenter, mønster- og trenddeteksjon, og HbA1c-estimator som også kan overføre data fra sensorleverandørenes skyløsninger til andre helseaktører. I tillegg finnes risikokalkulatorer basert på automatisk utfylte skjema med data fra EPJ. Applikasjonene er listet i HL7 Finlands implementasjonsguide for SMART App </w:t>
      </w:r>
      <w:proofErr w:type="spellStart"/>
      <w:r w:rsidRPr="004D164C">
        <w:rPr>
          <w:rFonts w:ascii="Aptos" w:hAnsi="Aptos"/>
        </w:rPr>
        <w:t>Launch</w:t>
      </w:r>
      <w:proofErr w:type="spellEnd"/>
      <w:r w:rsidRPr="004D164C">
        <w:rPr>
          <w:rFonts w:ascii="Aptos" w:hAnsi="Aptos"/>
        </w:rPr>
        <w:t xml:space="preserve"> [26].</w:t>
      </w:r>
    </w:p>
    <w:p w14:paraId="0CC03713" w14:textId="77777777" w:rsidR="00C12418" w:rsidRDefault="00C12418" w:rsidP="004D164C">
      <w:pPr>
        <w:contextualSpacing/>
        <w:rPr>
          <w:rFonts w:ascii="Aptos" w:hAnsi="Aptos"/>
        </w:rPr>
      </w:pPr>
    </w:p>
    <w:p w14:paraId="499D0A0C" w14:textId="734DDA65" w:rsidR="004D164C" w:rsidRPr="004D164C" w:rsidRDefault="004D164C" w:rsidP="004D164C">
      <w:pPr>
        <w:contextualSpacing/>
        <w:rPr>
          <w:rFonts w:ascii="Aptos" w:hAnsi="Aptos"/>
        </w:rPr>
      </w:pPr>
      <w:r w:rsidRPr="004D164C">
        <w:rPr>
          <w:rFonts w:ascii="Aptos" w:hAnsi="Aptos"/>
        </w:rPr>
        <w:t xml:space="preserve">I Danmark er </w:t>
      </w:r>
      <w:proofErr w:type="spellStart"/>
      <w:r w:rsidRPr="004D164C">
        <w:rPr>
          <w:rFonts w:ascii="Aptos" w:hAnsi="Aptos"/>
        </w:rPr>
        <w:t>Sundhedsplatformen</w:t>
      </w:r>
      <w:proofErr w:type="spellEnd"/>
      <w:r w:rsidRPr="004D164C">
        <w:rPr>
          <w:rFonts w:ascii="Aptos" w:hAnsi="Aptos"/>
        </w:rPr>
        <w:t xml:space="preserve"> basert på </w:t>
      </w:r>
      <w:proofErr w:type="spellStart"/>
      <w:r w:rsidRPr="004D164C">
        <w:rPr>
          <w:rFonts w:ascii="Aptos" w:hAnsi="Aptos"/>
        </w:rPr>
        <w:t>Epic</w:t>
      </w:r>
      <w:proofErr w:type="spellEnd"/>
      <w:r w:rsidRPr="004D164C">
        <w:rPr>
          <w:rFonts w:ascii="Aptos" w:hAnsi="Aptos"/>
        </w:rPr>
        <w:t xml:space="preserve"> og har dermed godt utbygd støtte for SMART </w:t>
      </w:r>
      <w:proofErr w:type="spellStart"/>
      <w:r w:rsidRPr="004D164C">
        <w:rPr>
          <w:rFonts w:ascii="Aptos" w:hAnsi="Aptos"/>
        </w:rPr>
        <w:t>on</w:t>
      </w:r>
      <w:proofErr w:type="spellEnd"/>
      <w:r w:rsidRPr="004D164C">
        <w:rPr>
          <w:rFonts w:ascii="Aptos" w:hAnsi="Aptos"/>
        </w:rPr>
        <w:t xml:space="preserve"> FHIR gjennom åpne API. </w:t>
      </w:r>
      <w:proofErr w:type="spellStart"/>
      <w:r w:rsidRPr="004D164C">
        <w:rPr>
          <w:rFonts w:ascii="Aptos" w:hAnsi="Aptos"/>
        </w:rPr>
        <w:t>Sundhedsplatformen</w:t>
      </w:r>
      <w:proofErr w:type="spellEnd"/>
      <w:r w:rsidRPr="004D164C">
        <w:rPr>
          <w:rFonts w:ascii="Aptos" w:hAnsi="Aptos"/>
        </w:rPr>
        <w:t xml:space="preserve"> dekker Region Hovedstaden og Region Sjælland (</w:t>
      </w:r>
      <w:proofErr w:type="spellStart"/>
      <w:r w:rsidRPr="004D164C">
        <w:rPr>
          <w:rFonts w:ascii="Aptos" w:hAnsi="Aptos"/>
        </w:rPr>
        <w:t>Østdanmark</w:t>
      </w:r>
      <w:proofErr w:type="spellEnd"/>
      <w:r w:rsidRPr="004D164C">
        <w:rPr>
          <w:rFonts w:ascii="Aptos" w:hAnsi="Aptos"/>
        </w:rPr>
        <w:t>), mens de øvrige regionene benytter andre journalsystemer.</w:t>
      </w:r>
    </w:p>
    <w:p w14:paraId="28973851" w14:textId="77777777" w:rsidR="004D164C" w:rsidRPr="004D164C" w:rsidRDefault="004D164C" w:rsidP="004D164C">
      <w:pPr>
        <w:contextualSpacing/>
        <w:rPr>
          <w:rFonts w:ascii="Aptos" w:hAnsi="Aptos"/>
        </w:rPr>
      </w:pPr>
      <w:r w:rsidRPr="004D164C">
        <w:rPr>
          <w:rFonts w:ascii="Aptos" w:hAnsi="Aptos"/>
        </w:rPr>
        <w:t xml:space="preserve">AIQNET i Tyskland – en plattform for bruk av medisinske og kliniske data til blant annet forskning og kliniske studier – satser på SMART </w:t>
      </w:r>
      <w:proofErr w:type="spellStart"/>
      <w:r w:rsidRPr="004D164C">
        <w:rPr>
          <w:rFonts w:ascii="Aptos" w:hAnsi="Aptos"/>
        </w:rPr>
        <w:t>on</w:t>
      </w:r>
      <w:proofErr w:type="spellEnd"/>
      <w:r w:rsidRPr="004D164C">
        <w:rPr>
          <w:rFonts w:ascii="Aptos" w:hAnsi="Aptos"/>
        </w:rPr>
        <w:t xml:space="preserve"> FHIR, og har tilpasset infrastrukturen ved å bruke standardprotokoller som HL7, CDA, FHIR og DICOM.</w:t>
      </w:r>
    </w:p>
    <w:p w14:paraId="5ABA42C0" w14:textId="77777777" w:rsidR="00014E98" w:rsidRDefault="00014E98" w:rsidP="004D164C">
      <w:pPr>
        <w:contextualSpacing/>
        <w:rPr>
          <w:rFonts w:ascii="Aptos" w:hAnsi="Aptos"/>
          <w:b/>
          <w:bCs/>
        </w:rPr>
      </w:pPr>
    </w:p>
    <w:p w14:paraId="4C58399E" w14:textId="547D01C8" w:rsidR="004D164C" w:rsidRPr="004D164C" w:rsidRDefault="004D164C" w:rsidP="004D164C">
      <w:pPr>
        <w:contextualSpacing/>
        <w:rPr>
          <w:rFonts w:ascii="Aptos" w:hAnsi="Aptos"/>
          <w:b/>
          <w:bCs/>
        </w:rPr>
      </w:pPr>
      <w:r w:rsidRPr="004D164C">
        <w:rPr>
          <w:rFonts w:ascii="Aptos" w:hAnsi="Aptos"/>
          <w:b/>
          <w:bCs/>
        </w:rPr>
        <w:t>Oppsummering</w:t>
      </w:r>
    </w:p>
    <w:p w14:paraId="6FA73318" w14:textId="713B2C1D" w:rsidR="004D164C" w:rsidRPr="004D164C" w:rsidRDefault="004D164C" w:rsidP="004D164C">
      <w:pPr>
        <w:contextualSpacing/>
        <w:rPr>
          <w:rFonts w:ascii="Aptos" w:hAnsi="Aptos"/>
        </w:rPr>
      </w:pPr>
      <w:r w:rsidRPr="004D164C">
        <w:rPr>
          <w:rFonts w:ascii="Aptos" w:hAnsi="Aptos"/>
        </w:rPr>
        <w:t>Erfaringene så langt peker i samme retning</w:t>
      </w:r>
      <w:r w:rsidR="002871BD">
        <w:rPr>
          <w:rFonts w:ascii="Aptos" w:hAnsi="Aptos"/>
        </w:rPr>
        <w:t>,</w:t>
      </w:r>
      <w:r w:rsidRPr="004D164C">
        <w:rPr>
          <w:rFonts w:ascii="Aptos" w:hAnsi="Aptos"/>
        </w:rPr>
        <w:t xml:space="preserve"> teknologien fungerer som forventet, og det er mulig å lage gode løsninger med SMART </w:t>
      </w:r>
      <w:proofErr w:type="spellStart"/>
      <w:r w:rsidRPr="004D164C">
        <w:rPr>
          <w:rFonts w:ascii="Aptos" w:hAnsi="Aptos"/>
        </w:rPr>
        <w:t>on</w:t>
      </w:r>
      <w:proofErr w:type="spellEnd"/>
      <w:r w:rsidRPr="004D164C">
        <w:rPr>
          <w:rFonts w:ascii="Aptos" w:hAnsi="Aptos"/>
        </w:rPr>
        <w:t xml:space="preserve"> FHIR. Den viktigste suksessfaktoren er gjenbruk</w:t>
      </w:r>
      <w:r w:rsidR="0029459B">
        <w:rPr>
          <w:rFonts w:ascii="Aptos" w:hAnsi="Aptos"/>
        </w:rPr>
        <w:t xml:space="preserve">, </w:t>
      </w:r>
      <w:r w:rsidRPr="004D164C">
        <w:rPr>
          <w:rFonts w:ascii="Aptos" w:hAnsi="Aptos"/>
        </w:rPr>
        <w:t xml:space="preserve">hvert prosjekt som </w:t>
      </w:r>
      <w:r w:rsidR="0029459B">
        <w:rPr>
          <w:rFonts w:ascii="Aptos" w:hAnsi="Aptos"/>
        </w:rPr>
        <w:t>produserer</w:t>
      </w:r>
      <w:r w:rsidRPr="004D164C">
        <w:rPr>
          <w:rFonts w:ascii="Aptos" w:hAnsi="Aptos"/>
        </w:rPr>
        <w:t xml:space="preserve"> implementasjonsguider, testverktøy og EPJ-støtte</w:t>
      </w:r>
      <w:r w:rsidR="0054645B">
        <w:rPr>
          <w:rFonts w:ascii="Aptos" w:hAnsi="Aptos"/>
        </w:rPr>
        <w:t>. Resultatene</w:t>
      </w:r>
      <w:r w:rsidRPr="004D164C">
        <w:rPr>
          <w:rFonts w:ascii="Aptos" w:hAnsi="Aptos"/>
        </w:rPr>
        <w:t xml:space="preserve"> senker terskelen for de neste, slik </w:t>
      </w:r>
      <w:proofErr w:type="spellStart"/>
      <w:r w:rsidRPr="004D164C">
        <w:rPr>
          <w:rFonts w:ascii="Aptos" w:hAnsi="Aptos"/>
        </w:rPr>
        <w:t>FHIs</w:t>
      </w:r>
      <w:proofErr w:type="spellEnd"/>
      <w:r w:rsidRPr="004D164C">
        <w:rPr>
          <w:rFonts w:ascii="Aptos" w:hAnsi="Aptos"/>
        </w:rPr>
        <w:t xml:space="preserve"> klinikermelding tydelig viste ved å bygge videre på førerrettsarbeidet. De gjenstående hindrene er i hovedsak organisatoriske og forvaltningsmessige</w:t>
      </w:r>
      <w:r w:rsidR="0054645B">
        <w:rPr>
          <w:rFonts w:ascii="Aptos" w:hAnsi="Aptos"/>
        </w:rPr>
        <w:t xml:space="preserve">, som </w:t>
      </w:r>
      <w:proofErr w:type="spellStart"/>
      <w:r w:rsidR="002502EC">
        <w:rPr>
          <w:rFonts w:ascii="Aptos" w:hAnsi="Aptos"/>
        </w:rPr>
        <w:t>feks</w:t>
      </w:r>
      <w:proofErr w:type="spellEnd"/>
      <w:r w:rsidR="002502EC">
        <w:rPr>
          <w:rFonts w:ascii="Aptos" w:hAnsi="Aptos"/>
        </w:rPr>
        <w:t>.</w:t>
      </w:r>
      <w:r w:rsidRPr="004D164C">
        <w:rPr>
          <w:rFonts w:ascii="Aptos" w:hAnsi="Aptos"/>
        </w:rPr>
        <w:t xml:space="preserve"> medlemskap i helsenettet, forvaltning av FHIR-servere og versjonshåndtering. Internasjonalt trekker utviklingen i samme retning, </w:t>
      </w:r>
      <w:r w:rsidR="00396395">
        <w:rPr>
          <w:rFonts w:ascii="Aptos" w:hAnsi="Aptos"/>
        </w:rPr>
        <w:t>og</w:t>
      </w:r>
      <w:r w:rsidR="002502EC">
        <w:rPr>
          <w:rFonts w:ascii="Aptos" w:hAnsi="Aptos"/>
        </w:rPr>
        <w:t xml:space="preserve"> som forsterkes</w:t>
      </w:r>
      <w:r w:rsidRPr="004D164C">
        <w:rPr>
          <w:rFonts w:ascii="Aptos" w:hAnsi="Aptos"/>
        </w:rPr>
        <w:t xml:space="preserve"> av regelverk som fremmer åpne API og tilgang til egne helseopplysninger.</w:t>
      </w:r>
    </w:p>
    <w:p w14:paraId="586C6056" w14:textId="77777777" w:rsidR="00DE189D" w:rsidRPr="005A09C5" w:rsidRDefault="00DE189D" w:rsidP="00DE189D">
      <w:pPr>
        <w:contextualSpacing/>
        <w:rPr>
          <w:rFonts w:ascii="Aptos" w:hAnsi="Aptos"/>
          <w:lang w:val="nn-NO"/>
        </w:rPr>
      </w:pPr>
    </w:p>
    <w:p w14:paraId="1AC2C6EF" w14:textId="3E4D4069" w:rsidR="00B52C6A" w:rsidRPr="005A09C5" w:rsidRDefault="00B52C6A" w:rsidP="002C52F0">
      <w:pPr>
        <w:pStyle w:val="Overskrift1"/>
        <w:spacing w:before="240"/>
        <w:contextualSpacing/>
        <w:rPr>
          <w:rFonts w:ascii="Aptos" w:hAnsi="Aptos"/>
          <w:color w:val="808080" w:themeColor="background1" w:themeShade="80"/>
          <w:lang w:val="nn-NO"/>
        </w:rPr>
      </w:pPr>
      <w:proofErr w:type="spellStart"/>
      <w:r w:rsidRPr="005A09C5">
        <w:rPr>
          <w:rFonts w:ascii="Aptos" w:hAnsi="Aptos"/>
          <w:color w:val="808080" w:themeColor="background1" w:themeShade="80"/>
          <w:lang w:val="nn-NO"/>
        </w:rPr>
        <w:t>Referanser</w:t>
      </w:r>
      <w:proofErr w:type="spellEnd"/>
    </w:p>
    <w:p w14:paraId="56D74925" w14:textId="77777777" w:rsidR="00E974D8" w:rsidRPr="005A09C5" w:rsidRDefault="00E974D8" w:rsidP="00E974D8">
      <w:pPr>
        <w:pBdr>
          <w:top w:val="single" w:sz="4" w:space="1" w:color="auto"/>
          <w:left w:val="single" w:sz="4" w:space="4" w:color="auto"/>
          <w:bottom w:val="single" w:sz="4" w:space="1" w:color="auto"/>
          <w:right w:val="single" w:sz="4" w:space="4" w:color="auto"/>
        </w:pBdr>
        <w:shd w:val="clear" w:color="auto" w:fill="EEECE1" w:themeFill="background2"/>
        <w:spacing w:after="0"/>
        <w:rPr>
          <w:rFonts w:ascii="Aptos" w:hAnsi="Aptos"/>
          <w:b/>
          <w:bCs/>
          <w:i/>
          <w:color w:val="595959" w:themeColor="text1" w:themeTint="A6"/>
          <w:sz w:val="18"/>
          <w:szCs w:val="18"/>
        </w:rPr>
      </w:pPr>
      <w:r w:rsidRPr="005A09C5">
        <w:rPr>
          <w:rFonts w:ascii="Aptos" w:hAnsi="Aptos"/>
          <w:b/>
          <w:bCs/>
          <w:i/>
          <w:color w:val="595959" w:themeColor="text1" w:themeTint="A6"/>
          <w:sz w:val="18"/>
          <w:szCs w:val="18"/>
        </w:rPr>
        <w:t>Hjelpetekst:</w:t>
      </w:r>
    </w:p>
    <w:p w14:paraId="463CEF00" w14:textId="1AAB8B1C" w:rsidR="00E974D8" w:rsidRPr="005A09C5" w:rsidRDefault="00B465D2" w:rsidP="00E974D8">
      <w:pPr>
        <w:pStyle w:val="Listeavsnitt"/>
        <w:numPr>
          <w:ilvl w:val="0"/>
          <w:numId w:val="6"/>
        </w:numPr>
        <w:pBdr>
          <w:top w:val="single" w:sz="4" w:space="1" w:color="auto"/>
          <w:left w:val="single" w:sz="4" w:space="4" w:color="auto"/>
          <w:bottom w:val="single" w:sz="4" w:space="1" w:color="auto"/>
          <w:right w:val="single" w:sz="4" w:space="4" w:color="auto"/>
        </w:pBdr>
        <w:shd w:val="clear" w:color="auto" w:fill="EEECE1" w:themeFill="background2"/>
        <w:rPr>
          <w:rFonts w:ascii="Aptos" w:hAnsi="Aptos"/>
          <w:i/>
          <w:color w:val="595959" w:themeColor="text1" w:themeTint="A6"/>
          <w:sz w:val="18"/>
          <w:szCs w:val="18"/>
        </w:rPr>
      </w:pPr>
      <w:r w:rsidRPr="005A09C5">
        <w:rPr>
          <w:rFonts w:ascii="Aptos" w:hAnsi="Aptos"/>
          <w:i/>
          <w:color w:val="595959" w:themeColor="text1" w:themeTint="A6"/>
          <w:sz w:val="18"/>
          <w:szCs w:val="18"/>
        </w:rPr>
        <w:t>Aller først: n</w:t>
      </w:r>
      <w:r w:rsidR="00E974D8" w:rsidRPr="005A09C5">
        <w:rPr>
          <w:rFonts w:ascii="Aptos" w:hAnsi="Aptos"/>
          <w:i/>
          <w:color w:val="595959" w:themeColor="text1" w:themeTint="A6"/>
          <w:sz w:val="18"/>
          <w:szCs w:val="18"/>
        </w:rPr>
        <w:t xml:space="preserve">oter </w:t>
      </w:r>
      <w:r w:rsidR="00F51BF9" w:rsidRPr="005A09C5">
        <w:rPr>
          <w:rFonts w:ascii="Aptos" w:hAnsi="Aptos"/>
          <w:i/>
          <w:color w:val="595959" w:themeColor="text1" w:themeTint="A6"/>
          <w:sz w:val="18"/>
          <w:szCs w:val="18"/>
        </w:rPr>
        <w:t xml:space="preserve">ned </w:t>
      </w:r>
      <w:r w:rsidRPr="005A09C5">
        <w:rPr>
          <w:rFonts w:ascii="Aptos" w:hAnsi="Aptos"/>
          <w:i/>
          <w:color w:val="595959" w:themeColor="text1" w:themeTint="A6"/>
          <w:sz w:val="18"/>
          <w:szCs w:val="18"/>
        </w:rPr>
        <w:t>relevante</w:t>
      </w:r>
      <w:r w:rsidR="00175657" w:rsidRPr="005A09C5">
        <w:rPr>
          <w:rFonts w:ascii="Aptos" w:hAnsi="Aptos"/>
          <w:i/>
          <w:color w:val="595959" w:themeColor="text1" w:themeTint="A6"/>
          <w:sz w:val="18"/>
          <w:szCs w:val="18"/>
        </w:rPr>
        <w:t xml:space="preserve"> </w:t>
      </w:r>
      <w:r w:rsidR="00E974D8" w:rsidRPr="005A09C5">
        <w:rPr>
          <w:rFonts w:ascii="Aptos" w:hAnsi="Aptos"/>
          <w:i/>
          <w:color w:val="595959" w:themeColor="text1" w:themeTint="A6"/>
          <w:sz w:val="18"/>
          <w:szCs w:val="18"/>
        </w:rPr>
        <w:t xml:space="preserve">referanser </w:t>
      </w:r>
    </w:p>
    <w:p w14:paraId="36709051" w14:textId="77777777" w:rsidR="006F194C" w:rsidRPr="005A09C5" w:rsidRDefault="00175657" w:rsidP="006F194C">
      <w:pPr>
        <w:pStyle w:val="Listeavsnitt"/>
        <w:numPr>
          <w:ilvl w:val="0"/>
          <w:numId w:val="6"/>
        </w:numPr>
        <w:pBdr>
          <w:top w:val="single" w:sz="4" w:space="1" w:color="auto"/>
          <w:left w:val="single" w:sz="4" w:space="4" w:color="auto"/>
          <w:bottom w:val="single" w:sz="4" w:space="1" w:color="auto"/>
          <w:right w:val="single" w:sz="4" w:space="4" w:color="auto"/>
        </w:pBdr>
        <w:shd w:val="clear" w:color="auto" w:fill="EEECE1" w:themeFill="background2"/>
        <w:rPr>
          <w:rFonts w:ascii="Aptos" w:hAnsi="Aptos"/>
          <w:i/>
          <w:color w:val="595959" w:themeColor="text1" w:themeTint="A6"/>
          <w:sz w:val="18"/>
          <w:szCs w:val="18"/>
        </w:rPr>
      </w:pPr>
      <w:r w:rsidRPr="005A09C5">
        <w:rPr>
          <w:rFonts w:ascii="Aptos" w:hAnsi="Aptos"/>
          <w:i/>
          <w:color w:val="595959" w:themeColor="text1" w:themeTint="A6"/>
          <w:sz w:val="18"/>
          <w:szCs w:val="18"/>
        </w:rPr>
        <w:t>L</w:t>
      </w:r>
      <w:r w:rsidR="00E974D8" w:rsidRPr="005A09C5">
        <w:rPr>
          <w:rFonts w:ascii="Aptos" w:hAnsi="Aptos"/>
          <w:i/>
          <w:color w:val="595959" w:themeColor="text1" w:themeTint="A6"/>
          <w:sz w:val="18"/>
          <w:szCs w:val="18"/>
        </w:rPr>
        <w:t>egg</w:t>
      </w:r>
      <w:r w:rsidRPr="005A09C5">
        <w:rPr>
          <w:rFonts w:ascii="Aptos" w:hAnsi="Aptos"/>
          <w:i/>
          <w:color w:val="595959" w:themeColor="text1" w:themeTint="A6"/>
          <w:sz w:val="18"/>
          <w:szCs w:val="18"/>
        </w:rPr>
        <w:t xml:space="preserve"> etter hvert referansene</w:t>
      </w:r>
      <w:r w:rsidR="00E974D8" w:rsidRPr="005A09C5">
        <w:rPr>
          <w:rFonts w:ascii="Aptos" w:hAnsi="Aptos"/>
          <w:i/>
          <w:color w:val="595959" w:themeColor="text1" w:themeTint="A6"/>
          <w:sz w:val="18"/>
          <w:szCs w:val="18"/>
        </w:rPr>
        <w:t xml:space="preserve"> inn i </w:t>
      </w:r>
      <w:proofErr w:type="spellStart"/>
      <w:r w:rsidR="00E974D8" w:rsidRPr="005A09C5">
        <w:rPr>
          <w:rFonts w:ascii="Aptos" w:hAnsi="Aptos"/>
          <w:i/>
          <w:color w:val="595959" w:themeColor="text1" w:themeTint="A6"/>
          <w:sz w:val="18"/>
          <w:szCs w:val="18"/>
        </w:rPr>
        <w:t>EndNote</w:t>
      </w:r>
      <w:proofErr w:type="spellEnd"/>
      <w:r w:rsidR="006F194C" w:rsidRPr="005A09C5">
        <w:rPr>
          <w:rFonts w:ascii="Aptos" w:hAnsi="Aptos"/>
          <w:i/>
          <w:color w:val="595959" w:themeColor="text1" w:themeTint="A6"/>
          <w:sz w:val="18"/>
          <w:szCs w:val="18"/>
        </w:rPr>
        <w:t xml:space="preserve"> og grupper dem per anbefaling/råd</w:t>
      </w:r>
      <w:r w:rsidR="00E974D8" w:rsidRPr="005A09C5">
        <w:rPr>
          <w:rFonts w:ascii="Aptos" w:hAnsi="Aptos"/>
          <w:i/>
          <w:color w:val="595959" w:themeColor="text1" w:themeTint="A6"/>
          <w:sz w:val="18"/>
          <w:szCs w:val="18"/>
        </w:rPr>
        <w:t xml:space="preserve">, </w:t>
      </w:r>
    </w:p>
    <w:p w14:paraId="1C1DFD77" w14:textId="6F404246" w:rsidR="00E974D8" w:rsidRPr="005A09C5" w:rsidRDefault="00C30F06" w:rsidP="006F194C">
      <w:pPr>
        <w:pStyle w:val="Listeavsnitt"/>
        <w:numPr>
          <w:ilvl w:val="0"/>
          <w:numId w:val="6"/>
        </w:numPr>
        <w:pBdr>
          <w:top w:val="single" w:sz="4" w:space="1" w:color="auto"/>
          <w:left w:val="single" w:sz="4" w:space="4" w:color="auto"/>
          <w:bottom w:val="single" w:sz="4" w:space="1" w:color="auto"/>
          <w:right w:val="single" w:sz="4" w:space="4" w:color="auto"/>
        </w:pBdr>
        <w:shd w:val="clear" w:color="auto" w:fill="EEECE1" w:themeFill="background2"/>
        <w:rPr>
          <w:rFonts w:ascii="Aptos" w:hAnsi="Aptos"/>
          <w:i/>
          <w:color w:val="595959" w:themeColor="text1" w:themeTint="A6"/>
          <w:sz w:val="18"/>
          <w:szCs w:val="18"/>
        </w:rPr>
      </w:pPr>
      <w:r w:rsidRPr="005A09C5">
        <w:rPr>
          <w:rFonts w:ascii="Aptos" w:hAnsi="Aptos"/>
          <w:i/>
          <w:color w:val="595959" w:themeColor="text1" w:themeTint="A6"/>
          <w:sz w:val="18"/>
          <w:szCs w:val="18"/>
        </w:rPr>
        <w:lastRenderedPageBreak/>
        <w:t xml:space="preserve">Når teksten er ferdig til å legges inn i </w:t>
      </w:r>
      <w:proofErr w:type="spellStart"/>
      <w:r w:rsidRPr="005A09C5">
        <w:rPr>
          <w:rFonts w:ascii="Aptos" w:hAnsi="Aptos"/>
          <w:i/>
          <w:color w:val="595959" w:themeColor="text1" w:themeTint="A6"/>
          <w:sz w:val="18"/>
          <w:szCs w:val="18"/>
        </w:rPr>
        <w:t>Enonic</w:t>
      </w:r>
      <w:proofErr w:type="spellEnd"/>
      <w:r w:rsidRPr="005A09C5">
        <w:rPr>
          <w:rFonts w:ascii="Aptos" w:hAnsi="Aptos"/>
          <w:i/>
          <w:color w:val="595959" w:themeColor="text1" w:themeTint="A6"/>
          <w:sz w:val="18"/>
          <w:szCs w:val="18"/>
        </w:rPr>
        <w:t xml:space="preserve">, </w:t>
      </w:r>
      <w:r w:rsidR="00EC2204" w:rsidRPr="005A09C5">
        <w:rPr>
          <w:rFonts w:ascii="Aptos" w:hAnsi="Aptos"/>
          <w:i/>
          <w:color w:val="595959" w:themeColor="text1" w:themeTint="A6"/>
          <w:sz w:val="18"/>
          <w:szCs w:val="18"/>
        </w:rPr>
        <w:t>overføres r</w:t>
      </w:r>
      <w:r w:rsidR="006F194C" w:rsidRPr="005A09C5">
        <w:rPr>
          <w:rFonts w:ascii="Aptos" w:hAnsi="Aptos"/>
          <w:i/>
          <w:color w:val="595959" w:themeColor="text1" w:themeTint="A6"/>
          <w:sz w:val="18"/>
          <w:szCs w:val="18"/>
        </w:rPr>
        <w:t>eferanse</w:t>
      </w:r>
      <w:r w:rsidR="006950CA" w:rsidRPr="005A09C5">
        <w:rPr>
          <w:rFonts w:ascii="Aptos" w:hAnsi="Aptos"/>
          <w:i/>
          <w:color w:val="595959" w:themeColor="text1" w:themeTint="A6"/>
          <w:sz w:val="18"/>
          <w:szCs w:val="18"/>
        </w:rPr>
        <w:t>r</w:t>
      </w:r>
      <w:r w:rsidR="006F194C" w:rsidRPr="005A09C5">
        <w:rPr>
          <w:rFonts w:ascii="Aptos" w:hAnsi="Aptos"/>
          <w:i/>
          <w:color w:val="595959" w:themeColor="text1" w:themeTint="A6"/>
          <w:sz w:val="18"/>
          <w:szCs w:val="18"/>
        </w:rPr>
        <w:t xml:space="preserve"> </w:t>
      </w:r>
      <w:r w:rsidR="00E974D8" w:rsidRPr="005A09C5">
        <w:rPr>
          <w:rFonts w:ascii="Aptos" w:hAnsi="Aptos"/>
          <w:i/>
          <w:color w:val="595959" w:themeColor="text1" w:themeTint="A6"/>
          <w:sz w:val="18"/>
          <w:szCs w:val="18"/>
        </w:rPr>
        <w:t>fra</w:t>
      </w:r>
      <w:r w:rsidR="006950CA" w:rsidRPr="005A09C5">
        <w:rPr>
          <w:rFonts w:ascii="Aptos" w:hAnsi="Aptos"/>
          <w:i/>
          <w:color w:val="595959" w:themeColor="text1" w:themeTint="A6"/>
          <w:sz w:val="18"/>
          <w:szCs w:val="18"/>
        </w:rPr>
        <w:t xml:space="preserve"> en gitt</w:t>
      </w:r>
      <w:r w:rsidR="00E974D8" w:rsidRPr="005A09C5">
        <w:rPr>
          <w:rFonts w:ascii="Aptos" w:hAnsi="Aptos"/>
          <w:i/>
          <w:color w:val="595959" w:themeColor="text1" w:themeTint="A6"/>
          <w:sz w:val="18"/>
          <w:szCs w:val="18"/>
        </w:rPr>
        <w:t xml:space="preserve"> </w:t>
      </w:r>
      <w:r w:rsidR="006950CA" w:rsidRPr="005A09C5">
        <w:rPr>
          <w:rFonts w:ascii="Aptos" w:hAnsi="Aptos"/>
          <w:i/>
          <w:color w:val="595959" w:themeColor="text1" w:themeTint="A6"/>
          <w:sz w:val="18"/>
          <w:szCs w:val="18"/>
        </w:rPr>
        <w:t xml:space="preserve">gruppe i </w:t>
      </w:r>
      <w:proofErr w:type="spellStart"/>
      <w:r w:rsidR="00E974D8" w:rsidRPr="005A09C5">
        <w:rPr>
          <w:rFonts w:ascii="Aptos" w:hAnsi="Aptos"/>
          <w:i/>
          <w:color w:val="595959" w:themeColor="text1" w:themeTint="A6"/>
          <w:sz w:val="18"/>
          <w:szCs w:val="18"/>
        </w:rPr>
        <w:t>EndNote</w:t>
      </w:r>
      <w:proofErr w:type="spellEnd"/>
      <w:r w:rsidR="00E974D8" w:rsidRPr="005A09C5">
        <w:rPr>
          <w:rFonts w:ascii="Aptos" w:hAnsi="Aptos"/>
          <w:i/>
          <w:color w:val="595959" w:themeColor="text1" w:themeTint="A6"/>
          <w:sz w:val="18"/>
          <w:szCs w:val="18"/>
        </w:rPr>
        <w:t xml:space="preserve"> til </w:t>
      </w:r>
      <w:r w:rsidR="006950CA" w:rsidRPr="005A09C5">
        <w:rPr>
          <w:rFonts w:ascii="Aptos" w:hAnsi="Aptos"/>
          <w:i/>
          <w:color w:val="595959" w:themeColor="text1" w:themeTint="A6"/>
          <w:sz w:val="18"/>
          <w:szCs w:val="18"/>
        </w:rPr>
        <w:t xml:space="preserve">tilhørende anbefaling i </w:t>
      </w:r>
      <w:proofErr w:type="spellStart"/>
      <w:r w:rsidR="00E974D8" w:rsidRPr="005A09C5">
        <w:rPr>
          <w:rFonts w:ascii="Aptos" w:hAnsi="Aptos"/>
          <w:i/>
          <w:color w:val="595959" w:themeColor="text1" w:themeTint="A6"/>
          <w:sz w:val="18"/>
          <w:szCs w:val="18"/>
        </w:rPr>
        <w:t>Enonic</w:t>
      </w:r>
      <w:proofErr w:type="spellEnd"/>
      <w:r w:rsidR="00E974D8" w:rsidRPr="005A09C5">
        <w:rPr>
          <w:rFonts w:ascii="Aptos" w:hAnsi="Aptos"/>
          <w:i/>
          <w:color w:val="595959" w:themeColor="text1" w:themeTint="A6"/>
          <w:sz w:val="18"/>
          <w:szCs w:val="18"/>
        </w:rPr>
        <w:t>.  </w:t>
      </w:r>
      <w:hyperlink r:id="rId12" w:history="1">
        <w:r w:rsidR="00E974D8" w:rsidRPr="005A09C5">
          <w:rPr>
            <w:rStyle w:val="Hyperkobling"/>
            <w:rFonts w:ascii="Aptos" w:hAnsi="Aptos"/>
            <w:i/>
            <w:sz w:val="18"/>
            <w:szCs w:val="18"/>
          </w:rPr>
          <w:t xml:space="preserve">Se opplæringsleksjoner i </w:t>
        </w:r>
        <w:proofErr w:type="spellStart"/>
        <w:r w:rsidR="00E974D8" w:rsidRPr="005A09C5">
          <w:rPr>
            <w:rStyle w:val="Hyperkobling"/>
            <w:rFonts w:ascii="Aptos" w:hAnsi="Aptos"/>
            <w:i/>
            <w:sz w:val="18"/>
            <w:szCs w:val="18"/>
          </w:rPr>
          <w:t>EndNote</w:t>
        </w:r>
        <w:proofErr w:type="spellEnd"/>
      </w:hyperlink>
      <w:r w:rsidR="00E974D8" w:rsidRPr="005A09C5">
        <w:rPr>
          <w:rFonts w:ascii="Aptos" w:hAnsi="Aptos"/>
          <w:i/>
          <w:color w:val="595959" w:themeColor="text1" w:themeTint="A6"/>
          <w:sz w:val="18"/>
          <w:szCs w:val="18"/>
        </w:rPr>
        <w:t xml:space="preserve">. Bruk helseforvaltningens forfatter-årstall-stil, </w:t>
      </w:r>
      <w:hyperlink r:id="rId13" w:history="1">
        <w:r w:rsidR="00E974D8" w:rsidRPr="005A09C5">
          <w:rPr>
            <w:rStyle w:val="Hyperkobling"/>
            <w:rFonts w:ascii="Aptos" w:hAnsi="Aptos"/>
            <w:i/>
            <w:sz w:val="18"/>
            <w:szCs w:val="18"/>
          </w:rPr>
          <w:t>se Fellesbibliotek for helseforvaltningen</w:t>
        </w:r>
      </w:hyperlink>
      <w:r w:rsidR="00E974D8" w:rsidRPr="005A09C5">
        <w:rPr>
          <w:rStyle w:val="Hyperkobling"/>
          <w:rFonts w:ascii="Aptos" w:hAnsi="Aptos"/>
          <w:i/>
          <w:sz w:val="18"/>
          <w:szCs w:val="18"/>
        </w:rPr>
        <w:t>.</w:t>
      </w:r>
    </w:p>
    <w:p w14:paraId="45917CB8" w14:textId="1E22AD0E" w:rsidR="00E974D8" w:rsidRPr="005A09C5" w:rsidRDefault="00C30F06" w:rsidP="69D6360A">
      <w:pPr>
        <w:pStyle w:val="Listeavsnitt"/>
        <w:numPr>
          <w:ilvl w:val="0"/>
          <w:numId w:val="6"/>
        </w:numPr>
        <w:pBdr>
          <w:top w:val="single" w:sz="4" w:space="1" w:color="000000"/>
          <w:left w:val="single" w:sz="4" w:space="4" w:color="000000"/>
          <w:bottom w:val="single" w:sz="4" w:space="1" w:color="000000"/>
          <w:right w:val="single" w:sz="4" w:space="4" w:color="000000"/>
        </w:pBdr>
        <w:shd w:val="clear" w:color="auto" w:fill="EEECE1" w:themeFill="background2"/>
        <w:rPr>
          <w:rFonts w:ascii="Aptos" w:hAnsi="Aptos"/>
          <w:i/>
          <w:iCs/>
          <w:color w:val="000000" w:themeColor="text1"/>
          <w:sz w:val="18"/>
          <w:szCs w:val="18"/>
        </w:rPr>
      </w:pPr>
      <w:r w:rsidRPr="005A09C5">
        <w:rPr>
          <w:rFonts w:ascii="Aptos" w:hAnsi="Aptos"/>
          <w:b/>
          <w:bCs/>
          <w:i/>
          <w:iCs/>
          <w:color w:val="000000" w:themeColor="text1"/>
          <w:sz w:val="18"/>
          <w:szCs w:val="18"/>
        </w:rPr>
        <w:t>Merk:</w:t>
      </w:r>
      <w:r w:rsidRPr="005A09C5">
        <w:rPr>
          <w:rFonts w:ascii="Aptos" w:hAnsi="Aptos"/>
          <w:i/>
          <w:iCs/>
          <w:color w:val="000000" w:themeColor="text1"/>
          <w:sz w:val="18"/>
          <w:szCs w:val="18"/>
        </w:rPr>
        <w:t xml:space="preserve"> d</w:t>
      </w:r>
      <w:r w:rsidR="00E974D8" w:rsidRPr="005A09C5">
        <w:rPr>
          <w:rFonts w:ascii="Aptos" w:hAnsi="Aptos"/>
          <w:i/>
          <w:iCs/>
          <w:color w:val="000000" w:themeColor="text1"/>
          <w:sz w:val="18"/>
          <w:szCs w:val="18"/>
        </w:rPr>
        <w:t xml:space="preserve">et er </w:t>
      </w:r>
      <w:r w:rsidR="00E974D8" w:rsidRPr="005A09C5">
        <w:rPr>
          <w:rFonts w:ascii="Aptos" w:hAnsi="Aptos"/>
          <w:b/>
          <w:bCs/>
          <w:i/>
          <w:iCs/>
          <w:color w:val="000000" w:themeColor="text1"/>
          <w:sz w:val="18"/>
          <w:szCs w:val="18"/>
        </w:rPr>
        <w:t>ingen</w:t>
      </w:r>
      <w:r w:rsidR="00E974D8" w:rsidRPr="005A09C5">
        <w:rPr>
          <w:rFonts w:ascii="Aptos" w:hAnsi="Aptos"/>
          <w:i/>
          <w:iCs/>
          <w:color w:val="000000" w:themeColor="text1"/>
          <w:sz w:val="18"/>
          <w:szCs w:val="18"/>
        </w:rPr>
        <w:t xml:space="preserve"> </w:t>
      </w:r>
      <w:r w:rsidR="00026E81" w:rsidRPr="005A09C5">
        <w:rPr>
          <w:rFonts w:ascii="Aptos" w:hAnsi="Aptos"/>
          <w:i/>
          <w:iCs/>
          <w:color w:val="000000" w:themeColor="text1"/>
          <w:sz w:val="18"/>
          <w:szCs w:val="18"/>
        </w:rPr>
        <w:t>funksjonalitet</w:t>
      </w:r>
      <w:r w:rsidR="00E974D8" w:rsidRPr="005A09C5">
        <w:rPr>
          <w:rFonts w:ascii="Aptos" w:hAnsi="Aptos"/>
          <w:i/>
          <w:iCs/>
          <w:color w:val="000000" w:themeColor="text1"/>
          <w:sz w:val="18"/>
          <w:szCs w:val="18"/>
        </w:rPr>
        <w:t xml:space="preserve"> for å legge referanser manuelt inn i </w:t>
      </w:r>
      <w:proofErr w:type="spellStart"/>
      <w:r w:rsidR="00E974D8" w:rsidRPr="005A09C5">
        <w:rPr>
          <w:rFonts w:ascii="Aptos" w:hAnsi="Aptos"/>
          <w:i/>
          <w:iCs/>
          <w:color w:val="000000" w:themeColor="text1"/>
          <w:sz w:val="18"/>
          <w:szCs w:val="18"/>
        </w:rPr>
        <w:t>Enonic</w:t>
      </w:r>
      <w:proofErr w:type="spellEnd"/>
      <w:r w:rsidR="00E974D8" w:rsidRPr="005A09C5">
        <w:rPr>
          <w:rFonts w:ascii="Aptos" w:hAnsi="Aptos"/>
          <w:i/>
          <w:iCs/>
          <w:color w:val="000000" w:themeColor="text1"/>
          <w:sz w:val="18"/>
          <w:szCs w:val="18"/>
        </w:rPr>
        <w:t xml:space="preserve">. Enhver redigering av referanser i må gjøres i </w:t>
      </w:r>
      <w:proofErr w:type="spellStart"/>
      <w:r w:rsidR="00E974D8" w:rsidRPr="005A09C5">
        <w:rPr>
          <w:rFonts w:ascii="Aptos" w:hAnsi="Aptos"/>
          <w:i/>
          <w:iCs/>
          <w:color w:val="000000" w:themeColor="text1"/>
          <w:sz w:val="18"/>
          <w:szCs w:val="18"/>
        </w:rPr>
        <w:t>Endnote</w:t>
      </w:r>
      <w:proofErr w:type="spellEnd"/>
      <w:r w:rsidR="00E974D8" w:rsidRPr="005A09C5">
        <w:rPr>
          <w:rFonts w:ascii="Aptos" w:hAnsi="Aptos"/>
          <w:i/>
          <w:iCs/>
          <w:color w:val="000000" w:themeColor="text1"/>
          <w:sz w:val="18"/>
          <w:szCs w:val="18"/>
        </w:rPr>
        <w:t xml:space="preserve"> og så må hele listen lastes inn til </w:t>
      </w:r>
      <w:proofErr w:type="spellStart"/>
      <w:r w:rsidR="00E974D8" w:rsidRPr="005A09C5">
        <w:rPr>
          <w:rFonts w:ascii="Aptos" w:hAnsi="Aptos"/>
          <w:i/>
          <w:iCs/>
          <w:color w:val="000000" w:themeColor="text1"/>
          <w:sz w:val="18"/>
          <w:szCs w:val="18"/>
        </w:rPr>
        <w:t>Enonic</w:t>
      </w:r>
      <w:proofErr w:type="spellEnd"/>
      <w:r w:rsidR="00E974D8" w:rsidRPr="005A09C5">
        <w:rPr>
          <w:rFonts w:ascii="Aptos" w:hAnsi="Aptos"/>
          <w:i/>
          <w:iCs/>
          <w:color w:val="000000" w:themeColor="text1"/>
          <w:sz w:val="18"/>
          <w:szCs w:val="18"/>
        </w:rPr>
        <w:t xml:space="preserve"> på nytt. </w:t>
      </w:r>
      <w:proofErr w:type="spellStart"/>
      <w:r w:rsidR="4ACF2831" w:rsidRPr="005A09C5">
        <w:rPr>
          <w:rFonts w:ascii="Aptos" w:hAnsi="Aptos"/>
          <w:i/>
          <w:iCs/>
          <w:color w:val="000000" w:themeColor="text1"/>
          <w:sz w:val="18"/>
          <w:szCs w:val="18"/>
        </w:rPr>
        <w:t>Endnotefiler</w:t>
      </w:r>
      <w:proofErr w:type="spellEnd"/>
      <w:r w:rsidR="4ACF2831" w:rsidRPr="005A09C5">
        <w:rPr>
          <w:rFonts w:ascii="Aptos" w:hAnsi="Aptos"/>
          <w:i/>
          <w:iCs/>
          <w:color w:val="000000" w:themeColor="text1"/>
          <w:sz w:val="18"/>
          <w:szCs w:val="18"/>
        </w:rPr>
        <w:t xml:space="preserve"> kan ikke la</w:t>
      </w:r>
      <w:r w:rsidR="0C2A4300" w:rsidRPr="005A09C5">
        <w:rPr>
          <w:rFonts w:ascii="Aptos" w:hAnsi="Aptos"/>
          <w:i/>
          <w:iCs/>
          <w:color w:val="000000" w:themeColor="text1"/>
          <w:sz w:val="18"/>
          <w:szCs w:val="18"/>
        </w:rPr>
        <w:t>g</w:t>
      </w:r>
      <w:r w:rsidR="4ACF2831" w:rsidRPr="005A09C5">
        <w:rPr>
          <w:rFonts w:ascii="Aptos" w:hAnsi="Aptos"/>
          <w:i/>
          <w:iCs/>
          <w:color w:val="000000" w:themeColor="text1"/>
          <w:sz w:val="18"/>
          <w:szCs w:val="18"/>
        </w:rPr>
        <w:t>res i Teams/</w:t>
      </w:r>
      <w:proofErr w:type="spellStart"/>
      <w:r w:rsidR="4ACF2831" w:rsidRPr="005A09C5">
        <w:rPr>
          <w:rFonts w:ascii="Aptos" w:hAnsi="Aptos"/>
          <w:i/>
          <w:iCs/>
          <w:color w:val="000000" w:themeColor="text1"/>
          <w:sz w:val="18"/>
          <w:szCs w:val="18"/>
        </w:rPr>
        <w:t>sharepoint</w:t>
      </w:r>
      <w:proofErr w:type="spellEnd"/>
      <w:r w:rsidR="4ACF2831" w:rsidRPr="005A09C5">
        <w:rPr>
          <w:rFonts w:ascii="Aptos" w:hAnsi="Aptos"/>
          <w:i/>
          <w:iCs/>
          <w:color w:val="000000" w:themeColor="text1"/>
          <w:sz w:val="18"/>
          <w:szCs w:val="18"/>
        </w:rPr>
        <w:t xml:space="preserve"> - de må lagres på </w:t>
      </w:r>
      <w:r w:rsidR="196F8A21" w:rsidRPr="005A09C5">
        <w:rPr>
          <w:rFonts w:ascii="Aptos" w:hAnsi="Aptos"/>
          <w:i/>
          <w:iCs/>
          <w:color w:val="000000" w:themeColor="text1"/>
          <w:sz w:val="18"/>
          <w:szCs w:val="18"/>
        </w:rPr>
        <w:t>fellesområdet (</w:t>
      </w:r>
      <w:proofErr w:type="gramStart"/>
      <w:r w:rsidR="4ACF2831" w:rsidRPr="005A09C5">
        <w:rPr>
          <w:rFonts w:ascii="Aptos" w:hAnsi="Aptos"/>
          <w:i/>
          <w:iCs/>
          <w:color w:val="000000" w:themeColor="text1"/>
          <w:sz w:val="18"/>
          <w:szCs w:val="18"/>
        </w:rPr>
        <w:t>O:.</w:t>
      </w:r>
      <w:proofErr w:type="gramEnd"/>
      <w:r w:rsidR="47AFB4A0" w:rsidRPr="005A09C5">
        <w:rPr>
          <w:rFonts w:ascii="Aptos" w:hAnsi="Aptos"/>
          <w:i/>
          <w:iCs/>
          <w:color w:val="000000" w:themeColor="text1"/>
          <w:sz w:val="18"/>
          <w:szCs w:val="18"/>
        </w:rPr>
        <w:t>)</w:t>
      </w:r>
    </w:p>
    <w:p w14:paraId="0261E744" w14:textId="1F1186BF" w:rsidR="008C5A11" w:rsidRPr="005A09C5" w:rsidRDefault="00E45A63" w:rsidP="00876115">
      <w:pPr>
        <w:rPr>
          <w:rFonts w:ascii="Aptos" w:hAnsi="Aptos"/>
          <w:lang w:val="nn-NO"/>
        </w:rPr>
      </w:pPr>
      <w:r w:rsidRPr="005A09C5">
        <w:rPr>
          <w:rFonts w:ascii="Aptos" w:hAnsi="Aptos"/>
          <w:lang w:val="nn-NO"/>
        </w:rPr>
        <w:t>[</w:t>
      </w:r>
      <w:r w:rsidR="00F51BF9" w:rsidRPr="005A09C5">
        <w:rPr>
          <w:rFonts w:ascii="Aptos" w:hAnsi="Aptos"/>
          <w:lang w:val="nn-NO"/>
        </w:rPr>
        <w:t>Noter</w:t>
      </w:r>
      <w:r w:rsidRPr="005A09C5">
        <w:rPr>
          <w:rFonts w:ascii="Aptos" w:hAnsi="Aptos"/>
          <w:lang w:val="nn-NO"/>
        </w:rPr>
        <w:t xml:space="preserve"> </w:t>
      </w:r>
      <w:proofErr w:type="spellStart"/>
      <w:r w:rsidR="00B465D2" w:rsidRPr="005A09C5">
        <w:rPr>
          <w:rFonts w:ascii="Aptos" w:hAnsi="Aptos"/>
          <w:lang w:val="nn-NO"/>
        </w:rPr>
        <w:t>R</w:t>
      </w:r>
      <w:r w:rsidRPr="005A09C5">
        <w:rPr>
          <w:rFonts w:ascii="Aptos" w:hAnsi="Aptos"/>
          <w:lang w:val="nn-NO"/>
        </w:rPr>
        <w:t>eferansene</w:t>
      </w:r>
      <w:proofErr w:type="spellEnd"/>
      <w:r w:rsidRPr="005A09C5">
        <w:rPr>
          <w:rFonts w:ascii="Aptos" w:hAnsi="Aptos"/>
          <w:lang w:val="nn-NO"/>
        </w:rPr>
        <w:t xml:space="preserve"> her]</w:t>
      </w:r>
    </w:p>
    <w:tbl>
      <w:tblPr>
        <w:tblStyle w:val="Tabellrutenett"/>
        <w:tblW w:w="0" w:type="auto"/>
        <w:tblLayout w:type="fixed"/>
        <w:tblCellMar>
          <w:top w:w="57" w:type="dxa"/>
          <w:bottom w:w="57" w:type="dxa"/>
        </w:tblCellMar>
        <w:tblLook w:val="04A0" w:firstRow="1" w:lastRow="0" w:firstColumn="1" w:lastColumn="0" w:noHBand="0" w:noVBand="1"/>
      </w:tblPr>
      <w:tblGrid>
        <w:gridCol w:w="709"/>
        <w:gridCol w:w="8363"/>
      </w:tblGrid>
      <w:tr w:rsidR="00D93CF9" w:rsidRPr="00CC177A" w14:paraId="6BE99529" w14:textId="77777777" w:rsidTr="00D93CF9">
        <w:tc>
          <w:tcPr>
            <w:tcW w:w="709" w:type="dxa"/>
          </w:tcPr>
          <w:p w14:paraId="5618F9EA" w14:textId="0FD69EB6" w:rsidR="00606CF8" w:rsidRPr="005A09C5" w:rsidRDefault="005E0BB6" w:rsidP="00876115">
            <w:pPr>
              <w:rPr>
                <w:rFonts w:ascii="Aptos" w:hAnsi="Aptos"/>
              </w:rPr>
            </w:pPr>
            <w:r w:rsidRPr="005A09C5">
              <w:rPr>
                <w:rFonts w:ascii="Aptos" w:hAnsi="Aptos"/>
              </w:rPr>
              <w:t>[1]</w:t>
            </w:r>
          </w:p>
        </w:tc>
        <w:tc>
          <w:tcPr>
            <w:tcW w:w="8363" w:type="dxa"/>
          </w:tcPr>
          <w:p w14:paraId="173874E8" w14:textId="3864A421" w:rsidR="00606CF8" w:rsidRPr="005A09C5" w:rsidRDefault="0084575C" w:rsidP="00876115">
            <w:pPr>
              <w:rPr>
                <w:rFonts w:ascii="Aptos" w:hAnsi="Aptos"/>
              </w:rPr>
            </w:pPr>
            <w:r w:rsidRPr="005A09C5">
              <w:rPr>
                <w:rFonts w:ascii="Aptos" w:hAnsi="Aptos"/>
              </w:rPr>
              <w:t>Hel</w:t>
            </w:r>
            <w:r w:rsidR="001F398A" w:rsidRPr="005A09C5">
              <w:rPr>
                <w:rFonts w:ascii="Aptos" w:hAnsi="Aptos"/>
              </w:rPr>
              <w:t xml:space="preserve">sedirektoratet, </w:t>
            </w:r>
            <w:hyperlink r:id="rId14" w:history="1">
              <w:r w:rsidR="001F398A" w:rsidRPr="005A09C5">
                <w:rPr>
                  <w:rStyle w:val="Hyperkobling"/>
                  <w:rFonts w:ascii="Aptos" w:hAnsi="Aptos"/>
                </w:rPr>
                <w:t>https://www.helsedirektoratet.no/faglige-rad/anbefaling-om-bruk-av-smart-on-fhir/anbefaling-om-bruk-av-smart-on-fhir.pdf/_/attachment/inline/dc304ba8-c1a3-4755-a404-a8f69ba3dbf2:2ef606171edbcc5b1a42ece42ea75ff565bdb438/Anbefaling%20om%20bruk%20av%20SMART%20on%20FHIR.pdf</w:t>
              </w:r>
            </w:hyperlink>
            <w:r w:rsidR="001F398A" w:rsidRPr="005A09C5">
              <w:rPr>
                <w:rFonts w:ascii="Aptos" w:hAnsi="Aptos"/>
              </w:rPr>
              <w:t xml:space="preserve">, </w:t>
            </w:r>
            <w:r w:rsidR="00A36728" w:rsidRPr="005A09C5">
              <w:rPr>
                <w:rFonts w:ascii="Aptos" w:hAnsi="Aptos"/>
              </w:rPr>
              <w:t>2019</w:t>
            </w:r>
          </w:p>
        </w:tc>
      </w:tr>
      <w:tr w:rsidR="00F94868" w:rsidRPr="00CC177A" w14:paraId="159E1384" w14:textId="77777777" w:rsidTr="00D93CF9">
        <w:tc>
          <w:tcPr>
            <w:tcW w:w="709" w:type="dxa"/>
          </w:tcPr>
          <w:p w14:paraId="5DB36B6A" w14:textId="18B0D37D" w:rsidR="00F94868" w:rsidRPr="005A09C5" w:rsidRDefault="00C448CF" w:rsidP="00876115">
            <w:pPr>
              <w:rPr>
                <w:rFonts w:ascii="Aptos" w:hAnsi="Aptos"/>
              </w:rPr>
            </w:pPr>
            <w:r w:rsidRPr="005A09C5">
              <w:rPr>
                <w:rFonts w:ascii="Aptos" w:hAnsi="Aptos"/>
              </w:rPr>
              <w:t>[2]</w:t>
            </w:r>
          </w:p>
        </w:tc>
        <w:tc>
          <w:tcPr>
            <w:tcW w:w="8363" w:type="dxa"/>
          </w:tcPr>
          <w:p w14:paraId="472C9D5F" w14:textId="76C57DC0" w:rsidR="00F94868" w:rsidRPr="005A09C5" w:rsidRDefault="00C448CF" w:rsidP="00876115">
            <w:pPr>
              <w:rPr>
                <w:rFonts w:ascii="Aptos" w:hAnsi="Aptos"/>
              </w:rPr>
            </w:pPr>
            <w:r w:rsidRPr="005A09C5">
              <w:rPr>
                <w:rFonts w:ascii="Aptos" w:hAnsi="Aptos"/>
                <w:lang w:val="en-US"/>
              </w:rPr>
              <w:t xml:space="preserve">Boston Children’s Hospital Computational Health Informatics Program and the Harvard Medical School Department of Biomedical Informatics, «SMART Health </w:t>
            </w:r>
            <w:proofErr w:type="gramStart"/>
            <w:r w:rsidRPr="005A09C5">
              <w:rPr>
                <w:rFonts w:ascii="Aptos" w:hAnsi="Aptos"/>
                <w:lang w:val="en-US"/>
              </w:rPr>
              <w:t>IT,»</w:t>
            </w:r>
            <w:proofErr w:type="gramEnd"/>
            <w:r w:rsidRPr="005A09C5">
              <w:rPr>
                <w:rFonts w:ascii="Aptos" w:hAnsi="Aptos"/>
                <w:lang w:val="en-US"/>
              </w:rPr>
              <w:t xml:space="preserve"> [</w:t>
            </w:r>
            <w:proofErr w:type="spellStart"/>
            <w:r w:rsidRPr="005A09C5">
              <w:rPr>
                <w:rFonts w:ascii="Aptos" w:hAnsi="Aptos"/>
                <w:lang w:val="en-US"/>
              </w:rPr>
              <w:t>Internett</w:t>
            </w:r>
            <w:proofErr w:type="spellEnd"/>
            <w:r w:rsidRPr="005A09C5">
              <w:rPr>
                <w:rFonts w:ascii="Aptos" w:hAnsi="Aptos"/>
                <w:lang w:val="en-US"/>
              </w:rPr>
              <w:t xml:space="preserve">]. </w:t>
            </w:r>
            <w:proofErr w:type="spellStart"/>
            <w:r w:rsidRPr="005A09C5">
              <w:rPr>
                <w:rFonts w:ascii="Aptos" w:hAnsi="Aptos"/>
              </w:rPr>
              <w:t>Available</w:t>
            </w:r>
            <w:proofErr w:type="spellEnd"/>
            <w:r w:rsidRPr="005A09C5">
              <w:rPr>
                <w:rFonts w:ascii="Aptos" w:hAnsi="Aptos"/>
              </w:rPr>
              <w:t>: https://smarthealthit.org/</w:t>
            </w:r>
          </w:p>
        </w:tc>
      </w:tr>
      <w:tr w:rsidR="00D93CF9" w:rsidRPr="00CC177A" w14:paraId="48D898BB" w14:textId="77777777" w:rsidTr="00D93CF9">
        <w:tc>
          <w:tcPr>
            <w:tcW w:w="709" w:type="dxa"/>
          </w:tcPr>
          <w:p w14:paraId="3A31CED5" w14:textId="1D4D6C1C" w:rsidR="00606CF8" w:rsidRPr="005A09C5" w:rsidRDefault="00BF378B" w:rsidP="00876115">
            <w:pPr>
              <w:rPr>
                <w:rFonts w:ascii="Aptos" w:hAnsi="Aptos"/>
              </w:rPr>
            </w:pPr>
            <w:r w:rsidRPr="005A09C5">
              <w:rPr>
                <w:rFonts w:ascii="Aptos" w:hAnsi="Aptos"/>
              </w:rPr>
              <w:t>[</w:t>
            </w:r>
            <w:r w:rsidR="00C448CF" w:rsidRPr="005A09C5">
              <w:rPr>
                <w:rFonts w:ascii="Aptos" w:hAnsi="Aptos"/>
              </w:rPr>
              <w:t>3</w:t>
            </w:r>
            <w:r w:rsidRPr="005A09C5">
              <w:rPr>
                <w:rFonts w:ascii="Aptos" w:hAnsi="Aptos"/>
              </w:rPr>
              <w:t>]</w:t>
            </w:r>
          </w:p>
        </w:tc>
        <w:tc>
          <w:tcPr>
            <w:tcW w:w="8363" w:type="dxa"/>
          </w:tcPr>
          <w:p w14:paraId="23D8A257" w14:textId="5724708E" w:rsidR="00606CF8" w:rsidRPr="005A09C5" w:rsidRDefault="00BF378B" w:rsidP="001D1862">
            <w:pPr>
              <w:pStyle w:val="Default"/>
              <w:rPr>
                <w:rFonts w:ascii="Aptos" w:hAnsi="Aptos" w:cstheme="minorBidi"/>
                <w:color w:val="auto"/>
                <w:sz w:val="22"/>
                <w:szCs w:val="22"/>
              </w:rPr>
            </w:pPr>
            <w:proofErr w:type="gramStart"/>
            <w:r w:rsidRPr="005A09C5">
              <w:rPr>
                <w:rFonts w:ascii="Aptos" w:hAnsi="Aptos" w:cstheme="minorBidi"/>
                <w:color w:val="auto"/>
                <w:sz w:val="22"/>
                <w:szCs w:val="22"/>
                <w:lang w:val="en-US"/>
              </w:rPr>
              <w:t>RAND, «</w:t>
            </w:r>
            <w:proofErr w:type="gramEnd"/>
            <w:r w:rsidRPr="005A09C5">
              <w:rPr>
                <w:rFonts w:ascii="Aptos" w:hAnsi="Aptos" w:cstheme="minorBidi"/>
                <w:color w:val="auto"/>
                <w:sz w:val="22"/>
                <w:szCs w:val="22"/>
                <w:lang w:val="en-US"/>
              </w:rPr>
              <w:t xml:space="preserve">Factors Affecting Physician Professional Satisfaction and Their Implications for Patient Care, Health Systems, and Health </w:t>
            </w:r>
            <w:proofErr w:type="gramStart"/>
            <w:r w:rsidRPr="005A09C5">
              <w:rPr>
                <w:rFonts w:ascii="Aptos" w:hAnsi="Aptos" w:cstheme="minorBidi"/>
                <w:color w:val="auto"/>
                <w:sz w:val="22"/>
                <w:szCs w:val="22"/>
                <w:lang w:val="en-US"/>
              </w:rPr>
              <w:t>Policy,»</w:t>
            </w:r>
            <w:proofErr w:type="gramEnd"/>
            <w:r w:rsidRPr="005A09C5">
              <w:rPr>
                <w:rFonts w:ascii="Aptos" w:hAnsi="Aptos" w:cstheme="minorBidi"/>
                <w:color w:val="auto"/>
                <w:sz w:val="22"/>
                <w:szCs w:val="22"/>
                <w:lang w:val="en-US"/>
              </w:rPr>
              <w:t xml:space="preserve"> RAND, 2013. </w:t>
            </w:r>
            <w:r w:rsidRPr="005A09C5">
              <w:rPr>
                <w:rFonts w:ascii="Aptos" w:hAnsi="Aptos" w:cstheme="minorBidi"/>
                <w:color w:val="auto"/>
                <w:sz w:val="22"/>
                <w:szCs w:val="22"/>
              </w:rPr>
              <w:t xml:space="preserve">[Internett]. </w:t>
            </w:r>
            <w:proofErr w:type="spellStart"/>
            <w:r w:rsidRPr="005A09C5">
              <w:rPr>
                <w:rFonts w:ascii="Aptos" w:hAnsi="Aptos" w:cstheme="minorBidi"/>
                <w:color w:val="auto"/>
                <w:sz w:val="22"/>
                <w:szCs w:val="22"/>
              </w:rPr>
              <w:t>Available</w:t>
            </w:r>
            <w:proofErr w:type="spellEnd"/>
            <w:r w:rsidRPr="005A09C5">
              <w:rPr>
                <w:rFonts w:ascii="Aptos" w:hAnsi="Aptos" w:cstheme="minorBidi"/>
                <w:color w:val="auto"/>
                <w:sz w:val="22"/>
                <w:szCs w:val="22"/>
              </w:rPr>
              <w:t xml:space="preserve">: http://www.rand.org/pubs/research_reports/RR439.html. </w:t>
            </w:r>
          </w:p>
        </w:tc>
      </w:tr>
      <w:tr w:rsidR="00D93CF9" w:rsidRPr="0024340A" w14:paraId="13D99F86" w14:textId="77777777" w:rsidTr="00D93CF9">
        <w:tc>
          <w:tcPr>
            <w:tcW w:w="709" w:type="dxa"/>
          </w:tcPr>
          <w:p w14:paraId="6DCA2EAF" w14:textId="3E392CAA" w:rsidR="00606CF8" w:rsidRPr="005A09C5" w:rsidRDefault="009F292F" w:rsidP="00876115">
            <w:pPr>
              <w:rPr>
                <w:rFonts w:ascii="Aptos" w:hAnsi="Aptos"/>
              </w:rPr>
            </w:pPr>
            <w:r w:rsidRPr="005A09C5">
              <w:rPr>
                <w:rFonts w:ascii="Aptos" w:hAnsi="Aptos"/>
              </w:rPr>
              <w:t>[</w:t>
            </w:r>
            <w:r w:rsidR="00C448CF" w:rsidRPr="005A09C5">
              <w:rPr>
                <w:rFonts w:ascii="Aptos" w:hAnsi="Aptos"/>
              </w:rPr>
              <w:t>4</w:t>
            </w:r>
            <w:r w:rsidRPr="005A09C5">
              <w:rPr>
                <w:rFonts w:ascii="Aptos" w:hAnsi="Aptos"/>
              </w:rPr>
              <w:t>]</w:t>
            </w:r>
          </w:p>
        </w:tc>
        <w:tc>
          <w:tcPr>
            <w:tcW w:w="8363" w:type="dxa"/>
          </w:tcPr>
          <w:p w14:paraId="006DEAE9" w14:textId="085CEEA4" w:rsidR="00606CF8" w:rsidRPr="005A09C5" w:rsidRDefault="009F292F" w:rsidP="001D1862">
            <w:pPr>
              <w:pStyle w:val="Default"/>
              <w:rPr>
                <w:rFonts w:ascii="Aptos" w:hAnsi="Aptos" w:cstheme="minorBidi"/>
                <w:color w:val="auto"/>
                <w:sz w:val="22"/>
                <w:szCs w:val="22"/>
                <w:lang w:val="en-US"/>
              </w:rPr>
            </w:pPr>
            <w:r w:rsidRPr="005A09C5">
              <w:rPr>
                <w:rFonts w:ascii="Aptos" w:hAnsi="Aptos" w:cstheme="minorBidi"/>
                <w:color w:val="auto"/>
                <w:sz w:val="22"/>
                <w:szCs w:val="22"/>
                <w:lang w:val="en-US"/>
              </w:rPr>
              <w:t xml:space="preserve">Gartner, «Unleash the Innovative Potential of EHR </w:t>
            </w:r>
            <w:proofErr w:type="gramStart"/>
            <w:r w:rsidRPr="005A09C5">
              <w:rPr>
                <w:rFonts w:ascii="Aptos" w:hAnsi="Aptos" w:cstheme="minorBidi"/>
                <w:color w:val="auto"/>
                <w:sz w:val="22"/>
                <w:szCs w:val="22"/>
                <w:lang w:val="en-US"/>
              </w:rPr>
              <w:t>App,»</w:t>
            </w:r>
            <w:proofErr w:type="gramEnd"/>
            <w:r w:rsidRPr="005A09C5">
              <w:rPr>
                <w:rFonts w:ascii="Aptos" w:hAnsi="Aptos" w:cstheme="minorBidi"/>
                <w:color w:val="auto"/>
                <w:sz w:val="22"/>
                <w:szCs w:val="22"/>
                <w:lang w:val="en-US"/>
              </w:rPr>
              <w:t xml:space="preserve"> Gartner, 2018 </w:t>
            </w:r>
          </w:p>
        </w:tc>
      </w:tr>
      <w:tr w:rsidR="00D93CF9" w:rsidRPr="00CC177A" w14:paraId="32A87916" w14:textId="77777777" w:rsidTr="00D93CF9">
        <w:tc>
          <w:tcPr>
            <w:tcW w:w="709" w:type="dxa"/>
          </w:tcPr>
          <w:p w14:paraId="3B2174D1" w14:textId="32733BF7" w:rsidR="00606CF8" w:rsidRPr="005A09C5" w:rsidRDefault="009F292F" w:rsidP="00876115">
            <w:pPr>
              <w:rPr>
                <w:rFonts w:ascii="Aptos" w:hAnsi="Aptos"/>
                <w:lang w:val="en-US"/>
              </w:rPr>
            </w:pPr>
            <w:r w:rsidRPr="005A09C5">
              <w:rPr>
                <w:rFonts w:ascii="Aptos" w:hAnsi="Aptos"/>
                <w:lang w:val="en-US"/>
              </w:rPr>
              <w:t>[</w:t>
            </w:r>
            <w:r w:rsidR="00C448CF" w:rsidRPr="005A09C5">
              <w:rPr>
                <w:rFonts w:ascii="Aptos" w:hAnsi="Aptos"/>
                <w:lang w:val="en-US"/>
              </w:rPr>
              <w:t>5</w:t>
            </w:r>
            <w:r w:rsidRPr="005A09C5">
              <w:rPr>
                <w:rFonts w:ascii="Aptos" w:hAnsi="Aptos"/>
                <w:lang w:val="en-US"/>
              </w:rPr>
              <w:t>]</w:t>
            </w:r>
          </w:p>
        </w:tc>
        <w:tc>
          <w:tcPr>
            <w:tcW w:w="8363" w:type="dxa"/>
          </w:tcPr>
          <w:p w14:paraId="0D8B437B" w14:textId="35E2AE7C" w:rsidR="00606CF8" w:rsidRPr="005A09C5" w:rsidRDefault="005E0BB6" w:rsidP="001D1862">
            <w:pPr>
              <w:pStyle w:val="Default"/>
              <w:rPr>
                <w:rFonts w:ascii="Aptos" w:hAnsi="Aptos" w:cstheme="minorBidi"/>
                <w:color w:val="auto"/>
                <w:sz w:val="22"/>
                <w:szCs w:val="22"/>
              </w:rPr>
            </w:pPr>
            <w:r w:rsidRPr="005A09C5">
              <w:rPr>
                <w:rFonts w:ascii="Aptos" w:hAnsi="Aptos" w:cstheme="minorBidi"/>
                <w:color w:val="auto"/>
                <w:sz w:val="22"/>
                <w:szCs w:val="22"/>
              </w:rPr>
              <w:t xml:space="preserve">KLAS, «2018 Best in KLAS,» 2018. [Internett]. </w:t>
            </w:r>
            <w:proofErr w:type="spellStart"/>
            <w:r w:rsidRPr="005A09C5">
              <w:rPr>
                <w:rFonts w:ascii="Aptos" w:hAnsi="Aptos" w:cstheme="minorBidi"/>
                <w:color w:val="auto"/>
                <w:sz w:val="22"/>
                <w:szCs w:val="22"/>
              </w:rPr>
              <w:t>Available</w:t>
            </w:r>
            <w:proofErr w:type="spellEnd"/>
            <w:r w:rsidRPr="005A09C5">
              <w:rPr>
                <w:rFonts w:ascii="Aptos" w:hAnsi="Aptos" w:cstheme="minorBidi"/>
                <w:color w:val="auto"/>
                <w:sz w:val="22"/>
                <w:szCs w:val="22"/>
              </w:rPr>
              <w:t xml:space="preserve">: https://klasresearch.com/report/2018-best-in-klas-software-and-services/1253 </w:t>
            </w:r>
          </w:p>
        </w:tc>
      </w:tr>
      <w:tr w:rsidR="00D93CF9" w:rsidRPr="0024340A" w14:paraId="5D1A3755" w14:textId="77777777" w:rsidTr="00D93CF9">
        <w:tc>
          <w:tcPr>
            <w:tcW w:w="709" w:type="dxa"/>
          </w:tcPr>
          <w:p w14:paraId="119DAF0A" w14:textId="09D05424" w:rsidR="00606CF8" w:rsidRPr="005A09C5" w:rsidRDefault="009F292F" w:rsidP="00876115">
            <w:pPr>
              <w:rPr>
                <w:rFonts w:ascii="Aptos" w:hAnsi="Aptos"/>
                <w:lang w:val="en-US"/>
              </w:rPr>
            </w:pPr>
            <w:r w:rsidRPr="005A09C5">
              <w:rPr>
                <w:rFonts w:ascii="Aptos" w:hAnsi="Aptos"/>
                <w:lang w:val="en-US"/>
              </w:rPr>
              <w:t>[</w:t>
            </w:r>
            <w:r w:rsidR="00C448CF" w:rsidRPr="005A09C5">
              <w:rPr>
                <w:rFonts w:ascii="Aptos" w:hAnsi="Aptos"/>
                <w:lang w:val="en-US"/>
              </w:rPr>
              <w:t>6</w:t>
            </w:r>
            <w:r w:rsidRPr="005A09C5">
              <w:rPr>
                <w:rFonts w:ascii="Aptos" w:hAnsi="Aptos"/>
                <w:lang w:val="en-US"/>
              </w:rPr>
              <w:t>]</w:t>
            </w:r>
          </w:p>
        </w:tc>
        <w:tc>
          <w:tcPr>
            <w:tcW w:w="8363" w:type="dxa"/>
          </w:tcPr>
          <w:p w14:paraId="6950D577" w14:textId="4899B264" w:rsidR="00606CF8" w:rsidRPr="005A09C5" w:rsidRDefault="00F60918" w:rsidP="001D1862">
            <w:pPr>
              <w:pStyle w:val="Default"/>
              <w:rPr>
                <w:rFonts w:ascii="Aptos" w:hAnsi="Aptos" w:cstheme="minorBidi"/>
                <w:color w:val="auto"/>
                <w:sz w:val="22"/>
                <w:szCs w:val="22"/>
                <w:lang w:val="en-US"/>
              </w:rPr>
            </w:pPr>
            <w:r w:rsidRPr="005A09C5">
              <w:rPr>
                <w:rFonts w:ascii="Aptos" w:hAnsi="Aptos" w:cstheme="minorBidi"/>
                <w:color w:val="auto"/>
                <w:sz w:val="22"/>
                <w:szCs w:val="22"/>
                <w:lang w:val="en-US"/>
              </w:rPr>
              <w:t xml:space="preserve">K. Mandl </w:t>
            </w:r>
            <w:proofErr w:type="spellStart"/>
            <w:r w:rsidRPr="005A09C5">
              <w:rPr>
                <w:rFonts w:ascii="Aptos" w:hAnsi="Aptos" w:cstheme="minorBidi"/>
                <w:color w:val="auto"/>
                <w:sz w:val="22"/>
                <w:szCs w:val="22"/>
                <w:lang w:val="en-US"/>
              </w:rPr>
              <w:t>og</w:t>
            </w:r>
            <w:proofErr w:type="spellEnd"/>
            <w:r w:rsidRPr="005A09C5">
              <w:rPr>
                <w:rFonts w:ascii="Aptos" w:hAnsi="Aptos" w:cstheme="minorBidi"/>
                <w:color w:val="auto"/>
                <w:sz w:val="22"/>
                <w:szCs w:val="22"/>
                <w:lang w:val="en-US"/>
              </w:rPr>
              <w:t xml:space="preserve"> I. </w:t>
            </w:r>
            <w:proofErr w:type="spellStart"/>
            <w:proofErr w:type="gramStart"/>
            <w:r w:rsidRPr="005A09C5">
              <w:rPr>
                <w:rFonts w:ascii="Aptos" w:hAnsi="Aptos" w:cstheme="minorBidi"/>
                <w:color w:val="auto"/>
                <w:sz w:val="22"/>
                <w:szCs w:val="22"/>
                <w:lang w:val="en-US"/>
              </w:rPr>
              <w:t>Kohane</w:t>
            </w:r>
            <w:proofErr w:type="spellEnd"/>
            <w:r w:rsidRPr="005A09C5">
              <w:rPr>
                <w:rFonts w:ascii="Aptos" w:hAnsi="Aptos" w:cstheme="minorBidi"/>
                <w:color w:val="auto"/>
                <w:sz w:val="22"/>
                <w:szCs w:val="22"/>
                <w:lang w:val="en-US"/>
              </w:rPr>
              <w:t>, «</w:t>
            </w:r>
            <w:proofErr w:type="gramEnd"/>
            <w:r w:rsidRPr="005A09C5">
              <w:rPr>
                <w:rFonts w:ascii="Aptos" w:hAnsi="Aptos" w:cstheme="minorBidi"/>
                <w:color w:val="auto"/>
                <w:sz w:val="22"/>
                <w:szCs w:val="22"/>
                <w:lang w:val="en-US"/>
              </w:rPr>
              <w:t xml:space="preserve">Escaping the EHR Trap — The Future of Health </w:t>
            </w:r>
            <w:proofErr w:type="gramStart"/>
            <w:r w:rsidRPr="005A09C5">
              <w:rPr>
                <w:rFonts w:ascii="Aptos" w:hAnsi="Aptos" w:cstheme="minorBidi"/>
                <w:color w:val="auto"/>
                <w:sz w:val="22"/>
                <w:szCs w:val="22"/>
                <w:lang w:val="en-US"/>
              </w:rPr>
              <w:t>IT,»</w:t>
            </w:r>
            <w:proofErr w:type="gramEnd"/>
            <w:r w:rsidRPr="005A09C5">
              <w:rPr>
                <w:rFonts w:ascii="Aptos" w:hAnsi="Aptos" w:cstheme="minorBidi"/>
                <w:color w:val="auto"/>
                <w:sz w:val="22"/>
                <w:szCs w:val="22"/>
                <w:lang w:val="en-US"/>
              </w:rPr>
              <w:t xml:space="preserve"> New England Journal of Medicine, 2012 </w:t>
            </w:r>
          </w:p>
        </w:tc>
      </w:tr>
      <w:tr w:rsidR="00D93CF9" w:rsidRPr="0024340A" w14:paraId="7DA35FB5" w14:textId="77777777" w:rsidTr="00D93CF9">
        <w:tc>
          <w:tcPr>
            <w:tcW w:w="709" w:type="dxa"/>
          </w:tcPr>
          <w:p w14:paraId="00542EC6" w14:textId="1838A1A7" w:rsidR="00606CF8" w:rsidRPr="005A09C5" w:rsidRDefault="009F292F" w:rsidP="00876115">
            <w:pPr>
              <w:rPr>
                <w:rFonts w:ascii="Aptos" w:hAnsi="Aptos"/>
                <w:lang w:val="en-US"/>
              </w:rPr>
            </w:pPr>
            <w:r w:rsidRPr="005A09C5">
              <w:rPr>
                <w:rFonts w:ascii="Aptos" w:hAnsi="Aptos"/>
                <w:lang w:val="en-US"/>
              </w:rPr>
              <w:t>[</w:t>
            </w:r>
            <w:r w:rsidR="00C448CF" w:rsidRPr="005A09C5">
              <w:rPr>
                <w:rFonts w:ascii="Aptos" w:hAnsi="Aptos"/>
                <w:lang w:val="en-US"/>
              </w:rPr>
              <w:t>7</w:t>
            </w:r>
            <w:r w:rsidRPr="005A09C5">
              <w:rPr>
                <w:rFonts w:ascii="Aptos" w:hAnsi="Aptos"/>
                <w:lang w:val="en-US"/>
              </w:rPr>
              <w:t>]</w:t>
            </w:r>
          </w:p>
        </w:tc>
        <w:tc>
          <w:tcPr>
            <w:tcW w:w="8363" w:type="dxa"/>
          </w:tcPr>
          <w:p w14:paraId="38931542" w14:textId="41E648F0" w:rsidR="00606CF8" w:rsidRPr="005A09C5" w:rsidRDefault="00F60918" w:rsidP="001D1862">
            <w:pPr>
              <w:pStyle w:val="Default"/>
              <w:rPr>
                <w:rFonts w:ascii="Aptos" w:hAnsi="Aptos" w:cstheme="minorBidi"/>
                <w:color w:val="auto"/>
                <w:sz w:val="22"/>
                <w:szCs w:val="22"/>
                <w:lang w:val="en-US"/>
              </w:rPr>
            </w:pPr>
            <w:r w:rsidRPr="005A09C5">
              <w:rPr>
                <w:rFonts w:ascii="Aptos" w:hAnsi="Aptos" w:cstheme="minorBidi"/>
                <w:color w:val="auto"/>
                <w:sz w:val="22"/>
                <w:szCs w:val="22"/>
                <w:lang w:val="en-US"/>
              </w:rPr>
              <w:t xml:space="preserve">D. Rucker, «APIs: A Path to Putting Patients at the </w:t>
            </w:r>
            <w:proofErr w:type="gramStart"/>
            <w:r w:rsidRPr="005A09C5">
              <w:rPr>
                <w:rFonts w:ascii="Aptos" w:hAnsi="Aptos" w:cstheme="minorBidi"/>
                <w:color w:val="auto"/>
                <w:sz w:val="22"/>
                <w:szCs w:val="22"/>
                <w:lang w:val="en-US"/>
              </w:rPr>
              <w:t>Center,»</w:t>
            </w:r>
            <w:proofErr w:type="gramEnd"/>
            <w:r w:rsidRPr="005A09C5">
              <w:rPr>
                <w:rFonts w:ascii="Aptos" w:hAnsi="Aptos" w:cstheme="minorBidi"/>
                <w:color w:val="auto"/>
                <w:sz w:val="22"/>
                <w:szCs w:val="22"/>
                <w:lang w:val="en-US"/>
              </w:rPr>
              <w:t xml:space="preserve"> ONC, [</w:t>
            </w:r>
            <w:proofErr w:type="spellStart"/>
            <w:r w:rsidRPr="005A09C5">
              <w:rPr>
                <w:rFonts w:ascii="Aptos" w:hAnsi="Aptos" w:cstheme="minorBidi"/>
                <w:color w:val="auto"/>
                <w:sz w:val="22"/>
                <w:szCs w:val="22"/>
                <w:lang w:val="en-US"/>
              </w:rPr>
              <w:t>Internett</w:t>
            </w:r>
            <w:proofErr w:type="spellEnd"/>
            <w:r w:rsidRPr="005A09C5">
              <w:rPr>
                <w:rFonts w:ascii="Aptos" w:hAnsi="Aptos" w:cstheme="minorBidi"/>
                <w:color w:val="auto"/>
                <w:sz w:val="22"/>
                <w:szCs w:val="22"/>
                <w:lang w:val="en-US"/>
              </w:rPr>
              <w:t xml:space="preserve">]. Available: https://www.healthit.gov/buzz-blog/interoperability/apis-path-putting-patients-center </w:t>
            </w:r>
          </w:p>
        </w:tc>
      </w:tr>
      <w:tr w:rsidR="00D93CF9" w:rsidRPr="0024340A" w14:paraId="007BF4BB" w14:textId="77777777" w:rsidTr="00D93CF9">
        <w:tc>
          <w:tcPr>
            <w:tcW w:w="709" w:type="dxa"/>
          </w:tcPr>
          <w:p w14:paraId="2EC888C5" w14:textId="4F9E3C77" w:rsidR="00606CF8" w:rsidRPr="005A09C5" w:rsidRDefault="009F292F" w:rsidP="00876115">
            <w:pPr>
              <w:rPr>
                <w:rFonts w:ascii="Aptos" w:hAnsi="Aptos"/>
                <w:lang w:val="en-US"/>
              </w:rPr>
            </w:pPr>
            <w:r w:rsidRPr="005A09C5">
              <w:rPr>
                <w:rFonts w:ascii="Aptos" w:hAnsi="Aptos"/>
                <w:lang w:val="en-US"/>
              </w:rPr>
              <w:t>[</w:t>
            </w:r>
            <w:r w:rsidR="00C448CF" w:rsidRPr="005A09C5">
              <w:rPr>
                <w:rFonts w:ascii="Aptos" w:hAnsi="Aptos"/>
                <w:lang w:val="en-US"/>
              </w:rPr>
              <w:t>8</w:t>
            </w:r>
            <w:r w:rsidRPr="005A09C5">
              <w:rPr>
                <w:rFonts w:ascii="Aptos" w:hAnsi="Aptos"/>
                <w:lang w:val="en-US"/>
              </w:rPr>
              <w:t>]</w:t>
            </w:r>
          </w:p>
        </w:tc>
        <w:tc>
          <w:tcPr>
            <w:tcW w:w="8363" w:type="dxa"/>
          </w:tcPr>
          <w:p w14:paraId="5E33B38C" w14:textId="1110DF3A" w:rsidR="00606CF8" w:rsidRPr="005A09C5" w:rsidRDefault="00C7139B" w:rsidP="001D1862">
            <w:pPr>
              <w:pStyle w:val="Default"/>
              <w:rPr>
                <w:rFonts w:ascii="Aptos" w:hAnsi="Aptos" w:cstheme="minorBidi"/>
                <w:color w:val="auto"/>
                <w:sz w:val="22"/>
                <w:szCs w:val="22"/>
                <w:lang w:val="en-US"/>
              </w:rPr>
            </w:pPr>
            <w:r w:rsidRPr="005A09C5">
              <w:rPr>
                <w:rFonts w:ascii="Aptos" w:hAnsi="Aptos" w:cstheme="minorBidi"/>
                <w:color w:val="auto"/>
                <w:sz w:val="22"/>
                <w:szCs w:val="22"/>
                <w:lang w:val="en-US"/>
              </w:rPr>
              <w:t xml:space="preserve">S. </w:t>
            </w:r>
            <w:proofErr w:type="spellStart"/>
            <w:r w:rsidRPr="005A09C5">
              <w:rPr>
                <w:rFonts w:ascii="Aptos" w:hAnsi="Aptos" w:cstheme="minorBidi"/>
                <w:color w:val="auto"/>
                <w:sz w:val="22"/>
                <w:szCs w:val="22"/>
                <w:lang w:val="en-US"/>
              </w:rPr>
              <w:t>Posnack</w:t>
            </w:r>
            <w:proofErr w:type="spellEnd"/>
            <w:r w:rsidRPr="005A09C5">
              <w:rPr>
                <w:rFonts w:ascii="Aptos" w:hAnsi="Aptos" w:cstheme="minorBidi"/>
                <w:color w:val="auto"/>
                <w:sz w:val="22"/>
                <w:szCs w:val="22"/>
                <w:lang w:val="en-US"/>
              </w:rPr>
              <w:t xml:space="preserve"> </w:t>
            </w:r>
            <w:proofErr w:type="spellStart"/>
            <w:r w:rsidRPr="005A09C5">
              <w:rPr>
                <w:rFonts w:ascii="Aptos" w:hAnsi="Aptos" w:cstheme="minorBidi"/>
                <w:color w:val="auto"/>
                <w:sz w:val="22"/>
                <w:szCs w:val="22"/>
                <w:lang w:val="en-US"/>
              </w:rPr>
              <w:t>og</w:t>
            </w:r>
            <w:proofErr w:type="spellEnd"/>
            <w:r w:rsidRPr="005A09C5">
              <w:rPr>
                <w:rFonts w:ascii="Aptos" w:hAnsi="Aptos" w:cstheme="minorBidi"/>
                <w:color w:val="auto"/>
                <w:sz w:val="22"/>
                <w:szCs w:val="22"/>
                <w:lang w:val="en-US"/>
              </w:rPr>
              <w:t xml:space="preserve"> W. Barker, «Heat Wave: The U.S. is Poised to Catch FHIR in </w:t>
            </w:r>
            <w:proofErr w:type="gramStart"/>
            <w:r w:rsidRPr="005A09C5">
              <w:rPr>
                <w:rFonts w:ascii="Aptos" w:hAnsi="Aptos" w:cstheme="minorBidi"/>
                <w:color w:val="auto"/>
                <w:sz w:val="22"/>
                <w:szCs w:val="22"/>
                <w:lang w:val="en-US"/>
              </w:rPr>
              <w:t>2019,»</w:t>
            </w:r>
            <w:proofErr w:type="gramEnd"/>
            <w:r w:rsidRPr="005A09C5">
              <w:rPr>
                <w:rFonts w:ascii="Aptos" w:hAnsi="Aptos" w:cstheme="minorBidi"/>
                <w:color w:val="auto"/>
                <w:sz w:val="22"/>
                <w:szCs w:val="22"/>
                <w:lang w:val="en-US"/>
              </w:rPr>
              <w:t xml:space="preserve"> 2018. [</w:t>
            </w:r>
            <w:proofErr w:type="spellStart"/>
            <w:r w:rsidRPr="005A09C5">
              <w:rPr>
                <w:rFonts w:ascii="Aptos" w:hAnsi="Aptos" w:cstheme="minorBidi"/>
                <w:color w:val="auto"/>
                <w:sz w:val="22"/>
                <w:szCs w:val="22"/>
                <w:lang w:val="en-US"/>
              </w:rPr>
              <w:t>Internett</w:t>
            </w:r>
            <w:proofErr w:type="spellEnd"/>
            <w:r w:rsidRPr="005A09C5">
              <w:rPr>
                <w:rFonts w:ascii="Aptos" w:hAnsi="Aptos" w:cstheme="minorBidi"/>
                <w:color w:val="auto"/>
                <w:sz w:val="22"/>
                <w:szCs w:val="22"/>
                <w:lang w:val="en-US"/>
              </w:rPr>
              <w:t xml:space="preserve">]. Available: https://www.healthit.gov/buzz-blog/interoperability/heat-wave-the-u-s-is-poised-to-catch-fhir-in-2019 </w:t>
            </w:r>
          </w:p>
        </w:tc>
      </w:tr>
      <w:tr w:rsidR="00D93CF9" w:rsidRPr="0024340A" w14:paraId="3EA31596" w14:textId="77777777" w:rsidTr="00D93CF9">
        <w:tc>
          <w:tcPr>
            <w:tcW w:w="709" w:type="dxa"/>
          </w:tcPr>
          <w:p w14:paraId="28CC9A13" w14:textId="04826EEF" w:rsidR="00606CF8" w:rsidRPr="005A09C5" w:rsidRDefault="009F292F" w:rsidP="00876115">
            <w:pPr>
              <w:rPr>
                <w:rFonts w:ascii="Aptos" w:hAnsi="Aptos"/>
                <w:lang w:val="en-US"/>
              </w:rPr>
            </w:pPr>
            <w:r w:rsidRPr="005A09C5">
              <w:rPr>
                <w:rFonts w:ascii="Aptos" w:hAnsi="Aptos"/>
                <w:lang w:val="en-US"/>
              </w:rPr>
              <w:t>[</w:t>
            </w:r>
            <w:r w:rsidR="00C448CF" w:rsidRPr="005A09C5">
              <w:rPr>
                <w:rFonts w:ascii="Aptos" w:hAnsi="Aptos"/>
                <w:lang w:val="en-US"/>
              </w:rPr>
              <w:t>9</w:t>
            </w:r>
            <w:r w:rsidRPr="005A09C5">
              <w:rPr>
                <w:rFonts w:ascii="Aptos" w:hAnsi="Aptos"/>
                <w:lang w:val="en-US"/>
              </w:rPr>
              <w:t>]</w:t>
            </w:r>
          </w:p>
        </w:tc>
        <w:tc>
          <w:tcPr>
            <w:tcW w:w="8363" w:type="dxa"/>
          </w:tcPr>
          <w:p w14:paraId="4C3F977B" w14:textId="402AA69D" w:rsidR="00606CF8" w:rsidRPr="005A09C5" w:rsidRDefault="00AA6E15" w:rsidP="001D1862">
            <w:pPr>
              <w:pStyle w:val="Default"/>
              <w:rPr>
                <w:rFonts w:ascii="Aptos" w:hAnsi="Aptos" w:cstheme="minorBidi"/>
                <w:color w:val="auto"/>
                <w:sz w:val="22"/>
                <w:szCs w:val="22"/>
                <w:lang w:val="en-US"/>
              </w:rPr>
            </w:pPr>
            <w:r w:rsidRPr="005A09C5">
              <w:rPr>
                <w:rFonts w:ascii="Aptos" w:hAnsi="Aptos" w:cstheme="minorBidi"/>
                <w:color w:val="auto"/>
                <w:sz w:val="22"/>
                <w:szCs w:val="22"/>
                <w:lang w:val="en-US"/>
              </w:rPr>
              <w:t xml:space="preserve">K. Mandl, D. Gottlieb </w:t>
            </w:r>
            <w:proofErr w:type="spellStart"/>
            <w:r w:rsidRPr="005A09C5">
              <w:rPr>
                <w:rFonts w:ascii="Aptos" w:hAnsi="Aptos" w:cstheme="minorBidi"/>
                <w:color w:val="auto"/>
                <w:sz w:val="22"/>
                <w:szCs w:val="22"/>
                <w:lang w:val="en-US"/>
              </w:rPr>
              <w:t>og</w:t>
            </w:r>
            <w:proofErr w:type="spellEnd"/>
            <w:r w:rsidRPr="005A09C5">
              <w:rPr>
                <w:rFonts w:ascii="Aptos" w:hAnsi="Aptos" w:cstheme="minorBidi"/>
                <w:color w:val="auto"/>
                <w:sz w:val="22"/>
                <w:szCs w:val="22"/>
                <w:lang w:val="en-US"/>
              </w:rPr>
              <w:t xml:space="preserve"> J. Mandel, «Ensuring that the 21st Century Cures Act Health IT Provisions Promote Interoperability and Data </w:t>
            </w:r>
            <w:proofErr w:type="gramStart"/>
            <w:r w:rsidRPr="005A09C5">
              <w:rPr>
                <w:rFonts w:ascii="Aptos" w:hAnsi="Aptos" w:cstheme="minorBidi"/>
                <w:color w:val="auto"/>
                <w:sz w:val="22"/>
                <w:szCs w:val="22"/>
                <w:lang w:val="en-US"/>
              </w:rPr>
              <w:t>Exchange,»</w:t>
            </w:r>
            <w:proofErr w:type="gramEnd"/>
            <w:r w:rsidRPr="005A09C5">
              <w:rPr>
                <w:rFonts w:ascii="Aptos" w:hAnsi="Aptos" w:cstheme="minorBidi"/>
                <w:color w:val="auto"/>
                <w:sz w:val="22"/>
                <w:szCs w:val="22"/>
                <w:lang w:val="en-US"/>
              </w:rPr>
              <w:t xml:space="preserve"> 2018. [</w:t>
            </w:r>
            <w:proofErr w:type="spellStart"/>
            <w:r w:rsidRPr="005A09C5">
              <w:rPr>
                <w:rFonts w:ascii="Aptos" w:hAnsi="Aptos" w:cstheme="minorBidi"/>
                <w:color w:val="auto"/>
                <w:sz w:val="22"/>
                <w:szCs w:val="22"/>
                <w:lang w:val="en-US"/>
              </w:rPr>
              <w:t>Internett</w:t>
            </w:r>
            <w:proofErr w:type="spellEnd"/>
            <w:r w:rsidRPr="005A09C5">
              <w:rPr>
                <w:rFonts w:ascii="Aptos" w:hAnsi="Aptos" w:cstheme="minorBidi"/>
                <w:color w:val="auto"/>
                <w:sz w:val="22"/>
                <w:szCs w:val="22"/>
                <w:lang w:val="en-US"/>
              </w:rPr>
              <w:t xml:space="preserve">]. Available: https://smarthealthit.org/2018/10/ensuring-that-the-21st-century-cures-act-health-it-provisions-promote-interoperability-and-data-exchange/ </w:t>
            </w:r>
          </w:p>
        </w:tc>
      </w:tr>
      <w:tr w:rsidR="00D93CF9" w:rsidRPr="0024340A" w14:paraId="39F66158" w14:textId="77777777" w:rsidTr="00D93CF9">
        <w:tc>
          <w:tcPr>
            <w:tcW w:w="709" w:type="dxa"/>
          </w:tcPr>
          <w:p w14:paraId="758C1916" w14:textId="1AE6882A" w:rsidR="00606CF8" w:rsidRPr="005A09C5" w:rsidRDefault="009F292F" w:rsidP="00876115">
            <w:pPr>
              <w:rPr>
                <w:rFonts w:ascii="Aptos" w:hAnsi="Aptos"/>
                <w:lang w:val="en-US"/>
              </w:rPr>
            </w:pPr>
            <w:r w:rsidRPr="005A09C5">
              <w:rPr>
                <w:rFonts w:ascii="Aptos" w:hAnsi="Aptos"/>
                <w:lang w:val="en-US"/>
              </w:rPr>
              <w:t>[</w:t>
            </w:r>
            <w:r w:rsidR="00C448CF" w:rsidRPr="005A09C5">
              <w:rPr>
                <w:rFonts w:ascii="Aptos" w:hAnsi="Aptos"/>
                <w:lang w:val="en-US"/>
              </w:rPr>
              <w:t>10</w:t>
            </w:r>
            <w:r w:rsidRPr="005A09C5">
              <w:rPr>
                <w:rFonts w:ascii="Aptos" w:hAnsi="Aptos"/>
                <w:lang w:val="en-US"/>
              </w:rPr>
              <w:t>]</w:t>
            </w:r>
          </w:p>
        </w:tc>
        <w:tc>
          <w:tcPr>
            <w:tcW w:w="8363" w:type="dxa"/>
          </w:tcPr>
          <w:p w14:paraId="1AAB555C" w14:textId="769688CF" w:rsidR="00606CF8" w:rsidRPr="005A09C5" w:rsidRDefault="00E071D7" w:rsidP="001D1862">
            <w:pPr>
              <w:pStyle w:val="Default"/>
              <w:rPr>
                <w:rFonts w:ascii="Aptos" w:hAnsi="Aptos" w:cstheme="minorBidi"/>
                <w:color w:val="auto"/>
                <w:sz w:val="22"/>
                <w:szCs w:val="22"/>
                <w:lang w:val="en-US"/>
              </w:rPr>
            </w:pPr>
            <w:r w:rsidRPr="005A09C5">
              <w:rPr>
                <w:rFonts w:ascii="Aptos" w:hAnsi="Aptos" w:cstheme="minorBidi"/>
                <w:color w:val="auto"/>
                <w:sz w:val="22"/>
                <w:szCs w:val="22"/>
              </w:rPr>
              <w:t xml:space="preserve">M. Holt, O. Dunn og K. </w:t>
            </w:r>
            <w:proofErr w:type="spellStart"/>
            <w:r w:rsidRPr="005A09C5">
              <w:rPr>
                <w:rFonts w:ascii="Aptos" w:hAnsi="Aptos" w:cstheme="minorBidi"/>
                <w:color w:val="auto"/>
                <w:sz w:val="22"/>
                <w:szCs w:val="22"/>
              </w:rPr>
              <w:t>Krueger</w:t>
            </w:r>
            <w:proofErr w:type="spellEnd"/>
            <w:r w:rsidRPr="005A09C5">
              <w:rPr>
                <w:rFonts w:ascii="Aptos" w:hAnsi="Aptos" w:cstheme="minorBidi"/>
                <w:color w:val="auto"/>
                <w:sz w:val="22"/>
                <w:szCs w:val="22"/>
              </w:rPr>
              <w:t>, «</w:t>
            </w:r>
            <w:proofErr w:type="spellStart"/>
            <w:r w:rsidRPr="005A09C5">
              <w:rPr>
                <w:rFonts w:ascii="Aptos" w:hAnsi="Aptos" w:cstheme="minorBidi"/>
                <w:color w:val="auto"/>
                <w:sz w:val="22"/>
                <w:szCs w:val="22"/>
              </w:rPr>
              <w:t>EMRs</w:t>
            </w:r>
            <w:proofErr w:type="spellEnd"/>
            <w:r w:rsidRPr="005A09C5">
              <w:rPr>
                <w:rFonts w:ascii="Aptos" w:hAnsi="Aptos" w:cstheme="minorBidi"/>
                <w:color w:val="auto"/>
                <w:sz w:val="22"/>
                <w:szCs w:val="22"/>
              </w:rPr>
              <w:t xml:space="preserve">, APIs, App stores &amp; all </w:t>
            </w:r>
            <w:proofErr w:type="spellStart"/>
            <w:r w:rsidRPr="005A09C5">
              <w:rPr>
                <w:rFonts w:ascii="Aptos" w:hAnsi="Aptos" w:cstheme="minorBidi"/>
                <w:color w:val="auto"/>
                <w:sz w:val="22"/>
                <w:szCs w:val="22"/>
              </w:rPr>
              <w:t>that</w:t>
            </w:r>
            <w:proofErr w:type="spellEnd"/>
            <w:r w:rsidRPr="005A09C5">
              <w:rPr>
                <w:rFonts w:ascii="Aptos" w:hAnsi="Aptos" w:cstheme="minorBidi"/>
                <w:color w:val="auto"/>
                <w:sz w:val="22"/>
                <w:szCs w:val="22"/>
              </w:rPr>
              <w:t xml:space="preserve">: More data,» [Internett]. </w:t>
            </w:r>
            <w:r w:rsidRPr="005A09C5">
              <w:rPr>
                <w:rFonts w:ascii="Aptos" w:hAnsi="Aptos" w:cstheme="minorBidi"/>
                <w:color w:val="auto"/>
                <w:sz w:val="22"/>
                <w:szCs w:val="22"/>
                <w:lang w:val="en-US"/>
              </w:rPr>
              <w:t xml:space="preserve">Available: http://thehealthcareblog.com/blog/2018/11/28/emrs-apis-app-stores-all-that-more-data/ </w:t>
            </w:r>
          </w:p>
        </w:tc>
      </w:tr>
      <w:tr w:rsidR="00D93CF9" w:rsidRPr="00CC177A" w14:paraId="6975B8C7" w14:textId="77777777" w:rsidTr="00D93CF9">
        <w:tc>
          <w:tcPr>
            <w:tcW w:w="709" w:type="dxa"/>
          </w:tcPr>
          <w:p w14:paraId="5E62ED47" w14:textId="190275B9" w:rsidR="00606CF8" w:rsidRPr="005A09C5" w:rsidRDefault="009F292F" w:rsidP="00876115">
            <w:pPr>
              <w:rPr>
                <w:rFonts w:ascii="Aptos" w:hAnsi="Aptos"/>
                <w:lang w:val="en-US"/>
              </w:rPr>
            </w:pPr>
            <w:r w:rsidRPr="005A09C5">
              <w:rPr>
                <w:rFonts w:ascii="Aptos" w:hAnsi="Aptos"/>
                <w:lang w:val="en-US"/>
              </w:rPr>
              <w:t>[1</w:t>
            </w:r>
            <w:r w:rsidR="00C448CF" w:rsidRPr="005A09C5">
              <w:rPr>
                <w:rFonts w:ascii="Aptos" w:hAnsi="Aptos"/>
                <w:lang w:val="en-US"/>
              </w:rPr>
              <w:t>1</w:t>
            </w:r>
            <w:r w:rsidRPr="005A09C5">
              <w:rPr>
                <w:rFonts w:ascii="Aptos" w:hAnsi="Aptos"/>
                <w:lang w:val="en-US"/>
              </w:rPr>
              <w:t>]</w:t>
            </w:r>
          </w:p>
        </w:tc>
        <w:tc>
          <w:tcPr>
            <w:tcW w:w="8363" w:type="dxa"/>
          </w:tcPr>
          <w:p w14:paraId="1435A7DE" w14:textId="608B2B23" w:rsidR="00606CF8" w:rsidRPr="005A09C5" w:rsidRDefault="00E071D7" w:rsidP="001D1862">
            <w:pPr>
              <w:pStyle w:val="Default"/>
              <w:rPr>
                <w:rFonts w:ascii="Aptos" w:hAnsi="Aptos" w:cstheme="minorBidi"/>
                <w:color w:val="auto"/>
                <w:sz w:val="22"/>
                <w:szCs w:val="22"/>
                <w:lang w:val="en-US"/>
              </w:rPr>
            </w:pPr>
            <w:r w:rsidRPr="00502144">
              <w:rPr>
                <w:rFonts w:ascii="Aptos" w:hAnsi="Aptos" w:cstheme="minorBidi"/>
                <w:color w:val="auto"/>
                <w:sz w:val="22"/>
                <w:szCs w:val="22"/>
                <w:lang w:val="en-US"/>
              </w:rPr>
              <w:t xml:space="preserve">L. Roland, T. Sanner </w:t>
            </w:r>
            <w:proofErr w:type="spellStart"/>
            <w:r w:rsidRPr="00502144">
              <w:rPr>
                <w:rFonts w:ascii="Aptos" w:hAnsi="Aptos" w:cstheme="minorBidi"/>
                <w:color w:val="auto"/>
                <w:sz w:val="22"/>
                <w:szCs w:val="22"/>
                <w:lang w:val="en-US"/>
              </w:rPr>
              <w:t>og</w:t>
            </w:r>
            <w:proofErr w:type="spellEnd"/>
            <w:r w:rsidRPr="00502144">
              <w:rPr>
                <w:rFonts w:ascii="Aptos" w:hAnsi="Aptos" w:cstheme="minorBidi"/>
                <w:color w:val="auto"/>
                <w:sz w:val="22"/>
                <w:szCs w:val="22"/>
                <w:lang w:val="en-US"/>
              </w:rPr>
              <w:t xml:space="preserve"> M. </w:t>
            </w:r>
            <w:proofErr w:type="gramStart"/>
            <w:r w:rsidRPr="00502144">
              <w:rPr>
                <w:rFonts w:ascii="Aptos" w:hAnsi="Aptos" w:cstheme="minorBidi"/>
                <w:color w:val="auto"/>
                <w:sz w:val="22"/>
                <w:szCs w:val="22"/>
                <w:lang w:val="en-US"/>
              </w:rPr>
              <w:t>Aanestad, «</w:t>
            </w:r>
            <w:proofErr w:type="gramEnd"/>
            <w:r w:rsidRPr="00502144">
              <w:rPr>
                <w:rFonts w:ascii="Aptos" w:hAnsi="Aptos" w:cstheme="minorBidi"/>
                <w:color w:val="auto"/>
                <w:sz w:val="22"/>
                <w:szCs w:val="22"/>
                <w:lang w:val="en-US"/>
              </w:rPr>
              <w:t>Flexibility in EHR ecosystems: five integration strategies and their trade-</w:t>
            </w:r>
            <w:proofErr w:type="gramStart"/>
            <w:r w:rsidRPr="00502144">
              <w:rPr>
                <w:rFonts w:ascii="Aptos" w:hAnsi="Aptos" w:cstheme="minorBidi"/>
                <w:color w:val="auto"/>
                <w:sz w:val="22"/>
                <w:szCs w:val="22"/>
                <w:lang w:val="en-US"/>
              </w:rPr>
              <w:t>offs,»</w:t>
            </w:r>
            <w:proofErr w:type="gramEnd"/>
            <w:r w:rsidRPr="00502144">
              <w:rPr>
                <w:rFonts w:ascii="Aptos" w:hAnsi="Aptos" w:cstheme="minorBidi"/>
                <w:color w:val="auto"/>
                <w:sz w:val="22"/>
                <w:szCs w:val="22"/>
                <w:lang w:val="en-US"/>
              </w:rPr>
              <w:t xml:space="preserve"> </w:t>
            </w:r>
            <w:proofErr w:type="spellStart"/>
            <w:r w:rsidRPr="00502144">
              <w:rPr>
                <w:rFonts w:ascii="Aptos" w:hAnsi="Aptos" w:cstheme="minorBidi"/>
                <w:color w:val="auto"/>
                <w:sz w:val="22"/>
                <w:szCs w:val="22"/>
                <w:lang w:val="en-US"/>
              </w:rPr>
              <w:t>i</w:t>
            </w:r>
            <w:proofErr w:type="spellEnd"/>
            <w:r w:rsidRPr="00502144">
              <w:rPr>
                <w:rFonts w:ascii="Aptos" w:hAnsi="Aptos" w:cstheme="minorBidi"/>
                <w:color w:val="auto"/>
                <w:sz w:val="22"/>
                <w:szCs w:val="22"/>
                <w:lang w:val="en-US"/>
              </w:rPr>
              <w:t xml:space="preserve"> </w:t>
            </w:r>
            <w:proofErr w:type="spellStart"/>
            <w:r w:rsidRPr="00502144">
              <w:rPr>
                <w:rFonts w:ascii="Aptos" w:hAnsi="Aptos" w:cstheme="minorBidi"/>
                <w:color w:val="auto"/>
                <w:sz w:val="22"/>
                <w:szCs w:val="22"/>
                <w:lang w:val="en-US"/>
              </w:rPr>
              <w:t>Nokobit</w:t>
            </w:r>
            <w:proofErr w:type="spellEnd"/>
            <w:r w:rsidRPr="00502144">
              <w:rPr>
                <w:rFonts w:ascii="Aptos" w:hAnsi="Aptos" w:cstheme="minorBidi"/>
                <w:color w:val="auto"/>
                <w:sz w:val="22"/>
                <w:szCs w:val="22"/>
                <w:lang w:val="en-US"/>
              </w:rPr>
              <w:t xml:space="preserve"> 17, Oslo, 2017</w:t>
            </w:r>
            <w:r w:rsidR="001A4FD8" w:rsidRPr="00502144">
              <w:rPr>
                <w:rFonts w:ascii="Aptos" w:hAnsi="Aptos" w:cstheme="minorBidi"/>
                <w:color w:val="auto"/>
                <w:sz w:val="22"/>
                <w:szCs w:val="22"/>
                <w:lang w:val="en-US"/>
              </w:rPr>
              <w:t xml:space="preserve">. </w:t>
            </w:r>
            <w:r w:rsidR="00F620D6" w:rsidRPr="00502144">
              <w:rPr>
                <w:rFonts w:ascii="Aptos" w:hAnsi="Aptos" w:cstheme="minorBidi"/>
                <w:color w:val="auto"/>
                <w:sz w:val="22"/>
                <w:szCs w:val="22"/>
                <w:lang w:val="en-US"/>
              </w:rPr>
              <w:t>[</w:t>
            </w:r>
            <w:proofErr w:type="spellStart"/>
            <w:r w:rsidR="00F620D6" w:rsidRPr="00502144">
              <w:rPr>
                <w:rFonts w:ascii="Aptos" w:hAnsi="Aptos" w:cstheme="minorBidi"/>
                <w:color w:val="auto"/>
                <w:sz w:val="22"/>
                <w:szCs w:val="22"/>
                <w:lang w:val="en-US"/>
              </w:rPr>
              <w:t>Internett</w:t>
            </w:r>
            <w:proofErr w:type="spellEnd"/>
            <w:r w:rsidR="00F620D6" w:rsidRPr="00502144">
              <w:rPr>
                <w:rFonts w:ascii="Aptos" w:hAnsi="Aptos" w:cstheme="minorBidi"/>
                <w:color w:val="auto"/>
                <w:sz w:val="22"/>
                <w:szCs w:val="22"/>
                <w:lang w:val="en-US"/>
              </w:rPr>
              <w:t>]</w:t>
            </w:r>
            <w:r w:rsidR="00843799" w:rsidRPr="00502144">
              <w:rPr>
                <w:rFonts w:ascii="Aptos" w:hAnsi="Aptos" w:cstheme="minorBidi"/>
                <w:color w:val="auto"/>
                <w:sz w:val="22"/>
                <w:szCs w:val="22"/>
                <w:lang w:val="en-US"/>
              </w:rPr>
              <w:t>. Available</w:t>
            </w:r>
            <w:r w:rsidR="009D2A00" w:rsidRPr="00502144">
              <w:rPr>
                <w:rFonts w:ascii="Aptos" w:hAnsi="Aptos" w:cstheme="minorBidi"/>
                <w:color w:val="auto"/>
                <w:sz w:val="22"/>
                <w:szCs w:val="22"/>
                <w:lang w:val="en-US"/>
              </w:rPr>
              <w:t>: https://www.researchgate.net/publication/322203019</w:t>
            </w:r>
            <w:r w:rsidR="000305CB" w:rsidRPr="00502144">
              <w:rPr>
                <w:rFonts w:ascii="Aptos" w:hAnsi="Aptos" w:cstheme="minorBidi"/>
                <w:color w:val="auto"/>
                <w:sz w:val="22"/>
                <w:szCs w:val="22"/>
                <w:lang w:val="en-US"/>
              </w:rPr>
              <w:t>_</w:t>
            </w:r>
            <w:r w:rsidR="009D2A00" w:rsidRPr="00502144">
              <w:rPr>
                <w:rFonts w:ascii="Aptos" w:hAnsi="Aptos" w:cstheme="minorBidi"/>
                <w:color w:val="auto"/>
                <w:sz w:val="22"/>
                <w:szCs w:val="22"/>
                <w:lang w:val="en-US"/>
              </w:rPr>
              <w:t>Flexibility_in_EHR_ecosystems_five_integration_strategies_and_their_trade-offs</w:t>
            </w:r>
            <w:r w:rsidRPr="00502144">
              <w:rPr>
                <w:rFonts w:ascii="Aptos" w:hAnsi="Aptos" w:cstheme="minorBidi"/>
                <w:color w:val="auto"/>
                <w:sz w:val="22"/>
                <w:szCs w:val="22"/>
                <w:lang w:val="en-US"/>
              </w:rPr>
              <w:t xml:space="preserve"> </w:t>
            </w:r>
          </w:p>
        </w:tc>
      </w:tr>
      <w:tr w:rsidR="00D93CF9" w:rsidRPr="0024340A" w14:paraId="5E4B3471" w14:textId="77777777" w:rsidTr="00D93CF9">
        <w:tc>
          <w:tcPr>
            <w:tcW w:w="709" w:type="dxa"/>
          </w:tcPr>
          <w:p w14:paraId="7F9E7FCA" w14:textId="0E6AF21B" w:rsidR="009F292F" w:rsidRPr="005A09C5" w:rsidRDefault="009F292F" w:rsidP="00876115">
            <w:pPr>
              <w:rPr>
                <w:rFonts w:ascii="Aptos" w:hAnsi="Aptos"/>
                <w:lang w:val="en-US"/>
              </w:rPr>
            </w:pPr>
            <w:r w:rsidRPr="005A09C5">
              <w:rPr>
                <w:rFonts w:ascii="Aptos" w:hAnsi="Aptos"/>
                <w:lang w:val="en-US"/>
              </w:rPr>
              <w:t>[1</w:t>
            </w:r>
            <w:r w:rsidR="00C448CF" w:rsidRPr="005A09C5">
              <w:rPr>
                <w:rFonts w:ascii="Aptos" w:hAnsi="Aptos"/>
                <w:lang w:val="en-US"/>
              </w:rPr>
              <w:t>2</w:t>
            </w:r>
            <w:r w:rsidRPr="005A09C5">
              <w:rPr>
                <w:rFonts w:ascii="Aptos" w:hAnsi="Aptos"/>
                <w:lang w:val="en-US"/>
              </w:rPr>
              <w:t>]</w:t>
            </w:r>
          </w:p>
        </w:tc>
        <w:tc>
          <w:tcPr>
            <w:tcW w:w="8363" w:type="dxa"/>
          </w:tcPr>
          <w:p w14:paraId="7E996882" w14:textId="281DE5F6" w:rsidR="009F292F" w:rsidRPr="005A09C5" w:rsidRDefault="00F370FD" w:rsidP="001D1862">
            <w:pPr>
              <w:pStyle w:val="Default"/>
              <w:rPr>
                <w:rFonts w:ascii="Aptos" w:hAnsi="Aptos" w:cstheme="minorBidi"/>
                <w:color w:val="auto"/>
                <w:sz w:val="22"/>
                <w:szCs w:val="22"/>
                <w:lang w:val="en-US"/>
              </w:rPr>
            </w:pPr>
            <w:r w:rsidRPr="005A09C5">
              <w:rPr>
                <w:rFonts w:ascii="Aptos" w:hAnsi="Aptos" w:cstheme="minorBidi"/>
                <w:color w:val="auto"/>
                <w:sz w:val="22"/>
                <w:szCs w:val="22"/>
                <w:lang w:val="en-US"/>
              </w:rPr>
              <w:t xml:space="preserve">HL7, «SMART App Launch </w:t>
            </w:r>
            <w:proofErr w:type="gramStart"/>
            <w:r w:rsidRPr="005A09C5">
              <w:rPr>
                <w:rFonts w:ascii="Aptos" w:hAnsi="Aptos" w:cstheme="minorBidi"/>
                <w:color w:val="auto"/>
                <w:sz w:val="22"/>
                <w:szCs w:val="22"/>
                <w:lang w:val="en-US"/>
              </w:rPr>
              <w:t>Framework,»</w:t>
            </w:r>
            <w:proofErr w:type="gramEnd"/>
            <w:r w:rsidRPr="005A09C5">
              <w:rPr>
                <w:rFonts w:ascii="Aptos" w:hAnsi="Aptos" w:cstheme="minorBidi"/>
                <w:color w:val="auto"/>
                <w:sz w:val="22"/>
                <w:szCs w:val="22"/>
                <w:lang w:val="en-US"/>
              </w:rPr>
              <w:t xml:space="preserve"> [</w:t>
            </w:r>
            <w:proofErr w:type="spellStart"/>
            <w:r w:rsidRPr="005A09C5">
              <w:rPr>
                <w:rFonts w:ascii="Aptos" w:hAnsi="Aptos" w:cstheme="minorBidi"/>
                <w:color w:val="auto"/>
                <w:sz w:val="22"/>
                <w:szCs w:val="22"/>
                <w:lang w:val="en-US"/>
              </w:rPr>
              <w:t>Internett</w:t>
            </w:r>
            <w:proofErr w:type="spellEnd"/>
            <w:r w:rsidRPr="005A09C5">
              <w:rPr>
                <w:rFonts w:ascii="Aptos" w:hAnsi="Aptos" w:cstheme="minorBidi"/>
                <w:color w:val="auto"/>
                <w:sz w:val="22"/>
                <w:szCs w:val="22"/>
                <w:lang w:val="en-US"/>
              </w:rPr>
              <w:t xml:space="preserve">]. Available: http://hl7.org/fhir/smart-app-launch/ </w:t>
            </w:r>
          </w:p>
        </w:tc>
      </w:tr>
      <w:tr w:rsidR="00D93CF9" w:rsidRPr="0024340A" w14:paraId="454B48B9" w14:textId="77777777" w:rsidTr="00D93CF9">
        <w:tc>
          <w:tcPr>
            <w:tcW w:w="709" w:type="dxa"/>
          </w:tcPr>
          <w:p w14:paraId="2CF051C0" w14:textId="37D6BC9E" w:rsidR="009F292F" w:rsidRPr="005A09C5" w:rsidRDefault="009F292F" w:rsidP="00876115">
            <w:pPr>
              <w:rPr>
                <w:rFonts w:ascii="Aptos" w:hAnsi="Aptos"/>
                <w:lang w:val="en-US"/>
              </w:rPr>
            </w:pPr>
            <w:r w:rsidRPr="005A09C5">
              <w:rPr>
                <w:rFonts w:ascii="Aptos" w:hAnsi="Aptos"/>
                <w:lang w:val="en-US"/>
              </w:rPr>
              <w:t>[1</w:t>
            </w:r>
            <w:r w:rsidR="00C448CF" w:rsidRPr="005A09C5">
              <w:rPr>
                <w:rFonts w:ascii="Aptos" w:hAnsi="Aptos"/>
                <w:lang w:val="en-US"/>
              </w:rPr>
              <w:t>3</w:t>
            </w:r>
            <w:r w:rsidRPr="005A09C5">
              <w:rPr>
                <w:rFonts w:ascii="Aptos" w:hAnsi="Aptos"/>
                <w:lang w:val="en-US"/>
              </w:rPr>
              <w:t>]</w:t>
            </w:r>
          </w:p>
        </w:tc>
        <w:tc>
          <w:tcPr>
            <w:tcW w:w="8363" w:type="dxa"/>
          </w:tcPr>
          <w:p w14:paraId="1A7CEAE0" w14:textId="0CB7C7FC" w:rsidR="009F292F" w:rsidRPr="005A09C5" w:rsidRDefault="00EC6C32" w:rsidP="001D1862">
            <w:pPr>
              <w:pStyle w:val="Default"/>
              <w:rPr>
                <w:rFonts w:ascii="Aptos" w:hAnsi="Aptos" w:cstheme="minorBidi"/>
                <w:color w:val="auto"/>
                <w:sz w:val="22"/>
                <w:szCs w:val="22"/>
                <w:lang w:val="en-US"/>
              </w:rPr>
            </w:pPr>
            <w:r w:rsidRPr="005A09C5">
              <w:rPr>
                <w:rFonts w:ascii="Aptos" w:hAnsi="Aptos" w:cstheme="minorBidi"/>
                <w:color w:val="auto"/>
                <w:sz w:val="22"/>
                <w:szCs w:val="22"/>
              </w:rPr>
              <w:t xml:space="preserve">Direktoratet for </w:t>
            </w:r>
            <w:proofErr w:type="spellStart"/>
            <w:r w:rsidRPr="005A09C5">
              <w:rPr>
                <w:rFonts w:ascii="Aptos" w:hAnsi="Aptos" w:cstheme="minorBidi"/>
                <w:color w:val="auto"/>
                <w:sz w:val="22"/>
                <w:szCs w:val="22"/>
              </w:rPr>
              <w:t>e-helse</w:t>
            </w:r>
            <w:proofErr w:type="spellEnd"/>
            <w:r w:rsidRPr="005A09C5">
              <w:rPr>
                <w:rFonts w:ascii="Aptos" w:hAnsi="Aptos" w:cstheme="minorBidi"/>
                <w:color w:val="auto"/>
                <w:sz w:val="22"/>
                <w:szCs w:val="22"/>
              </w:rPr>
              <w:t xml:space="preserve">, «Anbefalinger om internasjonale standarder,» [Internett]. </w:t>
            </w:r>
            <w:r w:rsidRPr="005A09C5">
              <w:rPr>
                <w:rFonts w:ascii="Aptos" w:hAnsi="Aptos" w:cstheme="minorBidi"/>
                <w:color w:val="auto"/>
                <w:sz w:val="22"/>
                <w:szCs w:val="22"/>
                <w:lang w:val="en-US"/>
              </w:rPr>
              <w:t xml:space="preserve">Available: </w:t>
            </w:r>
            <w:r w:rsidR="00E45B39" w:rsidRPr="005A09C5">
              <w:rPr>
                <w:rFonts w:ascii="Aptos" w:hAnsi="Aptos" w:cstheme="minorBidi"/>
                <w:color w:val="auto"/>
                <w:sz w:val="22"/>
                <w:szCs w:val="22"/>
                <w:lang w:val="en-US"/>
              </w:rPr>
              <w:t>https://www.ehelse.no/oversikt-over-arbeid-med-internasjonale-e-helsestandarder/Samarbeidsmodell%20for%20internasjonale%20standarder</w:t>
            </w:r>
            <w:r w:rsidRPr="005A09C5">
              <w:rPr>
                <w:rFonts w:ascii="Aptos" w:hAnsi="Aptos" w:cstheme="minorBidi"/>
                <w:color w:val="auto"/>
                <w:sz w:val="22"/>
                <w:szCs w:val="22"/>
                <w:lang w:val="en-US"/>
              </w:rPr>
              <w:t xml:space="preserve"> </w:t>
            </w:r>
          </w:p>
        </w:tc>
      </w:tr>
      <w:tr w:rsidR="00D93CF9" w:rsidRPr="00CC177A" w14:paraId="561EBC59" w14:textId="77777777" w:rsidTr="00D93CF9">
        <w:tc>
          <w:tcPr>
            <w:tcW w:w="709" w:type="dxa"/>
          </w:tcPr>
          <w:p w14:paraId="234709FC" w14:textId="440EC5D3" w:rsidR="009F292F" w:rsidRPr="005A09C5" w:rsidRDefault="009F292F" w:rsidP="00876115">
            <w:pPr>
              <w:rPr>
                <w:rFonts w:ascii="Aptos" w:hAnsi="Aptos"/>
                <w:lang w:val="en-US"/>
              </w:rPr>
            </w:pPr>
            <w:r w:rsidRPr="005A09C5">
              <w:rPr>
                <w:rFonts w:ascii="Aptos" w:hAnsi="Aptos"/>
                <w:lang w:val="en-US"/>
              </w:rPr>
              <w:lastRenderedPageBreak/>
              <w:t>[1</w:t>
            </w:r>
            <w:r w:rsidR="00C448CF" w:rsidRPr="005A09C5">
              <w:rPr>
                <w:rFonts w:ascii="Aptos" w:hAnsi="Aptos"/>
                <w:lang w:val="en-US"/>
              </w:rPr>
              <w:t>4</w:t>
            </w:r>
            <w:r w:rsidRPr="005A09C5">
              <w:rPr>
                <w:rFonts w:ascii="Aptos" w:hAnsi="Aptos"/>
                <w:lang w:val="en-US"/>
              </w:rPr>
              <w:t>]</w:t>
            </w:r>
          </w:p>
        </w:tc>
        <w:tc>
          <w:tcPr>
            <w:tcW w:w="8363" w:type="dxa"/>
          </w:tcPr>
          <w:p w14:paraId="7756C05E" w14:textId="09BA3E75" w:rsidR="009F292F" w:rsidRPr="005A09C5" w:rsidRDefault="00EC6C32" w:rsidP="001D1862">
            <w:pPr>
              <w:pStyle w:val="Default"/>
              <w:rPr>
                <w:rFonts w:ascii="Aptos" w:hAnsi="Aptos" w:cstheme="minorBidi"/>
                <w:color w:val="auto"/>
                <w:sz w:val="22"/>
                <w:szCs w:val="22"/>
              </w:rPr>
            </w:pPr>
            <w:proofErr w:type="gramStart"/>
            <w:r w:rsidRPr="005A09C5">
              <w:rPr>
                <w:rFonts w:ascii="Aptos" w:hAnsi="Aptos" w:cstheme="minorBidi"/>
                <w:color w:val="auto"/>
                <w:sz w:val="22"/>
                <w:szCs w:val="22"/>
                <w:lang w:val="en-US"/>
              </w:rPr>
              <w:t>Gartner, «</w:t>
            </w:r>
            <w:proofErr w:type="gramEnd"/>
            <w:r w:rsidRPr="005A09C5">
              <w:rPr>
                <w:rFonts w:ascii="Aptos" w:hAnsi="Aptos" w:cstheme="minorBidi"/>
                <w:color w:val="auto"/>
                <w:sz w:val="22"/>
                <w:szCs w:val="22"/>
                <w:lang w:val="en-US"/>
              </w:rPr>
              <w:t xml:space="preserve">Innovation Insight for HL7 </w:t>
            </w:r>
            <w:proofErr w:type="gramStart"/>
            <w:r w:rsidRPr="005A09C5">
              <w:rPr>
                <w:rFonts w:ascii="Aptos" w:hAnsi="Aptos" w:cstheme="minorBidi"/>
                <w:color w:val="auto"/>
                <w:sz w:val="22"/>
                <w:szCs w:val="22"/>
                <w:lang w:val="en-US"/>
              </w:rPr>
              <w:t>FHIR,»</w:t>
            </w:r>
            <w:proofErr w:type="gramEnd"/>
            <w:r w:rsidRPr="005A09C5">
              <w:rPr>
                <w:rFonts w:ascii="Aptos" w:hAnsi="Aptos" w:cstheme="minorBidi"/>
                <w:color w:val="auto"/>
                <w:sz w:val="22"/>
                <w:szCs w:val="22"/>
                <w:lang w:val="en-US"/>
              </w:rPr>
              <w:t xml:space="preserve"> 2018. </w:t>
            </w:r>
            <w:r w:rsidRPr="005A09C5">
              <w:rPr>
                <w:rFonts w:ascii="Aptos" w:hAnsi="Aptos" w:cstheme="minorBidi"/>
                <w:color w:val="auto"/>
                <w:sz w:val="22"/>
                <w:szCs w:val="22"/>
              </w:rPr>
              <w:t xml:space="preserve">[Internett]. </w:t>
            </w:r>
            <w:proofErr w:type="spellStart"/>
            <w:r w:rsidRPr="005A09C5">
              <w:rPr>
                <w:rFonts w:ascii="Aptos" w:hAnsi="Aptos" w:cstheme="minorBidi"/>
                <w:color w:val="auto"/>
                <w:sz w:val="22"/>
                <w:szCs w:val="22"/>
              </w:rPr>
              <w:t>Available</w:t>
            </w:r>
            <w:proofErr w:type="spellEnd"/>
            <w:r w:rsidRPr="005A09C5">
              <w:rPr>
                <w:rFonts w:ascii="Aptos" w:hAnsi="Aptos" w:cstheme="minorBidi"/>
                <w:color w:val="auto"/>
                <w:sz w:val="22"/>
                <w:szCs w:val="22"/>
              </w:rPr>
              <w:t xml:space="preserve">: https://www.gartner.com/doc/3887796/innovation-insight-hl-fhir </w:t>
            </w:r>
          </w:p>
        </w:tc>
      </w:tr>
      <w:tr w:rsidR="001D1862" w:rsidRPr="00CC177A" w14:paraId="4520859F" w14:textId="77777777" w:rsidTr="00D93CF9">
        <w:tc>
          <w:tcPr>
            <w:tcW w:w="709" w:type="dxa"/>
          </w:tcPr>
          <w:p w14:paraId="0E012FB3" w14:textId="05C813FC" w:rsidR="009F292F" w:rsidRPr="005A09C5" w:rsidRDefault="009F292F" w:rsidP="00876115">
            <w:pPr>
              <w:rPr>
                <w:rFonts w:ascii="Aptos" w:hAnsi="Aptos"/>
                <w:lang w:val="en-US"/>
              </w:rPr>
            </w:pPr>
            <w:r w:rsidRPr="005A09C5">
              <w:rPr>
                <w:rFonts w:ascii="Aptos" w:hAnsi="Aptos"/>
                <w:lang w:val="en-US"/>
              </w:rPr>
              <w:t>[1</w:t>
            </w:r>
            <w:r w:rsidR="00C448CF" w:rsidRPr="005A09C5">
              <w:rPr>
                <w:rFonts w:ascii="Aptos" w:hAnsi="Aptos"/>
                <w:lang w:val="en-US"/>
              </w:rPr>
              <w:t>5</w:t>
            </w:r>
            <w:r w:rsidRPr="005A09C5">
              <w:rPr>
                <w:rFonts w:ascii="Aptos" w:hAnsi="Aptos"/>
                <w:lang w:val="en-US"/>
              </w:rPr>
              <w:t>]</w:t>
            </w:r>
          </w:p>
        </w:tc>
        <w:tc>
          <w:tcPr>
            <w:tcW w:w="8363" w:type="dxa"/>
          </w:tcPr>
          <w:p w14:paraId="5E8F93A8" w14:textId="6D59E049" w:rsidR="009F292F" w:rsidRPr="005A09C5" w:rsidRDefault="00A81C6F" w:rsidP="00876115">
            <w:pPr>
              <w:rPr>
                <w:rFonts w:ascii="Aptos" w:hAnsi="Aptos"/>
                <w:lang w:val="en-US"/>
              </w:rPr>
            </w:pPr>
            <w:r w:rsidRPr="005A09C5">
              <w:rPr>
                <w:rFonts w:ascii="Aptos" w:hAnsi="Aptos"/>
              </w:rPr>
              <w:t>Helsedirektoratet</w:t>
            </w:r>
            <w:r w:rsidR="00752B38" w:rsidRPr="005A09C5">
              <w:rPr>
                <w:rFonts w:ascii="Aptos" w:hAnsi="Aptos"/>
              </w:rPr>
              <w:t>, "Norske basisprofiler for HL7 FHIR"</w:t>
            </w:r>
            <w:r w:rsidR="00A0607E" w:rsidRPr="005A09C5">
              <w:rPr>
                <w:rFonts w:ascii="Aptos" w:hAnsi="Aptos"/>
              </w:rPr>
              <w:t xml:space="preserve">. [Internett]. </w:t>
            </w:r>
            <w:r w:rsidR="00A0607E" w:rsidRPr="005A09C5">
              <w:rPr>
                <w:rFonts w:ascii="Aptos" w:hAnsi="Aptos"/>
                <w:lang w:val="en-US"/>
              </w:rPr>
              <w:t>Available:</w:t>
            </w:r>
            <w:r w:rsidR="00310296" w:rsidRPr="005A09C5">
              <w:rPr>
                <w:rFonts w:ascii="Aptos" w:hAnsi="Aptos"/>
                <w:lang w:val="en-US"/>
              </w:rPr>
              <w:t xml:space="preserve"> https://www.ehelse.no/standardisering/standarder/norske-basisprofiler-for-hl7-fhir </w:t>
            </w:r>
          </w:p>
        </w:tc>
      </w:tr>
      <w:tr w:rsidR="001D1862" w:rsidRPr="0024340A" w14:paraId="5647F256" w14:textId="77777777" w:rsidTr="00D93CF9">
        <w:tc>
          <w:tcPr>
            <w:tcW w:w="709" w:type="dxa"/>
          </w:tcPr>
          <w:p w14:paraId="34E41E08" w14:textId="67B36656" w:rsidR="00BE2FE9" w:rsidRPr="005A09C5" w:rsidRDefault="001B6805" w:rsidP="00876115">
            <w:pPr>
              <w:rPr>
                <w:rFonts w:ascii="Aptos" w:hAnsi="Aptos"/>
              </w:rPr>
            </w:pPr>
            <w:r w:rsidRPr="005A09C5">
              <w:rPr>
                <w:rFonts w:ascii="Aptos" w:hAnsi="Aptos"/>
              </w:rPr>
              <w:t>[1</w:t>
            </w:r>
            <w:r w:rsidR="00C448CF" w:rsidRPr="005A09C5">
              <w:rPr>
                <w:rFonts w:ascii="Aptos" w:hAnsi="Aptos"/>
              </w:rPr>
              <w:t>6</w:t>
            </w:r>
            <w:r w:rsidRPr="005A09C5">
              <w:rPr>
                <w:rFonts w:ascii="Aptos" w:hAnsi="Aptos"/>
              </w:rPr>
              <w:t>]</w:t>
            </w:r>
          </w:p>
        </w:tc>
        <w:tc>
          <w:tcPr>
            <w:tcW w:w="8363" w:type="dxa"/>
          </w:tcPr>
          <w:p w14:paraId="2E60E542" w14:textId="4E1963EC" w:rsidR="00BE2FE9" w:rsidRPr="005A09C5" w:rsidRDefault="001B6805" w:rsidP="00876115">
            <w:pPr>
              <w:rPr>
                <w:rFonts w:ascii="Aptos" w:hAnsi="Aptos"/>
                <w:lang w:val="en-US"/>
              </w:rPr>
            </w:pPr>
            <w:r w:rsidRPr="005A09C5">
              <w:rPr>
                <w:rFonts w:ascii="Aptos" w:hAnsi="Aptos"/>
              </w:rPr>
              <w:t>Helsedirektoratet</w:t>
            </w:r>
            <w:r w:rsidR="00B02AA5" w:rsidRPr="005A09C5">
              <w:rPr>
                <w:rFonts w:ascii="Aptos" w:hAnsi="Aptos"/>
              </w:rPr>
              <w:t xml:space="preserve">, "Anbefaling av tillitsmodell for data- og dokumentdeling - </w:t>
            </w:r>
            <w:proofErr w:type="spellStart"/>
            <w:r w:rsidR="00B02AA5" w:rsidRPr="005A09C5">
              <w:rPr>
                <w:rFonts w:ascii="Aptos" w:hAnsi="Aptos"/>
              </w:rPr>
              <w:t>ehelse</w:t>
            </w:r>
            <w:proofErr w:type="spellEnd"/>
            <w:r w:rsidR="00B02AA5" w:rsidRPr="005A09C5">
              <w:rPr>
                <w:rFonts w:ascii="Aptos" w:hAnsi="Aptos"/>
              </w:rPr>
              <w:t>" [Internett]</w:t>
            </w:r>
            <w:r w:rsidR="00895A9E" w:rsidRPr="005A09C5">
              <w:rPr>
                <w:rFonts w:ascii="Aptos" w:hAnsi="Aptos"/>
              </w:rPr>
              <w:t xml:space="preserve">. </w:t>
            </w:r>
            <w:r w:rsidR="00895A9E" w:rsidRPr="005A09C5">
              <w:rPr>
                <w:rFonts w:ascii="Aptos" w:hAnsi="Aptos"/>
                <w:lang w:val="en-US"/>
              </w:rPr>
              <w:t xml:space="preserve">Available: </w:t>
            </w:r>
            <w:r w:rsidR="00BF08ED" w:rsidRPr="005A09C5">
              <w:rPr>
                <w:rFonts w:ascii="Aptos" w:hAnsi="Aptos"/>
                <w:lang w:val="en-US"/>
              </w:rPr>
              <w:t>https://www.ehelse.no/standardisering/standarder/anbefaling-av-tillitsmodell-for-data-og-dokumentdeling</w:t>
            </w:r>
          </w:p>
        </w:tc>
      </w:tr>
      <w:tr w:rsidR="001D1862" w:rsidRPr="0024340A" w14:paraId="756DE736" w14:textId="77777777" w:rsidTr="00D93CF9">
        <w:tc>
          <w:tcPr>
            <w:tcW w:w="709" w:type="dxa"/>
          </w:tcPr>
          <w:p w14:paraId="2128B386" w14:textId="6869EF7F" w:rsidR="00BE2FE9" w:rsidRPr="005A09C5" w:rsidRDefault="00C269AB" w:rsidP="00876115">
            <w:pPr>
              <w:rPr>
                <w:rFonts w:ascii="Aptos" w:hAnsi="Aptos"/>
                <w:lang w:val="en-US"/>
              </w:rPr>
            </w:pPr>
            <w:r w:rsidRPr="005A09C5">
              <w:rPr>
                <w:rFonts w:ascii="Aptos" w:hAnsi="Aptos"/>
                <w:lang w:val="en-US"/>
              </w:rPr>
              <w:t>[1</w:t>
            </w:r>
            <w:r w:rsidR="00C448CF" w:rsidRPr="005A09C5">
              <w:rPr>
                <w:rFonts w:ascii="Aptos" w:hAnsi="Aptos"/>
                <w:lang w:val="en-US"/>
              </w:rPr>
              <w:t>7</w:t>
            </w:r>
            <w:r w:rsidRPr="005A09C5">
              <w:rPr>
                <w:rFonts w:ascii="Aptos" w:hAnsi="Aptos"/>
                <w:lang w:val="en-US"/>
              </w:rPr>
              <w:t>]</w:t>
            </w:r>
          </w:p>
        </w:tc>
        <w:tc>
          <w:tcPr>
            <w:tcW w:w="8363" w:type="dxa"/>
          </w:tcPr>
          <w:p w14:paraId="317BCCD5" w14:textId="762C6DC3" w:rsidR="00BE2FE9" w:rsidRPr="005A09C5" w:rsidRDefault="001C3DFE" w:rsidP="00876115">
            <w:pPr>
              <w:rPr>
                <w:rFonts w:ascii="Aptos" w:hAnsi="Aptos"/>
                <w:lang w:val="en-US"/>
              </w:rPr>
            </w:pPr>
            <w:r w:rsidRPr="005A09C5">
              <w:rPr>
                <w:rFonts w:ascii="Aptos" w:hAnsi="Aptos"/>
              </w:rPr>
              <w:t>Arbeids- og inkluderingsdepartementet og Helse- og omsorgsdepartementet</w:t>
            </w:r>
            <w:r w:rsidR="005403CE" w:rsidRPr="005A09C5">
              <w:rPr>
                <w:rFonts w:ascii="Aptos" w:hAnsi="Aptos"/>
              </w:rPr>
              <w:t>, "</w:t>
            </w:r>
            <w:r w:rsidR="002A08F8" w:rsidRPr="005A09C5">
              <w:rPr>
                <w:rFonts w:ascii="Aptos" w:hAnsi="Aptos"/>
              </w:rPr>
              <w:t xml:space="preserve">Nå snakker </w:t>
            </w:r>
            <w:proofErr w:type="gramStart"/>
            <w:r w:rsidR="002A08F8" w:rsidRPr="005A09C5">
              <w:rPr>
                <w:rFonts w:ascii="Aptos" w:hAnsi="Aptos"/>
              </w:rPr>
              <w:t>vi !</w:t>
            </w:r>
            <w:proofErr w:type="gramEnd"/>
            <w:r w:rsidR="002A08F8" w:rsidRPr="005A09C5">
              <w:rPr>
                <w:rFonts w:ascii="Aptos" w:hAnsi="Aptos"/>
              </w:rPr>
              <w:t xml:space="preserve"> Utredning om forbedret informasjonsutveksling mellom NAV og helse- og omsorgstjenesten</w:t>
            </w:r>
            <w:r w:rsidR="005403CE" w:rsidRPr="005A09C5">
              <w:rPr>
                <w:rFonts w:ascii="Aptos" w:hAnsi="Aptos"/>
              </w:rPr>
              <w:t>"</w:t>
            </w:r>
            <w:r w:rsidR="00FB4E3C" w:rsidRPr="005A09C5">
              <w:rPr>
                <w:rFonts w:ascii="Aptos" w:hAnsi="Aptos"/>
              </w:rPr>
              <w:t xml:space="preserve"> </w:t>
            </w:r>
            <w:r w:rsidR="00DA51F0" w:rsidRPr="005A09C5">
              <w:rPr>
                <w:rFonts w:ascii="Aptos" w:hAnsi="Aptos"/>
              </w:rPr>
              <w:t xml:space="preserve">[Internett]. </w:t>
            </w:r>
            <w:r w:rsidR="00DA51F0" w:rsidRPr="005A09C5">
              <w:rPr>
                <w:rFonts w:ascii="Aptos" w:hAnsi="Aptos"/>
                <w:lang w:val="en-US"/>
              </w:rPr>
              <w:t>Available: https://</w:t>
            </w:r>
            <w:r w:rsidR="003F2605" w:rsidRPr="005A09C5">
              <w:rPr>
                <w:rFonts w:ascii="Aptos" w:hAnsi="Aptos"/>
                <w:lang w:val="en-US"/>
              </w:rPr>
              <w:t xml:space="preserve"> https://www.nav.no/_/attachment/inline/1c846c1b-dc50-49be-9709-dd15bd0566d2:d4e92a22cf58011eba42f8c64856a4f2782e6011/N%C3%A5%20snakker%20vi%20-%20Utredning%20om%20forbedret%20informasjonsutveksling%20mellom%20NAV%20og%20helse-%20og%20omsorgssektoren.%20Oktober%202023.pdf</w:t>
            </w:r>
          </w:p>
        </w:tc>
      </w:tr>
      <w:tr w:rsidR="001D1862" w:rsidRPr="0024340A" w14:paraId="424D31A8" w14:textId="77777777" w:rsidTr="00D93CF9">
        <w:tc>
          <w:tcPr>
            <w:tcW w:w="709" w:type="dxa"/>
          </w:tcPr>
          <w:p w14:paraId="144BE8AC" w14:textId="4315B773" w:rsidR="00BE2FE9" w:rsidRPr="005A09C5" w:rsidRDefault="00C015D0" w:rsidP="00876115">
            <w:pPr>
              <w:rPr>
                <w:rFonts w:ascii="Aptos" w:hAnsi="Aptos"/>
                <w:lang w:val="en-US"/>
              </w:rPr>
            </w:pPr>
            <w:r w:rsidRPr="005A09C5">
              <w:rPr>
                <w:rFonts w:ascii="Aptos" w:hAnsi="Aptos"/>
                <w:lang w:val="en-US"/>
              </w:rPr>
              <w:t>[1</w:t>
            </w:r>
            <w:r w:rsidR="00C448CF" w:rsidRPr="005A09C5">
              <w:rPr>
                <w:rFonts w:ascii="Aptos" w:hAnsi="Aptos"/>
                <w:lang w:val="en-US"/>
              </w:rPr>
              <w:t>8</w:t>
            </w:r>
            <w:r w:rsidRPr="005A09C5">
              <w:rPr>
                <w:rFonts w:ascii="Aptos" w:hAnsi="Aptos"/>
                <w:lang w:val="en-US"/>
              </w:rPr>
              <w:t>]</w:t>
            </w:r>
          </w:p>
        </w:tc>
        <w:tc>
          <w:tcPr>
            <w:tcW w:w="8363" w:type="dxa"/>
          </w:tcPr>
          <w:p w14:paraId="3F29D13F" w14:textId="16ACDA65" w:rsidR="00BE2FE9" w:rsidRPr="005A09C5" w:rsidRDefault="00C015D0" w:rsidP="00876115">
            <w:pPr>
              <w:rPr>
                <w:rFonts w:ascii="Aptos" w:hAnsi="Aptos"/>
                <w:lang w:val="en-US"/>
              </w:rPr>
            </w:pPr>
            <w:r w:rsidRPr="005A09C5">
              <w:rPr>
                <w:rFonts w:ascii="Aptos" w:hAnsi="Aptos"/>
              </w:rPr>
              <w:t>Norsk Helsenett</w:t>
            </w:r>
            <w:r w:rsidR="00B70A94" w:rsidRPr="005A09C5">
              <w:rPr>
                <w:rFonts w:ascii="Aptos" w:hAnsi="Aptos"/>
              </w:rPr>
              <w:t xml:space="preserve">, "Implementasjonsguide </w:t>
            </w:r>
            <w:proofErr w:type="spellStart"/>
            <w:r w:rsidR="00B70A94" w:rsidRPr="005A09C5">
              <w:rPr>
                <w:rFonts w:ascii="Aptos" w:hAnsi="Aptos"/>
              </w:rPr>
              <w:t>HelseAPI</w:t>
            </w:r>
            <w:proofErr w:type="spellEnd"/>
            <w:r w:rsidR="00B70A94" w:rsidRPr="005A09C5">
              <w:rPr>
                <w:rFonts w:ascii="Aptos" w:hAnsi="Aptos"/>
              </w:rPr>
              <w:t>"</w:t>
            </w:r>
            <w:r w:rsidR="00ED0A9A" w:rsidRPr="005A09C5">
              <w:rPr>
                <w:rFonts w:ascii="Aptos" w:hAnsi="Aptos"/>
              </w:rPr>
              <w:t xml:space="preserve"> [Internett]</w:t>
            </w:r>
            <w:r w:rsidR="008F1201" w:rsidRPr="005A09C5">
              <w:rPr>
                <w:rFonts w:ascii="Aptos" w:hAnsi="Aptos"/>
              </w:rPr>
              <w:t xml:space="preserve">. </w:t>
            </w:r>
            <w:r w:rsidR="008F1201" w:rsidRPr="005A09C5">
              <w:rPr>
                <w:rFonts w:ascii="Aptos" w:hAnsi="Aptos"/>
                <w:lang w:val="en-US"/>
              </w:rPr>
              <w:t xml:space="preserve">Available: </w:t>
            </w:r>
            <w:r w:rsidR="00ED14F8" w:rsidRPr="005A09C5">
              <w:rPr>
                <w:rFonts w:ascii="Aptos" w:hAnsi="Aptos"/>
                <w:lang w:val="en-US"/>
              </w:rPr>
              <w:t>https://helsenorge.atlassian.net/wiki/spaces/HELSENORGE/pages/67239937/Implementasjonsguide+HelseAPI</w:t>
            </w:r>
          </w:p>
        </w:tc>
      </w:tr>
      <w:tr w:rsidR="001D1862" w:rsidRPr="0024340A" w14:paraId="106141D0" w14:textId="77777777" w:rsidTr="00D93CF9">
        <w:tc>
          <w:tcPr>
            <w:tcW w:w="709" w:type="dxa"/>
          </w:tcPr>
          <w:p w14:paraId="2676D6B8" w14:textId="332B883A" w:rsidR="00BE2FE9" w:rsidRPr="005A09C5" w:rsidRDefault="004434A1" w:rsidP="00876115">
            <w:pPr>
              <w:rPr>
                <w:rFonts w:ascii="Aptos" w:hAnsi="Aptos"/>
                <w:lang w:val="en-US"/>
              </w:rPr>
            </w:pPr>
            <w:r w:rsidRPr="005A09C5">
              <w:rPr>
                <w:rFonts w:ascii="Aptos" w:hAnsi="Aptos"/>
                <w:lang w:val="en-US"/>
              </w:rPr>
              <w:t>[1</w:t>
            </w:r>
            <w:r w:rsidR="00C448CF" w:rsidRPr="005A09C5">
              <w:rPr>
                <w:rFonts w:ascii="Aptos" w:hAnsi="Aptos"/>
                <w:lang w:val="en-US"/>
              </w:rPr>
              <w:t>9</w:t>
            </w:r>
            <w:r w:rsidRPr="005A09C5">
              <w:rPr>
                <w:rFonts w:ascii="Aptos" w:hAnsi="Aptos"/>
                <w:lang w:val="en-US"/>
              </w:rPr>
              <w:t>]</w:t>
            </w:r>
          </w:p>
        </w:tc>
        <w:tc>
          <w:tcPr>
            <w:tcW w:w="8363" w:type="dxa"/>
          </w:tcPr>
          <w:p w14:paraId="38181EC5" w14:textId="27C10C15" w:rsidR="00BE2FE9" w:rsidRPr="005A09C5" w:rsidRDefault="004434A1" w:rsidP="00876115">
            <w:pPr>
              <w:rPr>
                <w:rFonts w:ascii="Aptos" w:hAnsi="Aptos"/>
                <w:lang w:val="en-US"/>
              </w:rPr>
            </w:pPr>
            <w:r w:rsidRPr="005A09C5">
              <w:rPr>
                <w:rFonts w:ascii="Aptos" w:hAnsi="Aptos"/>
              </w:rPr>
              <w:t>Norsk Helsenett, "</w:t>
            </w:r>
            <w:r w:rsidR="00226DDA" w:rsidRPr="005A09C5">
              <w:rPr>
                <w:rFonts w:ascii="Aptos" w:hAnsi="Aptos"/>
              </w:rPr>
              <w:t xml:space="preserve">Implementasjonsguide SMART App </w:t>
            </w:r>
            <w:proofErr w:type="spellStart"/>
            <w:r w:rsidR="00226DDA" w:rsidRPr="005A09C5">
              <w:rPr>
                <w:rFonts w:ascii="Aptos" w:hAnsi="Aptos"/>
              </w:rPr>
              <w:t>Launch</w:t>
            </w:r>
            <w:proofErr w:type="spellEnd"/>
            <w:r w:rsidR="00226DDA" w:rsidRPr="005A09C5">
              <w:rPr>
                <w:rFonts w:ascii="Aptos" w:hAnsi="Aptos"/>
              </w:rPr>
              <w:t xml:space="preserve"> Framewor</w:t>
            </w:r>
            <w:r w:rsidR="006155B5" w:rsidRPr="005A09C5">
              <w:rPr>
                <w:rFonts w:ascii="Aptos" w:hAnsi="Aptos"/>
              </w:rPr>
              <w:t>k</w:t>
            </w:r>
            <w:r w:rsidRPr="005A09C5">
              <w:rPr>
                <w:rFonts w:ascii="Aptos" w:hAnsi="Aptos"/>
              </w:rPr>
              <w:t>"</w:t>
            </w:r>
            <w:r w:rsidR="00346351" w:rsidRPr="005A09C5">
              <w:rPr>
                <w:rFonts w:ascii="Aptos" w:hAnsi="Aptos"/>
              </w:rPr>
              <w:t xml:space="preserve"> [Internett]. </w:t>
            </w:r>
            <w:r w:rsidR="00346351" w:rsidRPr="005A09C5">
              <w:rPr>
                <w:rFonts w:ascii="Aptos" w:hAnsi="Aptos"/>
                <w:lang w:val="en-US"/>
              </w:rPr>
              <w:t>Available</w:t>
            </w:r>
            <w:r w:rsidR="00832FAE" w:rsidRPr="005A09C5">
              <w:rPr>
                <w:rFonts w:ascii="Aptos" w:hAnsi="Aptos"/>
                <w:lang w:val="en-US"/>
              </w:rPr>
              <w:t>:</w:t>
            </w:r>
            <w:r w:rsidR="00124E06" w:rsidRPr="005A09C5">
              <w:rPr>
                <w:rFonts w:ascii="Aptos" w:hAnsi="Aptos"/>
                <w:lang w:val="en-US"/>
              </w:rPr>
              <w:t xml:space="preserve"> https://helsenorge.atlassian.net/wiki/spaces/HELSENORGE/pages/67469415/Implementasjonsguide+SMART+App+Launch+Framework</w:t>
            </w:r>
            <w:r w:rsidR="00832FAE" w:rsidRPr="005A09C5">
              <w:rPr>
                <w:rFonts w:ascii="Aptos" w:hAnsi="Aptos"/>
                <w:lang w:val="en-US"/>
              </w:rPr>
              <w:t xml:space="preserve"> </w:t>
            </w:r>
          </w:p>
        </w:tc>
      </w:tr>
      <w:tr w:rsidR="001D1862" w:rsidRPr="00CC177A" w14:paraId="1CB5CCFA" w14:textId="77777777" w:rsidTr="00D93CF9">
        <w:tc>
          <w:tcPr>
            <w:tcW w:w="709" w:type="dxa"/>
          </w:tcPr>
          <w:p w14:paraId="7E267EA8" w14:textId="067581FD" w:rsidR="00BE2FE9" w:rsidRPr="005A09C5" w:rsidRDefault="00DE2663" w:rsidP="00876115">
            <w:pPr>
              <w:rPr>
                <w:rFonts w:ascii="Aptos" w:hAnsi="Aptos"/>
                <w:lang w:val="en-US"/>
              </w:rPr>
            </w:pPr>
            <w:r w:rsidRPr="005A09C5">
              <w:rPr>
                <w:rFonts w:ascii="Aptos" w:hAnsi="Aptos"/>
                <w:lang w:val="en-US"/>
              </w:rPr>
              <w:t>[</w:t>
            </w:r>
            <w:r w:rsidR="00AA2AB6" w:rsidRPr="005A09C5">
              <w:rPr>
                <w:rFonts w:ascii="Aptos" w:hAnsi="Aptos"/>
                <w:lang w:val="en-US"/>
              </w:rPr>
              <w:t>20</w:t>
            </w:r>
            <w:r w:rsidRPr="005A09C5">
              <w:rPr>
                <w:rFonts w:ascii="Aptos" w:hAnsi="Aptos"/>
                <w:lang w:val="en-US"/>
              </w:rPr>
              <w:t>]</w:t>
            </w:r>
          </w:p>
        </w:tc>
        <w:tc>
          <w:tcPr>
            <w:tcW w:w="8363" w:type="dxa"/>
          </w:tcPr>
          <w:p w14:paraId="25D5F8C8" w14:textId="3EFE02D9" w:rsidR="00BE2FE9" w:rsidRPr="005A09C5" w:rsidRDefault="006F51D4" w:rsidP="00876115">
            <w:pPr>
              <w:rPr>
                <w:rFonts w:ascii="Aptos" w:hAnsi="Aptos"/>
                <w:lang w:val="en-US"/>
              </w:rPr>
            </w:pPr>
            <w:r w:rsidRPr="005A09C5">
              <w:rPr>
                <w:rFonts w:ascii="Aptos" w:hAnsi="Aptos"/>
                <w:lang w:val="en-US"/>
              </w:rPr>
              <w:t>Computational Health Informatics Program, Boston Children’s Hospital, Boston, MA, "</w:t>
            </w:r>
            <w:r w:rsidR="00ED3719" w:rsidRPr="005A09C5">
              <w:rPr>
                <w:rFonts w:ascii="Aptos" w:hAnsi="Aptos"/>
                <w:lang w:val="en-US"/>
              </w:rPr>
              <w:t xml:space="preserve"> docs.smarthealthit.org</w:t>
            </w:r>
            <w:r w:rsidRPr="005A09C5">
              <w:rPr>
                <w:rFonts w:ascii="Aptos" w:hAnsi="Aptos"/>
                <w:lang w:val="en-US"/>
              </w:rPr>
              <w:t>"</w:t>
            </w:r>
            <w:r w:rsidR="00DC7B61" w:rsidRPr="005A09C5">
              <w:rPr>
                <w:rFonts w:ascii="Aptos" w:hAnsi="Aptos"/>
                <w:lang w:val="en-US"/>
              </w:rPr>
              <w:t xml:space="preserve"> [</w:t>
            </w:r>
            <w:proofErr w:type="spellStart"/>
            <w:r w:rsidR="00DC7B61" w:rsidRPr="005A09C5">
              <w:rPr>
                <w:rFonts w:ascii="Aptos" w:hAnsi="Aptos"/>
                <w:lang w:val="en-US"/>
              </w:rPr>
              <w:t>Internett</w:t>
            </w:r>
            <w:proofErr w:type="spellEnd"/>
            <w:r w:rsidR="00DC7B61" w:rsidRPr="005A09C5">
              <w:rPr>
                <w:rFonts w:ascii="Aptos" w:hAnsi="Aptos"/>
                <w:lang w:val="en-US"/>
              </w:rPr>
              <w:t>].</w:t>
            </w:r>
            <w:r w:rsidRPr="005A09C5">
              <w:rPr>
                <w:rFonts w:ascii="Aptos" w:hAnsi="Aptos"/>
                <w:lang w:val="en-US"/>
              </w:rPr>
              <w:t xml:space="preserve"> </w:t>
            </w:r>
            <w:r w:rsidR="003101F2" w:rsidRPr="005A09C5">
              <w:rPr>
                <w:rFonts w:ascii="Aptos" w:hAnsi="Aptos"/>
                <w:lang w:val="en-US"/>
              </w:rPr>
              <w:t>Available: https://docs.smarthealthit.org/</w:t>
            </w:r>
          </w:p>
        </w:tc>
      </w:tr>
      <w:tr w:rsidR="00114995" w:rsidRPr="00CC177A" w14:paraId="2C02B771" w14:textId="77777777" w:rsidTr="00D93CF9">
        <w:tc>
          <w:tcPr>
            <w:tcW w:w="709" w:type="dxa"/>
          </w:tcPr>
          <w:p w14:paraId="48D7EBDA" w14:textId="44831ECA" w:rsidR="00114995" w:rsidRPr="005A09C5" w:rsidRDefault="00114995" w:rsidP="00876115">
            <w:pPr>
              <w:rPr>
                <w:rFonts w:ascii="Aptos" w:hAnsi="Aptos"/>
                <w:lang w:val="en-US"/>
              </w:rPr>
            </w:pPr>
            <w:r w:rsidRPr="005A09C5">
              <w:rPr>
                <w:rFonts w:ascii="Aptos" w:hAnsi="Aptos"/>
                <w:lang w:val="en-US"/>
              </w:rPr>
              <w:t>[21]</w:t>
            </w:r>
          </w:p>
        </w:tc>
        <w:tc>
          <w:tcPr>
            <w:tcW w:w="8363" w:type="dxa"/>
          </w:tcPr>
          <w:p w14:paraId="1E7FE862" w14:textId="502E6B31" w:rsidR="00114995" w:rsidRPr="005A09C5" w:rsidRDefault="00FA3597" w:rsidP="00FA3597">
            <w:pPr>
              <w:rPr>
                <w:rFonts w:ascii="Aptos" w:hAnsi="Aptos"/>
              </w:rPr>
            </w:pPr>
            <w:r w:rsidRPr="005A09C5">
              <w:rPr>
                <w:rFonts w:ascii="Aptos" w:hAnsi="Aptos"/>
              </w:rPr>
              <w:t>Digitaliseringsdirektoratet</w:t>
            </w:r>
            <w:r w:rsidR="00976EA0" w:rsidRPr="005A09C5">
              <w:rPr>
                <w:rFonts w:ascii="Aptos" w:hAnsi="Aptos"/>
              </w:rPr>
              <w:t>,</w:t>
            </w:r>
            <w:r w:rsidR="00E6340B" w:rsidRPr="005A09C5">
              <w:rPr>
                <w:rFonts w:ascii="Aptos" w:hAnsi="Aptos"/>
              </w:rPr>
              <w:t xml:space="preserve"> "</w:t>
            </w:r>
            <w:r w:rsidR="00844079" w:rsidRPr="005A09C5">
              <w:rPr>
                <w:rFonts w:ascii="Aptos" w:hAnsi="Aptos"/>
              </w:rPr>
              <w:t xml:space="preserve">Direktoratet for </w:t>
            </w:r>
            <w:proofErr w:type="spellStart"/>
            <w:r w:rsidR="00844079" w:rsidRPr="005A09C5">
              <w:rPr>
                <w:rFonts w:ascii="Aptos" w:hAnsi="Aptos"/>
              </w:rPr>
              <w:t>e-helse</w:t>
            </w:r>
            <w:proofErr w:type="spellEnd"/>
            <w:r w:rsidR="00844079" w:rsidRPr="005A09C5">
              <w:rPr>
                <w:rFonts w:ascii="Aptos" w:hAnsi="Aptos"/>
              </w:rPr>
              <w:t xml:space="preserve">: Digital </w:t>
            </w:r>
            <w:proofErr w:type="spellStart"/>
            <w:r w:rsidR="00844079" w:rsidRPr="005A09C5">
              <w:rPr>
                <w:rFonts w:ascii="Aptos" w:hAnsi="Aptos"/>
              </w:rPr>
              <w:t>førerettsforvaltning</w:t>
            </w:r>
            <w:proofErr w:type="spellEnd"/>
            <w:r w:rsidR="00E6340B" w:rsidRPr="005A09C5">
              <w:rPr>
                <w:rFonts w:ascii="Aptos" w:hAnsi="Aptos"/>
              </w:rPr>
              <w:t>" [Internett]</w:t>
            </w:r>
            <w:r w:rsidR="00765244" w:rsidRPr="005A09C5">
              <w:rPr>
                <w:rFonts w:ascii="Aptos" w:hAnsi="Aptos"/>
              </w:rPr>
              <w:t xml:space="preserve"> </w:t>
            </w:r>
            <w:proofErr w:type="spellStart"/>
            <w:r w:rsidR="00765244" w:rsidRPr="005A09C5">
              <w:rPr>
                <w:rFonts w:ascii="Aptos" w:hAnsi="Aptos"/>
              </w:rPr>
              <w:t>Available</w:t>
            </w:r>
            <w:proofErr w:type="spellEnd"/>
            <w:r w:rsidR="00765244" w:rsidRPr="005A09C5">
              <w:rPr>
                <w:rFonts w:ascii="Aptos" w:hAnsi="Aptos"/>
              </w:rPr>
              <w:t>: https://www.digdir.no/medfinansieringsordningen/direktoratet-e-helse-digital-forerettsforvaltning/960</w:t>
            </w:r>
          </w:p>
        </w:tc>
      </w:tr>
      <w:tr w:rsidR="00375E48" w:rsidRPr="0024340A" w14:paraId="0F3C1AE9" w14:textId="77777777" w:rsidTr="00D93CF9">
        <w:tc>
          <w:tcPr>
            <w:tcW w:w="709" w:type="dxa"/>
          </w:tcPr>
          <w:p w14:paraId="3B772B2B" w14:textId="7FBBB3FC" w:rsidR="00375E48" w:rsidRPr="005A09C5" w:rsidRDefault="00375E48" w:rsidP="00876115">
            <w:pPr>
              <w:rPr>
                <w:rFonts w:ascii="Aptos" w:hAnsi="Aptos"/>
                <w:lang w:val="en-US"/>
              </w:rPr>
            </w:pPr>
            <w:r w:rsidRPr="005A09C5">
              <w:rPr>
                <w:rFonts w:ascii="Aptos" w:hAnsi="Aptos"/>
                <w:lang w:val="en-US"/>
              </w:rPr>
              <w:t>[22]</w:t>
            </w:r>
          </w:p>
        </w:tc>
        <w:tc>
          <w:tcPr>
            <w:tcW w:w="8363" w:type="dxa"/>
          </w:tcPr>
          <w:p w14:paraId="65BFEEE1" w14:textId="4AB21E6D" w:rsidR="00375E48" w:rsidRPr="005A09C5" w:rsidRDefault="00375E48" w:rsidP="00FA3597">
            <w:pPr>
              <w:rPr>
                <w:rFonts w:ascii="Aptos" w:hAnsi="Aptos"/>
                <w:lang w:val="en-US"/>
              </w:rPr>
            </w:pPr>
            <w:proofErr w:type="spellStart"/>
            <w:r w:rsidRPr="005A09C5">
              <w:rPr>
                <w:rFonts w:ascii="Aptos" w:hAnsi="Aptos"/>
                <w:lang w:val="en-US"/>
              </w:rPr>
              <w:t>Direktoratet</w:t>
            </w:r>
            <w:proofErr w:type="spellEnd"/>
            <w:r w:rsidRPr="005A09C5">
              <w:rPr>
                <w:rFonts w:ascii="Aptos" w:hAnsi="Aptos"/>
                <w:lang w:val="en-US"/>
              </w:rPr>
              <w:t xml:space="preserve"> for </w:t>
            </w:r>
            <w:proofErr w:type="spellStart"/>
            <w:r w:rsidRPr="005A09C5">
              <w:rPr>
                <w:rFonts w:ascii="Aptos" w:hAnsi="Aptos"/>
                <w:lang w:val="en-US"/>
              </w:rPr>
              <w:t>e-helse</w:t>
            </w:r>
            <w:proofErr w:type="spellEnd"/>
            <w:r w:rsidRPr="005A09C5">
              <w:rPr>
                <w:rFonts w:ascii="Aptos" w:hAnsi="Aptos"/>
                <w:lang w:val="en-US"/>
              </w:rPr>
              <w:t>/</w:t>
            </w:r>
            <w:r w:rsidR="00A21168" w:rsidRPr="005A09C5">
              <w:rPr>
                <w:rFonts w:ascii="Aptos" w:hAnsi="Aptos"/>
                <w:lang w:val="en-US"/>
              </w:rPr>
              <w:t>Gartner, "</w:t>
            </w:r>
            <w:r w:rsidR="0000607F" w:rsidRPr="005A09C5">
              <w:rPr>
                <w:rFonts w:ascii="Aptos" w:hAnsi="Aptos"/>
                <w:lang w:val="en-US"/>
              </w:rPr>
              <w:t xml:space="preserve"> Norwegian EHR Market Analysis, A report for The Norwegian Directorate of e-health</w:t>
            </w:r>
            <w:r w:rsidR="00A21168" w:rsidRPr="005A09C5">
              <w:rPr>
                <w:rFonts w:ascii="Aptos" w:hAnsi="Aptos"/>
                <w:lang w:val="en-US"/>
              </w:rPr>
              <w:t xml:space="preserve">" </w:t>
            </w:r>
            <w:r w:rsidR="005B73C4" w:rsidRPr="005A09C5">
              <w:rPr>
                <w:rFonts w:ascii="Aptos" w:hAnsi="Aptos"/>
                <w:lang w:val="en-US"/>
              </w:rPr>
              <w:t xml:space="preserve">2023 </w:t>
            </w:r>
            <w:r w:rsidR="00A21168" w:rsidRPr="005A09C5">
              <w:rPr>
                <w:rFonts w:ascii="Aptos" w:hAnsi="Aptos"/>
                <w:lang w:val="en-US"/>
              </w:rPr>
              <w:t>[</w:t>
            </w:r>
            <w:proofErr w:type="spellStart"/>
            <w:r w:rsidR="00A21168" w:rsidRPr="005A09C5">
              <w:rPr>
                <w:rFonts w:ascii="Aptos" w:hAnsi="Aptos"/>
                <w:lang w:val="en-US"/>
              </w:rPr>
              <w:t>Internett</w:t>
            </w:r>
            <w:proofErr w:type="spellEnd"/>
            <w:r w:rsidR="00A21168" w:rsidRPr="005A09C5">
              <w:rPr>
                <w:rFonts w:ascii="Aptos" w:hAnsi="Aptos"/>
                <w:lang w:val="en-US"/>
              </w:rPr>
              <w:t xml:space="preserve">] Available: </w:t>
            </w:r>
            <w:r w:rsidR="00C04E05" w:rsidRPr="005A09C5">
              <w:rPr>
                <w:rFonts w:ascii="Aptos" w:hAnsi="Aptos"/>
                <w:lang w:val="en-US"/>
              </w:rPr>
              <w:t>https://www.regjeringen.no/contentassets/b0484cf58b8f4ee491ff30b115176ba6/gartner-2023-norwegian-ehr-market-analysis-final-report-v1.0.pdf</w:t>
            </w:r>
          </w:p>
        </w:tc>
      </w:tr>
      <w:tr w:rsidR="00467DD6" w:rsidRPr="0024340A" w14:paraId="3FC6190E" w14:textId="77777777" w:rsidTr="00D93CF9">
        <w:tc>
          <w:tcPr>
            <w:tcW w:w="709" w:type="dxa"/>
          </w:tcPr>
          <w:p w14:paraId="7F1FF9A4" w14:textId="4580A0DA" w:rsidR="00467DD6" w:rsidRPr="005A09C5" w:rsidRDefault="003E40DF" w:rsidP="00876115">
            <w:pPr>
              <w:rPr>
                <w:rFonts w:ascii="Aptos" w:hAnsi="Aptos"/>
                <w:lang w:val="en-US"/>
              </w:rPr>
            </w:pPr>
            <w:r w:rsidRPr="005A09C5">
              <w:rPr>
                <w:rFonts w:ascii="Aptos" w:hAnsi="Aptos"/>
                <w:lang w:val="en-US"/>
              </w:rPr>
              <w:t>[23]</w:t>
            </w:r>
          </w:p>
        </w:tc>
        <w:tc>
          <w:tcPr>
            <w:tcW w:w="8363" w:type="dxa"/>
          </w:tcPr>
          <w:p w14:paraId="08B91778" w14:textId="2EADA095" w:rsidR="00467DD6" w:rsidRPr="005A09C5" w:rsidRDefault="00F6679C" w:rsidP="00FA3597">
            <w:pPr>
              <w:rPr>
                <w:rFonts w:ascii="Aptos" w:hAnsi="Aptos"/>
                <w:lang w:val="en-US"/>
              </w:rPr>
            </w:pPr>
            <w:r w:rsidRPr="005A09C5">
              <w:rPr>
                <w:rFonts w:ascii="Aptos" w:hAnsi="Aptos"/>
                <w:lang w:val="en-US"/>
              </w:rPr>
              <w:t>SMART Health IT, "</w:t>
            </w:r>
            <w:r w:rsidR="00991CD7" w:rsidRPr="005A09C5">
              <w:rPr>
                <w:rFonts w:ascii="Aptos" w:hAnsi="Aptos"/>
                <w:lang w:val="en-US"/>
              </w:rPr>
              <w:t>SMART App Gallery</w:t>
            </w:r>
            <w:r w:rsidRPr="005A09C5">
              <w:rPr>
                <w:rFonts w:ascii="Aptos" w:hAnsi="Aptos"/>
                <w:lang w:val="en-US"/>
              </w:rPr>
              <w:t>"</w:t>
            </w:r>
            <w:r w:rsidR="00F172A3" w:rsidRPr="005A09C5">
              <w:rPr>
                <w:rFonts w:ascii="Aptos" w:hAnsi="Aptos"/>
                <w:lang w:val="en-US"/>
              </w:rPr>
              <w:t xml:space="preserve">, </w:t>
            </w:r>
            <w:r w:rsidR="00ED1B7D" w:rsidRPr="005A09C5">
              <w:rPr>
                <w:rFonts w:ascii="Aptos" w:hAnsi="Aptos"/>
                <w:lang w:val="en-US"/>
              </w:rPr>
              <w:t>[</w:t>
            </w:r>
            <w:proofErr w:type="spellStart"/>
            <w:r w:rsidR="00ED1B7D" w:rsidRPr="005A09C5">
              <w:rPr>
                <w:rFonts w:ascii="Aptos" w:hAnsi="Aptos"/>
                <w:lang w:val="en-US"/>
              </w:rPr>
              <w:t>Internett</w:t>
            </w:r>
            <w:proofErr w:type="spellEnd"/>
            <w:r w:rsidR="00ED1B7D" w:rsidRPr="005A09C5">
              <w:rPr>
                <w:rFonts w:ascii="Aptos" w:hAnsi="Aptos"/>
                <w:lang w:val="en-US"/>
              </w:rPr>
              <w:t>] Available: https://apps.smarthealthit.org/apps/featured</w:t>
            </w:r>
          </w:p>
        </w:tc>
      </w:tr>
      <w:tr w:rsidR="001147ED" w:rsidRPr="0024340A" w14:paraId="70CC2507" w14:textId="77777777" w:rsidTr="00D93CF9">
        <w:tc>
          <w:tcPr>
            <w:tcW w:w="709" w:type="dxa"/>
          </w:tcPr>
          <w:p w14:paraId="41DBED1F" w14:textId="39D8CE66" w:rsidR="001147ED" w:rsidRPr="005A09C5" w:rsidRDefault="001147ED" w:rsidP="00876115">
            <w:pPr>
              <w:rPr>
                <w:rFonts w:ascii="Aptos" w:hAnsi="Aptos"/>
                <w:lang w:val="en-US"/>
              </w:rPr>
            </w:pPr>
            <w:r w:rsidRPr="005A09C5">
              <w:rPr>
                <w:rFonts w:ascii="Aptos" w:hAnsi="Aptos"/>
                <w:lang w:val="en-US"/>
              </w:rPr>
              <w:t>[24]</w:t>
            </w:r>
          </w:p>
        </w:tc>
        <w:tc>
          <w:tcPr>
            <w:tcW w:w="8363" w:type="dxa"/>
          </w:tcPr>
          <w:p w14:paraId="2D249DF2" w14:textId="55B844CB" w:rsidR="001147ED" w:rsidRPr="005A09C5" w:rsidRDefault="00B060C9" w:rsidP="00FA3597">
            <w:pPr>
              <w:rPr>
                <w:rFonts w:ascii="Aptos" w:hAnsi="Aptos"/>
                <w:lang w:val="en-US"/>
              </w:rPr>
            </w:pPr>
            <w:r w:rsidRPr="005A09C5">
              <w:rPr>
                <w:rFonts w:ascii="Aptos" w:hAnsi="Aptos"/>
                <w:lang w:val="en-US"/>
              </w:rPr>
              <w:t xml:space="preserve">Office of the </w:t>
            </w:r>
            <w:r w:rsidR="00F97FD1" w:rsidRPr="005A09C5">
              <w:rPr>
                <w:rFonts w:ascii="Aptos" w:hAnsi="Aptos"/>
                <w:lang w:val="en-US"/>
              </w:rPr>
              <w:t>National Coordinator for Health Information</w:t>
            </w:r>
            <w:r w:rsidR="00E54CD1" w:rsidRPr="005A09C5">
              <w:rPr>
                <w:rFonts w:ascii="Aptos" w:hAnsi="Aptos"/>
                <w:lang w:val="en-US"/>
              </w:rPr>
              <w:t xml:space="preserve"> </w:t>
            </w:r>
            <w:r w:rsidR="00712D5D" w:rsidRPr="005A09C5">
              <w:rPr>
                <w:rFonts w:ascii="Aptos" w:hAnsi="Aptos"/>
                <w:lang w:val="en-US"/>
              </w:rPr>
              <w:t>(</w:t>
            </w:r>
            <w:r w:rsidR="00E54CD1" w:rsidRPr="005A09C5">
              <w:rPr>
                <w:rFonts w:ascii="Aptos" w:hAnsi="Aptos"/>
                <w:lang w:val="en-US"/>
              </w:rPr>
              <w:t>ONC</w:t>
            </w:r>
            <w:r w:rsidR="00712D5D" w:rsidRPr="005A09C5">
              <w:rPr>
                <w:rFonts w:ascii="Aptos" w:hAnsi="Aptos"/>
                <w:lang w:val="en-US"/>
              </w:rPr>
              <w:t>)</w:t>
            </w:r>
            <w:r w:rsidR="00DC75A9" w:rsidRPr="005A09C5">
              <w:rPr>
                <w:rFonts w:ascii="Aptos" w:hAnsi="Aptos"/>
                <w:lang w:val="en-US"/>
              </w:rPr>
              <w:t xml:space="preserve">, </w:t>
            </w:r>
            <w:r w:rsidR="00951473" w:rsidRPr="005A09C5">
              <w:rPr>
                <w:rFonts w:ascii="Aptos" w:hAnsi="Aptos"/>
                <w:lang w:val="en-US"/>
              </w:rPr>
              <w:t>"Information Blocking", [</w:t>
            </w:r>
            <w:proofErr w:type="spellStart"/>
            <w:r w:rsidR="00951473" w:rsidRPr="005A09C5">
              <w:rPr>
                <w:rFonts w:ascii="Aptos" w:hAnsi="Aptos"/>
                <w:lang w:val="en-US"/>
              </w:rPr>
              <w:t>Internett</w:t>
            </w:r>
            <w:proofErr w:type="spellEnd"/>
            <w:r w:rsidR="00951473" w:rsidRPr="005A09C5">
              <w:rPr>
                <w:rFonts w:ascii="Aptos" w:hAnsi="Aptos"/>
                <w:lang w:val="en-US"/>
              </w:rPr>
              <w:t xml:space="preserve">] Available: </w:t>
            </w:r>
            <w:r w:rsidR="009D66A8" w:rsidRPr="005A09C5">
              <w:rPr>
                <w:rFonts w:ascii="Aptos" w:hAnsi="Aptos"/>
                <w:lang w:val="en-US"/>
              </w:rPr>
              <w:t>https://www.healthit.gov/topic/information-blocking</w:t>
            </w:r>
          </w:p>
        </w:tc>
      </w:tr>
      <w:tr w:rsidR="008A031A" w:rsidRPr="00CC177A" w14:paraId="46745758" w14:textId="77777777" w:rsidTr="00D93CF9">
        <w:tc>
          <w:tcPr>
            <w:tcW w:w="709" w:type="dxa"/>
          </w:tcPr>
          <w:p w14:paraId="017987AC" w14:textId="3EBB4E6E" w:rsidR="008A031A" w:rsidRPr="005A09C5" w:rsidRDefault="008A031A" w:rsidP="00876115">
            <w:pPr>
              <w:rPr>
                <w:rFonts w:ascii="Aptos" w:hAnsi="Aptos"/>
                <w:lang w:val="en-US"/>
              </w:rPr>
            </w:pPr>
            <w:r w:rsidRPr="005A09C5">
              <w:rPr>
                <w:rFonts w:ascii="Aptos" w:hAnsi="Aptos"/>
                <w:lang w:val="en-US"/>
              </w:rPr>
              <w:t>[25]</w:t>
            </w:r>
          </w:p>
        </w:tc>
        <w:tc>
          <w:tcPr>
            <w:tcW w:w="8363" w:type="dxa"/>
          </w:tcPr>
          <w:p w14:paraId="2E567933" w14:textId="1858DA76" w:rsidR="008A031A" w:rsidRPr="005A09C5" w:rsidRDefault="00C27E92" w:rsidP="00FA3597">
            <w:pPr>
              <w:rPr>
                <w:rFonts w:ascii="Aptos" w:hAnsi="Aptos"/>
              </w:rPr>
            </w:pPr>
            <w:r w:rsidRPr="005A09C5">
              <w:rPr>
                <w:rFonts w:ascii="Aptos" w:hAnsi="Aptos"/>
              </w:rPr>
              <w:t xml:space="preserve">NAV, </w:t>
            </w:r>
            <w:r w:rsidR="00DC0034" w:rsidRPr="005A09C5">
              <w:rPr>
                <w:rFonts w:ascii="Aptos" w:hAnsi="Aptos"/>
              </w:rPr>
              <w:t xml:space="preserve">"Informasjonsutveksling mellom NAV og fastleger" 2023 [Internett] </w:t>
            </w:r>
            <w:proofErr w:type="spellStart"/>
            <w:r w:rsidR="00DC0034" w:rsidRPr="005A09C5">
              <w:rPr>
                <w:rFonts w:ascii="Aptos" w:hAnsi="Aptos"/>
              </w:rPr>
              <w:t>Available</w:t>
            </w:r>
            <w:proofErr w:type="spellEnd"/>
            <w:r w:rsidR="00DC0034" w:rsidRPr="005A09C5">
              <w:rPr>
                <w:rFonts w:ascii="Aptos" w:hAnsi="Aptos"/>
              </w:rPr>
              <w:t>: https://www.nav.no/_/attachment/inline/58b08203-4f71-42d4-ac91-79c486f89363:da832bc6ac46f7fd67b05f3d816f113ebc7e2c41/Rapport%20-%20Informasjonsutveksling%20mellom%20NAV%20og%20fastleger.pdf</w:t>
            </w:r>
          </w:p>
        </w:tc>
      </w:tr>
      <w:tr w:rsidR="00E56A8C" w:rsidRPr="0024340A" w14:paraId="58626FF3" w14:textId="77777777" w:rsidTr="00D93CF9">
        <w:tc>
          <w:tcPr>
            <w:tcW w:w="709" w:type="dxa"/>
          </w:tcPr>
          <w:p w14:paraId="7F29351E" w14:textId="12F3AF69" w:rsidR="00E56A8C" w:rsidRPr="005A09C5" w:rsidRDefault="00E56A8C" w:rsidP="00876115">
            <w:pPr>
              <w:rPr>
                <w:rFonts w:ascii="Aptos" w:hAnsi="Aptos"/>
                <w:lang w:val="en-US"/>
              </w:rPr>
            </w:pPr>
            <w:r w:rsidRPr="005A09C5">
              <w:rPr>
                <w:rFonts w:ascii="Aptos" w:hAnsi="Aptos"/>
                <w:lang w:val="en-US"/>
              </w:rPr>
              <w:t>[26]</w:t>
            </w:r>
          </w:p>
        </w:tc>
        <w:tc>
          <w:tcPr>
            <w:tcW w:w="8363" w:type="dxa"/>
          </w:tcPr>
          <w:p w14:paraId="6AE7C44B" w14:textId="3A1746D2" w:rsidR="00E56A8C" w:rsidRPr="005A09C5" w:rsidRDefault="00E56A8C" w:rsidP="00FA3597">
            <w:pPr>
              <w:rPr>
                <w:rFonts w:ascii="Aptos" w:hAnsi="Aptos"/>
                <w:lang w:val="en-US"/>
              </w:rPr>
            </w:pPr>
            <w:r w:rsidRPr="005A09C5">
              <w:rPr>
                <w:rFonts w:ascii="Aptos" w:hAnsi="Aptos"/>
                <w:lang w:val="en-US"/>
              </w:rPr>
              <w:t>HL7 Finland</w:t>
            </w:r>
            <w:r w:rsidR="002F4637" w:rsidRPr="005A09C5">
              <w:rPr>
                <w:rFonts w:ascii="Aptos" w:hAnsi="Aptos"/>
                <w:lang w:val="en-US"/>
              </w:rPr>
              <w:t>, "</w:t>
            </w:r>
            <w:r w:rsidR="00201EFF" w:rsidRPr="005A09C5">
              <w:rPr>
                <w:rFonts w:ascii="Aptos" w:hAnsi="Aptos"/>
                <w:lang w:val="en-US"/>
              </w:rPr>
              <w:t xml:space="preserve">Finish Implementation Guide </w:t>
            </w:r>
            <w:r w:rsidR="004216BB" w:rsidRPr="005A09C5">
              <w:rPr>
                <w:rFonts w:ascii="Aptos" w:hAnsi="Aptos"/>
                <w:lang w:val="en-US"/>
              </w:rPr>
              <w:t>for SMART App Launch</w:t>
            </w:r>
            <w:r w:rsidR="002F4637" w:rsidRPr="005A09C5">
              <w:rPr>
                <w:rFonts w:ascii="Aptos" w:hAnsi="Aptos"/>
                <w:lang w:val="en-US"/>
              </w:rPr>
              <w:t>", [</w:t>
            </w:r>
            <w:proofErr w:type="spellStart"/>
            <w:r w:rsidR="002F4637" w:rsidRPr="005A09C5">
              <w:rPr>
                <w:rFonts w:ascii="Aptos" w:hAnsi="Aptos"/>
                <w:lang w:val="en-US"/>
              </w:rPr>
              <w:t>Internett</w:t>
            </w:r>
            <w:proofErr w:type="spellEnd"/>
            <w:r w:rsidR="002F4637" w:rsidRPr="005A09C5">
              <w:rPr>
                <w:rFonts w:ascii="Aptos" w:hAnsi="Aptos"/>
                <w:lang w:val="en-US"/>
              </w:rPr>
              <w:t>] Available: https://hl7.fi/fhir/finnish-smart/</w:t>
            </w:r>
          </w:p>
        </w:tc>
      </w:tr>
    </w:tbl>
    <w:p w14:paraId="11DD380B" w14:textId="77777777" w:rsidR="00BE2FE9" w:rsidRPr="005A09C5" w:rsidRDefault="00BE2FE9" w:rsidP="00876115">
      <w:pPr>
        <w:rPr>
          <w:rFonts w:ascii="Aptos" w:hAnsi="Aptos"/>
          <w:lang w:val="en-US"/>
        </w:rPr>
      </w:pPr>
    </w:p>
    <w:sectPr w:rsidR="00BE2FE9" w:rsidRPr="005A09C5">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08935" w14:textId="77777777" w:rsidR="002C4748" w:rsidRDefault="002C4748" w:rsidP="00EA366A">
      <w:pPr>
        <w:spacing w:after="0" w:line="240" w:lineRule="auto"/>
      </w:pPr>
      <w:r>
        <w:separator/>
      </w:r>
    </w:p>
  </w:endnote>
  <w:endnote w:type="continuationSeparator" w:id="0">
    <w:p w14:paraId="2DEB34E4" w14:textId="77777777" w:rsidR="002C4748" w:rsidRDefault="002C4748" w:rsidP="00EA366A">
      <w:pPr>
        <w:spacing w:after="0" w:line="240" w:lineRule="auto"/>
      </w:pPr>
      <w:r>
        <w:continuationSeparator/>
      </w:r>
    </w:p>
  </w:endnote>
  <w:endnote w:type="continuationNotice" w:id="1">
    <w:p w14:paraId="714DC30C" w14:textId="77777777" w:rsidR="002C4748" w:rsidRDefault="002C47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D86EB" w14:textId="207D403F" w:rsidR="00EA366A" w:rsidRDefault="00EA366A">
    <w:pPr>
      <w:pStyle w:val="Bunntekst"/>
    </w:pPr>
    <w:r>
      <w:t>Sist oppdatert: 20</w:t>
    </w:r>
    <w:r w:rsidR="002A0B39">
      <w:t>20</w:t>
    </w:r>
    <w:r>
      <w:t>-</w:t>
    </w:r>
    <w:r w:rsidR="0094591C">
      <w:t>11</w:t>
    </w:r>
    <w:r>
      <w:t>-0</w:t>
    </w:r>
    <w:r w:rsidR="0094591C">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48791" w14:textId="77777777" w:rsidR="002C4748" w:rsidRDefault="002C4748" w:rsidP="00EA366A">
      <w:pPr>
        <w:spacing w:after="0" w:line="240" w:lineRule="auto"/>
      </w:pPr>
      <w:r>
        <w:separator/>
      </w:r>
    </w:p>
  </w:footnote>
  <w:footnote w:type="continuationSeparator" w:id="0">
    <w:p w14:paraId="010A5DAA" w14:textId="77777777" w:rsidR="002C4748" w:rsidRDefault="002C4748" w:rsidP="00EA366A">
      <w:pPr>
        <w:spacing w:after="0" w:line="240" w:lineRule="auto"/>
      </w:pPr>
      <w:r>
        <w:continuationSeparator/>
      </w:r>
    </w:p>
  </w:footnote>
  <w:footnote w:type="continuationNotice" w:id="1">
    <w:p w14:paraId="7C8DF78E" w14:textId="77777777" w:rsidR="002C4748" w:rsidRDefault="002C474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CC1"/>
    <w:multiLevelType w:val="hybridMultilevel"/>
    <w:tmpl w:val="3E84C9CC"/>
    <w:lvl w:ilvl="0" w:tplc="4E1CF23A">
      <w:numFmt w:val="bullet"/>
      <w:lvlText w:val="-"/>
      <w:lvlJc w:val="left"/>
      <w:pPr>
        <w:ind w:left="720" w:hanging="360"/>
      </w:pPr>
      <w:rPr>
        <w:rFonts w:ascii="Calibri" w:eastAsiaTheme="minorHAnsi"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069062E8"/>
    <w:multiLevelType w:val="hybridMultilevel"/>
    <w:tmpl w:val="3B64DDFC"/>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2" w15:restartNumberingAfterBreak="0">
    <w:nsid w:val="0926150E"/>
    <w:multiLevelType w:val="hybridMultilevel"/>
    <w:tmpl w:val="B9A69964"/>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3" w15:restartNumberingAfterBreak="0">
    <w:nsid w:val="0A1168B4"/>
    <w:multiLevelType w:val="hybridMultilevel"/>
    <w:tmpl w:val="4808B54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4" w15:restartNumberingAfterBreak="0">
    <w:nsid w:val="0D566091"/>
    <w:multiLevelType w:val="hybridMultilevel"/>
    <w:tmpl w:val="EC0E618C"/>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5" w15:restartNumberingAfterBreak="0">
    <w:nsid w:val="14523790"/>
    <w:multiLevelType w:val="hybridMultilevel"/>
    <w:tmpl w:val="CFF69848"/>
    <w:lvl w:ilvl="0" w:tplc="B8ECDB54">
      <w:numFmt w:val="bullet"/>
      <w:lvlText w:val="-"/>
      <w:lvlJc w:val="left"/>
      <w:pPr>
        <w:ind w:left="1080" w:hanging="360"/>
      </w:pPr>
      <w:rPr>
        <w:rFonts w:ascii="Calibri" w:eastAsia="Times New Roman" w:hAnsi="Calibri" w:cs="Calibri"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6" w15:restartNumberingAfterBreak="0">
    <w:nsid w:val="14B47F93"/>
    <w:multiLevelType w:val="hybridMultilevel"/>
    <w:tmpl w:val="69147D3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17C22371"/>
    <w:multiLevelType w:val="hybridMultilevel"/>
    <w:tmpl w:val="292CDF3E"/>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19382C1B"/>
    <w:multiLevelType w:val="multilevel"/>
    <w:tmpl w:val="AA2CEB1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0C445AA"/>
    <w:multiLevelType w:val="hybridMultilevel"/>
    <w:tmpl w:val="A8067716"/>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0" w15:restartNumberingAfterBreak="0">
    <w:nsid w:val="21A62693"/>
    <w:multiLevelType w:val="multilevel"/>
    <w:tmpl w:val="17E8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116C3"/>
    <w:multiLevelType w:val="hybridMultilevel"/>
    <w:tmpl w:val="FCF25BEC"/>
    <w:lvl w:ilvl="0" w:tplc="9B38430E">
      <w:numFmt w:val="bullet"/>
      <w:lvlText w:val=""/>
      <w:lvlJc w:val="left"/>
      <w:pPr>
        <w:ind w:left="720" w:hanging="360"/>
      </w:pPr>
      <w:rPr>
        <w:rFonts w:ascii="Symbol" w:eastAsia="Times New Roman" w:hAnsi="Symbol" w:cstheme="majorHAns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2C5B6D65"/>
    <w:multiLevelType w:val="hybridMultilevel"/>
    <w:tmpl w:val="2DA8F696"/>
    <w:lvl w:ilvl="0" w:tplc="779E4CC8">
      <w:start w:val="1"/>
      <w:numFmt w:val="bullet"/>
      <w:lvlText w:val=""/>
      <w:lvlJc w:val="left"/>
      <w:pPr>
        <w:tabs>
          <w:tab w:val="num" w:pos="720"/>
        </w:tabs>
        <w:ind w:left="720" w:hanging="360"/>
      </w:pPr>
      <w:rPr>
        <w:rFonts w:ascii="Symbol" w:hAnsi="Symbol" w:hint="default"/>
      </w:rPr>
    </w:lvl>
    <w:lvl w:ilvl="1" w:tplc="0F2A09AA" w:tentative="1">
      <w:start w:val="1"/>
      <w:numFmt w:val="bullet"/>
      <w:lvlText w:val=""/>
      <w:lvlJc w:val="left"/>
      <w:pPr>
        <w:tabs>
          <w:tab w:val="num" w:pos="1440"/>
        </w:tabs>
        <w:ind w:left="1440" w:hanging="360"/>
      </w:pPr>
      <w:rPr>
        <w:rFonts w:ascii="Symbol" w:hAnsi="Symbol" w:hint="default"/>
      </w:rPr>
    </w:lvl>
    <w:lvl w:ilvl="2" w:tplc="3D3EF224" w:tentative="1">
      <w:start w:val="1"/>
      <w:numFmt w:val="bullet"/>
      <w:lvlText w:val=""/>
      <w:lvlJc w:val="left"/>
      <w:pPr>
        <w:tabs>
          <w:tab w:val="num" w:pos="2160"/>
        </w:tabs>
        <w:ind w:left="2160" w:hanging="360"/>
      </w:pPr>
      <w:rPr>
        <w:rFonts w:ascii="Symbol" w:hAnsi="Symbol" w:hint="default"/>
      </w:rPr>
    </w:lvl>
    <w:lvl w:ilvl="3" w:tplc="D2A6E166" w:tentative="1">
      <w:start w:val="1"/>
      <w:numFmt w:val="bullet"/>
      <w:lvlText w:val=""/>
      <w:lvlJc w:val="left"/>
      <w:pPr>
        <w:tabs>
          <w:tab w:val="num" w:pos="2880"/>
        </w:tabs>
        <w:ind w:left="2880" w:hanging="360"/>
      </w:pPr>
      <w:rPr>
        <w:rFonts w:ascii="Symbol" w:hAnsi="Symbol" w:hint="default"/>
      </w:rPr>
    </w:lvl>
    <w:lvl w:ilvl="4" w:tplc="CB621668" w:tentative="1">
      <w:start w:val="1"/>
      <w:numFmt w:val="bullet"/>
      <w:lvlText w:val=""/>
      <w:lvlJc w:val="left"/>
      <w:pPr>
        <w:tabs>
          <w:tab w:val="num" w:pos="3600"/>
        </w:tabs>
        <w:ind w:left="3600" w:hanging="360"/>
      </w:pPr>
      <w:rPr>
        <w:rFonts w:ascii="Symbol" w:hAnsi="Symbol" w:hint="default"/>
      </w:rPr>
    </w:lvl>
    <w:lvl w:ilvl="5" w:tplc="17403A80" w:tentative="1">
      <w:start w:val="1"/>
      <w:numFmt w:val="bullet"/>
      <w:lvlText w:val=""/>
      <w:lvlJc w:val="left"/>
      <w:pPr>
        <w:tabs>
          <w:tab w:val="num" w:pos="4320"/>
        </w:tabs>
        <w:ind w:left="4320" w:hanging="360"/>
      </w:pPr>
      <w:rPr>
        <w:rFonts w:ascii="Symbol" w:hAnsi="Symbol" w:hint="default"/>
      </w:rPr>
    </w:lvl>
    <w:lvl w:ilvl="6" w:tplc="B3D0B546" w:tentative="1">
      <w:start w:val="1"/>
      <w:numFmt w:val="bullet"/>
      <w:lvlText w:val=""/>
      <w:lvlJc w:val="left"/>
      <w:pPr>
        <w:tabs>
          <w:tab w:val="num" w:pos="5040"/>
        </w:tabs>
        <w:ind w:left="5040" w:hanging="360"/>
      </w:pPr>
      <w:rPr>
        <w:rFonts w:ascii="Symbol" w:hAnsi="Symbol" w:hint="default"/>
      </w:rPr>
    </w:lvl>
    <w:lvl w:ilvl="7" w:tplc="EE96AD62" w:tentative="1">
      <w:start w:val="1"/>
      <w:numFmt w:val="bullet"/>
      <w:lvlText w:val=""/>
      <w:lvlJc w:val="left"/>
      <w:pPr>
        <w:tabs>
          <w:tab w:val="num" w:pos="5760"/>
        </w:tabs>
        <w:ind w:left="5760" w:hanging="360"/>
      </w:pPr>
      <w:rPr>
        <w:rFonts w:ascii="Symbol" w:hAnsi="Symbol" w:hint="default"/>
      </w:rPr>
    </w:lvl>
    <w:lvl w:ilvl="8" w:tplc="09F4115A"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2E8C5CDD"/>
    <w:multiLevelType w:val="hybridMultilevel"/>
    <w:tmpl w:val="A5FAF36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4" w15:restartNumberingAfterBreak="0">
    <w:nsid w:val="389C0379"/>
    <w:multiLevelType w:val="multilevel"/>
    <w:tmpl w:val="D514E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197F42"/>
    <w:multiLevelType w:val="hybridMultilevel"/>
    <w:tmpl w:val="BF0CCB7C"/>
    <w:lvl w:ilvl="0" w:tplc="0414000F">
      <w:start w:val="1"/>
      <w:numFmt w:val="decimal"/>
      <w:lvlText w:val="%1."/>
      <w:lvlJc w:val="left"/>
      <w:pPr>
        <w:ind w:left="720" w:hanging="360"/>
      </w:pPr>
      <w:rPr>
        <w:rFont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41B21C63"/>
    <w:multiLevelType w:val="hybridMultilevel"/>
    <w:tmpl w:val="BF0CCB7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392696B"/>
    <w:multiLevelType w:val="hybridMultilevel"/>
    <w:tmpl w:val="16AC3AB0"/>
    <w:lvl w:ilvl="0" w:tplc="2A542CC6">
      <w:numFmt w:val="bullet"/>
      <w:lvlText w:val=""/>
      <w:lvlJc w:val="left"/>
      <w:pPr>
        <w:ind w:left="360" w:hanging="360"/>
      </w:pPr>
      <w:rPr>
        <w:rFonts w:ascii="Symbol" w:eastAsiaTheme="minorHAnsi" w:hAnsi="Symbol"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15:restartNumberingAfterBreak="0">
    <w:nsid w:val="4800634B"/>
    <w:multiLevelType w:val="multilevel"/>
    <w:tmpl w:val="1954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9002E1"/>
    <w:multiLevelType w:val="hybridMultilevel"/>
    <w:tmpl w:val="3062A2F0"/>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20" w15:restartNumberingAfterBreak="0">
    <w:nsid w:val="4A433927"/>
    <w:multiLevelType w:val="hybridMultilevel"/>
    <w:tmpl w:val="C50CE5FA"/>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4D340D94"/>
    <w:multiLevelType w:val="hybridMultilevel"/>
    <w:tmpl w:val="55F297A6"/>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22" w15:restartNumberingAfterBreak="0">
    <w:nsid w:val="53471150"/>
    <w:multiLevelType w:val="multilevel"/>
    <w:tmpl w:val="B4AA4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31108A"/>
    <w:multiLevelType w:val="hybridMultilevel"/>
    <w:tmpl w:val="DFB6DA4C"/>
    <w:lvl w:ilvl="0" w:tplc="0414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B725F67"/>
    <w:multiLevelType w:val="hybridMultilevel"/>
    <w:tmpl w:val="8528D13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15:restartNumberingAfterBreak="0">
    <w:nsid w:val="5B8551BA"/>
    <w:multiLevelType w:val="hybridMultilevel"/>
    <w:tmpl w:val="48E4B7CE"/>
    <w:lvl w:ilvl="0" w:tplc="04140017">
      <w:start w:val="1"/>
      <w:numFmt w:val="lowerLetter"/>
      <w:lvlText w:val="%1)"/>
      <w:lvlJc w:val="left"/>
      <w:pPr>
        <w:ind w:left="360" w:hanging="360"/>
      </w:pPr>
    </w:lvl>
    <w:lvl w:ilvl="1" w:tplc="04140019">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26" w15:restartNumberingAfterBreak="0">
    <w:nsid w:val="5CAA2204"/>
    <w:multiLevelType w:val="hybridMultilevel"/>
    <w:tmpl w:val="45900C76"/>
    <w:lvl w:ilvl="0" w:tplc="0414000D">
      <w:start w:val="1"/>
      <w:numFmt w:val="bullet"/>
      <w:lvlText w:val=""/>
      <w:lvlJc w:val="left"/>
      <w:pPr>
        <w:tabs>
          <w:tab w:val="num" w:pos="360"/>
        </w:tabs>
        <w:ind w:left="360" w:hanging="360"/>
      </w:pPr>
      <w:rPr>
        <w:rFonts w:ascii="Wingdings" w:hAnsi="Wingdings" w:hint="default"/>
      </w:rPr>
    </w:lvl>
    <w:lvl w:ilvl="1" w:tplc="EF14629E" w:tentative="1">
      <w:start w:val="1"/>
      <w:numFmt w:val="bullet"/>
      <w:lvlText w:val="•"/>
      <w:lvlJc w:val="left"/>
      <w:pPr>
        <w:tabs>
          <w:tab w:val="num" w:pos="1080"/>
        </w:tabs>
        <w:ind w:left="1080" w:hanging="360"/>
      </w:pPr>
      <w:rPr>
        <w:rFonts w:ascii="Arial" w:hAnsi="Arial" w:hint="default"/>
      </w:rPr>
    </w:lvl>
    <w:lvl w:ilvl="2" w:tplc="E466B130" w:tentative="1">
      <w:start w:val="1"/>
      <w:numFmt w:val="bullet"/>
      <w:lvlText w:val="•"/>
      <w:lvlJc w:val="left"/>
      <w:pPr>
        <w:tabs>
          <w:tab w:val="num" w:pos="1800"/>
        </w:tabs>
        <w:ind w:left="1800" w:hanging="360"/>
      </w:pPr>
      <w:rPr>
        <w:rFonts w:ascii="Arial" w:hAnsi="Arial" w:hint="default"/>
      </w:rPr>
    </w:lvl>
    <w:lvl w:ilvl="3" w:tplc="FA982264" w:tentative="1">
      <w:start w:val="1"/>
      <w:numFmt w:val="bullet"/>
      <w:lvlText w:val="•"/>
      <w:lvlJc w:val="left"/>
      <w:pPr>
        <w:tabs>
          <w:tab w:val="num" w:pos="2520"/>
        </w:tabs>
        <w:ind w:left="2520" w:hanging="360"/>
      </w:pPr>
      <w:rPr>
        <w:rFonts w:ascii="Arial" w:hAnsi="Arial" w:hint="default"/>
      </w:rPr>
    </w:lvl>
    <w:lvl w:ilvl="4" w:tplc="C582B144" w:tentative="1">
      <w:start w:val="1"/>
      <w:numFmt w:val="bullet"/>
      <w:lvlText w:val="•"/>
      <w:lvlJc w:val="left"/>
      <w:pPr>
        <w:tabs>
          <w:tab w:val="num" w:pos="3240"/>
        </w:tabs>
        <w:ind w:left="3240" w:hanging="360"/>
      </w:pPr>
      <w:rPr>
        <w:rFonts w:ascii="Arial" w:hAnsi="Arial" w:hint="default"/>
      </w:rPr>
    </w:lvl>
    <w:lvl w:ilvl="5" w:tplc="26866750" w:tentative="1">
      <w:start w:val="1"/>
      <w:numFmt w:val="bullet"/>
      <w:lvlText w:val="•"/>
      <w:lvlJc w:val="left"/>
      <w:pPr>
        <w:tabs>
          <w:tab w:val="num" w:pos="3960"/>
        </w:tabs>
        <w:ind w:left="3960" w:hanging="360"/>
      </w:pPr>
      <w:rPr>
        <w:rFonts w:ascii="Arial" w:hAnsi="Arial" w:hint="default"/>
      </w:rPr>
    </w:lvl>
    <w:lvl w:ilvl="6" w:tplc="CABA0042" w:tentative="1">
      <w:start w:val="1"/>
      <w:numFmt w:val="bullet"/>
      <w:lvlText w:val="•"/>
      <w:lvlJc w:val="left"/>
      <w:pPr>
        <w:tabs>
          <w:tab w:val="num" w:pos="4680"/>
        </w:tabs>
        <w:ind w:left="4680" w:hanging="360"/>
      </w:pPr>
      <w:rPr>
        <w:rFonts w:ascii="Arial" w:hAnsi="Arial" w:hint="default"/>
      </w:rPr>
    </w:lvl>
    <w:lvl w:ilvl="7" w:tplc="3D986882" w:tentative="1">
      <w:start w:val="1"/>
      <w:numFmt w:val="bullet"/>
      <w:lvlText w:val="•"/>
      <w:lvlJc w:val="left"/>
      <w:pPr>
        <w:tabs>
          <w:tab w:val="num" w:pos="5400"/>
        </w:tabs>
        <w:ind w:left="5400" w:hanging="360"/>
      </w:pPr>
      <w:rPr>
        <w:rFonts w:ascii="Arial" w:hAnsi="Arial" w:hint="default"/>
      </w:rPr>
    </w:lvl>
    <w:lvl w:ilvl="8" w:tplc="9F9E1D70" w:tentative="1">
      <w:start w:val="1"/>
      <w:numFmt w:val="bullet"/>
      <w:lvlText w:val="•"/>
      <w:lvlJc w:val="left"/>
      <w:pPr>
        <w:tabs>
          <w:tab w:val="num" w:pos="6120"/>
        </w:tabs>
        <w:ind w:left="6120" w:hanging="360"/>
      </w:pPr>
      <w:rPr>
        <w:rFonts w:ascii="Arial" w:hAnsi="Arial" w:hint="default"/>
      </w:rPr>
    </w:lvl>
  </w:abstractNum>
  <w:abstractNum w:abstractNumId="27" w15:restartNumberingAfterBreak="0">
    <w:nsid w:val="5D10692E"/>
    <w:multiLevelType w:val="hybridMultilevel"/>
    <w:tmpl w:val="B50E5E02"/>
    <w:lvl w:ilvl="0" w:tplc="E5D83ABE">
      <w:numFmt w:val="bullet"/>
      <w:lvlText w:val="-"/>
      <w:lvlJc w:val="left"/>
      <w:pPr>
        <w:ind w:left="360" w:hanging="360"/>
      </w:pPr>
      <w:rPr>
        <w:rFonts w:ascii="Calibri" w:eastAsiaTheme="minorHAnsi" w:hAnsi="Calibri" w:cs="Calibri"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28" w15:restartNumberingAfterBreak="0">
    <w:nsid w:val="5F3B27EB"/>
    <w:multiLevelType w:val="hybridMultilevel"/>
    <w:tmpl w:val="5A42F9B0"/>
    <w:lvl w:ilvl="0" w:tplc="49885834">
      <w:numFmt w:val="bullet"/>
      <w:lvlText w:val=""/>
      <w:lvlJc w:val="left"/>
      <w:pPr>
        <w:ind w:left="720" w:hanging="360"/>
      </w:pPr>
      <w:rPr>
        <w:rFonts w:ascii="Symbol" w:eastAsiaTheme="minorHAnsi" w:hAnsi="Symbol"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60C24D65"/>
    <w:multiLevelType w:val="multilevel"/>
    <w:tmpl w:val="E16C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E442F4"/>
    <w:multiLevelType w:val="hybridMultilevel"/>
    <w:tmpl w:val="9FCAAE62"/>
    <w:lvl w:ilvl="0" w:tplc="95186936">
      <w:numFmt w:val="bullet"/>
      <w:lvlText w:val=""/>
      <w:lvlJc w:val="left"/>
      <w:pPr>
        <w:ind w:left="720" w:hanging="360"/>
      </w:pPr>
      <w:rPr>
        <w:rFonts w:ascii="Symbol" w:eastAsiaTheme="minorHAnsi" w:hAnsi="Symbol"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15:restartNumberingAfterBreak="0">
    <w:nsid w:val="6B1F5A40"/>
    <w:multiLevelType w:val="hybridMultilevel"/>
    <w:tmpl w:val="30CEB7FA"/>
    <w:lvl w:ilvl="0" w:tplc="E5D83ABE">
      <w:numFmt w:val="bullet"/>
      <w:lvlText w:val="-"/>
      <w:lvlJc w:val="left"/>
      <w:pPr>
        <w:ind w:left="360" w:hanging="360"/>
      </w:pPr>
      <w:rPr>
        <w:rFonts w:ascii="Calibri" w:eastAsiaTheme="minorHAnsi" w:hAnsi="Calibri" w:cs="Calibri"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32" w15:restartNumberingAfterBreak="0">
    <w:nsid w:val="708F7A2F"/>
    <w:multiLevelType w:val="hybridMultilevel"/>
    <w:tmpl w:val="0734A3B0"/>
    <w:lvl w:ilvl="0" w:tplc="E5D83ABE">
      <w:numFmt w:val="bullet"/>
      <w:lvlText w:val="-"/>
      <w:lvlJc w:val="left"/>
      <w:pPr>
        <w:ind w:left="720" w:hanging="360"/>
      </w:pPr>
      <w:rPr>
        <w:rFonts w:ascii="Calibri" w:eastAsiaTheme="minorHAnsi"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1CC7389"/>
    <w:multiLevelType w:val="hybridMultilevel"/>
    <w:tmpl w:val="8D2C5EA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5046084"/>
    <w:multiLevelType w:val="hybridMultilevel"/>
    <w:tmpl w:val="2A127264"/>
    <w:lvl w:ilvl="0" w:tplc="2A542CC6">
      <w:numFmt w:val="bullet"/>
      <w:lvlText w:val=""/>
      <w:lvlJc w:val="left"/>
      <w:pPr>
        <w:ind w:left="360" w:hanging="360"/>
      </w:pPr>
      <w:rPr>
        <w:rFonts w:ascii="Symbol" w:eastAsiaTheme="minorHAnsi" w:hAnsi="Symbol" w:cstheme="minorBidi"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35" w15:restartNumberingAfterBreak="0">
    <w:nsid w:val="7B8C0B61"/>
    <w:multiLevelType w:val="hybridMultilevel"/>
    <w:tmpl w:val="8D8C9502"/>
    <w:lvl w:ilvl="0" w:tplc="0414000F">
      <w:start w:val="1"/>
      <w:numFmt w:val="decimal"/>
      <w:lvlText w:val="%1."/>
      <w:lvlJc w:val="left"/>
      <w:pPr>
        <w:ind w:left="360" w:hanging="360"/>
      </w:p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num w:numId="1" w16cid:durableId="1062674288">
    <w:abstractNumId w:val="0"/>
  </w:num>
  <w:num w:numId="2" w16cid:durableId="1942830799">
    <w:abstractNumId w:val="4"/>
  </w:num>
  <w:num w:numId="3" w16cid:durableId="654334055">
    <w:abstractNumId w:val="2"/>
  </w:num>
  <w:num w:numId="4" w16cid:durableId="464860231">
    <w:abstractNumId w:val="26"/>
  </w:num>
  <w:num w:numId="5" w16cid:durableId="352079301">
    <w:abstractNumId w:val="32"/>
  </w:num>
  <w:num w:numId="6" w16cid:durableId="1187598349">
    <w:abstractNumId w:val="31"/>
  </w:num>
  <w:num w:numId="7" w16cid:durableId="1516649588">
    <w:abstractNumId w:val="27"/>
  </w:num>
  <w:num w:numId="8" w16cid:durableId="205678953">
    <w:abstractNumId w:val="21"/>
  </w:num>
  <w:num w:numId="9" w16cid:durableId="1692141166">
    <w:abstractNumId w:val="9"/>
  </w:num>
  <w:num w:numId="10" w16cid:durableId="238709408">
    <w:abstractNumId w:val="3"/>
  </w:num>
  <w:num w:numId="11" w16cid:durableId="873542062">
    <w:abstractNumId w:val="13"/>
  </w:num>
  <w:num w:numId="12" w16cid:durableId="249433600">
    <w:abstractNumId w:val="12"/>
  </w:num>
  <w:num w:numId="13" w16cid:durableId="685327569">
    <w:abstractNumId w:val="19"/>
  </w:num>
  <w:num w:numId="14" w16cid:durableId="1186822165">
    <w:abstractNumId w:val="1"/>
  </w:num>
  <w:num w:numId="15" w16cid:durableId="1119841335">
    <w:abstractNumId w:val="24"/>
  </w:num>
  <w:num w:numId="16" w16cid:durableId="1881621723">
    <w:abstractNumId w:val="11"/>
  </w:num>
  <w:num w:numId="17" w16cid:durableId="2079159509">
    <w:abstractNumId w:val="33"/>
  </w:num>
  <w:num w:numId="18" w16cid:durableId="1743215398">
    <w:abstractNumId w:val="6"/>
  </w:num>
  <w:num w:numId="19" w16cid:durableId="2136942080">
    <w:abstractNumId w:val="15"/>
  </w:num>
  <w:num w:numId="20" w16cid:durableId="441733372">
    <w:abstractNumId w:val="28"/>
  </w:num>
  <w:num w:numId="21" w16cid:durableId="1185821674">
    <w:abstractNumId w:val="20"/>
  </w:num>
  <w:num w:numId="22" w16cid:durableId="887184463">
    <w:abstractNumId w:val="35"/>
  </w:num>
  <w:num w:numId="23" w16cid:durableId="1542326219">
    <w:abstractNumId w:val="29"/>
  </w:num>
  <w:num w:numId="24" w16cid:durableId="1070495306">
    <w:abstractNumId w:val="16"/>
  </w:num>
  <w:num w:numId="25" w16cid:durableId="1303732227">
    <w:abstractNumId w:val="34"/>
  </w:num>
  <w:num w:numId="26" w16cid:durableId="484471250">
    <w:abstractNumId w:val="17"/>
  </w:num>
  <w:num w:numId="27" w16cid:durableId="1201866640">
    <w:abstractNumId w:val="5"/>
  </w:num>
  <w:num w:numId="28" w16cid:durableId="488789903">
    <w:abstractNumId w:val="25"/>
  </w:num>
  <w:num w:numId="29" w16cid:durableId="1208370997">
    <w:abstractNumId w:val="22"/>
  </w:num>
  <w:num w:numId="30" w16cid:durableId="1972399644">
    <w:abstractNumId w:val="8"/>
  </w:num>
  <w:num w:numId="31" w16cid:durableId="110321048">
    <w:abstractNumId w:val="30"/>
  </w:num>
  <w:num w:numId="32" w16cid:durableId="1972321171">
    <w:abstractNumId w:val="18"/>
  </w:num>
  <w:num w:numId="33" w16cid:durableId="272833384">
    <w:abstractNumId w:val="14"/>
  </w:num>
  <w:num w:numId="34" w16cid:durableId="2053186859">
    <w:abstractNumId w:val="10"/>
  </w:num>
  <w:num w:numId="35" w16cid:durableId="1970278597">
    <w:abstractNumId w:val="7"/>
  </w:num>
  <w:num w:numId="36" w16cid:durableId="597954309">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k Bråthen">
    <w15:presenceInfo w15:providerId="AD" w15:userId="S::FRANK.BRATHEN@helsedir.no::07f85329-80ba-4a67-a1e0-28b69ed045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34F"/>
    <w:rsid w:val="000000D0"/>
    <w:rsid w:val="0000055F"/>
    <w:rsid w:val="00000FB0"/>
    <w:rsid w:val="00001031"/>
    <w:rsid w:val="00001A0E"/>
    <w:rsid w:val="00001AD6"/>
    <w:rsid w:val="0000256E"/>
    <w:rsid w:val="00002962"/>
    <w:rsid w:val="00002A33"/>
    <w:rsid w:val="0000316E"/>
    <w:rsid w:val="00004026"/>
    <w:rsid w:val="000047E0"/>
    <w:rsid w:val="00004AD5"/>
    <w:rsid w:val="0000607F"/>
    <w:rsid w:val="00006E1C"/>
    <w:rsid w:val="000109A1"/>
    <w:rsid w:val="000109EE"/>
    <w:rsid w:val="00010F21"/>
    <w:rsid w:val="000116EB"/>
    <w:rsid w:val="00012131"/>
    <w:rsid w:val="00012387"/>
    <w:rsid w:val="00013E20"/>
    <w:rsid w:val="000140D4"/>
    <w:rsid w:val="000141C5"/>
    <w:rsid w:val="00014E98"/>
    <w:rsid w:val="000151DA"/>
    <w:rsid w:val="00015765"/>
    <w:rsid w:val="0001690E"/>
    <w:rsid w:val="00016AE6"/>
    <w:rsid w:val="00016B31"/>
    <w:rsid w:val="0001714C"/>
    <w:rsid w:val="00017424"/>
    <w:rsid w:val="000178D5"/>
    <w:rsid w:val="00017EC1"/>
    <w:rsid w:val="000205FA"/>
    <w:rsid w:val="00020D19"/>
    <w:rsid w:val="0002291E"/>
    <w:rsid w:val="000239F3"/>
    <w:rsid w:val="00023ABC"/>
    <w:rsid w:val="000240D8"/>
    <w:rsid w:val="000248AB"/>
    <w:rsid w:val="000249F0"/>
    <w:rsid w:val="00025BAF"/>
    <w:rsid w:val="0002604B"/>
    <w:rsid w:val="00026BAD"/>
    <w:rsid w:val="00026D0B"/>
    <w:rsid w:val="00026E81"/>
    <w:rsid w:val="00027BC3"/>
    <w:rsid w:val="000300C4"/>
    <w:rsid w:val="000305CB"/>
    <w:rsid w:val="00030ACE"/>
    <w:rsid w:val="00030C34"/>
    <w:rsid w:val="00032C56"/>
    <w:rsid w:val="00032F17"/>
    <w:rsid w:val="000335B2"/>
    <w:rsid w:val="00034686"/>
    <w:rsid w:val="000362FB"/>
    <w:rsid w:val="00036464"/>
    <w:rsid w:val="0003658F"/>
    <w:rsid w:val="000365FB"/>
    <w:rsid w:val="00036BF8"/>
    <w:rsid w:val="00036EBB"/>
    <w:rsid w:val="00037465"/>
    <w:rsid w:val="000377DE"/>
    <w:rsid w:val="00037E00"/>
    <w:rsid w:val="000400ED"/>
    <w:rsid w:val="0004013A"/>
    <w:rsid w:val="0004014E"/>
    <w:rsid w:val="00040E13"/>
    <w:rsid w:val="000412D0"/>
    <w:rsid w:val="00041C7F"/>
    <w:rsid w:val="00042050"/>
    <w:rsid w:val="0004240A"/>
    <w:rsid w:val="00042E63"/>
    <w:rsid w:val="00043A45"/>
    <w:rsid w:val="00043F97"/>
    <w:rsid w:val="000448F8"/>
    <w:rsid w:val="00044A43"/>
    <w:rsid w:val="00044C7E"/>
    <w:rsid w:val="00045C85"/>
    <w:rsid w:val="00046D10"/>
    <w:rsid w:val="000502C5"/>
    <w:rsid w:val="00050A7B"/>
    <w:rsid w:val="00051644"/>
    <w:rsid w:val="00052106"/>
    <w:rsid w:val="0005231D"/>
    <w:rsid w:val="000533F9"/>
    <w:rsid w:val="00053542"/>
    <w:rsid w:val="00053B09"/>
    <w:rsid w:val="0005500D"/>
    <w:rsid w:val="00057542"/>
    <w:rsid w:val="00060B7F"/>
    <w:rsid w:val="0006103B"/>
    <w:rsid w:val="00061654"/>
    <w:rsid w:val="00061A49"/>
    <w:rsid w:val="000639BA"/>
    <w:rsid w:val="0006452B"/>
    <w:rsid w:val="00064B65"/>
    <w:rsid w:val="00064DA3"/>
    <w:rsid w:val="000656FA"/>
    <w:rsid w:val="00065E7D"/>
    <w:rsid w:val="0006675A"/>
    <w:rsid w:val="000667FD"/>
    <w:rsid w:val="00067F66"/>
    <w:rsid w:val="0007026B"/>
    <w:rsid w:val="000705B2"/>
    <w:rsid w:val="00071055"/>
    <w:rsid w:val="00071344"/>
    <w:rsid w:val="000716C6"/>
    <w:rsid w:val="000721BE"/>
    <w:rsid w:val="0007248E"/>
    <w:rsid w:val="000739B3"/>
    <w:rsid w:val="00073C21"/>
    <w:rsid w:val="0007456E"/>
    <w:rsid w:val="00074F07"/>
    <w:rsid w:val="0007517B"/>
    <w:rsid w:val="0007578B"/>
    <w:rsid w:val="00075B24"/>
    <w:rsid w:val="0007649F"/>
    <w:rsid w:val="00076A4D"/>
    <w:rsid w:val="000774D1"/>
    <w:rsid w:val="00077670"/>
    <w:rsid w:val="00077747"/>
    <w:rsid w:val="00077FAD"/>
    <w:rsid w:val="00080BF0"/>
    <w:rsid w:val="00080E02"/>
    <w:rsid w:val="00081B4C"/>
    <w:rsid w:val="00081EC4"/>
    <w:rsid w:val="00081FCD"/>
    <w:rsid w:val="00082213"/>
    <w:rsid w:val="00082680"/>
    <w:rsid w:val="000826BD"/>
    <w:rsid w:val="00083294"/>
    <w:rsid w:val="00084AB7"/>
    <w:rsid w:val="00084D62"/>
    <w:rsid w:val="00085691"/>
    <w:rsid w:val="0008580A"/>
    <w:rsid w:val="00085AF6"/>
    <w:rsid w:val="00085F01"/>
    <w:rsid w:val="0008611F"/>
    <w:rsid w:val="0008617A"/>
    <w:rsid w:val="00086182"/>
    <w:rsid w:val="000901C3"/>
    <w:rsid w:val="00091A87"/>
    <w:rsid w:val="00091F13"/>
    <w:rsid w:val="00092418"/>
    <w:rsid w:val="00092501"/>
    <w:rsid w:val="00092578"/>
    <w:rsid w:val="0009257E"/>
    <w:rsid w:val="00092BEE"/>
    <w:rsid w:val="00092CFA"/>
    <w:rsid w:val="00095340"/>
    <w:rsid w:val="000965F8"/>
    <w:rsid w:val="00096D94"/>
    <w:rsid w:val="00097C53"/>
    <w:rsid w:val="000A0478"/>
    <w:rsid w:val="000A16F3"/>
    <w:rsid w:val="000A22B5"/>
    <w:rsid w:val="000A2EE5"/>
    <w:rsid w:val="000A3139"/>
    <w:rsid w:val="000A35E2"/>
    <w:rsid w:val="000A3D87"/>
    <w:rsid w:val="000A45DB"/>
    <w:rsid w:val="000A5654"/>
    <w:rsid w:val="000A57A7"/>
    <w:rsid w:val="000A5F1A"/>
    <w:rsid w:val="000A6406"/>
    <w:rsid w:val="000A6492"/>
    <w:rsid w:val="000A70D3"/>
    <w:rsid w:val="000A79DA"/>
    <w:rsid w:val="000A7C92"/>
    <w:rsid w:val="000B0626"/>
    <w:rsid w:val="000B0999"/>
    <w:rsid w:val="000B0D58"/>
    <w:rsid w:val="000B0F4A"/>
    <w:rsid w:val="000B15E8"/>
    <w:rsid w:val="000B17AC"/>
    <w:rsid w:val="000B1E23"/>
    <w:rsid w:val="000B2674"/>
    <w:rsid w:val="000B353E"/>
    <w:rsid w:val="000B38A5"/>
    <w:rsid w:val="000B43BE"/>
    <w:rsid w:val="000B4E9E"/>
    <w:rsid w:val="000B4F89"/>
    <w:rsid w:val="000B5ED6"/>
    <w:rsid w:val="000B629C"/>
    <w:rsid w:val="000B69A6"/>
    <w:rsid w:val="000B6D22"/>
    <w:rsid w:val="000B7305"/>
    <w:rsid w:val="000C1078"/>
    <w:rsid w:val="000C1B9A"/>
    <w:rsid w:val="000C1D1B"/>
    <w:rsid w:val="000C38E2"/>
    <w:rsid w:val="000C4A9E"/>
    <w:rsid w:val="000C4B7E"/>
    <w:rsid w:val="000C4CFC"/>
    <w:rsid w:val="000C5052"/>
    <w:rsid w:val="000C542C"/>
    <w:rsid w:val="000C6628"/>
    <w:rsid w:val="000D09EC"/>
    <w:rsid w:val="000D0E93"/>
    <w:rsid w:val="000D11E1"/>
    <w:rsid w:val="000D12C9"/>
    <w:rsid w:val="000D1DB8"/>
    <w:rsid w:val="000D24FD"/>
    <w:rsid w:val="000D2BF5"/>
    <w:rsid w:val="000D2E85"/>
    <w:rsid w:val="000D2F21"/>
    <w:rsid w:val="000D373C"/>
    <w:rsid w:val="000D37C1"/>
    <w:rsid w:val="000D5E07"/>
    <w:rsid w:val="000D6EEF"/>
    <w:rsid w:val="000D72D8"/>
    <w:rsid w:val="000D7628"/>
    <w:rsid w:val="000D77D8"/>
    <w:rsid w:val="000D7923"/>
    <w:rsid w:val="000D7A1B"/>
    <w:rsid w:val="000E02DA"/>
    <w:rsid w:val="000E1506"/>
    <w:rsid w:val="000E1626"/>
    <w:rsid w:val="000E17B9"/>
    <w:rsid w:val="000E1903"/>
    <w:rsid w:val="000E2922"/>
    <w:rsid w:val="000E2C47"/>
    <w:rsid w:val="000E3313"/>
    <w:rsid w:val="000E3C19"/>
    <w:rsid w:val="000E3DED"/>
    <w:rsid w:val="000E3FC2"/>
    <w:rsid w:val="000E414F"/>
    <w:rsid w:val="000E4C1B"/>
    <w:rsid w:val="000E60D4"/>
    <w:rsid w:val="000E643A"/>
    <w:rsid w:val="000E694C"/>
    <w:rsid w:val="000E759F"/>
    <w:rsid w:val="000E773C"/>
    <w:rsid w:val="000F08B5"/>
    <w:rsid w:val="000F0983"/>
    <w:rsid w:val="000F09DC"/>
    <w:rsid w:val="000F09ED"/>
    <w:rsid w:val="000F1115"/>
    <w:rsid w:val="000F17C3"/>
    <w:rsid w:val="000F1D8E"/>
    <w:rsid w:val="000F1EBD"/>
    <w:rsid w:val="000F2730"/>
    <w:rsid w:val="000F27DF"/>
    <w:rsid w:val="000F353F"/>
    <w:rsid w:val="000F4C7D"/>
    <w:rsid w:val="000F50F5"/>
    <w:rsid w:val="000F53A0"/>
    <w:rsid w:val="000F56DF"/>
    <w:rsid w:val="000F677F"/>
    <w:rsid w:val="000F6E5E"/>
    <w:rsid w:val="000F7656"/>
    <w:rsid w:val="00101A5E"/>
    <w:rsid w:val="00101E7D"/>
    <w:rsid w:val="001020F5"/>
    <w:rsid w:val="00102B48"/>
    <w:rsid w:val="001031A4"/>
    <w:rsid w:val="0010403C"/>
    <w:rsid w:val="00104090"/>
    <w:rsid w:val="00107628"/>
    <w:rsid w:val="00107A53"/>
    <w:rsid w:val="00107E31"/>
    <w:rsid w:val="00110F1B"/>
    <w:rsid w:val="00111BE2"/>
    <w:rsid w:val="00112076"/>
    <w:rsid w:val="00112B16"/>
    <w:rsid w:val="00112DA7"/>
    <w:rsid w:val="001137F5"/>
    <w:rsid w:val="00114018"/>
    <w:rsid w:val="00114064"/>
    <w:rsid w:val="0011421C"/>
    <w:rsid w:val="00114453"/>
    <w:rsid w:val="001147ED"/>
    <w:rsid w:val="00114995"/>
    <w:rsid w:val="00115586"/>
    <w:rsid w:val="00115B1D"/>
    <w:rsid w:val="00115BAA"/>
    <w:rsid w:val="00115F3D"/>
    <w:rsid w:val="001162EE"/>
    <w:rsid w:val="00116E33"/>
    <w:rsid w:val="001171C3"/>
    <w:rsid w:val="001172B2"/>
    <w:rsid w:val="00117A9A"/>
    <w:rsid w:val="00117AE2"/>
    <w:rsid w:val="001207D3"/>
    <w:rsid w:val="001209E2"/>
    <w:rsid w:val="001214E0"/>
    <w:rsid w:val="00121752"/>
    <w:rsid w:val="00121C8B"/>
    <w:rsid w:val="00121D99"/>
    <w:rsid w:val="00121E78"/>
    <w:rsid w:val="001221AD"/>
    <w:rsid w:val="00122741"/>
    <w:rsid w:val="001237E4"/>
    <w:rsid w:val="00123A9B"/>
    <w:rsid w:val="00123C87"/>
    <w:rsid w:val="00123F1C"/>
    <w:rsid w:val="00124E06"/>
    <w:rsid w:val="00126AE3"/>
    <w:rsid w:val="001271DC"/>
    <w:rsid w:val="0012738E"/>
    <w:rsid w:val="001275DC"/>
    <w:rsid w:val="00130741"/>
    <w:rsid w:val="00130789"/>
    <w:rsid w:val="00131445"/>
    <w:rsid w:val="001318D8"/>
    <w:rsid w:val="00133633"/>
    <w:rsid w:val="00134062"/>
    <w:rsid w:val="001340A6"/>
    <w:rsid w:val="00134202"/>
    <w:rsid w:val="00134497"/>
    <w:rsid w:val="00134946"/>
    <w:rsid w:val="00134AF2"/>
    <w:rsid w:val="00134B02"/>
    <w:rsid w:val="00134B59"/>
    <w:rsid w:val="0013540F"/>
    <w:rsid w:val="00135675"/>
    <w:rsid w:val="00135A57"/>
    <w:rsid w:val="001364E7"/>
    <w:rsid w:val="00136562"/>
    <w:rsid w:val="00137269"/>
    <w:rsid w:val="00137661"/>
    <w:rsid w:val="00137BDD"/>
    <w:rsid w:val="00137DD7"/>
    <w:rsid w:val="00140266"/>
    <w:rsid w:val="00140895"/>
    <w:rsid w:val="001411E6"/>
    <w:rsid w:val="00141594"/>
    <w:rsid w:val="00141630"/>
    <w:rsid w:val="00141A4D"/>
    <w:rsid w:val="00141D5E"/>
    <w:rsid w:val="001425F4"/>
    <w:rsid w:val="001427E7"/>
    <w:rsid w:val="0014290D"/>
    <w:rsid w:val="001431F2"/>
    <w:rsid w:val="00143BA1"/>
    <w:rsid w:val="00143BF5"/>
    <w:rsid w:val="00145767"/>
    <w:rsid w:val="00146719"/>
    <w:rsid w:val="0014677D"/>
    <w:rsid w:val="0014722B"/>
    <w:rsid w:val="001472B8"/>
    <w:rsid w:val="0014784B"/>
    <w:rsid w:val="001504CE"/>
    <w:rsid w:val="00150696"/>
    <w:rsid w:val="0015078F"/>
    <w:rsid w:val="00151367"/>
    <w:rsid w:val="001514A0"/>
    <w:rsid w:val="00151A4B"/>
    <w:rsid w:val="00151CCC"/>
    <w:rsid w:val="00151E50"/>
    <w:rsid w:val="001529D6"/>
    <w:rsid w:val="00152C11"/>
    <w:rsid w:val="00152F6F"/>
    <w:rsid w:val="00153020"/>
    <w:rsid w:val="0015318C"/>
    <w:rsid w:val="00153BBE"/>
    <w:rsid w:val="001547ED"/>
    <w:rsid w:val="00154D9C"/>
    <w:rsid w:val="00155451"/>
    <w:rsid w:val="001559B8"/>
    <w:rsid w:val="001559CD"/>
    <w:rsid w:val="00155B2F"/>
    <w:rsid w:val="00155FF9"/>
    <w:rsid w:val="00156140"/>
    <w:rsid w:val="0015652E"/>
    <w:rsid w:val="0015700F"/>
    <w:rsid w:val="00157B74"/>
    <w:rsid w:val="00157DEF"/>
    <w:rsid w:val="00157F4A"/>
    <w:rsid w:val="00160F7A"/>
    <w:rsid w:val="00161293"/>
    <w:rsid w:val="001614BD"/>
    <w:rsid w:val="001619B5"/>
    <w:rsid w:val="00161BC1"/>
    <w:rsid w:val="00162BB5"/>
    <w:rsid w:val="00162C6B"/>
    <w:rsid w:val="00162FEE"/>
    <w:rsid w:val="00164967"/>
    <w:rsid w:val="001658A0"/>
    <w:rsid w:val="00165AAC"/>
    <w:rsid w:val="00166546"/>
    <w:rsid w:val="00166589"/>
    <w:rsid w:val="0017011C"/>
    <w:rsid w:val="0017031D"/>
    <w:rsid w:val="00170900"/>
    <w:rsid w:val="00170B3C"/>
    <w:rsid w:val="001740C9"/>
    <w:rsid w:val="00174FFA"/>
    <w:rsid w:val="00175657"/>
    <w:rsid w:val="001757E4"/>
    <w:rsid w:val="00175C67"/>
    <w:rsid w:val="00176101"/>
    <w:rsid w:val="00177231"/>
    <w:rsid w:val="00177537"/>
    <w:rsid w:val="00177C3D"/>
    <w:rsid w:val="00177E72"/>
    <w:rsid w:val="00180351"/>
    <w:rsid w:val="00180E35"/>
    <w:rsid w:val="00180FE3"/>
    <w:rsid w:val="001812B1"/>
    <w:rsid w:val="001813EA"/>
    <w:rsid w:val="00183117"/>
    <w:rsid w:val="00183860"/>
    <w:rsid w:val="00183A96"/>
    <w:rsid w:val="00183A9B"/>
    <w:rsid w:val="00183E22"/>
    <w:rsid w:val="001841DB"/>
    <w:rsid w:val="001843AE"/>
    <w:rsid w:val="00184A50"/>
    <w:rsid w:val="001856E7"/>
    <w:rsid w:val="00185F80"/>
    <w:rsid w:val="00186333"/>
    <w:rsid w:val="00187821"/>
    <w:rsid w:val="00187B33"/>
    <w:rsid w:val="001909BC"/>
    <w:rsid w:val="0019135A"/>
    <w:rsid w:val="00191524"/>
    <w:rsid w:val="001920BA"/>
    <w:rsid w:val="001922CE"/>
    <w:rsid w:val="00192669"/>
    <w:rsid w:val="00192A9D"/>
    <w:rsid w:val="00192C26"/>
    <w:rsid w:val="00192DD1"/>
    <w:rsid w:val="00192F86"/>
    <w:rsid w:val="00193916"/>
    <w:rsid w:val="00194AD3"/>
    <w:rsid w:val="00194BDC"/>
    <w:rsid w:val="001953FC"/>
    <w:rsid w:val="00197251"/>
    <w:rsid w:val="00197EB9"/>
    <w:rsid w:val="001A0C05"/>
    <w:rsid w:val="001A0C7B"/>
    <w:rsid w:val="001A0E63"/>
    <w:rsid w:val="001A0EB6"/>
    <w:rsid w:val="001A10F6"/>
    <w:rsid w:val="001A1A54"/>
    <w:rsid w:val="001A2C77"/>
    <w:rsid w:val="001A2DFA"/>
    <w:rsid w:val="001A2E4F"/>
    <w:rsid w:val="001A42D5"/>
    <w:rsid w:val="001A45C3"/>
    <w:rsid w:val="001A4DFA"/>
    <w:rsid w:val="001A4FD8"/>
    <w:rsid w:val="001A51D8"/>
    <w:rsid w:val="001A5297"/>
    <w:rsid w:val="001A5872"/>
    <w:rsid w:val="001A6443"/>
    <w:rsid w:val="001A74E7"/>
    <w:rsid w:val="001A7633"/>
    <w:rsid w:val="001A7D45"/>
    <w:rsid w:val="001B0782"/>
    <w:rsid w:val="001B1985"/>
    <w:rsid w:val="001B1D4F"/>
    <w:rsid w:val="001B1F50"/>
    <w:rsid w:val="001B226E"/>
    <w:rsid w:val="001B22FA"/>
    <w:rsid w:val="001B27EF"/>
    <w:rsid w:val="001B32E6"/>
    <w:rsid w:val="001B3375"/>
    <w:rsid w:val="001B367F"/>
    <w:rsid w:val="001B3A35"/>
    <w:rsid w:val="001B3A39"/>
    <w:rsid w:val="001B47EA"/>
    <w:rsid w:val="001B48B3"/>
    <w:rsid w:val="001B5C57"/>
    <w:rsid w:val="001B5DB0"/>
    <w:rsid w:val="001B6805"/>
    <w:rsid w:val="001C0FB2"/>
    <w:rsid w:val="001C2BC0"/>
    <w:rsid w:val="001C30D7"/>
    <w:rsid w:val="001C390B"/>
    <w:rsid w:val="001C3DFE"/>
    <w:rsid w:val="001C4682"/>
    <w:rsid w:val="001C540E"/>
    <w:rsid w:val="001C5908"/>
    <w:rsid w:val="001C5BCD"/>
    <w:rsid w:val="001C6829"/>
    <w:rsid w:val="001C70A1"/>
    <w:rsid w:val="001C71D6"/>
    <w:rsid w:val="001D0093"/>
    <w:rsid w:val="001D0097"/>
    <w:rsid w:val="001D0358"/>
    <w:rsid w:val="001D0C44"/>
    <w:rsid w:val="001D1862"/>
    <w:rsid w:val="001D1935"/>
    <w:rsid w:val="001D1FAA"/>
    <w:rsid w:val="001D1FE1"/>
    <w:rsid w:val="001D2C1A"/>
    <w:rsid w:val="001D2C8B"/>
    <w:rsid w:val="001D38D7"/>
    <w:rsid w:val="001D3EA2"/>
    <w:rsid w:val="001D46F4"/>
    <w:rsid w:val="001D4C52"/>
    <w:rsid w:val="001D4C6A"/>
    <w:rsid w:val="001D4DEA"/>
    <w:rsid w:val="001D5467"/>
    <w:rsid w:val="001D5C7C"/>
    <w:rsid w:val="001D5E05"/>
    <w:rsid w:val="001D6131"/>
    <w:rsid w:val="001D6967"/>
    <w:rsid w:val="001D6CBB"/>
    <w:rsid w:val="001D790A"/>
    <w:rsid w:val="001E05DD"/>
    <w:rsid w:val="001E0B44"/>
    <w:rsid w:val="001E0BAC"/>
    <w:rsid w:val="001E1914"/>
    <w:rsid w:val="001E1A83"/>
    <w:rsid w:val="001E1D05"/>
    <w:rsid w:val="001E1FFB"/>
    <w:rsid w:val="001E24F9"/>
    <w:rsid w:val="001E3008"/>
    <w:rsid w:val="001E3758"/>
    <w:rsid w:val="001E3986"/>
    <w:rsid w:val="001E3A2E"/>
    <w:rsid w:val="001E4B01"/>
    <w:rsid w:val="001E4F7B"/>
    <w:rsid w:val="001E5014"/>
    <w:rsid w:val="001E5587"/>
    <w:rsid w:val="001E71E9"/>
    <w:rsid w:val="001E79A1"/>
    <w:rsid w:val="001F045D"/>
    <w:rsid w:val="001F0ACB"/>
    <w:rsid w:val="001F0B6B"/>
    <w:rsid w:val="001F1888"/>
    <w:rsid w:val="001F1A53"/>
    <w:rsid w:val="001F2747"/>
    <w:rsid w:val="001F318B"/>
    <w:rsid w:val="001F398A"/>
    <w:rsid w:val="001F3FBD"/>
    <w:rsid w:val="001F4C3E"/>
    <w:rsid w:val="001F5740"/>
    <w:rsid w:val="001F6D4F"/>
    <w:rsid w:val="001F72C2"/>
    <w:rsid w:val="001F7482"/>
    <w:rsid w:val="001F7503"/>
    <w:rsid w:val="001F7595"/>
    <w:rsid w:val="001F75CA"/>
    <w:rsid w:val="001F7BE4"/>
    <w:rsid w:val="002001FF"/>
    <w:rsid w:val="00200581"/>
    <w:rsid w:val="00200B3A"/>
    <w:rsid w:val="00200E11"/>
    <w:rsid w:val="00201479"/>
    <w:rsid w:val="002015BE"/>
    <w:rsid w:val="00201EFF"/>
    <w:rsid w:val="00202061"/>
    <w:rsid w:val="00202E48"/>
    <w:rsid w:val="00204978"/>
    <w:rsid w:val="00204ED0"/>
    <w:rsid w:val="00204F85"/>
    <w:rsid w:val="00206866"/>
    <w:rsid w:val="00207E88"/>
    <w:rsid w:val="002102F3"/>
    <w:rsid w:val="00210A4E"/>
    <w:rsid w:val="00210CCC"/>
    <w:rsid w:val="002113D1"/>
    <w:rsid w:val="002117BF"/>
    <w:rsid w:val="002124CF"/>
    <w:rsid w:val="00213E8A"/>
    <w:rsid w:val="00213EF3"/>
    <w:rsid w:val="00215392"/>
    <w:rsid w:val="00215B5A"/>
    <w:rsid w:val="00216C4E"/>
    <w:rsid w:val="002173D5"/>
    <w:rsid w:val="00217CE1"/>
    <w:rsid w:val="00220177"/>
    <w:rsid w:val="002202E5"/>
    <w:rsid w:val="00220F1C"/>
    <w:rsid w:val="002219DE"/>
    <w:rsid w:val="002234F2"/>
    <w:rsid w:val="0022420E"/>
    <w:rsid w:val="00224AD9"/>
    <w:rsid w:val="00224E57"/>
    <w:rsid w:val="002256BF"/>
    <w:rsid w:val="00225BBC"/>
    <w:rsid w:val="002263DE"/>
    <w:rsid w:val="002265BA"/>
    <w:rsid w:val="00226604"/>
    <w:rsid w:val="00226DDA"/>
    <w:rsid w:val="00227637"/>
    <w:rsid w:val="0022765B"/>
    <w:rsid w:val="00230582"/>
    <w:rsid w:val="00232086"/>
    <w:rsid w:val="00232099"/>
    <w:rsid w:val="00233835"/>
    <w:rsid w:val="00233E1A"/>
    <w:rsid w:val="00233ECB"/>
    <w:rsid w:val="002340A7"/>
    <w:rsid w:val="002342F9"/>
    <w:rsid w:val="00235EEB"/>
    <w:rsid w:val="002365C3"/>
    <w:rsid w:val="0023681B"/>
    <w:rsid w:val="00236CB9"/>
    <w:rsid w:val="00236E13"/>
    <w:rsid w:val="00237078"/>
    <w:rsid w:val="002370DB"/>
    <w:rsid w:val="00240055"/>
    <w:rsid w:val="002402C7"/>
    <w:rsid w:val="0024078D"/>
    <w:rsid w:val="002407D0"/>
    <w:rsid w:val="002407E0"/>
    <w:rsid w:val="00240AB8"/>
    <w:rsid w:val="00240C20"/>
    <w:rsid w:val="00240E03"/>
    <w:rsid w:val="00241AFB"/>
    <w:rsid w:val="00242D48"/>
    <w:rsid w:val="0024340A"/>
    <w:rsid w:val="00243673"/>
    <w:rsid w:val="00243809"/>
    <w:rsid w:val="002438AF"/>
    <w:rsid w:val="002440E3"/>
    <w:rsid w:val="00244430"/>
    <w:rsid w:val="00244779"/>
    <w:rsid w:val="00245307"/>
    <w:rsid w:val="0024536F"/>
    <w:rsid w:val="00245409"/>
    <w:rsid w:val="002460BF"/>
    <w:rsid w:val="00246541"/>
    <w:rsid w:val="00247130"/>
    <w:rsid w:val="002477DF"/>
    <w:rsid w:val="00247E60"/>
    <w:rsid w:val="002502EC"/>
    <w:rsid w:val="00250F3F"/>
    <w:rsid w:val="002513DD"/>
    <w:rsid w:val="00252170"/>
    <w:rsid w:val="00252F1D"/>
    <w:rsid w:val="002534A0"/>
    <w:rsid w:val="0025421C"/>
    <w:rsid w:val="00254413"/>
    <w:rsid w:val="00254491"/>
    <w:rsid w:val="00254B6D"/>
    <w:rsid w:val="00254E7F"/>
    <w:rsid w:val="002563CA"/>
    <w:rsid w:val="00257666"/>
    <w:rsid w:val="00257D49"/>
    <w:rsid w:val="00261495"/>
    <w:rsid w:val="00261E84"/>
    <w:rsid w:val="0026242D"/>
    <w:rsid w:val="002627A8"/>
    <w:rsid w:val="00262973"/>
    <w:rsid w:val="0026336E"/>
    <w:rsid w:val="00263EAF"/>
    <w:rsid w:val="00265047"/>
    <w:rsid w:val="0026538C"/>
    <w:rsid w:val="0026564E"/>
    <w:rsid w:val="00265941"/>
    <w:rsid w:val="00265C0B"/>
    <w:rsid w:val="00265DA6"/>
    <w:rsid w:val="00267A43"/>
    <w:rsid w:val="00267DDD"/>
    <w:rsid w:val="00270153"/>
    <w:rsid w:val="00270570"/>
    <w:rsid w:val="00270A46"/>
    <w:rsid w:val="0027100F"/>
    <w:rsid w:val="00272512"/>
    <w:rsid w:val="00272EFD"/>
    <w:rsid w:val="002738C3"/>
    <w:rsid w:val="002739EF"/>
    <w:rsid w:val="00273A75"/>
    <w:rsid w:val="00273D45"/>
    <w:rsid w:val="0027487C"/>
    <w:rsid w:val="00275DC4"/>
    <w:rsid w:val="00276354"/>
    <w:rsid w:val="00276815"/>
    <w:rsid w:val="00276CEC"/>
    <w:rsid w:val="00277451"/>
    <w:rsid w:val="00277552"/>
    <w:rsid w:val="00280237"/>
    <w:rsid w:val="00280B5F"/>
    <w:rsid w:val="002812E6"/>
    <w:rsid w:val="00281ADA"/>
    <w:rsid w:val="00281B6D"/>
    <w:rsid w:val="002820B7"/>
    <w:rsid w:val="00282659"/>
    <w:rsid w:val="00282AA3"/>
    <w:rsid w:val="00282B88"/>
    <w:rsid w:val="002832D1"/>
    <w:rsid w:val="00283FB9"/>
    <w:rsid w:val="00284677"/>
    <w:rsid w:val="0028484B"/>
    <w:rsid w:val="00284C85"/>
    <w:rsid w:val="00285976"/>
    <w:rsid w:val="00285CAE"/>
    <w:rsid w:val="00286885"/>
    <w:rsid w:val="00286B13"/>
    <w:rsid w:val="00286B9A"/>
    <w:rsid w:val="002871BD"/>
    <w:rsid w:val="00287F36"/>
    <w:rsid w:val="00287FB4"/>
    <w:rsid w:val="00290D8D"/>
    <w:rsid w:val="002913FB"/>
    <w:rsid w:val="00292156"/>
    <w:rsid w:val="00292CDB"/>
    <w:rsid w:val="00293AC8"/>
    <w:rsid w:val="00294089"/>
    <w:rsid w:val="0029413F"/>
    <w:rsid w:val="0029449E"/>
    <w:rsid w:val="0029459B"/>
    <w:rsid w:val="00295678"/>
    <w:rsid w:val="0029592F"/>
    <w:rsid w:val="00295BC1"/>
    <w:rsid w:val="00295C30"/>
    <w:rsid w:val="00296206"/>
    <w:rsid w:val="00297180"/>
    <w:rsid w:val="00297A23"/>
    <w:rsid w:val="002A02FF"/>
    <w:rsid w:val="002A08F8"/>
    <w:rsid w:val="002A0ACD"/>
    <w:rsid w:val="002A0B39"/>
    <w:rsid w:val="002A114B"/>
    <w:rsid w:val="002A133B"/>
    <w:rsid w:val="002A1E92"/>
    <w:rsid w:val="002A2068"/>
    <w:rsid w:val="002A23FF"/>
    <w:rsid w:val="002A2B22"/>
    <w:rsid w:val="002A336E"/>
    <w:rsid w:val="002A36B1"/>
    <w:rsid w:val="002A449C"/>
    <w:rsid w:val="002A47F8"/>
    <w:rsid w:val="002A48AB"/>
    <w:rsid w:val="002A58E8"/>
    <w:rsid w:val="002A62A9"/>
    <w:rsid w:val="002A643B"/>
    <w:rsid w:val="002A6567"/>
    <w:rsid w:val="002A7503"/>
    <w:rsid w:val="002A7687"/>
    <w:rsid w:val="002B013F"/>
    <w:rsid w:val="002B0EF8"/>
    <w:rsid w:val="002B110A"/>
    <w:rsid w:val="002B1731"/>
    <w:rsid w:val="002B2176"/>
    <w:rsid w:val="002B2FB0"/>
    <w:rsid w:val="002B3919"/>
    <w:rsid w:val="002B4017"/>
    <w:rsid w:val="002B494E"/>
    <w:rsid w:val="002B4A95"/>
    <w:rsid w:val="002B6104"/>
    <w:rsid w:val="002B77FA"/>
    <w:rsid w:val="002C09FC"/>
    <w:rsid w:val="002C2819"/>
    <w:rsid w:val="002C2DBE"/>
    <w:rsid w:val="002C3075"/>
    <w:rsid w:val="002C31BC"/>
    <w:rsid w:val="002C3678"/>
    <w:rsid w:val="002C4389"/>
    <w:rsid w:val="002C4748"/>
    <w:rsid w:val="002C50E0"/>
    <w:rsid w:val="002C52F0"/>
    <w:rsid w:val="002C543C"/>
    <w:rsid w:val="002C623C"/>
    <w:rsid w:val="002C6450"/>
    <w:rsid w:val="002C750A"/>
    <w:rsid w:val="002C7A3A"/>
    <w:rsid w:val="002D0528"/>
    <w:rsid w:val="002D134B"/>
    <w:rsid w:val="002D1D51"/>
    <w:rsid w:val="002D2D8A"/>
    <w:rsid w:val="002D3308"/>
    <w:rsid w:val="002D360F"/>
    <w:rsid w:val="002D39A0"/>
    <w:rsid w:val="002D3F12"/>
    <w:rsid w:val="002D52E3"/>
    <w:rsid w:val="002D69F0"/>
    <w:rsid w:val="002D74D7"/>
    <w:rsid w:val="002D7E71"/>
    <w:rsid w:val="002E06C2"/>
    <w:rsid w:val="002E21A3"/>
    <w:rsid w:val="002E292D"/>
    <w:rsid w:val="002E2C16"/>
    <w:rsid w:val="002E3888"/>
    <w:rsid w:val="002E4AD9"/>
    <w:rsid w:val="002E51E9"/>
    <w:rsid w:val="002E7289"/>
    <w:rsid w:val="002E7D10"/>
    <w:rsid w:val="002F0B05"/>
    <w:rsid w:val="002F0D95"/>
    <w:rsid w:val="002F12E2"/>
    <w:rsid w:val="002F1470"/>
    <w:rsid w:val="002F1F57"/>
    <w:rsid w:val="002F2AEC"/>
    <w:rsid w:val="002F2D94"/>
    <w:rsid w:val="002F34C8"/>
    <w:rsid w:val="002F34D7"/>
    <w:rsid w:val="002F414F"/>
    <w:rsid w:val="002F4637"/>
    <w:rsid w:val="002F48A3"/>
    <w:rsid w:val="002F4E41"/>
    <w:rsid w:val="002F4ECD"/>
    <w:rsid w:val="002F538F"/>
    <w:rsid w:val="002F581F"/>
    <w:rsid w:val="002F5842"/>
    <w:rsid w:val="002F5A2B"/>
    <w:rsid w:val="002F624A"/>
    <w:rsid w:val="002F67F4"/>
    <w:rsid w:val="002F6A7A"/>
    <w:rsid w:val="00300746"/>
    <w:rsid w:val="00302922"/>
    <w:rsid w:val="00302ACC"/>
    <w:rsid w:val="00302F6F"/>
    <w:rsid w:val="00303335"/>
    <w:rsid w:val="00303999"/>
    <w:rsid w:val="00303A88"/>
    <w:rsid w:val="00304323"/>
    <w:rsid w:val="00305C02"/>
    <w:rsid w:val="00305C4B"/>
    <w:rsid w:val="00307091"/>
    <w:rsid w:val="003072E3"/>
    <w:rsid w:val="003074E8"/>
    <w:rsid w:val="00310024"/>
    <w:rsid w:val="003101F2"/>
    <w:rsid w:val="00310296"/>
    <w:rsid w:val="003104E2"/>
    <w:rsid w:val="00310721"/>
    <w:rsid w:val="0031080F"/>
    <w:rsid w:val="00310975"/>
    <w:rsid w:val="00311C7B"/>
    <w:rsid w:val="00311D58"/>
    <w:rsid w:val="00311E2B"/>
    <w:rsid w:val="003127B6"/>
    <w:rsid w:val="0031330E"/>
    <w:rsid w:val="00313D57"/>
    <w:rsid w:val="00313DB9"/>
    <w:rsid w:val="00313F2C"/>
    <w:rsid w:val="00314C4B"/>
    <w:rsid w:val="00314EBE"/>
    <w:rsid w:val="00314FC9"/>
    <w:rsid w:val="00315487"/>
    <w:rsid w:val="00315641"/>
    <w:rsid w:val="00315801"/>
    <w:rsid w:val="003171CD"/>
    <w:rsid w:val="00320976"/>
    <w:rsid w:val="003218D8"/>
    <w:rsid w:val="00322018"/>
    <w:rsid w:val="003224C4"/>
    <w:rsid w:val="00322C89"/>
    <w:rsid w:val="0032355B"/>
    <w:rsid w:val="00324207"/>
    <w:rsid w:val="003245CF"/>
    <w:rsid w:val="0032534D"/>
    <w:rsid w:val="00326093"/>
    <w:rsid w:val="0032666E"/>
    <w:rsid w:val="00326BC8"/>
    <w:rsid w:val="003271C0"/>
    <w:rsid w:val="003278F8"/>
    <w:rsid w:val="00327B52"/>
    <w:rsid w:val="00327DBC"/>
    <w:rsid w:val="003305F6"/>
    <w:rsid w:val="00330BD4"/>
    <w:rsid w:val="0033224E"/>
    <w:rsid w:val="003336A7"/>
    <w:rsid w:val="003336C5"/>
    <w:rsid w:val="003338E5"/>
    <w:rsid w:val="00333ADD"/>
    <w:rsid w:val="00333EEB"/>
    <w:rsid w:val="003340DE"/>
    <w:rsid w:val="003346A6"/>
    <w:rsid w:val="00334916"/>
    <w:rsid w:val="00336641"/>
    <w:rsid w:val="00336C3F"/>
    <w:rsid w:val="0033764A"/>
    <w:rsid w:val="00340100"/>
    <w:rsid w:val="003406DA"/>
    <w:rsid w:val="003407F1"/>
    <w:rsid w:val="0034085A"/>
    <w:rsid w:val="00340987"/>
    <w:rsid w:val="0034161E"/>
    <w:rsid w:val="00341AB6"/>
    <w:rsid w:val="00341FEB"/>
    <w:rsid w:val="00342846"/>
    <w:rsid w:val="00342DFB"/>
    <w:rsid w:val="00344368"/>
    <w:rsid w:val="00344B28"/>
    <w:rsid w:val="00344EB8"/>
    <w:rsid w:val="003450C8"/>
    <w:rsid w:val="00345917"/>
    <w:rsid w:val="00346172"/>
    <w:rsid w:val="003461CC"/>
    <w:rsid w:val="00346351"/>
    <w:rsid w:val="00346916"/>
    <w:rsid w:val="00346F8E"/>
    <w:rsid w:val="003471C5"/>
    <w:rsid w:val="003500F0"/>
    <w:rsid w:val="0035048F"/>
    <w:rsid w:val="00350714"/>
    <w:rsid w:val="0035090D"/>
    <w:rsid w:val="00350A88"/>
    <w:rsid w:val="0035126D"/>
    <w:rsid w:val="00351882"/>
    <w:rsid w:val="00351D00"/>
    <w:rsid w:val="003523DD"/>
    <w:rsid w:val="00353A20"/>
    <w:rsid w:val="00355393"/>
    <w:rsid w:val="00355D5E"/>
    <w:rsid w:val="003561F5"/>
    <w:rsid w:val="0035664D"/>
    <w:rsid w:val="00356A5A"/>
    <w:rsid w:val="003572C5"/>
    <w:rsid w:val="0036082C"/>
    <w:rsid w:val="00360843"/>
    <w:rsid w:val="00360BC5"/>
    <w:rsid w:val="0036146F"/>
    <w:rsid w:val="00361A2F"/>
    <w:rsid w:val="00361B4E"/>
    <w:rsid w:val="00362758"/>
    <w:rsid w:val="003630EA"/>
    <w:rsid w:val="0036377E"/>
    <w:rsid w:val="00363839"/>
    <w:rsid w:val="00363CFA"/>
    <w:rsid w:val="00364100"/>
    <w:rsid w:val="00364313"/>
    <w:rsid w:val="003644A9"/>
    <w:rsid w:val="00364A5A"/>
    <w:rsid w:val="00365078"/>
    <w:rsid w:val="00365724"/>
    <w:rsid w:val="0036582D"/>
    <w:rsid w:val="00365B4F"/>
    <w:rsid w:val="00366131"/>
    <w:rsid w:val="003667B1"/>
    <w:rsid w:val="00366A07"/>
    <w:rsid w:val="00366FF5"/>
    <w:rsid w:val="00370BAE"/>
    <w:rsid w:val="0037144B"/>
    <w:rsid w:val="00371584"/>
    <w:rsid w:val="00371707"/>
    <w:rsid w:val="00371B42"/>
    <w:rsid w:val="00371D60"/>
    <w:rsid w:val="00371FD5"/>
    <w:rsid w:val="0037278E"/>
    <w:rsid w:val="003743B4"/>
    <w:rsid w:val="00374545"/>
    <w:rsid w:val="00374DCD"/>
    <w:rsid w:val="0037521F"/>
    <w:rsid w:val="00375E48"/>
    <w:rsid w:val="00376B35"/>
    <w:rsid w:val="00376D4D"/>
    <w:rsid w:val="003771BA"/>
    <w:rsid w:val="00377DFA"/>
    <w:rsid w:val="003800D6"/>
    <w:rsid w:val="003803AA"/>
    <w:rsid w:val="00380454"/>
    <w:rsid w:val="003804BF"/>
    <w:rsid w:val="003804C5"/>
    <w:rsid w:val="00383292"/>
    <w:rsid w:val="00383BA8"/>
    <w:rsid w:val="00384CD3"/>
    <w:rsid w:val="00384E81"/>
    <w:rsid w:val="0038598F"/>
    <w:rsid w:val="00385BA2"/>
    <w:rsid w:val="0038607C"/>
    <w:rsid w:val="003863B2"/>
    <w:rsid w:val="003875D5"/>
    <w:rsid w:val="003876CB"/>
    <w:rsid w:val="003876E3"/>
    <w:rsid w:val="00387C7E"/>
    <w:rsid w:val="00387D4E"/>
    <w:rsid w:val="003903A3"/>
    <w:rsid w:val="00390730"/>
    <w:rsid w:val="0039084D"/>
    <w:rsid w:val="003913E0"/>
    <w:rsid w:val="00391CC4"/>
    <w:rsid w:val="003922A6"/>
    <w:rsid w:val="00392454"/>
    <w:rsid w:val="00392C29"/>
    <w:rsid w:val="00393644"/>
    <w:rsid w:val="003937E9"/>
    <w:rsid w:val="00393DBC"/>
    <w:rsid w:val="003950B2"/>
    <w:rsid w:val="00395789"/>
    <w:rsid w:val="00395914"/>
    <w:rsid w:val="00396395"/>
    <w:rsid w:val="00397233"/>
    <w:rsid w:val="00397391"/>
    <w:rsid w:val="00397974"/>
    <w:rsid w:val="003979B8"/>
    <w:rsid w:val="00397EB0"/>
    <w:rsid w:val="003A03CA"/>
    <w:rsid w:val="003A0C4A"/>
    <w:rsid w:val="003A0FB4"/>
    <w:rsid w:val="003A2761"/>
    <w:rsid w:val="003A2D54"/>
    <w:rsid w:val="003A475E"/>
    <w:rsid w:val="003A52BF"/>
    <w:rsid w:val="003A5A8C"/>
    <w:rsid w:val="003A6365"/>
    <w:rsid w:val="003A75AE"/>
    <w:rsid w:val="003A7932"/>
    <w:rsid w:val="003A7AC9"/>
    <w:rsid w:val="003B02A5"/>
    <w:rsid w:val="003B03BA"/>
    <w:rsid w:val="003B1213"/>
    <w:rsid w:val="003B16A2"/>
    <w:rsid w:val="003B1F4B"/>
    <w:rsid w:val="003B247E"/>
    <w:rsid w:val="003B280A"/>
    <w:rsid w:val="003B2916"/>
    <w:rsid w:val="003B31EE"/>
    <w:rsid w:val="003B38EA"/>
    <w:rsid w:val="003B5509"/>
    <w:rsid w:val="003B5667"/>
    <w:rsid w:val="003C0094"/>
    <w:rsid w:val="003C04BA"/>
    <w:rsid w:val="003C04F8"/>
    <w:rsid w:val="003C0839"/>
    <w:rsid w:val="003C0EE0"/>
    <w:rsid w:val="003C0F45"/>
    <w:rsid w:val="003C0FC4"/>
    <w:rsid w:val="003C2028"/>
    <w:rsid w:val="003C2735"/>
    <w:rsid w:val="003C27CA"/>
    <w:rsid w:val="003C362D"/>
    <w:rsid w:val="003C36CB"/>
    <w:rsid w:val="003C38B3"/>
    <w:rsid w:val="003C3FF3"/>
    <w:rsid w:val="003C4DA4"/>
    <w:rsid w:val="003C4FFC"/>
    <w:rsid w:val="003C533C"/>
    <w:rsid w:val="003C62B4"/>
    <w:rsid w:val="003C6979"/>
    <w:rsid w:val="003C782D"/>
    <w:rsid w:val="003D01B7"/>
    <w:rsid w:val="003D02A6"/>
    <w:rsid w:val="003D1198"/>
    <w:rsid w:val="003D11D2"/>
    <w:rsid w:val="003D18ED"/>
    <w:rsid w:val="003D24F0"/>
    <w:rsid w:val="003D26CB"/>
    <w:rsid w:val="003D2A22"/>
    <w:rsid w:val="003D2D8E"/>
    <w:rsid w:val="003D5477"/>
    <w:rsid w:val="003D56D1"/>
    <w:rsid w:val="003D5D90"/>
    <w:rsid w:val="003D5DC9"/>
    <w:rsid w:val="003D6CCC"/>
    <w:rsid w:val="003D776E"/>
    <w:rsid w:val="003D79E6"/>
    <w:rsid w:val="003E084A"/>
    <w:rsid w:val="003E0D92"/>
    <w:rsid w:val="003E0E19"/>
    <w:rsid w:val="003E0F0E"/>
    <w:rsid w:val="003E12A4"/>
    <w:rsid w:val="003E1414"/>
    <w:rsid w:val="003E14F2"/>
    <w:rsid w:val="003E228C"/>
    <w:rsid w:val="003E253D"/>
    <w:rsid w:val="003E2660"/>
    <w:rsid w:val="003E3743"/>
    <w:rsid w:val="003E3957"/>
    <w:rsid w:val="003E40DF"/>
    <w:rsid w:val="003E47E6"/>
    <w:rsid w:val="003E5CD2"/>
    <w:rsid w:val="003E7481"/>
    <w:rsid w:val="003E77CE"/>
    <w:rsid w:val="003E7C21"/>
    <w:rsid w:val="003E7D97"/>
    <w:rsid w:val="003F1186"/>
    <w:rsid w:val="003F186A"/>
    <w:rsid w:val="003F2605"/>
    <w:rsid w:val="003F2B71"/>
    <w:rsid w:val="003F3108"/>
    <w:rsid w:val="003F3277"/>
    <w:rsid w:val="003F3408"/>
    <w:rsid w:val="003F343A"/>
    <w:rsid w:val="003F4472"/>
    <w:rsid w:val="003F4911"/>
    <w:rsid w:val="003F5520"/>
    <w:rsid w:val="003F6437"/>
    <w:rsid w:val="003F65FF"/>
    <w:rsid w:val="003F665E"/>
    <w:rsid w:val="003F7B1C"/>
    <w:rsid w:val="003F7ED6"/>
    <w:rsid w:val="00400397"/>
    <w:rsid w:val="0040047D"/>
    <w:rsid w:val="004006ED"/>
    <w:rsid w:val="0040107E"/>
    <w:rsid w:val="00401546"/>
    <w:rsid w:val="00401BF6"/>
    <w:rsid w:val="00401F4C"/>
    <w:rsid w:val="00402219"/>
    <w:rsid w:val="004024B6"/>
    <w:rsid w:val="00402F3B"/>
    <w:rsid w:val="00403971"/>
    <w:rsid w:val="0040472F"/>
    <w:rsid w:val="004047AE"/>
    <w:rsid w:val="00404D9C"/>
    <w:rsid w:val="00405380"/>
    <w:rsid w:val="00405488"/>
    <w:rsid w:val="004057BC"/>
    <w:rsid w:val="00405E4A"/>
    <w:rsid w:val="00406B12"/>
    <w:rsid w:val="00406D00"/>
    <w:rsid w:val="00407316"/>
    <w:rsid w:val="004079CF"/>
    <w:rsid w:val="00410DA2"/>
    <w:rsid w:val="0041202A"/>
    <w:rsid w:val="00412359"/>
    <w:rsid w:val="004124FC"/>
    <w:rsid w:val="00412512"/>
    <w:rsid w:val="0041349F"/>
    <w:rsid w:val="00413FB2"/>
    <w:rsid w:val="004142B6"/>
    <w:rsid w:val="004148D1"/>
    <w:rsid w:val="00414A66"/>
    <w:rsid w:val="0041524B"/>
    <w:rsid w:val="0041527E"/>
    <w:rsid w:val="00415643"/>
    <w:rsid w:val="00416559"/>
    <w:rsid w:val="0041730E"/>
    <w:rsid w:val="0041756F"/>
    <w:rsid w:val="00417DE8"/>
    <w:rsid w:val="00420BC2"/>
    <w:rsid w:val="00421573"/>
    <w:rsid w:val="004216BB"/>
    <w:rsid w:val="00422021"/>
    <w:rsid w:val="004222B5"/>
    <w:rsid w:val="004223D0"/>
    <w:rsid w:val="0042310C"/>
    <w:rsid w:val="00423617"/>
    <w:rsid w:val="0042371D"/>
    <w:rsid w:val="004240FD"/>
    <w:rsid w:val="00424892"/>
    <w:rsid w:val="00424EF3"/>
    <w:rsid w:val="00425871"/>
    <w:rsid w:val="00425FFA"/>
    <w:rsid w:val="0042633D"/>
    <w:rsid w:val="004269DD"/>
    <w:rsid w:val="00427120"/>
    <w:rsid w:val="00430A70"/>
    <w:rsid w:val="00430AAA"/>
    <w:rsid w:val="00430CE4"/>
    <w:rsid w:val="004311BB"/>
    <w:rsid w:val="004316DD"/>
    <w:rsid w:val="004319B4"/>
    <w:rsid w:val="00431B40"/>
    <w:rsid w:val="004326CD"/>
    <w:rsid w:val="0043342F"/>
    <w:rsid w:val="004351C7"/>
    <w:rsid w:val="00435C20"/>
    <w:rsid w:val="0043617F"/>
    <w:rsid w:val="00436264"/>
    <w:rsid w:val="0043654D"/>
    <w:rsid w:val="00436796"/>
    <w:rsid w:val="00436BBE"/>
    <w:rsid w:val="00436D05"/>
    <w:rsid w:val="00437030"/>
    <w:rsid w:val="00437595"/>
    <w:rsid w:val="00441270"/>
    <w:rsid w:val="004416CE"/>
    <w:rsid w:val="004421BD"/>
    <w:rsid w:val="004431C4"/>
    <w:rsid w:val="004434A1"/>
    <w:rsid w:val="004446BC"/>
    <w:rsid w:val="00444AB5"/>
    <w:rsid w:val="00446560"/>
    <w:rsid w:val="00446799"/>
    <w:rsid w:val="0044694F"/>
    <w:rsid w:val="004470D4"/>
    <w:rsid w:val="0044731E"/>
    <w:rsid w:val="00447693"/>
    <w:rsid w:val="00447F4A"/>
    <w:rsid w:val="00450175"/>
    <w:rsid w:val="004503AE"/>
    <w:rsid w:val="00451190"/>
    <w:rsid w:val="00451310"/>
    <w:rsid w:val="00451D19"/>
    <w:rsid w:val="00451EA7"/>
    <w:rsid w:val="0045370C"/>
    <w:rsid w:val="0045424A"/>
    <w:rsid w:val="00454BA8"/>
    <w:rsid w:val="00454DC3"/>
    <w:rsid w:val="004551FC"/>
    <w:rsid w:val="004554CB"/>
    <w:rsid w:val="00455C61"/>
    <w:rsid w:val="0045608E"/>
    <w:rsid w:val="00456150"/>
    <w:rsid w:val="0045619B"/>
    <w:rsid w:val="00456263"/>
    <w:rsid w:val="00456468"/>
    <w:rsid w:val="00456721"/>
    <w:rsid w:val="00456C31"/>
    <w:rsid w:val="00456F12"/>
    <w:rsid w:val="00457954"/>
    <w:rsid w:val="00457986"/>
    <w:rsid w:val="00457A64"/>
    <w:rsid w:val="00457B9E"/>
    <w:rsid w:val="00457D6F"/>
    <w:rsid w:val="00460357"/>
    <w:rsid w:val="00460C77"/>
    <w:rsid w:val="00460CE1"/>
    <w:rsid w:val="00461146"/>
    <w:rsid w:val="00461202"/>
    <w:rsid w:val="00461707"/>
    <w:rsid w:val="00461AA6"/>
    <w:rsid w:val="00461E40"/>
    <w:rsid w:val="0046266C"/>
    <w:rsid w:val="004628E3"/>
    <w:rsid w:val="004629D5"/>
    <w:rsid w:val="00462AC9"/>
    <w:rsid w:val="004630A5"/>
    <w:rsid w:val="00463BFF"/>
    <w:rsid w:val="00464260"/>
    <w:rsid w:val="0046452A"/>
    <w:rsid w:val="00464594"/>
    <w:rsid w:val="00464F08"/>
    <w:rsid w:val="004651A3"/>
    <w:rsid w:val="0046547A"/>
    <w:rsid w:val="00465D16"/>
    <w:rsid w:val="00465D93"/>
    <w:rsid w:val="004660AE"/>
    <w:rsid w:val="00466346"/>
    <w:rsid w:val="004663E9"/>
    <w:rsid w:val="00466A32"/>
    <w:rsid w:val="00467528"/>
    <w:rsid w:val="00467DD6"/>
    <w:rsid w:val="00470DBC"/>
    <w:rsid w:val="004711D6"/>
    <w:rsid w:val="00471DC0"/>
    <w:rsid w:val="00471DFD"/>
    <w:rsid w:val="00471E7D"/>
    <w:rsid w:val="00471E86"/>
    <w:rsid w:val="004730CD"/>
    <w:rsid w:val="004733CC"/>
    <w:rsid w:val="00473606"/>
    <w:rsid w:val="00473B82"/>
    <w:rsid w:val="0047436A"/>
    <w:rsid w:val="00474A7F"/>
    <w:rsid w:val="00474E70"/>
    <w:rsid w:val="0047536C"/>
    <w:rsid w:val="004763E5"/>
    <w:rsid w:val="004765E3"/>
    <w:rsid w:val="00476B72"/>
    <w:rsid w:val="00477724"/>
    <w:rsid w:val="00477EAB"/>
    <w:rsid w:val="004803C0"/>
    <w:rsid w:val="00481B91"/>
    <w:rsid w:val="00481F21"/>
    <w:rsid w:val="00483710"/>
    <w:rsid w:val="00483BF5"/>
    <w:rsid w:val="00484595"/>
    <w:rsid w:val="004852BF"/>
    <w:rsid w:val="004852E1"/>
    <w:rsid w:val="0048579E"/>
    <w:rsid w:val="004857BB"/>
    <w:rsid w:val="00485ACD"/>
    <w:rsid w:val="004860A7"/>
    <w:rsid w:val="0048660F"/>
    <w:rsid w:val="004866E9"/>
    <w:rsid w:val="00486CBC"/>
    <w:rsid w:val="00486E15"/>
    <w:rsid w:val="00486F6B"/>
    <w:rsid w:val="00487E83"/>
    <w:rsid w:val="00490993"/>
    <w:rsid w:val="00490E0B"/>
    <w:rsid w:val="00490EA3"/>
    <w:rsid w:val="00490FA5"/>
    <w:rsid w:val="0049142B"/>
    <w:rsid w:val="00491578"/>
    <w:rsid w:val="00492BA3"/>
    <w:rsid w:val="004932C9"/>
    <w:rsid w:val="00493BB1"/>
    <w:rsid w:val="0049415E"/>
    <w:rsid w:val="004949ED"/>
    <w:rsid w:val="00495993"/>
    <w:rsid w:val="00495F66"/>
    <w:rsid w:val="0049649F"/>
    <w:rsid w:val="00496DEA"/>
    <w:rsid w:val="00497E8D"/>
    <w:rsid w:val="004A0940"/>
    <w:rsid w:val="004A1B6A"/>
    <w:rsid w:val="004A25AA"/>
    <w:rsid w:val="004A36D9"/>
    <w:rsid w:val="004A441B"/>
    <w:rsid w:val="004A4E1C"/>
    <w:rsid w:val="004A54AF"/>
    <w:rsid w:val="004A5572"/>
    <w:rsid w:val="004A6119"/>
    <w:rsid w:val="004A62BC"/>
    <w:rsid w:val="004A7B0B"/>
    <w:rsid w:val="004B020D"/>
    <w:rsid w:val="004B18D1"/>
    <w:rsid w:val="004B3B6E"/>
    <w:rsid w:val="004B4713"/>
    <w:rsid w:val="004B4771"/>
    <w:rsid w:val="004B5DBE"/>
    <w:rsid w:val="004B6027"/>
    <w:rsid w:val="004B60ED"/>
    <w:rsid w:val="004B69B3"/>
    <w:rsid w:val="004B7125"/>
    <w:rsid w:val="004B738D"/>
    <w:rsid w:val="004B761C"/>
    <w:rsid w:val="004B79BA"/>
    <w:rsid w:val="004C065E"/>
    <w:rsid w:val="004C0829"/>
    <w:rsid w:val="004C10F2"/>
    <w:rsid w:val="004C1F9B"/>
    <w:rsid w:val="004C2841"/>
    <w:rsid w:val="004C2B9E"/>
    <w:rsid w:val="004C2C3E"/>
    <w:rsid w:val="004C30E9"/>
    <w:rsid w:val="004C41E7"/>
    <w:rsid w:val="004C4917"/>
    <w:rsid w:val="004C4E8E"/>
    <w:rsid w:val="004C4FBD"/>
    <w:rsid w:val="004C50ED"/>
    <w:rsid w:val="004C5536"/>
    <w:rsid w:val="004C6512"/>
    <w:rsid w:val="004C79FD"/>
    <w:rsid w:val="004D0430"/>
    <w:rsid w:val="004D06D9"/>
    <w:rsid w:val="004D086B"/>
    <w:rsid w:val="004D153D"/>
    <w:rsid w:val="004D164C"/>
    <w:rsid w:val="004D26C7"/>
    <w:rsid w:val="004D2A2D"/>
    <w:rsid w:val="004D2B71"/>
    <w:rsid w:val="004D34A6"/>
    <w:rsid w:val="004D3687"/>
    <w:rsid w:val="004D3C18"/>
    <w:rsid w:val="004D3EE4"/>
    <w:rsid w:val="004D4913"/>
    <w:rsid w:val="004D4D88"/>
    <w:rsid w:val="004D5097"/>
    <w:rsid w:val="004D542C"/>
    <w:rsid w:val="004D5B69"/>
    <w:rsid w:val="004D5D50"/>
    <w:rsid w:val="004D5DE4"/>
    <w:rsid w:val="004D6202"/>
    <w:rsid w:val="004D6DA7"/>
    <w:rsid w:val="004D79EF"/>
    <w:rsid w:val="004E02D0"/>
    <w:rsid w:val="004E0DAC"/>
    <w:rsid w:val="004E325B"/>
    <w:rsid w:val="004E3C99"/>
    <w:rsid w:val="004E4100"/>
    <w:rsid w:val="004E60CB"/>
    <w:rsid w:val="004E68B6"/>
    <w:rsid w:val="004E7BD6"/>
    <w:rsid w:val="004EBC2A"/>
    <w:rsid w:val="004F0DAA"/>
    <w:rsid w:val="004F0DE2"/>
    <w:rsid w:val="004F1128"/>
    <w:rsid w:val="004F1552"/>
    <w:rsid w:val="004F26EA"/>
    <w:rsid w:val="004F2792"/>
    <w:rsid w:val="004F2826"/>
    <w:rsid w:val="004F3446"/>
    <w:rsid w:val="004F3708"/>
    <w:rsid w:val="004F3BF8"/>
    <w:rsid w:val="004F4094"/>
    <w:rsid w:val="004F40B3"/>
    <w:rsid w:val="004F4624"/>
    <w:rsid w:val="004F5095"/>
    <w:rsid w:val="004F5EEF"/>
    <w:rsid w:val="004F5F71"/>
    <w:rsid w:val="004F661D"/>
    <w:rsid w:val="004F7E00"/>
    <w:rsid w:val="00500B04"/>
    <w:rsid w:val="005011F8"/>
    <w:rsid w:val="00501A3A"/>
    <w:rsid w:val="0050208B"/>
    <w:rsid w:val="00502144"/>
    <w:rsid w:val="00502692"/>
    <w:rsid w:val="005027DD"/>
    <w:rsid w:val="005028F1"/>
    <w:rsid w:val="0050294D"/>
    <w:rsid w:val="00502FE0"/>
    <w:rsid w:val="005036E3"/>
    <w:rsid w:val="00503977"/>
    <w:rsid w:val="00503986"/>
    <w:rsid w:val="0050451A"/>
    <w:rsid w:val="00504D8B"/>
    <w:rsid w:val="00504FAB"/>
    <w:rsid w:val="00504FF5"/>
    <w:rsid w:val="00505A64"/>
    <w:rsid w:val="00505CEB"/>
    <w:rsid w:val="005061F0"/>
    <w:rsid w:val="00506AFF"/>
    <w:rsid w:val="00507135"/>
    <w:rsid w:val="005074D5"/>
    <w:rsid w:val="0050768C"/>
    <w:rsid w:val="00507921"/>
    <w:rsid w:val="00507B87"/>
    <w:rsid w:val="00507BE8"/>
    <w:rsid w:val="0051022D"/>
    <w:rsid w:val="005108BF"/>
    <w:rsid w:val="00510DC8"/>
    <w:rsid w:val="00511325"/>
    <w:rsid w:val="00511330"/>
    <w:rsid w:val="005116D2"/>
    <w:rsid w:val="00511C73"/>
    <w:rsid w:val="00512907"/>
    <w:rsid w:val="00512962"/>
    <w:rsid w:val="00512FB2"/>
    <w:rsid w:val="00513274"/>
    <w:rsid w:val="00513EFE"/>
    <w:rsid w:val="00514D90"/>
    <w:rsid w:val="00515960"/>
    <w:rsid w:val="00515C69"/>
    <w:rsid w:val="00515D0C"/>
    <w:rsid w:val="005165D3"/>
    <w:rsid w:val="00516842"/>
    <w:rsid w:val="00516CE3"/>
    <w:rsid w:val="00516FB9"/>
    <w:rsid w:val="0051719B"/>
    <w:rsid w:val="00517D1F"/>
    <w:rsid w:val="00520CA8"/>
    <w:rsid w:val="00521890"/>
    <w:rsid w:val="00521D10"/>
    <w:rsid w:val="00521E79"/>
    <w:rsid w:val="00522E2F"/>
    <w:rsid w:val="00523018"/>
    <w:rsid w:val="00523043"/>
    <w:rsid w:val="005235F7"/>
    <w:rsid w:val="00523855"/>
    <w:rsid w:val="005246F9"/>
    <w:rsid w:val="00524FF3"/>
    <w:rsid w:val="00525E8D"/>
    <w:rsid w:val="00525F76"/>
    <w:rsid w:val="00526B90"/>
    <w:rsid w:val="005275A6"/>
    <w:rsid w:val="00527AA7"/>
    <w:rsid w:val="00527DCC"/>
    <w:rsid w:val="00527ED6"/>
    <w:rsid w:val="00527F5D"/>
    <w:rsid w:val="005316C6"/>
    <w:rsid w:val="00531955"/>
    <w:rsid w:val="00531CAD"/>
    <w:rsid w:val="0053229D"/>
    <w:rsid w:val="005335F4"/>
    <w:rsid w:val="00533D1E"/>
    <w:rsid w:val="005344A3"/>
    <w:rsid w:val="0053463B"/>
    <w:rsid w:val="00535DE4"/>
    <w:rsid w:val="00536116"/>
    <w:rsid w:val="0053620E"/>
    <w:rsid w:val="00536DD8"/>
    <w:rsid w:val="005372B8"/>
    <w:rsid w:val="005403CE"/>
    <w:rsid w:val="00540862"/>
    <w:rsid w:val="00540C3D"/>
    <w:rsid w:val="0054104A"/>
    <w:rsid w:val="005411E4"/>
    <w:rsid w:val="0054141A"/>
    <w:rsid w:val="0054178C"/>
    <w:rsid w:val="00541DF7"/>
    <w:rsid w:val="00541EFF"/>
    <w:rsid w:val="00542246"/>
    <w:rsid w:val="00542482"/>
    <w:rsid w:val="00542762"/>
    <w:rsid w:val="00542950"/>
    <w:rsid w:val="0054299B"/>
    <w:rsid w:val="005429AD"/>
    <w:rsid w:val="00545622"/>
    <w:rsid w:val="00545A28"/>
    <w:rsid w:val="00545F36"/>
    <w:rsid w:val="00546278"/>
    <w:rsid w:val="0054645B"/>
    <w:rsid w:val="00546F7B"/>
    <w:rsid w:val="00547C29"/>
    <w:rsid w:val="00547FFD"/>
    <w:rsid w:val="00550245"/>
    <w:rsid w:val="00550A8E"/>
    <w:rsid w:val="00552063"/>
    <w:rsid w:val="00552066"/>
    <w:rsid w:val="0055254A"/>
    <w:rsid w:val="005527D1"/>
    <w:rsid w:val="005528C1"/>
    <w:rsid w:val="00552A11"/>
    <w:rsid w:val="005537CA"/>
    <w:rsid w:val="005537F9"/>
    <w:rsid w:val="00553D84"/>
    <w:rsid w:val="00553E69"/>
    <w:rsid w:val="00554344"/>
    <w:rsid w:val="005550C1"/>
    <w:rsid w:val="00555337"/>
    <w:rsid w:val="005554F8"/>
    <w:rsid w:val="00555ACF"/>
    <w:rsid w:val="00555EF3"/>
    <w:rsid w:val="005571F7"/>
    <w:rsid w:val="005573F4"/>
    <w:rsid w:val="00557570"/>
    <w:rsid w:val="00560C3C"/>
    <w:rsid w:val="0056109E"/>
    <w:rsid w:val="0056118F"/>
    <w:rsid w:val="00561534"/>
    <w:rsid w:val="00561BD3"/>
    <w:rsid w:val="00561E10"/>
    <w:rsid w:val="00561F0F"/>
    <w:rsid w:val="00562DBC"/>
    <w:rsid w:val="00563275"/>
    <w:rsid w:val="00563889"/>
    <w:rsid w:val="00563A06"/>
    <w:rsid w:val="005653AE"/>
    <w:rsid w:val="0056543C"/>
    <w:rsid w:val="005655AF"/>
    <w:rsid w:val="005655DC"/>
    <w:rsid w:val="00565611"/>
    <w:rsid w:val="005657E3"/>
    <w:rsid w:val="00565BFF"/>
    <w:rsid w:val="00565F8D"/>
    <w:rsid w:val="00566CDA"/>
    <w:rsid w:val="00566FEE"/>
    <w:rsid w:val="00567A23"/>
    <w:rsid w:val="00567AAD"/>
    <w:rsid w:val="005700EF"/>
    <w:rsid w:val="005726C5"/>
    <w:rsid w:val="00572A9D"/>
    <w:rsid w:val="005730E7"/>
    <w:rsid w:val="0057444E"/>
    <w:rsid w:val="00575559"/>
    <w:rsid w:val="00577589"/>
    <w:rsid w:val="00577DF6"/>
    <w:rsid w:val="005807E9"/>
    <w:rsid w:val="0058080A"/>
    <w:rsid w:val="00580AC9"/>
    <w:rsid w:val="00580B8D"/>
    <w:rsid w:val="005817FB"/>
    <w:rsid w:val="00581C66"/>
    <w:rsid w:val="0058213C"/>
    <w:rsid w:val="00582591"/>
    <w:rsid w:val="00582810"/>
    <w:rsid w:val="00582A37"/>
    <w:rsid w:val="00583076"/>
    <w:rsid w:val="00583245"/>
    <w:rsid w:val="0058358C"/>
    <w:rsid w:val="005838D0"/>
    <w:rsid w:val="00584B1F"/>
    <w:rsid w:val="00586659"/>
    <w:rsid w:val="0058753A"/>
    <w:rsid w:val="00587552"/>
    <w:rsid w:val="00587D29"/>
    <w:rsid w:val="00590755"/>
    <w:rsid w:val="00590DFB"/>
    <w:rsid w:val="005914C9"/>
    <w:rsid w:val="00591950"/>
    <w:rsid w:val="00591FF2"/>
    <w:rsid w:val="00592454"/>
    <w:rsid w:val="00592569"/>
    <w:rsid w:val="00592742"/>
    <w:rsid w:val="00592840"/>
    <w:rsid w:val="00592CAE"/>
    <w:rsid w:val="005933E8"/>
    <w:rsid w:val="0059391A"/>
    <w:rsid w:val="00593AF1"/>
    <w:rsid w:val="00593D4D"/>
    <w:rsid w:val="00593E85"/>
    <w:rsid w:val="005941AB"/>
    <w:rsid w:val="005942AB"/>
    <w:rsid w:val="00594530"/>
    <w:rsid w:val="005949F4"/>
    <w:rsid w:val="0059537B"/>
    <w:rsid w:val="005954CA"/>
    <w:rsid w:val="00596881"/>
    <w:rsid w:val="00597126"/>
    <w:rsid w:val="00597362"/>
    <w:rsid w:val="005979C2"/>
    <w:rsid w:val="005A060F"/>
    <w:rsid w:val="005A09C5"/>
    <w:rsid w:val="005A106C"/>
    <w:rsid w:val="005A10B9"/>
    <w:rsid w:val="005A11AA"/>
    <w:rsid w:val="005A12B4"/>
    <w:rsid w:val="005A1453"/>
    <w:rsid w:val="005A1B12"/>
    <w:rsid w:val="005A3474"/>
    <w:rsid w:val="005A362C"/>
    <w:rsid w:val="005A36E7"/>
    <w:rsid w:val="005A43AA"/>
    <w:rsid w:val="005A44E2"/>
    <w:rsid w:val="005A48BE"/>
    <w:rsid w:val="005A51CB"/>
    <w:rsid w:val="005A5825"/>
    <w:rsid w:val="005A622D"/>
    <w:rsid w:val="005A6810"/>
    <w:rsid w:val="005A69A1"/>
    <w:rsid w:val="005A6D21"/>
    <w:rsid w:val="005A7362"/>
    <w:rsid w:val="005A7D0F"/>
    <w:rsid w:val="005B056E"/>
    <w:rsid w:val="005B0786"/>
    <w:rsid w:val="005B0DD6"/>
    <w:rsid w:val="005B0EA7"/>
    <w:rsid w:val="005B13A0"/>
    <w:rsid w:val="005B1601"/>
    <w:rsid w:val="005B2788"/>
    <w:rsid w:val="005B2AF7"/>
    <w:rsid w:val="005B348F"/>
    <w:rsid w:val="005B3533"/>
    <w:rsid w:val="005B3C85"/>
    <w:rsid w:val="005B3DAB"/>
    <w:rsid w:val="005B4CA9"/>
    <w:rsid w:val="005B60FB"/>
    <w:rsid w:val="005B64AC"/>
    <w:rsid w:val="005B70EC"/>
    <w:rsid w:val="005B73C4"/>
    <w:rsid w:val="005B741B"/>
    <w:rsid w:val="005B7771"/>
    <w:rsid w:val="005B7868"/>
    <w:rsid w:val="005B7CE2"/>
    <w:rsid w:val="005C0253"/>
    <w:rsid w:val="005C1859"/>
    <w:rsid w:val="005C1F1C"/>
    <w:rsid w:val="005C27BE"/>
    <w:rsid w:val="005C2B4D"/>
    <w:rsid w:val="005C41AC"/>
    <w:rsid w:val="005C42AB"/>
    <w:rsid w:val="005C4515"/>
    <w:rsid w:val="005C4522"/>
    <w:rsid w:val="005C47DA"/>
    <w:rsid w:val="005C50A1"/>
    <w:rsid w:val="005C50F4"/>
    <w:rsid w:val="005C52C3"/>
    <w:rsid w:val="005C5770"/>
    <w:rsid w:val="005C68AC"/>
    <w:rsid w:val="005C6D5E"/>
    <w:rsid w:val="005D0CD4"/>
    <w:rsid w:val="005D0E9B"/>
    <w:rsid w:val="005D1A2D"/>
    <w:rsid w:val="005D2BB0"/>
    <w:rsid w:val="005D3404"/>
    <w:rsid w:val="005D5757"/>
    <w:rsid w:val="005D57F9"/>
    <w:rsid w:val="005D63D4"/>
    <w:rsid w:val="005D662C"/>
    <w:rsid w:val="005D7084"/>
    <w:rsid w:val="005D71C9"/>
    <w:rsid w:val="005D75D6"/>
    <w:rsid w:val="005D77D8"/>
    <w:rsid w:val="005D7D83"/>
    <w:rsid w:val="005E02F6"/>
    <w:rsid w:val="005E07B7"/>
    <w:rsid w:val="005E0BB6"/>
    <w:rsid w:val="005E12A9"/>
    <w:rsid w:val="005E135F"/>
    <w:rsid w:val="005E18C3"/>
    <w:rsid w:val="005E2B65"/>
    <w:rsid w:val="005E3476"/>
    <w:rsid w:val="005E3692"/>
    <w:rsid w:val="005E50D8"/>
    <w:rsid w:val="005E532A"/>
    <w:rsid w:val="005E5387"/>
    <w:rsid w:val="005E596A"/>
    <w:rsid w:val="005E5D51"/>
    <w:rsid w:val="005E6B0B"/>
    <w:rsid w:val="005E6FB0"/>
    <w:rsid w:val="005E79D3"/>
    <w:rsid w:val="005E7FDD"/>
    <w:rsid w:val="005F036B"/>
    <w:rsid w:val="005F09ED"/>
    <w:rsid w:val="005F0F20"/>
    <w:rsid w:val="005F0F5B"/>
    <w:rsid w:val="005F12C6"/>
    <w:rsid w:val="005F1650"/>
    <w:rsid w:val="005F176D"/>
    <w:rsid w:val="005F1BBA"/>
    <w:rsid w:val="005F3062"/>
    <w:rsid w:val="005F3813"/>
    <w:rsid w:val="005F4513"/>
    <w:rsid w:val="005F45EF"/>
    <w:rsid w:val="005F461B"/>
    <w:rsid w:val="005F54A3"/>
    <w:rsid w:val="005F558C"/>
    <w:rsid w:val="005F6189"/>
    <w:rsid w:val="005F69BD"/>
    <w:rsid w:val="005F7502"/>
    <w:rsid w:val="005F7B18"/>
    <w:rsid w:val="00602E23"/>
    <w:rsid w:val="006032EB"/>
    <w:rsid w:val="00603314"/>
    <w:rsid w:val="00603A18"/>
    <w:rsid w:val="00604C3B"/>
    <w:rsid w:val="00604C86"/>
    <w:rsid w:val="00604CD7"/>
    <w:rsid w:val="006055F2"/>
    <w:rsid w:val="00605E6B"/>
    <w:rsid w:val="006060D4"/>
    <w:rsid w:val="00606216"/>
    <w:rsid w:val="006064C2"/>
    <w:rsid w:val="006068D2"/>
    <w:rsid w:val="00606CF8"/>
    <w:rsid w:val="0060757F"/>
    <w:rsid w:val="006075B7"/>
    <w:rsid w:val="006076BD"/>
    <w:rsid w:val="00607BD1"/>
    <w:rsid w:val="00607CA8"/>
    <w:rsid w:val="00607D07"/>
    <w:rsid w:val="00607EF7"/>
    <w:rsid w:val="006102D5"/>
    <w:rsid w:val="0061174A"/>
    <w:rsid w:val="006123DA"/>
    <w:rsid w:val="006132A7"/>
    <w:rsid w:val="0061383D"/>
    <w:rsid w:val="00614246"/>
    <w:rsid w:val="00614C7C"/>
    <w:rsid w:val="006155B5"/>
    <w:rsid w:val="006159A9"/>
    <w:rsid w:val="00615A86"/>
    <w:rsid w:val="00616191"/>
    <w:rsid w:val="00616B3C"/>
    <w:rsid w:val="00616BBC"/>
    <w:rsid w:val="00616EC8"/>
    <w:rsid w:val="006201F3"/>
    <w:rsid w:val="006216CC"/>
    <w:rsid w:val="006218D1"/>
    <w:rsid w:val="00621FB9"/>
    <w:rsid w:val="00621FCD"/>
    <w:rsid w:val="0062224A"/>
    <w:rsid w:val="00622F8A"/>
    <w:rsid w:val="00623F99"/>
    <w:rsid w:val="006246A1"/>
    <w:rsid w:val="006246A6"/>
    <w:rsid w:val="0062539F"/>
    <w:rsid w:val="00625E8D"/>
    <w:rsid w:val="0062633E"/>
    <w:rsid w:val="0062645E"/>
    <w:rsid w:val="00627D86"/>
    <w:rsid w:val="00630191"/>
    <w:rsid w:val="0063029D"/>
    <w:rsid w:val="00630379"/>
    <w:rsid w:val="00630529"/>
    <w:rsid w:val="00630700"/>
    <w:rsid w:val="00630DD5"/>
    <w:rsid w:val="00631461"/>
    <w:rsid w:val="00631BCA"/>
    <w:rsid w:val="00633B42"/>
    <w:rsid w:val="00633D99"/>
    <w:rsid w:val="00634386"/>
    <w:rsid w:val="00634A88"/>
    <w:rsid w:val="00634C86"/>
    <w:rsid w:val="00634F71"/>
    <w:rsid w:val="00636591"/>
    <w:rsid w:val="00636E39"/>
    <w:rsid w:val="00636F15"/>
    <w:rsid w:val="00640420"/>
    <w:rsid w:val="00640749"/>
    <w:rsid w:val="00640961"/>
    <w:rsid w:val="00640BD9"/>
    <w:rsid w:val="00640CBC"/>
    <w:rsid w:val="00640F1B"/>
    <w:rsid w:val="00641F6A"/>
    <w:rsid w:val="006420BC"/>
    <w:rsid w:val="006427B7"/>
    <w:rsid w:val="00642A59"/>
    <w:rsid w:val="00643383"/>
    <w:rsid w:val="00643565"/>
    <w:rsid w:val="00643D2E"/>
    <w:rsid w:val="00643FBD"/>
    <w:rsid w:val="006440B3"/>
    <w:rsid w:val="00644616"/>
    <w:rsid w:val="006458E9"/>
    <w:rsid w:val="00645D20"/>
    <w:rsid w:val="00645D71"/>
    <w:rsid w:val="00646040"/>
    <w:rsid w:val="006465CA"/>
    <w:rsid w:val="00646614"/>
    <w:rsid w:val="00646C71"/>
    <w:rsid w:val="00646EEE"/>
    <w:rsid w:val="00646F8A"/>
    <w:rsid w:val="0064712C"/>
    <w:rsid w:val="0065092E"/>
    <w:rsid w:val="00650C65"/>
    <w:rsid w:val="006522FA"/>
    <w:rsid w:val="00652F27"/>
    <w:rsid w:val="00653935"/>
    <w:rsid w:val="006544BC"/>
    <w:rsid w:val="00654A71"/>
    <w:rsid w:val="0065527D"/>
    <w:rsid w:val="006559DD"/>
    <w:rsid w:val="00655EAD"/>
    <w:rsid w:val="0065712B"/>
    <w:rsid w:val="006576A8"/>
    <w:rsid w:val="00657E72"/>
    <w:rsid w:val="00660053"/>
    <w:rsid w:val="006608FF"/>
    <w:rsid w:val="006617E1"/>
    <w:rsid w:val="00661DB9"/>
    <w:rsid w:val="0066278D"/>
    <w:rsid w:val="00662B54"/>
    <w:rsid w:val="00662BFA"/>
    <w:rsid w:val="00663898"/>
    <w:rsid w:val="00663B48"/>
    <w:rsid w:val="00664831"/>
    <w:rsid w:val="00665496"/>
    <w:rsid w:val="00665E8B"/>
    <w:rsid w:val="00666A67"/>
    <w:rsid w:val="00667EE5"/>
    <w:rsid w:val="006709CE"/>
    <w:rsid w:val="00670CF8"/>
    <w:rsid w:val="006734FC"/>
    <w:rsid w:val="006737D8"/>
    <w:rsid w:val="00673A52"/>
    <w:rsid w:val="00673AC9"/>
    <w:rsid w:val="00673FF7"/>
    <w:rsid w:val="0067406A"/>
    <w:rsid w:val="00674546"/>
    <w:rsid w:val="00674AE9"/>
    <w:rsid w:val="00675B69"/>
    <w:rsid w:val="00676501"/>
    <w:rsid w:val="0067732F"/>
    <w:rsid w:val="0067766E"/>
    <w:rsid w:val="00677FCD"/>
    <w:rsid w:val="006801FF"/>
    <w:rsid w:val="00680231"/>
    <w:rsid w:val="006808B6"/>
    <w:rsid w:val="00680B64"/>
    <w:rsid w:val="006814D7"/>
    <w:rsid w:val="00681DFC"/>
    <w:rsid w:val="00681EA5"/>
    <w:rsid w:val="0068249D"/>
    <w:rsid w:val="00682640"/>
    <w:rsid w:val="006829C8"/>
    <w:rsid w:val="00682B0C"/>
    <w:rsid w:val="00683223"/>
    <w:rsid w:val="006836C6"/>
    <w:rsid w:val="00683CEC"/>
    <w:rsid w:val="006846D6"/>
    <w:rsid w:val="00684BB1"/>
    <w:rsid w:val="00685543"/>
    <w:rsid w:val="00685DD1"/>
    <w:rsid w:val="0068603B"/>
    <w:rsid w:val="00686599"/>
    <w:rsid w:val="006865F1"/>
    <w:rsid w:val="00690850"/>
    <w:rsid w:val="00691EFC"/>
    <w:rsid w:val="00692138"/>
    <w:rsid w:val="006933C1"/>
    <w:rsid w:val="00694BB1"/>
    <w:rsid w:val="00694E10"/>
    <w:rsid w:val="006950CA"/>
    <w:rsid w:val="00695383"/>
    <w:rsid w:val="00695630"/>
    <w:rsid w:val="00695644"/>
    <w:rsid w:val="00695AB0"/>
    <w:rsid w:val="00696800"/>
    <w:rsid w:val="0069694B"/>
    <w:rsid w:val="0069722B"/>
    <w:rsid w:val="0069748A"/>
    <w:rsid w:val="006976CD"/>
    <w:rsid w:val="006A085F"/>
    <w:rsid w:val="006A1D2C"/>
    <w:rsid w:val="006A2B31"/>
    <w:rsid w:val="006A3340"/>
    <w:rsid w:val="006A3555"/>
    <w:rsid w:val="006A372D"/>
    <w:rsid w:val="006A375D"/>
    <w:rsid w:val="006A3C03"/>
    <w:rsid w:val="006A4506"/>
    <w:rsid w:val="006A4847"/>
    <w:rsid w:val="006A4C62"/>
    <w:rsid w:val="006A54F6"/>
    <w:rsid w:val="006A5B05"/>
    <w:rsid w:val="006A614B"/>
    <w:rsid w:val="006A71C5"/>
    <w:rsid w:val="006A7932"/>
    <w:rsid w:val="006B0BAD"/>
    <w:rsid w:val="006B1029"/>
    <w:rsid w:val="006B11D2"/>
    <w:rsid w:val="006B227D"/>
    <w:rsid w:val="006B2608"/>
    <w:rsid w:val="006B2864"/>
    <w:rsid w:val="006B2B87"/>
    <w:rsid w:val="006B3311"/>
    <w:rsid w:val="006B3348"/>
    <w:rsid w:val="006B4E64"/>
    <w:rsid w:val="006B6A0C"/>
    <w:rsid w:val="006B70EA"/>
    <w:rsid w:val="006B7829"/>
    <w:rsid w:val="006B7D74"/>
    <w:rsid w:val="006C04B5"/>
    <w:rsid w:val="006C0B1B"/>
    <w:rsid w:val="006C0B4A"/>
    <w:rsid w:val="006C0D6E"/>
    <w:rsid w:val="006C12BE"/>
    <w:rsid w:val="006C15AA"/>
    <w:rsid w:val="006C1FE8"/>
    <w:rsid w:val="006C2772"/>
    <w:rsid w:val="006C2FA0"/>
    <w:rsid w:val="006C35B6"/>
    <w:rsid w:val="006C43B4"/>
    <w:rsid w:val="006C57E9"/>
    <w:rsid w:val="006C62ED"/>
    <w:rsid w:val="006C6326"/>
    <w:rsid w:val="006C7323"/>
    <w:rsid w:val="006D2601"/>
    <w:rsid w:val="006D3157"/>
    <w:rsid w:val="006D3693"/>
    <w:rsid w:val="006D3E49"/>
    <w:rsid w:val="006D4B72"/>
    <w:rsid w:val="006D4C0E"/>
    <w:rsid w:val="006D536B"/>
    <w:rsid w:val="006D5E02"/>
    <w:rsid w:val="006D6F8A"/>
    <w:rsid w:val="006D7019"/>
    <w:rsid w:val="006D7246"/>
    <w:rsid w:val="006D742D"/>
    <w:rsid w:val="006D756B"/>
    <w:rsid w:val="006D7752"/>
    <w:rsid w:val="006D7E19"/>
    <w:rsid w:val="006E0572"/>
    <w:rsid w:val="006E15A6"/>
    <w:rsid w:val="006E1982"/>
    <w:rsid w:val="006E1CEE"/>
    <w:rsid w:val="006E1F04"/>
    <w:rsid w:val="006E26BF"/>
    <w:rsid w:val="006E2F3E"/>
    <w:rsid w:val="006E38DA"/>
    <w:rsid w:val="006E44E1"/>
    <w:rsid w:val="006E460D"/>
    <w:rsid w:val="006E46AD"/>
    <w:rsid w:val="006E4714"/>
    <w:rsid w:val="006E53C0"/>
    <w:rsid w:val="006E5696"/>
    <w:rsid w:val="006E5979"/>
    <w:rsid w:val="006E5CD5"/>
    <w:rsid w:val="006E61DF"/>
    <w:rsid w:val="006E6B53"/>
    <w:rsid w:val="006E74AE"/>
    <w:rsid w:val="006E79D0"/>
    <w:rsid w:val="006E7C2F"/>
    <w:rsid w:val="006E7C6D"/>
    <w:rsid w:val="006F0511"/>
    <w:rsid w:val="006F0E0F"/>
    <w:rsid w:val="006F16E7"/>
    <w:rsid w:val="006F194C"/>
    <w:rsid w:val="006F1B81"/>
    <w:rsid w:val="006F1D78"/>
    <w:rsid w:val="006F209D"/>
    <w:rsid w:val="006F2227"/>
    <w:rsid w:val="006F2294"/>
    <w:rsid w:val="006F444E"/>
    <w:rsid w:val="006F49BD"/>
    <w:rsid w:val="006F4AA3"/>
    <w:rsid w:val="006F4D62"/>
    <w:rsid w:val="006F51D4"/>
    <w:rsid w:val="006F5429"/>
    <w:rsid w:val="006F5491"/>
    <w:rsid w:val="006F56B6"/>
    <w:rsid w:val="006F5A63"/>
    <w:rsid w:val="006F6816"/>
    <w:rsid w:val="007002A5"/>
    <w:rsid w:val="00700575"/>
    <w:rsid w:val="00701607"/>
    <w:rsid w:val="00701A4B"/>
    <w:rsid w:val="0070228B"/>
    <w:rsid w:val="007039D0"/>
    <w:rsid w:val="00703C4D"/>
    <w:rsid w:val="0070426F"/>
    <w:rsid w:val="007043E0"/>
    <w:rsid w:val="007048AF"/>
    <w:rsid w:val="007048D5"/>
    <w:rsid w:val="007052BC"/>
    <w:rsid w:val="0070633B"/>
    <w:rsid w:val="00706804"/>
    <w:rsid w:val="007078CF"/>
    <w:rsid w:val="00707C82"/>
    <w:rsid w:val="00710BAC"/>
    <w:rsid w:val="0071147A"/>
    <w:rsid w:val="00711AC8"/>
    <w:rsid w:val="00712D5D"/>
    <w:rsid w:val="00712EFC"/>
    <w:rsid w:val="00713FE5"/>
    <w:rsid w:val="00714034"/>
    <w:rsid w:val="007146AC"/>
    <w:rsid w:val="0071620A"/>
    <w:rsid w:val="007169D1"/>
    <w:rsid w:val="00716FB8"/>
    <w:rsid w:val="00717E64"/>
    <w:rsid w:val="00720F9F"/>
    <w:rsid w:val="00720FAA"/>
    <w:rsid w:val="00720FD7"/>
    <w:rsid w:val="00720FED"/>
    <w:rsid w:val="00721EB0"/>
    <w:rsid w:val="007223C0"/>
    <w:rsid w:val="007231B0"/>
    <w:rsid w:val="00723BA5"/>
    <w:rsid w:val="0072478E"/>
    <w:rsid w:val="007251C8"/>
    <w:rsid w:val="00725436"/>
    <w:rsid w:val="0072591F"/>
    <w:rsid w:val="007259C6"/>
    <w:rsid w:val="007259EC"/>
    <w:rsid w:val="00730159"/>
    <w:rsid w:val="00730579"/>
    <w:rsid w:val="00730875"/>
    <w:rsid w:val="0073155D"/>
    <w:rsid w:val="007315B8"/>
    <w:rsid w:val="007316E6"/>
    <w:rsid w:val="00731CE2"/>
    <w:rsid w:val="00731D4B"/>
    <w:rsid w:val="007322C6"/>
    <w:rsid w:val="007322DF"/>
    <w:rsid w:val="007323F3"/>
    <w:rsid w:val="00732C6C"/>
    <w:rsid w:val="00733C7C"/>
    <w:rsid w:val="0073478C"/>
    <w:rsid w:val="007348E3"/>
    <w:rsid w:val="00734D20"/>
    <w:rsid w:val="007351E3"/>
    <w:rsid w:val="00735D20"/>
    <w:rsid w:val="00737AF0"/>
    <w:rsid w:val="00737B86"/>
    <w:rsid w:val="007414F5"/>
    <w:rsid w:val="007417FB"/>
    <w:rsid w:val="007427D1"/>
    <w:rsid w:val="00742E75"/>
    <w:rsid w:val="0074352B"/>
    <w:rsid w:val="007437D0"/>
    <w:rsid w:val="007440EF"/>
    <w:rsid w:val="007441D0"/>
    <w:rsid w:val="00744243"/>
    <w:rsid w:val="00744E92"/>
    <w:rsid w:val="0074608D"/>
    <w:rsid w:val="007462CD"/>
    <w:rsid w:val="00747331"/>
    <w:rsid w:val="00747E07"/>
    <w:rsid w:val="00750C2C"/>
    <w:rsid w:val="007511CD"/>
    <w:rsid w:val="00751284"/>
    <w:rsid w:val="007512BE"/>
    <w:rsid w:val="0075141B"/>
    <w:rsid w:val="007516A1"/>
    <w:rsid w:val="0075182D"/>
    <w:rsid w:val="00751B37"/>
    <w:rsid w:val="00752361"/>
    <w:rsid w:val="00752B38"/>
    <w:rsid w:val="00754238"/>
    <w:rsid w:val="00754593"/>
    <w:rsid w:val="00754608"/>
    <w:rsid w:val="00754853"/>
    <w:rsid w:val="007548E6"/>
    <w:rsid w:val="00756DBE"/>
    <w:rsid w:val="00756DCC"/>
    <w:rsid w:val="00756DDB"/>
    <w:rsid w:val="00757014"/>
    <w:rsid w:val="00757F3E"/>
    <w:rsid w:val="00757FA8"/>
    <w:rsid w:val="0076032D"/>
    <w:rsid w:val="00760A94"/>
    <w:rsid w:val="00760C8A"/>
    <w:rsid w:val="007618B8"/>
    <w:rsid w:val="00761CEE"/>
    <w:rsid w:val="00762170"/>
    <w:rsid w:val="007623BF"/>
    <w:rsid w:val="00762B07"/>
    <w:rsid w:val="00763010"/>
    <w:rsid w:val="00763762"/>
    <w:rsid w:val="00763C44"/>
    <w:rsid w:val="007641C3"/>
    <w:rsid w:val="00764C64"/>
    <w:rsid w:val="00765244"/>
    <w:rsid w:val="007657F3"/>
    <w:rsid w:val="00765821"/>
    <w:rsid w:val="007665F3"/>
    <w:rsid w:val="0076678C"/>
    <w:rsid w:val="00767581"/>
    <w:rsid w:val="0077005D"/>
    <w:rsid w:val="007711E3"/>
    <w:rsid w:val="00771788"/>
    <w:rsid w:val="007717C9"/>
    <w:rsid w:val="007724F7"/>
    <w:rsid w:val="007728AB"/>
    <w:rsid w:val="00773331"/>
    <w:rsid w:val="00773975"/>
    <w:rsid w:val="007739F2"/>
    <w:rsid w:val="00774F69"/>
    <w:rsid w:val="00777833"/>
    <w:rsid w:val="00777A48"/>
    <w:rsid w:val="00777AC4"/>
    <w:rsid w:val="007808FB"/>
    <w:rsid w:val="00780948"/>
    <w:rsid w:val="0078144A"/>
    <w:rsid w:val="00781830"/>
    <w:rsid w:val="00781D54"/>
    <w:rsid w:val="00782362"/>
    <w:rsid w:val="00782714"/>
    <w:rsid w:val="0078349E"/>
    <w:rsid w:val="0078365E"/>
    <w:rsid w:val="007838A6"/>
    <w:rsid w:val="00783B32"/>
    <w:rsid w:val="00783DE8"/>
    <w:rsid w:val="0078442F"/>
    <w:rsid w:val="007844BE"/>
    <w:rsid w:val="00784C95"/>
    <w:rsid w:val="00785706"/>
    <w:rsid w:val="00787281"/>
    <w:rsid w:val="007873D3"/>
    <w:rsid w:val="007903AE"/>
    <w:rsid w:val="007903C0"/>
    <w:rsid w:val="00790EE8"/>
    <w:rsid w:val="00791642"/>
    <w:rsid w:val="007917E3"/>
    <w:rsid w:val="007927B4"/>
    <w:rsid w:val="00792E35"/>
    <w:rsid w:val="0079412F"/>
    <w:rsid w:val="007948B7"/>
    <w:rsid w:val="00795501"/>
    <w:rsid w:val="007955B5"/>
    <w:rsid w:val="00796813"/>
    <w:rsid w:val="007971C5"/>
    <w:rsid w:val="00797393"/>
    <w:rsid w:val="00797ED8"/>
    <w:rsid w:val="007A17B9"/>
    <w:rsid w:val="007A2A9C"/>
    <w:rsid w:val="007A3BB2"/>
    <w:rsid w:val="007A3CED"/>
    <w:rsid w:val="007A4110"/>
    <w:rsid w:val="007A418D"/>
    <w:rsid w:val="007A470C"/>
    <w:rsid w:val="007A4881"/>
    <w:rsid w:val="007A573F"/>
    <w:rsid w:val="007A5AEB"/>
    <w:rsid w:val="007A5EB3"/>
    <w:rsid w:val="007A7779"/>
    <w:rsid w:val="007A7911"/>
    <w:rsid w:val="007B04A8"/>
    <w:rsid w:val="007B0702"/>
    <w:rsid w:val="007B0FD0"/>
    <w:rsid w:val="007B14E1"/>
    <w:rsid w:val="007B2D35"/>
    <w:rsid w:val="007B2E6B"/>
    <w:rsid w:val="007B36B4"/>
    <w:rsid w:val="007B3FBA"/>
    <w:rsid w:val="007B54A3"/>
    <w:rsid w:val="007B6EFA"/>
    <w:rsid w:val="007B7127"/>
    <w:rsid w:val="007B750D"/>
    <w:rsid w:val="007C018B"/>
    <w:rsid w:val="007C0CCC"/>
    <w:rsid w:val="007C1341"/>
    <w:rsid w:val="007C1DAB"/>
    <w:rsid w:val="007C24FC"/>
    <w:rsid w:val="007C255F"/>
    <w:rsid w:val="007C28E1"/>
    <w:rsid w:val="007C2C14"/>
    <w:rsid w:val="007C3B22"/>
    <w:rsid w:val="007C3C36"/>
    <w:rsid w:val="007C3EBB"/>
    <w:rsid w:val="007C4CCB"/>
    <w:rsid w:val="007C565A"/>
    <w:rsid w:val="007C5E09"/>
    <w:rsid w:val="007C680F"/>
    <w:rsid w:val="007C72A1"/>
    <w:rsid w:val="007C7BB3"/>
    <w:rsid w:val="007D118C"/>
    <w:rsid w:val="007D1816"/>
    <w:rsid w:val="007D1D1D"/>
    <w:rsid w:val="007D1EE7"/>
    <w:rsid w:val="007D2224"/>
    <w:rsid w:val="007D3238"/>
    <w:rsid w:val="007D3440"/>
    <w:rsid w:val="007D46D5"/>
    <w:rsid w:val="007D4796"/>
    <w:rsid w:val="007D5C60"/>
    <w:rsid w:val="007D5D81"/>
    <w:rsid w:val="007D6005"/>
    <w:rsid w:val="007D65C1"/>
    <w:rsid w:val="007D710E"/>
    <w:rsid w:val="007D7C9F"/>
    <w:rsid w:val="007E0495"/>
    <w:rsid w:val="007E0AD2"/>
    <w:rsid w:val="007E0E44"/>
    <w:rsid w:val="007E122F"/>
    <w:rsid w:val="007E1805"/>
    <w:rsid w:val="007E1D26"/>
    <w:rsid w:val="007E2BA6"/>
    <w:rsid w:val="007E2BC3"/>
    <w:rsid w:val="007E307D"/>
    <w:rsid w:val="007E47E9"/>
    <w:rsid w:val="007E518C"/>
    <w:rsid w:val="007E51EB"/>
    <w:rsid w:val="007E559F"/>
    <w:rsid w:val="007E70E9"/>
    <w:rsid w:val="007E7A51"/>
    <w:rsid w:val="007E7B08"/>
    <w:rsid w:val="007E7E04"/>
    <w:rsid w:val="007F0D42"/>
    <w:rsid w:val="007F196E"/>
    <w:rsid w:val="007F1A04"/>
    <w:rsid w:val="007F1D36"/>
    <w:rsid w:val="007F1F4D"/>
    <w:rsid w:val="007F267B"/>
    <w:rsid w:val="007F2D1F"/>
    <w:rsid w:val="007F2D2A"/>
    <w:rsid w:val="007F3210"/>
    <w:rsid w:val="007F387A"/>
    <w:rsid w:val="007F38DE"/>
    <w:rsid w:val="007F493F"/>
    <w:rsid w:val="007F498F"/>
    <w:rsid w:val="007F624E"/>
    <w:rsid w:val="007F62A2"/>
    <w:rsid w:val="007F6AA1"/>
    <w:rsid w:val="007F7692"/>
    <w:rsid w:val="007F7E64"/>
    <w:rsid w:val="007F7FDF"/>
    <w:rsid w:val="00800138"/>
    <w:rsid w:val="0080066B"/>
    <w:rsid w:val="0080072A"/>
    <w:rsid w:val="0080095E"/>
    <w:rsid w:val="00800E87"/>
    <w:rsid w:val="00801024"/>
    <w:rsid w:val="008011DC"/>
    <w:rsid w:val="00801222"/>
    <w:rsid w:val="00802198"/>
    <w:rsid w:val="008048BD"/>
    <w:rsid w:val="00804D88"/>
    <w:rsid w:val="00804FA1"/>
    <w:rsid w:val="00804FF8"/>
    <w:rsid w:val="00806238"/>
    <w:rsid w:val="00807F92"/>
    <w:rsid w:val="008105EA"/>
    <w:rsid w:val="0081103B"/>
    <w:rsid w:val="008119CD"/>
    <w:rsid w:val="00811A84"/>
    <w:rsid w:val="00811B96"/>
    <w:rsid w:val="00811C7F"/>
    <w:rsid w:val="008121ED"/>
    <w:rsid w:val="0081278A"/>
    <w:rsid w:val="008132F9"/>
    <w:rsid w:val="00813783"/>
    <w:rsid w:val="00813F64"/>
    <w:rsid w:val="008155AC"/>
    <w:rsid w:val="00815734"/>
    <w:rsid w:val="00815942"/>
    <w:rsid w:val="008169B8"/>
    <w:rsid w:val="00817412"/>
    <w:rsid w:val="0082015A"/>
    <w:rsid w:val="008201DF"/>
    <w:rsid w:val="0082020F"/>
    <w:rsid w:val="00820503"/>
    <w:rsid w:val="008207DB"/>
    <w:rsid w:val="008209F8"/>
    <w:rsid w:val="00822367"/>
    <w:rsid w:val="008224F9"/>
    <w:rsid w:val="00822658"/>
    <w:rsid w:val="00822929"/>
    <w:rsid w:val="0082323F"/>
    <w:rsid w:val="008240A2"/>
    <w:rsid w:val="008246D9"/>
    <w:rsid w:val="0082513A"/>
    <w:rsid w:val="00825346"/>
    <w:rsid w:val="00825C26"/>
    <w:rsid w:val="00825D00"/>
    <w:rsid w:val="008266A2"/>
    <w:rsid w:val="00826A75"/>
    <w:rsid w:val="00827A6A"/>
    <w:rsid w:val="00827E09"/>
    <w:rsid w:val="008305E4"/>
    <w:rsid w:val="00830E8A"/>
    <w:rsid w:val="00831EE3"/>
    <w:rsid w:val="00832E30"/>
    <w:rsid w:val="00832FAE"/>
    <w:rsid w:val="00833518"/>
    <w:rsid w:val="008335EB"/>
    <w:rsid w:val="00833CE0"/>
    <w:rsid w:val="00834255"/>
    <w:rsid w:val="0083445E"/>
    <w:rsid w:val="008348DF"/>
    <w:rsid w:val="00834C8B"/>
    <w:rsid w:val="008356AC"/>
    <w:rsid w:val="00835BA4"/>
    <w:rsid w:val="00835D8B"/>
    <w:rsid w:val="00836533"/>
    <w:rsid w:val="00837581"/>
    <w:rsid w:val="008405BD"/>
    <w:rsid w:val="00840AAE"/>
    <w:rsid w:val="00840B1E"/>
    <w:rsid w:val="00841AC0"/>
    <w:rsid w:val="00841F99"/>
    <w:rsid w:val="00842854"/>
    <w:rsid w:val="00842AE2"/>
    <w:rsid w:val="00842D81"/>
    <w:rsid w:val="00843063"/>
    <w:rsid w:val="00843799"/>
    <w:rsid w:val="00843E50"/>
    <w:rsid w:val="00844079"/>
    <w:rsid w:val="00844887"/>
    <w:rsid w:val="00844A93"/>
    <w:rsid w:val="00844F21"/>
    <w:rsid w:val="0084575C"/>
    <w:rsid w:val="0084716D"/>
    <w:rsid w:val="00847A2E"/>
    <w:rsid w:val="00847E7C"/>
    <w:rsid w:val="00850374"/>
    <w:rsid w:val="00851D66"/>
    <w:rsid w:val="00851F1A"/>
    <w:rsid w:val="008520F1"/>
    <w:rsid w:val="00852AB2"/>
    <w:rsid w:val="00852C5B"/>
    <w:rsid w:val="00852FE0"/>
    <w:rsid w:val="00853134"/>
    <w:rsid w:val="00853D23"/>
    <w:rsid w:val="0085454D"/>
    <w:rsid w:val="008546C9"/>
    <w:rsid w:val="00854B22"/>
    <w:rsid w:val="00855697"/>
    <w:rsid w:val="00855AB5"/>
    <w:rsid w:val="00855DA0"/>
    <w:rsid w:val="008563D1"/>
    <w:rsid w:val="00856409"/>
    <w:rsid w:val="008566DA"/>
    <w:rsid w:val="00856922"/>
    <w:rsid w:val="00856C73"/>
    <w:rsid w:val="00856F32"/>
    <w:rsid w:val="00860898"/>
    <w:rsid w:val="00860974"/>
    <w:rsid w:val="008609A2"/>
    <w:rsid w:val="0086161A"/>
    <w:rsid w:val="00861655"/>
    <w:rsid w:val="00861827"/>
    <w:rsid w:val="00861A92"/>
    <w:rsid w:val="00861C90"/>
    <w:rsid w:val="00861D6A"/>
    <w:rsid w:val="008620BE"/>
    <w:rsid w:val="0086225F"/>
    <w:rsid w:val="0086235D"/>
    <w:rsid w:val="008624D6"/>
    <w:rsid w:val="0086369C"/>
    <w:rsid w:val="0086388B"/>
    <w:rsid w:val="008643CE"/>
    <w:rsid w:val="008646EA"/>
    <w:rsid w:val="0086499B"/>
    <w:rsid w:val="00865673"/>
    <w:rsid w:val="00865A17"/>
    <w:rsid w:val="00865AE9"/>
    <w:rsid w:val="0087067E"/>
    <w:rsid w:val="008710A9"/>
    <w:rsid w:val="0087133E"/>
    <w:rsid w:val="008718C2"/>
    <w:rsid w:val="00871981"/>
    <w:rsid w:val="0087221A"/>
    <w:rsid w:val="00873083"/>
    <w:rsid w:val="008731D2"/>
    <w:rsid w:val="00874330"/>
    <w:rsid w:val="008743B3"/>
    <w:rsid w:val="0087483A"/>
    <w:rsid w:val="00874C73"/>
    <w:rsid w:val="00874DB2"/>
    <w:rsid w:val="008751E9"/>
    <w:rsid w:val="008753CC"/>
    <w:rsid w:val="00875A60"/>
    <w:rsid w:val="00875C90"/>
    <w:rsid w:val="00876115"/>
    <w:rsid w:val="008776A1"/>
    <w:rsid w:val="008800FC"/>
    <w:rsid w:val="00880591"/>
    <w:rsid w:val="00881E7D"/>
    <w:rsid w:val="00881FBF"/>
    <w:rsid w:val="00882707"/>
    <w:rsid w:val="0088335E"/>
    <w:rsid w:val="00884397"/>
    <w:rsid w:val="008846E6"/>
    <w:rsid w:val="008848E0"/>
    <w:rsid w:val="00884B40"/>
    <w:rsid w:val="00885722"/>
    <w:rsid w:val="00885738"/>
    <w:rsid w:val="008859E9"/>
    <w:rsid w:val="008860EE"/>
    <w:rsid w:val="00886390"/>
    <w:rsid w:val="00886A8D"/>
    <w:rsid w:val="008871BD"/>
    <w:rsid w:val="00887473"/>
    <w:rsid w:val="00887890"/>
    <w:rsid w:val="00887B77"/>
    <w:rsid w:val="00887E74"/>
    <w:rsid w:val="008903CC"/>
    <w:rsid w:val="008906E0"/>
    <w:rsid w:val="008909E8"/>
    <w:rsid w:val="00890B9F"/>
    <w:rsid w:val="00890D61"/>
    <w:rsid w:val="00890E7D"/>
    <w:rsid w:val="00891218"/>
    <w:rsid w:val="0089179D"/>
    <w:rsid w:val="008917C4"/>
    <w:rsid w:val="00893019"/>
    <w:rsid w:val="00895A9E"/>
    <w:rsid w:val="0089646E"/>
    <w:rsid w:val="00896BC1"/>
    <w:rsid w:val="00896D1C"/>
    <w:rsid w:val="00897F90"/>
    <w:rsid w:val="008A031A"/>
    <w:rsid w:val="008A0D8D"/>
    <w:rsid w:val="008A0EF0"/>
    <w:rsid w:val="008A14B3"/>
    <w:rsid w:val="008A15C0"/>
    <w:rsid w:val="008A28AA"/>
    <w:rsid w:val="008A2A9C"/>
    <w:rsid w:val="008A513B"/>
    <w:rsid w:val="008A5BA9"/>
    <w:rsid w:val="008A704C"/>
    <w:rsid w:val="008A71DD"/>
    <w:rsid w:val="008A7A7D"/>
    <w:rsid w:val="008B001F"/>
    <w:rsid w:val="008B0D79"/>
    <w:rsid w:val="008B148C"/>
    <w:rsid w:val="008B162C"/>
    <w:rsid w:val="008B1AAD"/>
    <w:rsid w:val="008B1ED0"/>
    <w:rsid w:val="008B2198"/>
    <w:rsid w:val="008B23E8"/>
    <w:rsid w:val="008B2AAE"/>
    <w:rsid w:val="008B2AB1"/>
    <w:rsid w:val="008B33D9"/>
    <w:rsid w:val="008B3C24"/>
    <w:rsid w:val="008B50C2"/>
    <w:rsid w:val="008B539A"/>
    <w:rsid w:val="008B5816"/>
    <w:rsid w:val="008B64E0"/>
    <w:rsid w:val="008B6A1C"/>
    <w:rsid w:val="008B6B11"/>
    <w:rsid w:val="008B7274"/>
    <w:rsid w:val="008B72A7"/>
    <w:rsid w:val="008B73C2"/>
    <w:rsid w:val="008B74CB"/>
    <w:rsid w:val="008B7656"/>
    <w:rsid w:val="008B7B29"/>
    <w:rsid w:val="008C0055"/>
    <w:rsid w:val="008C00EF"/>
    <w:rsid w:val="008C1186"/>
    <w:rsid w:val="008C12B2"/>
    <w:rsid w:val="008C12D7"/>
    <w:rsid w:val="008C238A"/>
    <w:rsid w:val="008C2C4C"/>
    <w:rsid w:val="008C326F"/>
    <w:rsid w:val="008C40DF"/>
    <w:rsid w:val="008C42E0"/>
    <w:rsid w:val="008C47E5"/>
    <w:rsid w:val="008C5A11"/>
    <w:rsid w:val="008C6DED"/>
    <w:rsid w:val="008C725B"/>
    <w:rsid w:val="008C7A79"/>
    <w:rsid w:val="008D00FA"/>
    <w:rsid w:val="008D04F1"/>
    <w:rsid w:val="008D0AE4"/>
    <w:rsid w:val="008D1693"/>
    <w:rsid w:val="008D1A56"/>
    <w:rsid w:val="008D1D2B"/>
    <w:rsid w:val="008D2535"/>
    <w:rsid w:val="008D2790"/>
    <w:rsid w:val="008D39BD"/>
    <w:rsid w:val="008D41ED"/>
    <w:rsid w:val="008D481A"/>
    <w:rsid w:val="008D5D56"/>
    <w:rsid w:val="008D6146"/>
    <w:rsid w:val="008D6803"/>
    <w:rsid w:val="008D7EB7"/>
    <w:rsid w:val="008E0B89"/>
    <w:rsid w:val="008E1527"/>
    <w:rsid w:val="008E1574"/>
    <w:rsid w:val="008E1F24"/>
    <w:rsid w:val="008E2825"/>
    <w:rsid w:val="008E2A1D"/>
    <w:rsid w:val="008E30D8"/>
    <w:rsid w:val="008E32B4"/>
    <w:rsid w:val="008E4632"/>
    <w:rsid w:val="008E4F2F"/>
    <w:rsid w:val="008E509D"/>
    <w:rsid w:val="008E5206"/>
    <w:rsid w:val="008E52DB"/>
    <w:rsid w:val="008E5DD3"/>
    <w:rsid w:val="008E6032"/>
    <w:rsid w:val="008E661D"/>
    <w:rsid w:val="008E688A"/>
    <w:rsid w:val="008F0FFD"/>
    <w:rsid w:val="008F1201"/>
    <w:rsid w:val="008F13B8"/>
    <w:rsid w:val="008F14B2"/>
    <w:rsid w:val="008F171E"/>
    <w:rsid w:val="008F26D9"/>
    <w:rsid w:val="008F2A18"/>
    <w:rsid w:val="008F3E7C"/>
    <w:rsid w:val="008F3FD3"/>
    <w:rsid w:val="008F41D5"/>
    <w:rsid w:val="008F43E7"/>
    <w:rsid w:val="008F48F7"/>
    <w:rsid w:val="008F6CDA"/>
    <w:rsid w:val="008F7418"/>
    <w:rsid w:val="008F7A30"/>
    <w:rsid w:val="00900CBC"/>
    <w:rsid w:val="0090197C"/>
    <w:rsid w:val="00902A62"/>
    <w:rsid w:val="00903072"/>
    <w:rsid w:val="00903749"/>
    <w:rsid w:val="0090421F"/>
    <w:rsid w:val="00904358"/>
    <w:rsid w:val="0090463E"/>
    <w:rsid w:val="00904FEC"/>
    <w:rsid w:val="0090513D"/>
    <w:rsid w:val="00906B79"/>
    <w:rsid w:val="009077E5"/>
    <w:rsid w:val="009102EE"/>
    <w:rsid w:val="009105AE"/>
    <w:rsid w:val="0091083C"/>
    <w:rsid w:val="00911CD6"/>
    <w:rsid w:val="00911D7F"/>
    <w:rsid w:val="00911E9B"/>
    <w:rsid w:val="009137E0"/>
    <w:rsid w:val="00913821"/>
    <w:rsid w:val="00913895"/>
    <w:rsid w:val="00913C9F"/>
    <w:rsid w:val="00915468"/>
    <w:rsid w:val="009163D1"/>
    <w:rsid w:val="009164CB"/>
    <w:rsid w:val="0091708B"/>
    <w:rsid w:val="009176FE"/>
    <w:rsid w:val="00917F13"/>
    <w:rsid w:val="00917F51"/>
    <w:rsid w:val="00917FC5"/>
    <w:rsid w:val="0092018F"/>
    <w:rsid w:val="00920474"/>
    <w:rsid w:val="0092067A"/>
    <w:rsid w:val="00920C16"/>
    <w:rsid w:val="009212B6"/>
    <w:rsid w:val="009216B5"/>
    <w:rsid w:val="00921DB5"/>
    <w:rsid w:val="009223B7"/>
    <w:rsid w:val="00922AF2"/>
    <w:rsid w:val="00924E3C"/>
    <w:rsid w:val="00924F14"/>
    <w:rsid w:val="00925DB9"/>
    <w:rsid w:val="0092635C"/>
    <w:rsid w:val="0092671E"/>
    <w:rsid w:val="00927409"/>
    <w:rsid w:val="0092751F"/>
    <w:rsid w:val="009276AE"/>
    <w:rsid w:val="00930331"/>
    <w:rsid w:val="009319AC"/>
    <w:rsid w:val="00931B5D"/>
    <w:rsid w:val="00932454"/>
    <w:rsid w:val="009330AD"/>
    <w:rsid w:val="0093326B"/>
    <w:rsid w:val="00933B16"/>
    <w:rsid w:val="00934193"/>
    <w:rsid w:val="00934608"/>
    <w:rsid w:val="0093490E"/>
    <w:rsid w:val="009349CA"/>
    <w:rsid w:val="009349D5"/>
    <w:rsid w:val="009352D3"/>
    <w:rsid w:val="0093579D"/>
    <w:rsid w:val="009357E0"/>
    <w:rsid w:val="00935FFE"/>
    <w:rsid w:val="00936275"/>
    <w:rsid w:val="009364DB"/>
    <w:rsid w:val="00937308"/>
    <w:rsid w:val="00937F10"/>
    <w:rsid w:val="009401BB"/>
    <w:rsid w:val="00940848"/>
    <w:rsid w:val="00940C21"/>
    <w:rsid w:val="0094141C"/>
    <w:rsid w:val="009414B0"/>
    <w:rsid w:val="00941952"/>
    <w:rsid w:val="00941CE3"/>
    <w:rsid w:val="0094227A"/>
    <w:rsid w:val="009431E2"/>
    <w:rsid w:val="009439AC"/>
    <w:rsid w:val="00943E92"/>
    <w:rsid w:val="009442EE"/>
    <w:rsid w:val="00945178"/>
    <w:rsid w:val="00945711"/>
    <w:rsid w:val="0094591C"/>
    <w:rsid w:val="00945EFE"/>
    <w:rsid w:val="009465AB"/>
    <w:rsid w:val="00946630"/>
    <w:rsid w:val="0094729A"/>
    <w:rsid w:val="009476AE"/>
    <w:rsid w:val="009502BF"/>
    <w:rsid w:val="00950638"/>
    <w:rsid w:val="00950802"/>
    <w:rsid w:val="00950E98"/>
    <w:rsid w:val="00951473"/>
    <w:rsid w:val="00951A00"/>
    <w:rsid w:val="00951D74"/>
    <w:rsid w:val="00951F91"/>
    <w:rsid w:val="00952284"/>
    <w:rsid w:val="00952C08"/>
    <w:rsid w:val="00953399"/>
    <w:rsid w:val="00953967"/>
    <w:rsid w:val="00953C46"/>
    <w:rsid w:val="00954462"/>
    <w:rsid w:val="0095446E"/>
    <w:rsid w:val="00954540"/>
    <w:rsid w:val="00954585"/>
    <w:rsid w:val="009548B7"/>
    <w:rsid w:val="00954DA9"/>
    <w:rsid w:val="00954F8A"/>
    <w:rsid w:val="00955B29"/>
    <w:rsid w:val="009567C4"/>
    <w:rsid w:val="0095688F"/>
    <w:rsid w:val="00956D4C"/>
    <w:rsid w:val="00957930"/>
    <w:rsid w:val="00960822"/>
    <w:rsid w:val="00960E7E"/>
    <w:rsid w:val="00960F83"/>
    <w:rsid w:val="009618AA"/>
    <w:rsid w:val="00962194"/>
    <w:rsid w:val="00962624"/>
    <w:rsid w:val="009626BF"/>
    <w:rsid w:val="00963510"/>
    <w:rsid w:val="00963D25"/>
    <w:rsid w:val="0096466E"/>
    <w:rsid w:val="00965120"/>
    <w:rsid w:val="00965FFB"/>
    <w:rsid w:val="00966139"/>
    <w:rsid w:val="009664DB"/>
    <w:rsid w:val="00967AA4"/>
    <w:rsid w:val="00967AEC"/>
    <w:rsid w:val="00967C84"/>
    <w:rsid w:val="00971034"/>
    <w:rsid w:val="0097230C"/>
    <w:rsid w:val="00972A81"/>
    <w:rsid w:val="009730C7"/>
    <w:rsid w:val="00974240"/>
    <w:rsid w:val="0097441A"/>
    <w:rsid w:val="00975012"/>
    <w:rsid w:val="0097515C"/>
    <w:rsid w:val="00975410"/>
    <w:rsid w:val="00975614"/>
    <w:rsid w:val="009756CF"/>
    <w:rsid w:val="00976818"/>
    <w:rsid w:val="00976EA0"/>
    <w:rsid w:val="009774AA"/>
    <w:rsid w:val="00981B6F"/>
    <w:rsid w:val="009825DD"/>
    <w:rsid w:val="00982725"/>
    <w:rsid w:val="00982DA8"/>
    <w:rsid w:val="009841A4"/>
    <w:rsid w:val="00984DBA"/>
    <w:rsid w:val="00985041"/>
    <w:rsid w:val="0098552B"/>
    <w:rsid w:val="009861B1"/>
    <w:rsid w:val="009863A2"/>
    <w:rsid w:val="00986546"/>
    <w:rsid w:val="009865AF"/>
    <w:rsid w:val="009865FE"/>
    <w:rsid w:val="00986C04"/>
    <w:rsid w:val="0098709E"/>
    <w:rsid w:val="009871CB"/>
    <w:rsid w:val="009872EB"/>
    <w:rsid w:val="009873A3"/>
    <w:rsid w:val="00987483"/>
    <w:rsid w:val="009877FB"/>
    <w:rsid w:val="009878F8"/>
    <w:rsid w:val="00990682"/>
    <w:rsid w:val="00990C88"/>
    <w:rsid w:val="00990DE0"/>
    <w:rsid w:val="0099183E"/>
    <w:rsid w:val="00991CD7"/>
    <w:rsid w:val="00993631"/>
    <w:rsid w:val="009952E6"/>
    <w:rsid w:val="00996E0E"/>
    <w:rsid w:val="009975DA"/>
    <w:rsid w:val="00997A49"/>
    <w:rsid w:val="009A05BA"/>
    <w:rsid w:val="009A0691"/>
    <w:rsid w:val="009A09A1"/>
    <w:rsid w:val="009A0FB8"/>
    <w:rsid w:val="009A10CC"/>
    <w:rsid w:val="009A176E"/>
    <w:rsid w:val="009A1834"/>
    <w:rsid w:val="009A1CF3"/>
    <w:rsid w:val="009A2139"/>
    <w:rsid w:val="009A22ED"/>
    <w:rsid w:val="009A2924"/>
    <w:rsid w:val="009A2C13"/>
    <w:rsid w:val="009A3156"/>
    <w:rsid w:val="009A3C93"/>
    <w:rsid w:val="009A3CF8"/>
    <w:rsid w:val="009A4C04"/>
    <w:rsid w:val="009A6134"/>
    <w:rsid w:val="009A7433"/>
    <w:rsid w:val="009A74BA"/>
    <w:rsid w:val="009A7AE3"/>
    <w:rsid w:val="009B0330"/>
    <w:rsid w:val="009B118A"/>
    <w:rsid w:val="009B12F0"/>
    <w:rsid w:val="009B14B3"/>
    <w:rsid w:val="009B1752"/>
    <w:rsid w:val="009B1E7F"/>
    <w:rsid w:val="009B1F12"/>
    <w:rsid w:val="009B1F40"/>
    <w:rsid w:val="009B2268"/>
    <w:rsid w:val="009B2398"/>
    <w:rsid w:val="009B2D9D"/>
    <w:rsid w:val="009B345F"/>
    <w:rsid w:val="009B3708"/>
    <w:rsid w:val="009B3B8A"/>
    <w:rsid w:val="009B3D7F"/>
    <w:rsid w:val="009B4BD4"/>
    <w:rsid w:val="009B4EEA"/>
    <w:rsid w:val="009B4F20"/>
    <w:rsid w:val="009B53D2"/>
    <w:rsid w:val="009B5815"/>
    <w:rsid w:val="009B591C"/>
    <w:rsid w:val="009B5F02"/>
    <w:rsid w:val="009B6095"/>
    <w:rsid w:val="009B654B"/>
    <w:rsid w:val="009B6CF6"/>
    <w:rsid w:val="009B727C"/>
    <w:rsid w:val="009B76AB"/>
    <w:rsid w:val="009B7C24"/>
    <w:rsid w:val="009C0AF4"/>
    <w:rsid w:val="009C0BE6"/>
    <w:rsid w:val="009C0E8A"/>
    <w:rsid w:val="009C0F17"/>
    <w:rsid w:val="009C11A7"/>
    <w:rsid w:val="009C1EA9"/>
    <w:rsid w:val="009C2C1C"/>
    <w:rsid w:val="009C3069"/>
    <w:rsid w:val="009C320E"/>
    <w:rsid w:val="009C3EBE"/>
    <w:rsid w:val="009C4415"/>
    <w:rsid w:val="009C4FB1"/>
    <w:rsid w:val="009C6BD5"/>
    <w:rsid w:val="009C6CFB"/>
    <w:rsid w:val="009C71C7"/>
    <w:rsid w:val="009C73B1"/>
    <w:rsid w:val="009C75C2"/>
    <w:rsid w:val="009C7D47"/>
    <w:rsid w:val="009C7F1F"/>
    <w:rsid w:val="009D0477"/>
    <w:rsid w:val="009D1460"/>
    <w:rsid w:val="009D1864"/>
    <w:rsid w:val="009D1DB4"/>
    <w:rsid w:val="009D26C3"/>
    <w:rsid w:val="009D2A00"/>
    <w:rsid w:val="009D2CD0"/>
    <w:rsid w:val="009D3290"/>
    <w:rsid w:val="009D3579"/>
    <w:rsid w:val="009D38ED"/>
    <w:rsid w:val="009D3978"/>
    <w:rsid w:val="009D39EC"/>
    <w:rsid w:val="009D46E2"/>
    <w:rsid w:val="009D5EC5"/>
    <w:rsid w:val="009D64BB"/>
    <w:rsid w:val="009D66A8"/>
    <w:rsid w:val="009D6723"/>
    <w:rsid w:val="009D69A6"/>
    <w:rsid w:val="009D7724"/>
    <w:rsid w:val="009E0A4E"/>
    <w:rsid w:val="009E0A53"/>
    <w:rsid w:val="009E0F22"/>
    <w:rsid w:val="009E1306"/>
    <w:rsid w:val="009E15B0"/>
    <w:rsid w:val="009E1B66"/>
    <w:rsid w:val="009E345A"/>
    <w:rsid w:val="009E3A5E"/>
    <w:rsid w:val="009E4763"/>
    <w:rsid w:val="009E4B20"/>
    <w:rsid w:val="009E4D5B"/>
    <w:rsid w:val="009E5458"/>
    <w:rsid w:val="009E5906"/>
    <w:rsid w:val="009E594A"/>
    <w:rsid w:val="009E5E96"/>
    <w:rsid w:val="009E5E9A"/>
    <w:rsid w:val="009E7B6C"/>
    <w:rsid w:val="009E7ED6"/>
    <w:rsid w:val="009F0045"/>
    <w:rsid w:val="009F095F"/>
    <w:rsid w:val="009F0D76"/>
    <w:rsid w:val="009F0E77"/>
    <w:rsid w:val="009F1394"/>
    <w:rsid w:val="009F199F"/>
    <w:rsid w:val="009F23F8"/>
    <w:rsid w:val="009F292F"/>
    <w:rsid w:val="009F2D7E"/>
    <w:rsid w:val="009F2F1A"/>
    <w:rsid w:val="009F305D"/>
    <w:rsid w:val="009F34A9"/>
    <w:rsid w:val="009F38C0"/>
    <w:rsid w:val="009F4471"/>
    <w:rsid w:val="009F476F"/>
    <w:rsid w:val="009F4C8B"/>
    <w:rsid w:val="009F4DCB"/>
    <w:rsid w:val="009F5995"/>
    <w:rsid w:val="009F5A4E"/>
    <w:rsid w:val="009F5AA2"/>
    <w:rsid w:val="009F5B22"/>
    <w:rsid w:val="009F5DC2"/>
    <w:rsid w:val="009F61CA"/>
    <w:rsid w:val="009F7B07"/>
    <w:rsid w:val="009F7B58"/>
    <w:rsid w:val="009F7E4D"/>
    <w:rsid w:val="00A00881"/>
    <w:rsid w:val="00A00D75"/>
    <w:rsid w:val="00A012BB"/>
    <w:rsid w:val="00A0232F"/>
    <w:rsid w:val="00A025B6"/>
    <w:rsid w:val="00A02E39"/>
    <w:rsid w:val="00A033D3"/>
    <w:rsid w:val="00A036BB"/>
    <w:rsid w:val="00A03D08"/>
    <w:rsid w:val="00A04206"/>
    <w:rsid w:val="00A04624"/>
    <w:rsid w:val="00A04656"/>
    <w:rsid w:val="00A04672"/>
    <w:rsid w:val="00A05123"/>
    <w:rsid w:val="00A05183"/>
    <w:rsid w:val="00A053EE"/>
    <w:rsid w:val="00A05AED"/>
    <w:rsid w:val="00A05FF8"/>
    <w:rsid w:val="00A0607E"/>
    <w:rsid w:val="00A06506"/>
    <w:rsid w:val="00A06C5E"/>
    <w:rsid w:val="00A079B4"/>
    <w:rsid w:val="00A07DA2"/>
    <w:rsid w:val="00A10250"/>
    <w:rsid w:val="00A10749"/>
    <w:rsid w:val="00A11830"/>
    <w:rsid w:val="00A1184C"/>
    <w:rsid w:val="00A119CA"/>
    <w:rsid w:val="00A121A5"/>
    <w:rsid w:val="00A1278D"/>
    <w:rsid w:val="00A12EB9"/>
    <w:rsid w:val="00A1370E"/>
    <w:rsid w:val="00A14A20"/>
    <w:rsid w:val="00A14F0F"/>
    <w:rsid w:val="00A1514C"/>
    <w:rsid w:val="00A1706E"/>
    <w:rsid w:val="00A1714B"/>
    <w:rsid w:val="00A20620"/>
    <w:rsid w:val="00A20974"/>
    <w:rsid w:val="00A21168"/>
    <w:rsid w:val="00A2193C"/>
    <w:rsid w:val="00A22127"/>
    <w:rsid w:val="00A2225A"/>
    <w:rsid w:val="00A22788"/>
    <w:rsid w:val="00A228C2"/>
    <w:rsid w:val="00A22F40"/>
    <w:rsid w:val="00A23343"/>
    <w:rsid w:val="00A2374D"/>
    <w:rsid w:val="00A23834"/>
    <w:rsid w:val="00A23CED"/>
    <w:rsid w:val="00A24091"/>
    <w:rsid w:val="00A244D0"/>
    <w:rsid w:val="00A2472B"/>
    <w:rsid w:val="00A24B0B"/>
    <w:rsid w:val="00A25CE9"/>
    <w:rsid w:val="00A26518"/>
    <w:rsid w:val="00A268F4"/>
    <w:rsid w:val="00A26BAE"/>
    <w:rsid w:val="00A27285"/>
    <w:rsid w:val="00A273F6"/>
    <w:rsid w:val="00A27731"/>
    <w:rsid w:val="00A278C0"/>
    <w:rsid w:val="00A30148"/>
    <w:rsid w:val="00A313C5"/>
    <w:rsid w:val="00A314D8"/>
    <w:rsid w:val="00A31827"/>
    <w:rsid w:val="00A31D4E"/>
    <w:rsid w:val="00A32A38"/>
    <w:rsid w:val="00A32AC7"/>
    <w:rsid w:val="00A33245"/>
    <w:rsid w:val="00A34746"/>
    <w:rsid w:val="00A348BD"/>
    <w:rsid w:val="00A35695"/>
    <w:rsid w:val="00A35B16"/>
    <w:rsid w:val="00A360E0"/>
    <w:rsid w:val="00A36728"/>
    <w:rsid w:val="00A36839"/>
    <w:rsid w:val="00A375A8"/>
    <w:rsid w:val="00A37CC4"/>
    <w:rsid w:val="00A401C6"/>
    <w:rsid w:val="00A40DF3"/>
    <w:rsid w:val="00A41293"/>
    <w:rsid w:val="00A42044"/>
    <w:rsid w:val="00A423E5"/>
    <w:rsid w:val="00A429BB"/>
    <w:rsid w:val="00A4336F"/>
    <w:rsid w:val="00A440C3"/>
    <w:rsid w:val="00A44F27"/>
    <w:rsid w:val="00A453F9"/>
    <w:rsid w:val="00A46094"/>
    <w:rsid w:val="00A465C1"/>
    <w:rsid w:val="00A46D80"/>
    <w:rsid w:val="00A46E21"/>
    <w:rsid w:val="00A47398"/>
    <w:rsid w:val="00A4751A"/>
    <w:rsid w:val="00A47720"/>
    <w:rsid w:val="00A47D14"/>
    <w:rsid w:val="00A47E49"/>
    <w:rsid w:val="00A50A80"/>
    <w:rsid w:val="00A52520"/>
    <w:rsid w:val="00A52548"/>
    <w:rsid w:val="00A52FAB"/>
    <w:rsid w:val="00A53247"/>
    <w:rsid w:val="00A53372"/>
    <w:rsid w:val="00A534A5"/>
    <w:rsid w:val="00A53685"/>
    <w:rsid w:val="00A55065"/>
    <w:rsid w:val="00A553F4"/>
    <w:rsid w:val="00A55AD5"/>
    <w:rsid w:val="00A55E11"/>
    <w:rsid w:val="00A609A7"/>
    <w:rsid w:val="00A61166"/>
    <w:rsid w:val="00A6141A"/>
    <w:rsid w:val="00A61A21"/>
    <w:rsid w:val="00A61E16"/>
    <w:rsid w:val="00A625B9"/>
    <w:rsid w:val="00A62F8D"/>
    <w:rsid w:val="00A6303A"/>
    <w:rsid w:val="00A6371D"/>
    <w:rsid w:val="00A63926"/>
    <w:rsid w:val="00A639B7"/>
    <w:rsid w:val="00A63D3C"/>
    <w:rsid w:val="00A6416C"/>
    <w:rsid w:val="00A6437F"/>
    <w:rsid w:val="00A6448C"/>
    <w:rsid w:val="00A65B82"/>
    <w:rsid w:val="00A66426"/>
    <w:rsid w:val="00A670E0"/>
    <w:rsid w:val="00A67496"/>
    <w:rsid w:val="00A675BF"/>
    <w:rsid w:val="00A716B6"/>
    <w:rsid w:val="00A719CC"/>
    <w:rsid w:val="00A71E1B"/>
    <w:rsid w:val="00A72F84"/>
    <w:rsid w:val="00A7326E"/>
    <w:rsid w:val="00A751B5"/>
    <w:rsid w:val="00A75E40"/>
    <w:rsid w:val="00A769D0"/>
    <w:rsid w:val="00A771EC"/>
    <w:rsid w:val="00A773DF"/>
    <w:rsid w:val="00A77606"/>
    <w:rsid w:val="00A776DC"/>
    <w:rsid w:val="00A779A8"/>
    <w:rsid w:val="00A803C8"/>
    <w:rsid w:val="00A818DD"/>
    <w:rsid w:val="00A81C6F"/>
    <w:rsid w:val="00A81FEC"/>
    <w:rsid w:val="00A820E2"/>
    <w:rsid w:val="00A823D6"/>
    <w:rsid w:val="00A829C7"/>
    <w:rsid w:val="00A82ABC"/>
    <w:rsid w:val="00A831D5"/>
    <w:rsid w:val="00A83906"/>
    <w:rsid w:val="00A83BFE"/>
    <w:rsid w:val="00A83DC5"/>
    <w:rsid w:val="00A8499F"/>
    <w:rsid w:val="00A85B3B"/>
    <w:rsid w:val="00A85CB7"/>
    <w:rsid w:val="00A8642F"/>
    <w:rsid w:val="00A869F2"/>
    <w:rsid w:val="00A86C8E"/>
    <w:rsid w:val="00A86F56"/>
    <w:rsid w:val="00A870A3"/>
    <w:rsid w:val="00A87BDD"/>
    <w:rsid w:val="00A87C32"/>
    <w:rsid w:val="00A87EC2"/>
    <w:rsid w:val="00A901BB"/>
    <w:rsid w:val="00A90AE0"/>
    <w:rsid w:val="00A90C8C"/>
    <w:rsid w:val="00A911C6"/>
    <w:rsid w:val="00A912E7"/>
    <w:rsid w:val="00A9130F"/>
    <w:rsid w:val="00A9136F"/>
    <w:rsid w:val="00A91EEE"/>
    <w:rsid w:val="00A91F94"/>
    <w:rsid w:val="00A923A3"/>
    <w:rsid w:val="00A9273C"/>
    <w:rsid w:val="00A92E1D"/>
    <w:rsid w:val="00A944EF"/>
    <w:rsid w:val="00A9646E"/>
    <w:rsid w:val="00A9685F"/>
    <w:rsid w:val="00A96C05"/>
    <w:rsid w:val="00A976F0"/>
    <w:rsid w:val="00AA0834"/>
    <w:rsid w:val="00AA0990"/>
    <w:rsid w:val="00AA0CDA"/>
    <w:rsid w:val="00AA0F38"/>
    <w:rsid w:val="00AA1754"/>
    <w:rsid w:val="00AA1D14"/>
    <w:rsid w:val="00AA29FA"/>
    <w:rsid w:val="00AA2AB6"/>
    <w:rsid w:val="00AA2B89"/>
    <w:rsid w:val="00AA2EE4"/>
    <w:rsid w:val="00AA3147"/>
    <w:rsid w:val="00AA3B00"/>
    <w:rsid w:val="00AA3E0D"/>
    <w:rsid w:val="00AA4B57"/>
    <w:rsid w:val="00AA51CF"/>
    <w:rsid w:val="00AA5433"/>
    <w:rsid w:val="00AA56CE"/>
    <w:rsid w:val="00AA60EC"/>
    <w:rsid w:val="00AA6E15"/>
    <w:rsid w:val="00AA6FA0"/>
    <w:rsid w:val="00AA74CC"/>
    <w:rsid w:val="00AA751A"/>
    <w:rsid w:val="00AA7B4D"/>
    <w:rsid w:val="00AA7C19"/>
    <w:rsid w:val="00AB22C4"/>
    <w:rsid w:val="00AB2782"/>
    <w:rsid w:val="00AB2828"/>
    <w:rsid w:val="00AB2F69"/>
    <w:rsid w:val="00AB368A"/>
    <w:rsid w:val="00AB41FE"/>
    <w:rsid w:val="00AB5E70"/>
    <w:rsid w:val="00AB64AA"/>
    <w:rsid w:val="00AB695C"/>
    <w:rsid w:val="00AB7FAE"/>
    <w:rsid w:val="00AC0184"/>
    <w:rsid w:val="00AC0281"/>
    <w:rsid w:val="00AC0495"/>
    <w:rsid w:val="00AC0ACE"/>
    <w:rsid w:val="00AC0B24"/>
    <w:rsid w:val="00AC111E"/>
    <w:rsid w:val="00AC161C"/>
    <w:rsid w:val="00AC2329"/>
    <w:rsid w:val="00AC26A6"/>
    <w:rsid w:val="00AC2B52"/>
    <w:rsid w:val="00AC2F85"/>
    <w:rsid w:val="00AC3350"/>
    <w:rsid w:val="00AC355F"/>
    <w:rsid w:val="00AC466E"/>
    <w:rsid w:val="00AC5621"/>
    <w:rsid w:val="00AC57AF"/>
    <w:rsid w:val="00AC57E6"/>
    <w:rsid w:val="00AC628C"/>
    <w:rsid w:val="00AC6E5E"/>
    <w:rsid w:val="00AC7011"/>
    <w:rsid w:val="00AC7102"/>
    <w:rsid w:val="00AC78C2"/>
    <w:rsid w:val="00AC7A0E"/>
    <w:rsid w:val="00AD015E"/>
    <w:rsid w:val="00AD0E1A"/>
    <w:rsid w:val="00AD12E8"/>
    <w:rsid w:val="00AD33DC"/>
    <w:rsid w:val="00AD383F"/>
    <w:rsid w:val="00AD44DE"/>
    <w:rsid w:val="00AD4505"/>
    <w:rsid w:val="00AD4CB2"/>
    <w:rsid w:val="00AD5097"/>
    <w:rsid w:val="00AD5384"/>
    <w:rsid w:val="00AD60BE"/>
    <w:rsid w:val="00AD6502"/>
    <w:rsid w:val="00AD6E53"/>
    <w:rsid w:val="00AD7416"/>
    <w:rsid w:val="00AE07EA"/>
    <w:rsid w:val="00AE0BCD"/>
    <w:rsid w:val="00AE0F8D"/>
    <w:rsid w:val="00AE12E5"/>
    <w:rsid w:val="00AE2D36"/>
    <w:rsid w:val="00AE2E6F"/>
    <w:rsid w:val="00AE39B7"/>
    <w:rsid w:val="00AE39FE"/>
    <w:rsid w:val="00AE4194"/>
    <w:rsid w:val="00AE44FC"/>
    <w:rsid w:val="00AE471C"/>
    <w:rsid w:val="00AE4B2E"/>
    <w:rsid w:val="00AE5363"/>
    <w:rsid w:val="00AE5D51"/>
    <w:rsid w:val="00AE6830"/>
    <w:rsid w:val="00AE693B"/>
    <w:rsid w:val="00AE72EC"/>
    <w:rsid w:val="00AE7617"/>
    <w:rsid w:val="00AE7CDD"/>
    <w:rsid w:val="00AF0DB0"/>
    <w:rsid w:val="00AF0EED"/>
    <w:rsid w:val="00AF15B3"/>
    <w:rsid w:val="00AF1C6E"/>
    <w:rsid w:val="00AF2BD8"/>
    <w:rsid w:val="00AF2DCA"/>
    <w:rsid w:val="00AF3EC2"/>
    <w:rsid w:val="00AF5D91"/>
    <w:rsid w:val="00AF600D"/>
    <w:rsid w:val="00AF7A65"/>
    <w:rsid w:val="00AF7AF5"/>
    <w:rsid w:val="00B001F0"/>
    <w:rsid w:val="00B004BC"/>
    <w:rsid w:val="00B0099E"/>
    <w:rsid w:val="00B00F73"/>
    <w:rsid w:val="00B02AA5"/>
    <w:rsid w:val="00B02BC0"/>
    <w:rsid w:val="00B02D74"/>
    <w:rsid w:val="00B03603"/>
    <w:rsid w:val="00B036A8"/>
    <w:rsid w:val="00B03CE4"/>
    <w:rsid w:val="00B045CB"/>
    <w:rsid w:val="00B04776"/>
    <w:rsid w:val="00B04895"/>
    <w:rsid w:val="00B04DB0"/>
    <w:rsid w:val="00B05153"/>
    <w:rsid w:val="00B0519D"/>
    <w:rsid w:val="00B05696"/>
    <w:rsid w:val="00B060C9"/>
    <w:rsid w:val="00B066BC"/>
    <w:rsid w:val="00B0689B"/>
    <w:rsid w:val="00B069A7"/>
    <w:rsid w:val="00B06A10"/>
    <w:rsid w:val="00B07E43"/>
    <w:rsid w:val="00B103F8"/>
    <w:rsid w:val="00B106B2"/>
    <w:rsid w:val="00B10F03"/>
    <w:rsid w:val="00B10FEF"/>
    <w:rsid w:val="00B11284"/>
    <w:rsid w:val="00B112B5"/>
    <w:rsid w:val="00B11304"/>
    <w:rsid w:val="00B11D47"/>
    <w:rsid w:val="00B11E07"/>
    <w:rsid w:val="00B120B9"/>
    <w:rsid w:val="00B1218D"/>
    <w:rsid w:val="00B143AA"/>
    <w:rsid w:val="00B14500"/>
    <w:rsid w:val="00B14806"/>
    <w:rsid w:val="00B160B2"/>
    <w:rsid w:val="00B16D5C"/>
    <w:rsid w:val="00B17DED"/>
    <w:rsid w:val="00B202D6"/>
    <w:rsid w:val="00B21092"/>
    <w:rsid w:val="00B213CD"/>
    <w:rsid w:val="00B21F31"/>
    <w:rsid w:val="00B221B8"/>
    <w:rsid w:val="00B2247F"/>
    <w:rsid w:val="00B22938"/>
    <w:rsid w:val="00B23289"/>
    <w:rsid w:val="00B23F09"/>
    <w:rsid w:val="00B2410F"/>
    <w:rsid w:val="00B245F6"/>
    <w:rsid w:val="00B24868"/>
    <w:rsid w:val="00B24C6A"/>
    <w:rsid w:val="00B26C52"/>
    <w:rsid w:val="00B300A9"/>
    <w:rsid w:val="00B305B3"/>
    <w:rsid w:val="00B305D7"/>
    <w:rsid w:val="00B31045"/>
    <w:rsid w:val="00B31542"/>
    <w:rsid w:val="00B3178C"/>
    <w:rsid w:val="00B32A02"/>
    <w:rsid w:val="00B32E1A"/>
    <w:rsid w:val="00B33472"/>
    <w:rsid w:val="00B345C0"/>
    <w:rsid w:val="00B34AAA"/>
    <w:rsid w:val="00B34C17"/>
    <w:rsid w:val="00B355D4"/>
    <w:rsid w:val="00B35B8A"/>
    <w:rsid w:val="00B35C23"/>
    <w:rsid w:val="00B36BDF"/>
    <w:rsid w:val="00B37B3A"/>
    <w:rsid w:val="00B37EC2"/>
    <w:rsid w:val="00B406D2"/>
    <w:rsid w:val="00B40924"/>
    <w:rsid w:val="00B40A50"/>
    <w:rsid w:val="00B413D4"/>
    <w:rsid w:val="00B417F8"/>
    <w:rsid w:val="00B41941"/>
    <w:rsid w:val="00B41EEA"/>
    <w:rsid w:val="00B42AA6"/>
    <w:rsid w:val="00B438EE"/>
    <w:rsid w:val="00B4390C"/>
    <w:rsid w:val="00B43B19"/>
    <w:rsid w:val="00B44BD9"/>
    <w:rsid w:val="00B44CA2"/>
    <w:rsid w:val="00B44FBA"/>
    <w:rsid w:val="00B45136"/>
    <w:rsid w:val="00B455F7"/>
    <w:rsid w:val="00B465D2"/>
    <w:rsid w:val="00B46A25"/>
    <w:rsid w:val="00B4722C"/>
    <w:rsid w:val="00B501C2"/>
    <w:rsid w:val="00B50812"/>
    <w:rsid w:val="00B514E0"/>
    <w:rsid w:val="00B51512"/>
    <w:rsid w:val="00B525D0"/>
    <w:rsid w:val="00B52C6A"/>
    <w:rsid w:val="00B5345F"/>
    <w:rsid w:val="00B53690"/>
    <w:rsid w:val="00B53744"/>
    <w:rsid w:val="00B543BF"/>
    <w:rsid w:val="00B548FA"/>
    <w:rsid w:val="00B54CDB"/>
    <w:rsid w:val="00B55023"/>
    <w:rsid w:val="00B558F3"/>
    <w:rsid w:val="00B55EF4"/>
    <w:rsid w:val="00B56023"/>
    <w:rsid w:val="00B57A90"/>
    <w:rsid w:val="00B57CD0"/>
    <w:rsid w:val="00B57D5A"/>
    <w:rsid w:val="00B600B1"/>
    <w:rsid w:val="00B602B8"/>
    <w:rsid w:val="00B605FE"/>
    <w:rsid w:val="00B60807"/>
    <w:rsid w:val="00B60C2A"/>
    <w:rsid w:val="00B61B26"/>
    <w:rsid w:val="00B61B42"/>
    <w:rsid w:val="00B62126"/>
    <w:rsid w:val="00B6246F"/>
    <w:rsid w:val="00B62521"/>
    <w:rsid w:val="00B62798"/>
    <w:rsid w:val="00B628E4"/>
    <w:rsid w:val="00B634F5"/>
    <w:rsid w:val="00B63AA8"/>
    <w:rsid w:val="00B6439A"/>
    <w:rsid w:val="00B6445C"/>
    <w:rsid w:val="00B64CCC"/>
    <w:rsid w:val="00B66395"/>
    <w:rsid w:val="00B6717D"/>
    <w:rsid w:val="00B70A94"/>
    <w:rsid w:val="00B71523"/>
    <w:rsid w:val="00B717DF"/>
    <w:rsid w:val="00B721BE"/>
    <w:rsid w:val="00B72410"/>
    <w:rsid w:val="00B724CB"/>
    <w:rsid w:val="00B72936"/>
    <w:rsid w:val="00B72F79"/>
    <w:rsid w:val="00B733EA"/>
    <w:rsid w:val="00B7364E"/>
    <w:rsid w:val="00B74004"/>
    <w:rsid w:val="00B74443"/>
    <w:rsid w:val="00B746B8"/>
    <w:rsid w:val="00B74E17"/>
    <w:rsid w:val="00B74EF6"/>
    <w:rsid w:val="00B76396"/>
    <w:rsid w:val="00B76468"/>
    <w:rsid w:val="00B76560"/>
    <w:rsid w:val="00B76881"/>
    <w:rsid w:val="00B80388"/>
    <w:rsid w:val="00B80469"/>
    <w:rsid w:val="00B80866"/>
    <w:rsid w:val="00B80907"/>
    <w:rsid w:val="00B80A82"/>
    <w:rsid w:val="00B81EA1"/>
    <w:rsid w:val="00B82398"/>
    <w:rsid w:val="00B826D1"/>
    <w:rsid w:val="00B8334A"/>
    <w:rsid w:val="00B83615"/>
    <w:rsid w:val="00B83D81"/>
    <w:rsid w:val="00B83F32"/>
    <w:rsid w:val="00B84A00"/>
    <w:rsid w:val="00B8605F"/>
    <w:rsid w:val="00B86ECF"/>
    <w:rsid w:val="00B86FD7"/>
    <w:rsid w:val="00B87352"/>
    <w:rsid w:val="00B87BF4"/>
    <w:rsid w:val="00B908FE"/>
    <w:rsid w:val="00B910B4"/>
    <w:rsid w:val="00B91FF9"/>
    <w:rsid w:val="00B92055"/>
    <w:rsid w:val="00B92147"/>
    <w:rsid w:val="00B9235E"/>
    <w:rsid w:val="00B93AD2"/>
    <w:rsid w:val="00B93B03"/>
    <w:rsid w:val="00B93C7F"/>
    <w:rsid w:val="00B945E3"/>
    <w:rsid w:val="00B94642"/>
    <w:rsid w:val="00B94D2F"/>
    <w:rsid w:val="00B94F90"/>
    <w:rsid w:val="00B9565D"/>
    <w:rsid w:val="00B96584"/>
    <w:rsid w:val="00B9709C"/>
    <w:rsid w:val="00B970A6"/>
    <w:rsid w:val="00B97960"/>
    <w:rsid w:val="00B97E3D"/>
    <w:rsid w:val="00BA00A0"/>
    <w:rsid w:val="00BA0238"/>
    <w:rsid w:val="00BA0A21"/>
    <w:rsid w:val="00BA194F"/>
    <w:rsid w:val="00BA2D1A"/>
    <w:rsid w:val="00BA2D6F"/>
    <w:rsid w:val="00BA34D7"/>
    <w:rsid w:val="00BA371A"/>
    <w:rsid w:val="00BA3B09"/>
    <w:rsid w:val="00BA4AA9"/>
    <w:rsid w:val="00BA55B7"/>
    <w:rsid w:val="00BA7A15"/>
    <w:rsid w:val="00BB0A9E"/>
    <w:rsid w:val="00BB0AB5"/>
    <w:rsid w:val="00BB0BE5"/>
    <w:rsid w:val="00BB18D8"/>
    <w:rsid w:val="00BB1B3C"/>
    <w:rsid w:val="00BB247C"/>
    <w:rsid w:val="00BB2892"/>
    <w:rsid w:val="00BB3215"/>
    <w:rsid w:val="00BB3CC5"/>
    <w:rsid w:val="00BB42BA"/>
    <w:rsid w:val="00BB45BA"/>
    <w:rsid w:val="00BB46E3"/>
    <w:rsid w:val="00BB565A"/>
    <w:rsid w:val="00BB5DC0"/>
    <w:rsid w:val="00BB71FF"/>
    <w:rsid w:val="00BB7982"/>
    <w:rsid w:val="00BB79B3"/>
    <w:rsid w:val="00BB7F41"/>
    <w:rsid w:val="00BC1157"/>
    <w:rsid w:val="00BC17F1"/>
    <w:rsid w:val="00BC25E8"/>
    <w:rsid w:val="00BC2E3C"/>
    <w:rsid w:val="00BC307E"/>
    <w:rsid w:val="00BC349A"/>
    <w:rsid w:val="00BC3782"/>
    <w:rsid w:val="00BC3B5C"/>
    <w:rsid w:val="00BC467A"/>
    <w:rsid w:val="00BC64B9"/>
    <w:rsid w:val="00BC7149"/>
    <w:rsid w:val="00BC79D6"/>
    <w:rsid w:val="00BC7BB6"/>
    <w:rsid w:val="00BD122B"/>
    <w:rsid w:val="00BD1556"/>
    <w:rsid w:val="00BD17B7"/>
    <w:rsid w:val="00BD1A0C"/>
    <w:rsid w:val="00BD1AE8"/>
    <w:rsid w:val="00BD2BA3"/>
    <w:rsid w:val="00BD2EDF"/>
    <w:rsid w:val="00BD3AB2"/>
    <w:rsid w:val="00BD3C24"/>
    <w:rsid w:val="00BD3C79"/>
    <w:rsid w:val="00BD4605"/>
    <w:rsid w:val="00BD47E8"/>
    <w:rsid w:val="00BD48BA"/>
    <w:rsid w:val="00BD4F12"/>
    <w:rsid w:val="00BD527F"/>
    <w:rsid w:val="00BD55E9"/>
    <w:rsid w:val="00BD5EEB"/>
    <w:rsid w:val="00BD7752"/>
    <w:rsid w:val="00BD7F4A"/>
    <w:rsid w:val="00BE1153"/>
    <w:rsid w:val="00BE1368"/>
    <w:rsid w:val="00BE15E7"/>
    <w:rsid w:val="00BE1688"/>
    <w:rsid w:val="00BE2B07"/>
    <w:rsid w:val="00BE2DF5"/>
    <w:rsid w:val="00BE2FE9"/>
    <w:rsid w:val="00BE31E1"/>
    <w:rsid w:val="00BE4F52"/>
    <w:rsid w:val="00BE5392"/>
    <w:rsid w:val="00BE5416"/>
    <w:rsid w:val="00BE5535"/>
    <w:rsid w:val="00BE561C"/>
    <w:rsid w:val="00BE56D4"/>
    <w:rsid w:val="00BE59CE"/>
    <w:rsid w:val="00BE5C7E"/>
    <w:rsid w:val="00BE5E19"/>
    <w:rsid w:val="00BE6777"/>
    <w:rsid w:val="00BE71B9"/>
    <w:rsid w:val="00BE730F"/>
    <w:rsid w:val="00BE74C1"/>
    <w:rsid w:val="00BE780C"/>
    <w:rsid w:val="00BF06CC"/>
    <w:rsid w:val="00BF081F"/>
    <w:rsid w:val="00BF08ED"/>
    <w:rsid w:val="00BF10A3"/>
    <w:rsid w:val="00BF12CB"/>
    <w:rsid w:val="00BF19FE"/>
    <w:rsid w:val="00BF1CEB"/>
    <w:rsid w:val="00BF1E6D"/>
    <w:rsid w:val="00BF378B"/>
    <w:rsid w:val="00BF3A59"/>
    <w:rsid w:val="00BF3AB2"/>
    <w:rsid w:val="00BF3E57"/>
    <w:rsid w:val="00BF4765"/>
    <w:rsid w:val="00BF5E95"/>
    <w:rsid w:val="00BF5E9E"/>
    <w:rsid w:val="00BF5F96"/>
    <w:rsid w:val="00BF6086"/>
    <w:rsid w:val="00BF6B6E"/>
    <w:rsid w:val="00BF7460"/>
    <w:rsid w:val="00C0027F"/>
    <w:rsid w:val="00C00534"/>
    <w:rsid w:val="00C00F60"/>
    <w:rsid w:val="00C015A1"/>
    <w:rsid w:val="00C015D0"/>
    <w:rsid w:val="00C02512"/>
    <w:rsid w:val="00C02D72"/>
    <w:rsid w:val="00C03FDB"/>
    <w:rsid w:val="00C043CD"/>
    <w:rsid w:val="00C04E05"/>
    <w:rsid w:val="00C04FDB"/>
    <w:rsid w:val="00C05DD0"/>
    <w:rsid w:val="00C064D9"/>
    <w:rsid w:val="00C06F6A"/>
    <w:rsid w:val="00C102C9"/>
    <w:rsid w:val="00C10E2B"/>
    <w:rsid w:val="00C11449"/>
    <w:rsid w:val="00C11670"/>
    <w:rsid w:val="00C12301"/>
    <w:rsid w:val="00C12418"/>
    <w:rsid w:val="00C12527"/>
    <w:rsid w:val="00C12C44"/>
    <w:rsid w:val="00C13D10"/>
    <w:rsid w:val="00C1495A"/>
    <w:rsid w:val="00C14C2D"/>
    <w:rsid w:val="00C14E3D"/>
    <w:rsid w:val="00C14E5C"/>
    <w:rsid w:val="00C15AC5"/>
    <w:rsid w:val="00C16016"/>
    <w:rsid w:val="00C1715B"/>
    <w:rsid w:val="00C2010F"/>
    <w:rsid w:val="00C203CD"/>
    <w:rsid w:val="00C20DD9"/>
    <w:rsid w:val="00C22F98"/>
    <w:rsid w:val="00C231A0"/>
    <w:rsid w:val="00C234C2"/>
    <w:rsid w:val="00C235CA"/>
    <w:rsid w:val="00C23AE3"/>
    <w:rsid w:val="00C24B95"/>
    <w:rsid w:val="00C24BED"/>
    <w:rsid w:val="00C25D7A"/>
    <w:rsid w:val="00C25E4D"/>
    <w:rsid w:val="00C26913"/>
    <w:rsid w:val="00C269AB"/>
    <w:rsid w:val="00C26CCF"/>
    <w:rsid w:val="00C27591"/>
    <w:rsid w:val="00C27E92"/>
    <w:rsid w:val="00C3050F"/>
    <w:rsid w:val="00C30557"/>
    <w:rsid w:val="00C30806"/>
    <w:rsid w:val="00C30F06"/>
    <w:rsid w:val="00C312D6"/>
    <w:rsid w:val="00C3162F"/>
    <w:rsid w:val="00C32459"/>
    <w:rsid w:val="00C329D7"/>
    <w:rsid w:val="00C33338"/>
    <w:rsid w:val="00C33413"/>
    <w:rsid w:val="00C33677"/>
    <w:rsid w:val="00C34153"/>
    <w:rsid w:val="00C34690"/>
    <w:rsid w:val="00C35A5D"/>
    <w:rsid w:val="00C35B6A"/>
    <w:rsid w:val="00C35CD7"/>
    <w:rsid w:val="00C35E14"/>
    <w:rsid w:val="00C35E9C"/>
    <w:rsid w:val="00C3736F"/>
    <w:rsid w:val="00C37DEB"/>
    <w:rsid w:val="00C4177C"/>
    <w:rsid w:val="00C41E2B"/>
    <w:rsid w:val="00C41E3F"/>
    <w:rsid w:val="00C42755"/>
    <w:rsid w:val="00C42A41"/>
    <w:rsid w:val="00C42EC2"/>
    <w:rsid w:val="00C43123"/>
    <w:rsid w:val="00C43514"/>
    <w:rsid w:val="00C437F8"/>
    <w:rsid w:val="00C44374"/>
    <w:rsid w:val="00C448CF"/>
    <w:rsid w:val="00C44FAE"/>
    <w:rsid w:val="00C450DF"/>
    <w:rsid w:val="00C45AEB"/>
    <w:rsid w:val="00C45C29"/>
    <w:rsid w:val="00C464D7"/>
    <w:rsid w:val="00C468A1"/>
    <w:rsid w:val="00C47B60"/>
    <w:rsid w:val="00C50E7B"/>
    <w:rsid w:val="00C50EC6"/>
    <w:rsid w:val="00C51003"/>
    <w:rsid w:val="00C51C9F"/>
    <w:rsid w:val="00C52D9A"/>
    <w:rsid w:val="00C532CB"/>
    <w:rsid w:val="00C53870"/>
    <w:rsid w:val="00C53E22"/>
    <w:rsid w:val="00C54126"/>
    <w:rsid w:val="00C54560"/>
    <w:rsid w:val="00C54AC6"/>
    <w:rsid w:val="00C54D81"/>
    <w:rsid w:val="00C5552B"/>
    <w:rsid w:val="00C5669F"/>
    <w:rsid w:val="00C571B7"/>
    <w:rsid w:val="00C5750E"/>
    <w:rsid w:val="00C57C94"/>
    <w:rsid w:val="00C60115"/>
    <w:rsid w:val="00C612AF"/>
    <w:rsid w:val="00C61464"/>
    <w:rsid w:val="00C618F6"/>
    <w:rsid w:val="00C625B1"/>
    <w:rsid w:val="00C626FF"/>
    <w:rsid w:val="00C63B27"/>
    <w:rsid w:val="00C63E1F"/>
    <w:rsid w:val="00C650C7"/>
    <w:rsid w:val="00C65B5E"/>
    <w:rsid w:val="00C665A8"/>
    <w:rsid w:val="00C66D3A"/>
    <w:rsid w:val="00C67DD2"/>
    <w:rsid w:val="00C705A6"/>
    <w:rsid w:val="00C7095D"/>
    <w:rsid w:val="00C70C23"/>
    <w:rsid w:val="00C7139B"/>
    <w:rsid w:val="00C718E3"/>
    <w:rsid w:val="00C71E23"/>
    <w:rsid w:val="00C72516"/>
    <w:rsid w:val="00C73167"/>
    <w:rsid w:val="00C73289"/>
    <w:rsid w:val="00C737A3"/>
    <w:rsid w:val="00C73959"/>
    <w:rsid w:val="00C73DF8"/>
    <w:rsid w:val="00C742C6"/>
    <w:rsid w:val="00C74427"/>
    <w:rsid w:val="00C7475E"/>
    <w:rsid w:val="00C75258"/>
    <w:rsid w:val="00C75697"/>
    <w:rsid w:val="00C75A3C"/>
    <w:rsid w:val="00C7767B"/>
    <w:rsid w:val="00C80629"/>
    <w:rsid w:val="00C8066F"/>
    <w:rsid w:val="00C806CE"/>
    <w:rsid w:val="00C812A4"/>
    <w:rsid w:val="00C812D4"/>
    <w:rsid w:val="00C81B02"/>
    <w:rsid w:val="00C8277B"/>
    <w:rsid w:val="00C83015"/>
    <w:rsid w:val="00C83535"/>
    <w:rsid w:val="00C83676"/>
    <w:rsid w:val="00C8386A"/>
    <w:rsid w:val="00C83876"/>
    <w:rsid w:val="00C8388C"/>
    <w:rsid w:val="00C84565"/>
    <w:rsid w:val="00C85054"/>
    <w:rsid w:val="00C854AF"/>
    <w:rsid w:val="00C8572B"/>
    <w:rsid w:val="00C85F91"/>
    <w:rsid w:val="00C86818"/>
    <w:rsid w:val="00C878A8"/>
    <w:rsid w:val="00C87FAA"/>
    <w:rsid w:val="00C90E6C"/>
    <w:rsid w:val="00C918E7"/>
    <w:rsid w:val="00C919B2"/>
    <w:rsid w:val="00C91BB0"/>
    <w:rsid w:val="00C9389A"/>
    <w:rsid w:val="00C9406F"/>
    <w:rsid w:val="00C946A0"/>
    <w:rsid w:val="00C9525F"/>
    <w:rsid w:val="00C952B1"/>
    <w:rsid w:val="00C95826"/>
    <w:rsid w:val="00C95F33"/>
    <w:rsid w:val="00C96D26"/>
    <w:rsid w:val="00C971B7"/>
    <w:rsid w:val="00C9762A"/>
    <w:rsid w:val="00C976D5"/>
    <w:rsid w:val="00CA11C9"/>
    <w:rsid w:val="00CA1454"/>
    <w:rsid w:val="00CA22C0"/>
    <w:rsid w:val="00CA2B90"/>
    <w:rsid w:val="00CA3D2B"/>
    <w:rsid w:val="00CA45BC"/>
    <w:rsid w:val="00CA4C94"/>
    <w:rsid w:val="00CA5413"/>
    <w:rsid w:val="00CA6BE6"/>
    <w:rsid w:val="00CA6F7B"/>
    <w:rsid w:val="00CA6FCE"/>
    <w:rsid w:val="00CA70E2"/>
    <w:rsid w:val="00CA7E6F"/>
    <w:rsid w:val="00CB0257"/>
    <w:rsid w:val="00CB09BF"/>
    <w:rsid w:val="00CB115C"/>
    <w:rsid w:val="00CB19E9"/>
    <w:rsid w:val="00CB1B51"/>
    <w:rsid w:val="00CB1F8A"/>
    <w:rsid w:val="00CB2589"/>
    <w:rsid w:val="00CB2A8A"/>
    <w:rsid w:val="00CB2BD0"/>
    <w:rsid w:val="00CB3DBC"/>
    <w:rsid w:val="00CB3E17"/>
    <w:rsid w:val="00CB3E47"/>
    <w:rsid w:val="00CB43C1"/>
    <w:rsid w:val="00CB4C5E"/>
    <w:rsid w:val="00CB4FB8"/>
    <w:rsid w:val="00CB541F"/>
    <w:rsid w:val="00CB5A27"/>
    <w:rsid w:val="00CB63D8"/>
    <w:rsid w:val="00CB7A26"/>
    <w:rsid w:val="00CB7A33"/>
    <w:rsid w:val="00CB7DA8"/>
    <w:rsid w:val="00CB7E8A"/>
    <w:rsid w:val="00CB7F87"/>
    <w:rsid w:val="00CC0C98"/>
    <w:rsid w:val="00CC12A4"/>
    <w:rsid w:val="00CC177A"/>
    <w:rsid w:val="00CC193C"/>
    <w:rsid w:val="00CC1DA3"/>
    <w:rsid w:val="00CC2486"/>
    <w:rsid w:val="00CC28BB"/>
    <w:rsid w:val="00CC28D9"/>
    <w:rsid w:val="00CC2C0A"/>
    <w:rsid w:val="00CC2C17"/>
    <w:rsid w:val="00CC2E5B"/>
    <w:rsid w:val="00CC3353"/>
    <w:rsid w:val="00CC3999"/>
    <w:rsid w:val="00CC4259"/>
    <w:rsid w:val="00CC492C"/>
    <w:rsid w:val="00CC4AFA"/>
    <w:rsid w:val="00CC5788"/>
    <w:rsid w:val="00CC600F"/>
    <w:rsid w:val="00CC63A6"/>
    <w:rsid w:val="00CC6A3A"/>
    <w:rsid w:val="00CC6AB6"/>
    <w:rsid w:val="00CC7281"/>
    <w:rsid w:val="00CC79FD"/>
    <w:rsid w:val="00CD0D32"/>
    <w:rsid w:val="00CD0F69"/>
    <w:rsid w:val="00CD1597"/>
    <w:rsid w:val="00CD1A15"/>
    <w:rsid w:val="00CD23B9"/>
    <w:rsid w:val="00CD28A7"/>
    <w:rsid w:val="00CD2AD2"/>
    <w:rsid w:val="00CD2E62"/>
    <w:rsid w:val="00CD33A5"/>
    <w:rsid w:val="00CD346D"/>
    <w:rsid w:val="00CD412A"/>
    <w:rsid w:val="00CD5748"/>
    <w:rsid w:val="00CD7005"/>
    <w:rsid w:val="00CD768B"/>
    <w:rsid w:val="00CE11D1"/>
    <w:rsid w:val="00CE1708"/>
    <w:rsid w:val="00CE21C0"/>
    <w:rsid w:val="00CE2271"/>
    <w:rsid w:val="00CE2ADE"/>
    <w:rsid w:val="00CE2AE5"/>
    <w:rsid w:val="00CE3D92"/>
    <w:rsid w:val="00CE40DA"/>
    <w:rsid w:val="00CE43DF"/>
    <w:rsid w:val="00CE45F7"/>
    <w:rsid w:val="00CE59E6"/>
    <w:rsid w:val="00CE5AEB"/>
    <w:rsid w:val="00CE5C4C"/>
    <w:rsid w:val="00CE63A8"/>
    <w:rsid w:val="00CE66AA"/>
    <w:rsid w:val="00CE6995"/>
    <w:rsid w:val="00CE6D1D"/>
    <w:rsid w:val="00CE75A1"/>
    <w:rsid w:val="00CE7E11"/>
    <w:rsid w:val="00CF1BF8"/>
    <w:rsid w:val="00CF279F"/>
    <w:rsid w:val="00CF297E"/>
    <w:rsid w:val="00CF317A"/>
    <w:rsid w:val="00CF3302"/>
    <w:rsid w:val="00CF36BB"/>
    <w:rsid w:val="00CF37C8"/>
    <w:rsid w:val="00CF3D15"/>
    <w:rsid w:val="00CF3FB9"/>
    <w:rsid w:val="00CF4EE2"/>
    <w:rsid w:val="00CF72FF"/>
    <w:rsid w:val="00CF7652"/>
    <w:rsid w:val="00CF78CA"/>
    <w:rsid w:val="00CF791D"/>
    <w:rsid w:val="00CF7B27"/>
    <w:rsid w:val="00CF7D4A"/>
    <w:rsid w:val="00D006D4"/>
    <w:rsid w:val="00D01015"/>
    <w:rsid w:val="00D01CB2"/>
    <w:rsid w:val="00D02AEB"/>
    <w:rsid w:val="00D030AD"/>
    <w:rsid w:val="00D03109"/>
    <w:rsid w:val="00D0346A"/>
    <w:rsid w:val="00D04475"/>
    <w:rsid w:val="00D045CA"/>
    <w:rsid w:val="00D04A99"/>
    <w:rsid w:val="00D055AE"/>
    <w:rsid w:val="00D06A76"/>
    <w:rsid w:val="00D06FDF"/>
    <w:rsid w:val="00D06FF9"/>
    <w:rsid w:val="00D0733D"/>
    <w:rsid w:val="00D0770D"/>
    <w:rsid w:val="00D0777D"/>
    <w:rsid w:val="00D07AA4"/>
    <w:rsid w:val="00D10DBA"/>
    <w:rsid w:val="00D10E3C"/>
    <w:rsid w:val="00D11482"/>
    <w:rsid w:val="00D11BFA"/>
    <w:rsid w:val="00D125D9"/>
    <w:rsid w:val="00D12630"/>
    <w:rsid w:val="00D136FF"/>
    <w:rsid w:val="00D13C2C"/>
    <w:rsid w:val="00D144B0"/>
    <w:rsid w:val="00D1463C"/>
    <w:rsid w:val="00D17722"/>
    <w:rsid w:val="00D17AFA"/>
    <w:rsid w:val="00D17B90"/>
    <w:rsid w:val="00D17DF1"/>
    <w:rsid w:val="00D203CC"/>
    <w:rsid w:val="00D207B6"/>
    <w:rsid w:val="00D20A50"/>
    <w:rsid w:val="00D20E56"/>
    <w:rsid w:val="00D21710"/>
    <w:rsid w:val="00D21CC1"/>
    <w:rsid w:val="00D223FB"/>
    <w:rsid w:val="00D22856"/>
    <w:rsid w:val="00D22E7E"/>
    <w:rsid w:val="00D235A5"/>
    <w:rsid w:val="00D244DE"/>
    <w:rsid w:val="00D24944"/>
    <w:rsid w:val="00D249FB"/>
    <w:rsid w:val="00D24ED3"/>
    <w:rsid w:val="00D24EFD"/>
    <w:rsid w:val="00D2512C"/>
    <w:rsid w:val="00D25EEE"/>
    <w:rsid w:val="00D26190"/>
    <w:rsid w:val="00D277B1"/>
    <w:rsid w:val="00D30029"/>
    <w:rsid w:val="00D310FF"/>
    <w:rsid w:val="00D3159A"/>
    <w:rsid w:val="00D31A03"/>
    <w:rsid w:val="00D32381"/>
    <w:rsid w:val="00D324E6"/>
    <w:rsid w:val="00D3260E"/>
    <w:rsid w:val="00D3271D"/>
    <w:rsid w:val="00D35BFC"/>
    <w:rsid w:val="00D35FAA"/>
    <w:rsid w:val="00D36654"/>
    <w:rsid w:val="00D371A0"/>
    <w:rsid w:val="00D374BB"/>
    <w:rsid w:val="00D40296"/>
    <w:rsid w:val="00D4074E"/>
    <w:rsid w:val="00D4092B"/>
    <w:rsid w:val="00D41B95"/>
    <w:rsid w:val="00D41BD8"/>
    <w:rsid w:val="00D422D0"/>
    <w:rsid w:val="00D42679"/>
    <w:rsid w:val="00D42920"/>
    <w:rsid w:val="00D42F86"/>
    <w:rsid w:val="00D4333F"/>
    <w:rsid w:val="00D43799"/>
    <w:rsid w:val="00D4413A"/>
    <w:rsid w:val="00D45461"/>
    <w:rsid w:val="00D4603F"/>
    <w:rsid w:val="00D46137"/>
    <w:rsid w:val="00D5024A"/>
    <w:rsid w:val="00D5041C"/>
    <w:rsid w:val="00D50660"/>
    <w:rsid w:val="00D5079A"/>
    <w:rsid w:val="00D51379"/>
    <w:rsid w:val="00D51CB8"/>
    <w:rsid w:val="00D5274D"/>
    <w:rsid w:val="00D52C39"/>
    <w:rsid w:val="00D5414E"/>
    <w:rsid w:val="00D55864"/>
    <w:rsid w:val="00D55AE7"/>
    <w:rsid w:val="00D55B29"/>
    <w:rsid w:val="00D56D45"/>
    <w:rsid w:val="00D572DE"/>
    <w:rsid w:val="00D57DA7"/>
    <w:rsid w:val="00D604A1"/>
    <w:rsid w:val="00D606D7"/>
    <w:rsid w:val="00D6207A"/>
    <w:rsid w:val="00D62424"/>
    <w:rsid w:val="00D62764"/>
    <w:rsid w:val="00D627A8"/>
    <w:rsid w:val="00D62D48"/>
    <w:rsid w:val="00D631AB"/>
    <w:rsid w:val="00D6345D"/>
    <w:rsid w:val="00D63E13"/>
    <w:rsid w:val="00D6420D"/>
    <w:rsid w:val="00D6486D"/>
    <w:rsid w:val="00D65C16"/>
    <w:rsid w:val="00D66E2D"/>
    <w:rsid w:val="00D66FFE"/>
    <w:rsid w:val="00D67B66"/>
    <w:rsid w:val="00D70894"/>
    <w:rsid w:val="00D70A53"/>
    <w:rsid w:val="00D70FC0"/>
    <w:rsid w:val="00D716D2"/>
    <w:rsid w:val="00D71C5D"/>
    <w:rsid w:val="00D72062"/>
    <w:rsid w:val="00D73E77"/>
    <w:rsid w:val="00D74E78"/>
    <w:rsid w:val="00D74E85"/>
    <w:rsid w:val="00D7516C"/>
    <w:rsid w:val="00D751A9"/>
    <w:rsid w:val="00D755E7"/>
    <w:rsid w:val="00D7564F"/>
    <w:rsid w:val="00D759B0"/>
    <w:rsid w:val="00D75B9C"/>
    <w:rsid w:val="00D75CB1"/>
    <w:rsid w:val="00D76214"/>
    <w:rsid w:val="00D76826"/>
    <w:rsid w:val="00D76DB5"/>
    <w:rsid w:val="00D7750B"/>
    <w:rsid w:val="00D77C76"/>
    <w:rsid w:val="00D82624"/>
    <w:rsid w:val="00D82BC4"/>
    <w:rsid w:val="00D83777"/>
    <w:rsid w:val="00D837E4"/>
    <w:rsid w:val="00D84AB7"/>
    <w:rsid w:val="00D84B19"/>
    <w:rsid w:val="00D8505C"/>
    <w:rsid w:val="00D85225"/>
    <w:rsid w:val="00D86023"/>
    <w:rsid w:val="00D8615F"/>
    <w:rsid w:val="00D86380"/>
    <w:rsid w:val="00D87275"/>
    <w:rsid w:val="00D87A29"/>
    <w:rsid w:val="00D901F2"/>
    <w:rsid w:val="00D90263"/>
    <w:rsid w:val="00D914D2"/>
    <w:rsid w:val="00D918FB"/>
    <w:rsid w:val="00D91DD4"/>
    <w:rsid w:val="00D921D1"/>
    <w:rsid w:val="00D92622"/>
    <w:rsid w:val="00D93737"/>
    <w:rsid w:val="00D938AB"/>
    <w:rsid w:val="00D93CF9"/>
    <w:rsid w:val="00D94070"/>
    <w:rsid w:val="00D941D4"/>
    <w:rsid w:val="00D94E6F"/>
    <w:rsid w:val="00D95706"/>
    <w:rsid w:val="00D95976"/>
    <w:rsid w:val="00D96A9C"/>
    <w:rsid w:val="00D96E4D"/>
    <w:rsid w:val="00D971ED"/>
    <w:rsid w:val="00D97901"/>
    <w:rsid w:val="00DA0360"/>
    <w:rsid w:val="00DA0A7E"/>
    <w:rsid w:val="00DA0FBC"/>
    <w:rsid w:val="00DA102C"/>
    <w:rsid w:val="00DA17DD"/>
    <w:rsid w:val="00DA17E3"/>
    <w:rsid w:val="00DA1A47"/>
    <w:rsid w:val="00DA1BC0"/>
    <w:rsid w:val="00DA2AB7"/>
    <w:rsid w:val="00DA3402"/>
    <w:rsid w:val="00DA3934"/>
    <w:rsid w:val="00DA3B2A"/>
    <w:rsid w:val="00DA41E7"/>
    <w:rsid w:val="00DA4617"/>
    <w:rsid w:val="00DA4C3F"/>
    <w:rsid w:val="00DA51F0"/>
    <w:rsid w:val="00DA5E2F"/>
    <w:rsid w:val="00DA6726"/>
    <w:rsid w:val="00DA67F9"/>
    <w:rsid w:val="00DA6A74"/>
    <w:rsid w:val="00DA7941"/>
    <w:rsid w:val="00DA7E66"/>
    <w:rsid w:val="00DB01EC"/>
    <w:rsid w:val="00DB0CFF"/>
    <w:rsid w:val="00DB0FBF"/>
    <w:rsid w:val="00DB1680"/>
    <w:rsid w:val="00DB2C0D"/>
    <w:rsid w:val="00DB2D56"/>
    <w:rsid w:val="00DB2ECB"/>
    <w:rsid w:val="00DB3627"/>
    <w:rsid w:val="00DB3EC0"/>
    <w:rsid w:val="00DB4642"/>
    <w:rsid w:val="00DB60AB"/>
    <w:rsid w:val="00DB6304"/>
    <w:rsid w:val="00DB6C6A"/>
    <w:rsid w:val="00DB6D97"/>
    <w:rsid w:val="00DB7480"/>
    <w:rsid w:val="00DB7973"/>
    <w:rsid w:val="00DC0034"/>
    <w:rsid w:val="00DC1690"/>
    <w:rsid w:val="00DC1E88"/>
    <w:rsid w:val="00DC25FE"/>
    <w:rsid w:val="00DC2CE4"/>
    <w:rsid w:val="00DC3455"/>
    <w:rsid w:val="00DC41CF"/>
    <w:rsid w:val="00DC50D9"/>
    <w:rsid w:val="00DC516A"/>
    <w:rsid w:val="00DC753B"/>
    <w:rsid w:val="00DC75A9"/>
    <w:rsid w:val="00DC7A07"/>
    <w:rsid w:val="00DC7B61"/>
    <w:rsid w:val="00DC7DAA"/>
    <w:rsid w:val="00DD076C"/>
    <w:rsid w:val="00DD084B"/>
    <w:rsid w:val="00DD0951"/>
    <w:rsid w:val="00DD0A74"/>
    <w:rsid w:val="00DD103E"/>
    <w:rsid w:val="00DD16C9"/>
    <w:rsid w:val="00DD1899"/>
    <w:rsid w:val="00DD212F"/>
    <w:rsid w:val="00DD2FC5"/>
    <w:rsid w:val="00DD3588"/>
    <w:rsid w:val="00DD36A5"/>
    <w:rsid w:val="00DD3946"/>
    <w:rsid w:val="00DD4B0A"/>
    <w:rsid w:val="00DD5817"/>
    <w:rsid w:val="00DD5EF9"/>
    <w:rsid w:val="00DD6638"/>
    <w:rsid w:val="00DD76B3"/>
    <w:rsid w:val="00DE00D3"/>
    <w:rsid w:val="00DE0DE5"/>
    <w:rsid w:val="00DE104E"/>
    <w:rsid w:val="00DE189D"/>
    <w:rsid w:val="00DE1CD4"/>
    <w:rsid w:val="00DE24BA"/>
    <w:rsid w:val="00DE25B3"/>
    <w:rsid w:val="00DE2663"/>
    <w:rsid w:val="00DE31D2"/>
    <w:rsid w:val="00DE32EA"/>
    <w:rsid w:val="00DE3316"/>
    <w:rsid w:val="00DE4188"/>
    <w:rsid w:val="00DE4F8F"/>
    <w:rsid w:val="00DE5B71"/>
    <w:rsid w:val="00DE658B"/>
    <w:rsid w:val="00DE6661"/>
    <w:rsid w:val="00DE6918"/>
    <w:rsid w:val="00DE6FAB"/>
    <w:rsid w:val="00DE7E24"/>
    <w:rsid w:val="00DF07E1"/>
    <w:rsid w:val="00DF115F"/>
    <w:rsid w:val="00DF1259"/>
    <w:rsid w:val="00DF1285"/>
    <w:rsid w:val="00DF16CD"/>
    <w:rsid w:val="00DF17E7"/>
    <w:rsid w:val="00DF2160"/>
    <w:rsid w:val="00DF21DB"/>
    <w:rsid w:val="00DF257B"/>
    <w:rsid w:val="00DF3365"/>
    <w:rsid w:val="00DF3AA7"/>
    <w:rsid w:val="00DF3B0F"/>
    <w:rsid w:val="00DF3D2A"/>
    <w:rsid w:val="00DF46BF"/>
    <w:rsid w:val="00DF618F"/>
    <w:rsid w:val="00DF6AF7"/>
    <w:rsid w:val="00DF6C04"/>
    <w:rsid w:val="00DF7256"/>
    <w:rsid w:val="00DF76C0"/>
    <w:rsid w:val="00E002D4"/>
    <w:rsid w:val="00E006EC"/>
    <w:rsid w:val="00E00A43"/>
    <w:rsid w:val="00E00E5C"/>
    <w:rsid w:val="00E01FFD"/>
    <w:rsid w:val="00E028D2"/>
    <w:rsid w:val="00E02C7C"/>
    <w:rsid w:val="00E04D74"/>
    <w:rsid w:val="00E053E7"/>
    <w:rsid w:val="00E05886"/>
    <w:rsid w:val="00E06327"/>
    <w:rsid w:val="00E071D7"/>
    <w:rsid w:val="00E075BA"/>
    <w:rsid w:val="00E07668"/>
    <w:rsid w:val="00E10441"/>
    <w:rsid w:val="00E10BDD"/>
    <w:rsid w:val="00E1146A"/>
    <w:rsid w:val="00E1292A"/>
    <w:rsid w:val="00E12D27"/>
    <w:rsid w:val="00E131AA"/>
    <w:rsid w:val="00E13423"/>
    <w:rsid w:val="00E13D9E"/>
    <w:rsid w:val="00E155D9"/>
    <w:rsid w:val="00E1630D"/>
    <w:rsid w:val="00E16FCD"/>
    <w:rsid w:val="00E17E08"/>
    <w:rsid w:val="00E207B6"/>
    <w:rsid w:val="00E2098C"/>
    <w:rsid w:val="00E20E03"/>
    <w:rsid w:val="00E20E1B"/>
    <w:rsid w:val="00E217C8"/>
    <w:rsid w:val="00E21F17"/>
    <w:rsid w:val="00E2205C"/>
    <w:rsid w:val="00E222C5"/>
    <w:rsid w:val="00E2244C"/>
    <w:rsid w:val="00E22C4B"/>
    <w:rsid w:val="00E23194"/>
    <w:rsid w:val="00E2321C"/>
    <w:rsid w:val="00E239BC"/>
    <w:rsid w:val="00E24391"/>
    <w:rsid w:val="00E24488"/>
    <w:rsid w:val="00E24E83"/>
    <w:rsid w:val="00E24E84"/>
    <w:rsid w:val="00E25136"/>
    <w:rsid w:val="00E25239"/>
    <w:rsid w:val="00E2576A"/>
    <w:rsid w:val="00E2607F"/>
    <w:rsid w:val="00E26203"/>
    <w:rsid w:val="00E26347"/>
    <w:rsid w:val="00E263D8"/>
    <w:rsid w:val="00E26AF1"/>
    <w:rsid w:val="00E27588"/>
    <w:rsid w:val="00E27B36"/>
    <w:rsid w:val="00E30A96"/>
    <w:rsid w:val="00E30D8F"/>
    <w:rsid w:val="00E30DBC"/>
    <w:rsid w:val="00E31041"/>
    <w:rsid w:val="00E3145E"/>
    <w:rsid w:val="00E31E52"/>
    <w:rsid w:val="00E31EC0"/>
    <w:rsid w:val="00E327C3"/>
    <w:rsid w:val="00E329AE"/>
    <w:rsid w:val="00E33059"/>
    <w:rsid w:val="00E333FC"/>
    <w:rsid w:val="00E336A9"/>
    <w:rsid w:val="00E338F7"/>
    <w:rsid w:val="00E33991"/>
    <w:rsid w:val="00E33B3D"/>
    <w:rsid w:val="00E33B55"/>
    <w:rsid w:val="00E343EA"/>
    <w:rsid w:val="00E347CD"/>
    <w:rsid w:val="00E34B36"/>
    <w:rsid w:val="00E35D8B"/>
    <w:rsid w:val="00E3647A"/>
    <w:rsid w:val="00E3799F"/>
    <w:rsid w:val="00E40236"/>
    <w:rsid w:val="00E403FE"/>
    <w:rsid w:val="00E4057D"/>
    <w:rsid w:val="00E40805"/>
    <w:rsid w:val="00E410A3"/>
    <w:rsid w:val="00E423F3"/>
    <w:rsid w:val="00E4250E"/>
    <w:rsid w:val="00E42D01"/>
    <w:rsid w:val="00E42E30"/>
    <w:rsid w:val="00E438CF"/>
    <w:rsid w:val="00E43C3A"/>
    <w:rsid w:val="00E43D07"/>
    <w:rsid w:val="00E4436F"/>
    <w:rsid w:val="00E4465A"/>
    <w:rsid w:val="00E44764"/>
    <w:rsid w:val="00E44ECF"/>
    <w:rsid w:val="00E451D9"/>
    <w:rsid w:val="00E45483"/>
    <w:rsid w:val="00E459D6"/>
    <w:rsid w:val="00E45A00"/>
    <w:rsid w:val="00E45A63"/>
    <w:rsid w:val="00E45B39"/>
    <w:rsid w:val="00E460B7"/>
    <w:rsid w:val="00E468F3"/>
    <w:rsid w:val="00E471E1"/>
    <w:rsid w:val="00E473A6"/>
    <w:rsid w:val="00E50412"/>
    <w:rsid w:val="00E506CA"/>
    <w:rsid w:val="00E50EE7"/>
    <w:rsid w:val="00E51213"/>
    <w:rsid w:val="00E51EC1"/>
    <w:rsid w:val="00E52274"/>
    <w:rsid w:val="00E52A95"/>
    <w:rsid w:val="00E54199"/>
    <w:rsid w:val="00E54B5B"/>
    <w:rsid w:val="00E54C97"/>
    <w:rsid w:val="00E54CD1"/>
    <w:rsid w:val="00E54D30"/>
    <w:rsid w:val="00E54E29"/>
    <w:rsid w:val="00E55068"/>
    <w:rsid w:val="00E550F7"/>
    <w:rsid w:val="00E5562A"/>
    <w:rsid w:val="00E55CDF"/>
    <w:rsid w:val="00E56262"/>
    <w:rsid w:val="00E5652B"/>
    <w:rsid w:val="00E5699F"/>
    <w:rsid w:val="00E56A8C"/>
    <w:rsid w:val="00E56BDE"/>
    <w:rsid w:val="00E56F19"/>
    <w:rsid w:val="00E57433"/>
    <w:rsid w:val="00E57A8E"/>
    <w:rsid w:val="00E57F1B"/>
    <w:rsid w:val="00E60554"/>
    <w:rsid w:val="00E60E04"/>
    <w:rsid w:val="00E624AB"/>
    <w:rsid w:val="00E6270B"/>
    <w:rsid w:val="00E629E1"/>
    <w:rsid w:val="00E62AB1"/>
    <w:rsid w:val="00E62B53"/>
    <w:rsid w:val="00E6340B"/>
    <w:rsid w:val="00E63A69"/>
    <w:rsid w:val="00E64615"/>
    <w:rsid w:val="00E64B6F"/>
    <w:rsid w:val="00E64C9F"/>
    <w:rsid w:val="00E65751"/>
    <w:rsid w:val="00E65DE4"/>
    <w:rsid w:val="00E6644D"/>
    <w:rsid w:val="00E667DE"/>
    <w:rsid w:val="00E66995"/>
    <w:rsid w:val="00E66F66"/>
    <w:rsid w:val="00E6708A"/>
    <w:rsid w:val="00E67CF3"/>
    <w:rsid w:val="00E67F33"/>
    <w:rsid w:val="00E70554"/>
    <w:rsid w:val="00E71019"/>
    <w:rsid w:val="00E71438"/>
    <w:rsid w:val="00E71C15"/>
    <w:rsid w:val="00E71D2D"/>
    <w:rsid w:val="00E731BB"/>
    <w:rsid w:val="00E73204"/>
    <w:rsid w:val="00E73B22"/>
    <w:rsid w:val="00E73BBE"/>
    <w:rsid w:val="00E742AB"/>
    <w:rsid w:val="00E7502A"/>
    <w:rsid w:val="00E75B64"/>
    <w:rsid w:val="00E76094"/>
    <w:rsid w:val="00E763C5"/>
    <w:rsid w:val="00E8272F"/>
    <w:rsid w:val="00E8329B"/>
    <w:rsid w:val="00E832EC"/>
    <w:rsid w:val="00E8347A"/>
    <w:rsid w:val="00E84254"/>
    <w:rsid w:val="00E846FA"/>
    <w:rsid w:val="00E848A1"/>
    <w:rsid w:val="00E84DDB"/>
    <w:rsid w:val="00E85420"/>
    <w:rsid w:val="00E86F3E"/>
    <w:rsid w:val="00E871FA"/>
    <w:rsid w:val="00E8766B"/>
    <w:rsid w:val="00E87C3D"/>
    <w:rsid w:val="00E87E44"/>
    <w:rsid w:val="00E9039D"/>
    <w:rsid w:val="00E90BCE"/>
    <w:rsid w:val="00E9240E"/>
    <w:rsid w:val="00E92B50"/>
    <w:rsid w:val="00E92C44"/>
    <w:rsid w:val="00E93016"/>
    <w:rsid w:val="00E93027"/>
    <w:rsid w:val="00E937BB"/>
    <w:rsid w:val="00E93A8F"/>
    <w:rsid w:val="00E94232"/>
    <w:rsid w:val="00E9489C"/>
    <w:rsid w:val="00E949B4"/>
    <w:rsid w:val="00E94BCF"/>
    <w:rsid w:val="00E94F4C"/>
    <w:rsid w:val="00E95087"/>
    <w:rsid w:val="00E951A2"/>
    <w:rsid w:val="00E95303"/>
    <w:rsid w:val="00E9644C"/>
    <w:rsid w:val="00E97417"/>
    <w:rsid w:val="00E974D8"/>
    <w:rsid w:val="00E9773D"/>
    <w:rsid w:val="00E9773F"/>
    <w:rsid w:val="00E97FB3"/>
    <w:rsid w:val="00EA0469"/>
    <w:rsid w:val="00EA04C7"/>
    <w:rsid w:val="00EA0932"/>
    <w:rsid w:val="00EA1C4E"/>
    <w:rsid w:val="00EA2BDB"/>
    <w:rsid w:val="00EA334F"/>
    <w:rsid w:val="00EA366A"/>
    <w:rsid w:val="00EA4B6F"/>
    <w:rsid w:val="00EA4C36"/>
    <w:rsid w:val="00EA4D27"/>
    <w:rsid w:val="00EA536E"/>
    <w:rsid w:val="00EA6CBA"/>
    <w:rsid w:val="00EA7A1F"/>
    <w:rsid w:val="00EB0312"/>
    <w:rsid w:val="00EB1BAD"/>
    <w:rsid w:val="00EB27A0"/>
    <w:rsid w:val="00EB2B18"/>
    <w:rsid w:val="00EB346F"/>
    <w:rsid w:val="00EB4336"/>
    <w:rsid w:val="00EB4671"/>
    <w:rsid w:val="00EB5330"/>
    <w:rsid w:val="00EB60FC"/>
    <w:rsid w:val="00EB63E2"/>
    <w:rsid w:val="00EB66C2"/>
    <w:rsid w:val="00EB671E"/>
    <w:rsid w:val="00EB6AA9"/>
    <w:rsid w:val="00EB73BF"/>
    <w:rsid w:val="00EC0456"/>
    <w:rsid w:val="00EC10FA"/>
    <w:rsid w:val="00EC2204"/>
    <w:rsid w:val="00EC2E51"/>
    <w:rsid w:val="00EC3187"/>
    <w:rsid w:val="00EC3976"/>
    <w:rsid w:val="00EC4040"/>
    <w:rsid w:val="00EC4AEF"/>
    <w:rsid w:val="00EC58E3"/>
    <w:rsid w:val="00EC593F"/>
    <w:rsid w:val="00EC63F9"/>
    <w:rsid w:val="00EC65F4"/>
    <w:rsid w:val="00EC6C32"/>
    <w:rsid w:val="00EC6CC2"/>
    <w:rsid w:val="00EC779D"/>
    <w:rsid w:val="00EC7876"/>
    <w:rsid w:val="00EC79D7"/>
    <w:rsid w:val="00ED0224"/>
    <w:rsid w:val="00ED03BA"/>
    <w:rsid w:val="00ED0665"/>
    <w:rsid w:val="00ED06C9"/>
    <w:rsid w:val="00ED0A9A"/>
    <w:rsid w:val="00ED0F52"/>
    <w:rsid w:val="00ED14F8"/>
    <w:rsid w:val="00ED178E"/>
    <w:rsid w:val="00ED19FB"/>
    <w:rsid w:val="00ED1ACA"/>
    <w:rsid w:val="00ED1B7D"/>
    <w:rsid w:val="00ED217B"/>
    <w:rsid w:val="00ED3719"/>
    <w:rsid w:val="00ED4275"/>
    <w:rsid w:val="00ED49FF"/>
    <w:rsid w:val="00ED4F9D"/>
    <w:rsid w:val="00ED578F"/>
    <w:rsid w:val="00ED7228"/>
    <w:rsid w:val="00EE0867"/>
    <w:rsid w:val="00EE22B2"/>
    <w:rsid w:val="00EE24BA"/>
    <w:rsid w:val="00EE2589"/>
    <w:rsid w:val="00EE2CBF"/>
    <w:rsid w:val="00EE39BF"/>
    <w:rsid w:val="00EE4008"/>
    <w:rsid w:val="00EE47CC"/>
    <w:rsid w:val="00EE488D"/>
    <w:rsid w:val="00EE5AB7"/>
    <w:rsid w:val="00EE61CA"/>
    <w:rsid w:val="00EE645B"/>
    <w:rsid w:val="00EE6F09"/>
    <w:rsid w:val="00EE7DA2"/>
    <w:rsid w:val="00EF07AB"/>
    <w:rsid w:val="00EF0ACA"/>
    <w:rsid w:val="00EF188D"/>
    <w:rsid w:val="00EF2F81"/>
    <w:rsid w:val="00EF4215"/>
    <w:rsid w:val="00EF4F14"/>
    <w:rsid w:val="00EF522D"/>
    <w:rsid w:val="00EF63F0"/>
    <w:rsid w:val="00EF696F"/>
    <w:rsid w:val="00EF7495"/>
    <w:rsid w:val="00EF74B0"/>
    <w:rsid w:val="00EF753C"/>
    <w:rsid w:val="00EF7E6C"/>
    <w:rsid w:val="00F00282"/>
    <w:rsid w:val="00F002F2"/>
    <w:rsid w:val="00F00423"/>
    <w:rsid w:val="00F00529"/>
    <w:rsid w:val="00F007EF"/>
    <w:rsid w:val="00F00B05"/>
    <w:rsid w:val="00F00B0E"/>
    <w:rsid w:val="00F0108A"/>
    <w:rsid w:val="00F011E9"/>
    <w:rsid w:val="00F01BC9"/>
    <w:rsid w:val="00F01BDF"/>
    <w:rsid w:val="00F02C88"/>
    <w:rsid w:val="00F03E44"/>
    <w:rsid w:val="00F052A6"/>
    <w:rsid w:val="00F05680"/>
    <w:rsid w:val="00F0682C"/>
    <w:rsid w:val="00F06B97"/>
    <w:rsid w:val="00F07DAA"/>
    <w:rsid w:val="00F10223"/>
    <w:rsid w:val="00F1043F"/>
    <w:rsid w:val="00F1089E"/>
    <w:rsid w:val="00F10C35"/>
    <w:rsid w:val="00F12F6F"/>
    <w:rsid w:val="00F13318"/>
    <w:rsid w:val="00F13834"/>
    <w:rsid w:val="00F13D0D"/>
    <w:rsid w:val="00F13F78"/>
    <w:rsid w:val="00F1515B"/>
    <w:rsid w:val="00F15DED"/>
    <w:rsid w:val="00F16218"/>
    <w:rsid w:val="00F172A3"/>
    <w:rsid w:val="00F17E33"/>
    <w:rsid w:val="00F205CB"/>
    <w:rsid w:val="00F216BB"/>
    <w:rsid w:val="00F2217A"/>
    <w:rsid w:val="00F231EE"/>
    <w:rsid w:val="00F234B7"/>
    <w:rsid w:val="00F23907"/>
    <w:rsid w:val="00F23C86"/>
    <w:rsid w:val="00F240D3"/>
    <w:rsid w:val="00F2443E"/>
    <w:rsid w:val="00F24C91"/>
    <w:rsid w:val="00F24EBA"/>
    <w:rsid w:val="00F251DE"/>
    <w:rsid w:val="00F2577C"/>
    <w:rsid w:val="00F26981"/>
    <w:rsid w:val="00F2774B"/>
    <w:rsid w:val="00F27841"/>
    <w:rsid w:val="00F30365"/>
    <w:rsid w:val="00F30431"/>
    <w:rsid w:val="00F306BF"/>
    <w:rsid w:val="00F308C4"/>
    <w:rsid w:val="00F31180"/>
    <w:rsid w:val="00F3160C"/>
    <w:rsid w:val="00F3294B"/>
    <w:rsid w:val="00F32BE3"/>
    <w:rsid w:val="00F32EF7"/>
    <w:rsid w:val="00F33BEF"/>
    <w:rsid w:val="00F33E4E"/>
    <w:rsid w:val="00F341B5"/>
    <w:rsid w:val="00F341D5"/>
    <w:rsid w:val="00F34F18"/>
    <w:rsid w:val="00F35D62"/>
    <w:rsid w:val="00F36615"/>
    <w:rsid w:val="00F368AF"/>
    <w:rsid w:val="00F370F5"/>
    <w:rsid w:val="00F370FD"/>
    <w:rsid w:val="00F37477"/>
    <w:rsid w:val="00F402DD"/>
    <w:rsid w:val="00F41B0B"/>
    <w:rsid w:val="00F41C27"/>
    <w:rsid w:val="00F41E57"/>
    <w:rsid w:val="00F42027"/>
    <w:rsid w:val="00F42259"/>
    <w:rsid w:val="00F422DB"/>
    <w:rsid w:val="00F42E11"/>
    <w:rsid w:val="00F4349C"/>
    <w:rsid w:val="00F43547"/>
    <w:rsid w:val="00F43878"/>
    <w:rsid w:val="00F44BF3"/>
    <w:rsid w:val="00F44E17"/>
    <w:rsid w:val="00F45224"/>
    <w:rsid w:val="00F452BC"/>
    <w:rsid w:val="00F4548C"/>
    <w:rsid w:val="00F45D21"/>
    <w:rsid w:val="00F4604C"/>
    <w:rsid w:val="00F46A18"/>
    <w:rsid w:val="00F46AFC"/>
    <w:rsid w:val="00F474B6"/>
    <w:rsid w:val="00F477DC"/>
    <w:rsid w:val="00F47900"/>
    <w:rsid w:val="00F50202"/>
    <w:rsid w:val="00F5023C"/>
    <w:rsid w:val="00F5075D"/>
    <w:rsid w:val="00F51525"/>
    <w:rsid w:val="00F516AF"/>
    <w:rsid w:val="00F51A66"/>
    <w:rsid w:val="00F51BF9"/>
    <w:rsid w:val="00F51D49"/>
    <w:rsid w:val="00F51EF4"/>
    <w:rsid w:val="00F52692"/>
    <w:rsid w:val="00F53130"/>
    <w:rsid w:val="00F53767"/>
    <w:rsid w:val="00F54E6F"/>
    <w:rsid w:val="00F5580C"/>
    <w:rsid w:val="00F5621C"/>
    <w:rsid w:val="00F5626E"/>
    <w:rsid w:val="00F56D52"/>
    <w:rsid w:val="00F57345"/>
    <w:rsid w:val="00F57E01"/>
    <w:rsid w:val="00F57E6A"/>
    <w:rsid w:val="00F60918"/>
    <w:rsid w:val="00F60D52"/>
    <w:rsid w:val="00F6144E"/>
    <w:rsid w:val="00F61645"/>
    <w:rsid w:val="00F61A9F"/>
    <w:rsid w:val="00F61DF2"/>
    <w:rsid w:val="00F620D6"/>
    <w:rsid w:val="00F62623"/>
    <w:rsid w:val="00F62B9B"/>
    <w:rsid w:val="00F62C6A"/>
    <w:rsid w:val="00F6515C"/>
    <w:rsid w:val="00F6539D"/>
    <w:rsid w:val="00F6582E"/>
    <w:rsid w:val="00F66259"/>
    <w:rsid w:val="00F666F7"/>
    <w:rsid w:val="00F6679C"/>
    <w:rsid w:val="00F66D12"/>
    <w:rsid w:val="00F670BF"/>
    <w:rsid w:val="00F6798A"/>
    <w:rsid w:val="00F67A0A"/>
    <w:rsid w:val="00F67B29"/>
    <w:rsid w:val="00F67F4D"/>
    <w:rsid w:val="00F7006C"/>
    <w:rsid w:val="00F71548"/>
    <w:rsid w:val="00F71FC9"/>
    <w:rsid w:val="00F72265"/>
    <w:rsid w:val="00F73D1A"/>
    <w:rsid w:val="00F73D8B"/>
    <w:rsid w:val="00F74238"/>
    <w:rsid w:val="00F75062"/>
    <w:rsid w:val="00F7510C"/>
    <w:rsid w:val="00F75253"/>
    <w:rsid w:val="00F7692D"/>
    <w:rsid w:val="00F76D30"/>
    <w:rsid w:val="00F7758D"/>
    <w:rsid w:val="00F77CF5"/>
    <w:rsid w:val="00F77F38"/>
    <w:rsid w:val="00F804E0"/>
    <w:rsid w:val="00F8105E"/>
    <w:rsid w:val="00F81CD2"/>
    <w:rsid w:val="00F81CEE"/>
    <w:rsid w:val="00F82734"/>
    <w:rsid w:val="00F82D64"/>
    <w:rsid w:val="00F8429C"/>
    <w:rsid w:val="00F84792"/>
    <w:rsid w:val="00F84978"/>
    <w:rsid w:val="00F8501A"/>
    <w:rsid w:val="00F851BF"/>
    <w:rsid w:val="00F8618F"/>
    <w:rsid w:val="00F866BB"/>
    <w:rsid w:val="00F868EF"/>
    <w:rsid w:val="00F86915"/>
    <w:rsid w:val="00F906AB"/>
    <w:rsid w:val="00F906C7"/>
    <w:rsid w:val="00F914C6"/>
    <w:rsid w:val="00F9191E"/>
    <w:rsid w:val="00F91929"/>
    <w:rsid w:val="00F91C4C"/>
    <w:rsid w:val="00F92900"/>
    <w:rsid w:val="00F92960"/>
    <w:rsid w:val="00F92B0A"/>
    <w:rsid w:val="00F9348D"/>
    <w:rsid w:val="00F9350F"/>
    <w:rsid w:val="00F94868"/>
    <w:rsid w:val="00F949DC"/>
    <w:rsid w:val="00F94D48"/>
    <w:rsid w:val="00F96053"/>
    <w:rsid w:val="00F97FD1"/>
    <w:rsid w:val="00FA04DD"/>
    <w:rsid w:val="00FA06A2"/>
    <w:rsid w:val="00FA08D6"/>
    <w:rsid w:val="00FA09F7"/>
    <w:rsid w:val="00FA0BB8"/>
    <w:rsid w:val="00FA1684"/>
    <w:rsid w:val="00FA3597"/>
    <w:rsid w:val="00FA366E"/>
    <w:rsid w:val="00FA392F"/>
    <w:rsid w:val="00FA39CB"/>
    <w:rsid w:val="00FA3A2E"/>
    <w:rsid w:val="00FA43C8"/>
    <w:rsid w:val="00FA4FF5"/>
    <w:rsid w:val="00FA5FEF"/>
    <w:rsid w:val="00FA69E2"/>
    <w:rsid w:val="00FA6CA5"/>
    <w:rsid w:val="00FA6DF5"/>
    <w:rsid w:val="00FA735F"/>
    <w:rsid w:val="00FA7E5C"/>
    <w:rsid w:val="00FB08B4"/>
    <w:rsid w:val="00FB0E39"/>
    <w:rsid w:val="00FB148F"/>
    <w:rsid w:val="00FB201B"/>
    <w:rsid w:val="00FB24CF"/>
    <w:rsid w:val="00FB4E3C"/>
    <w:rsid w:val="00FB5775"/>
    <w:rsid w:val="00FB6557"/>
    <w:rsid w:val="00FB65CE"/>
    <w:rsid w:val="00FB6A87"/>
    <w:rsid w:val="00FB720B"/>
    <w:rsid w:val="00FB78DD"/>
    <w:rsid w:val="00FB7B47"/>
    <w:rsid w:val="00FC0076"/>
    <w:rsid w:val="00FC026F"/>
    <w:rsid w:val="00FC05C5"/>
    <w:rsid w:val="00FC0A5B"/>
    <w:rsid w:val="00FC0B2A"/>
    <w:rsid w:val="00FC3070"/>
    <w:rsid w:val="00FC3661"/>
    <w:rsid w:val="00FC3DAA"/>
    <w:rsid w:val="00FC4540"/>
    <w:rsid w:val="00FC4951"/>
    <w:rsid w:val="00FC5084"/>
    <w:rsid w:val="00FC5D2C"/>
    <w:rsid w:val="00FC625B"/>
    <w:rsid w:val="00FC62D0"/>
    <w:rsid w:val="00FC6844"/>
    <w:rsid w:val="00FC6A3A"/>
    <w:rsid w:val="00FC6D75"/>
    <w:rsid w:val="00FC7AA3"/>
    <w:rsid w:val="00FC7C7E"/>
    <w:rsid w:val="00FD0163"/>
    <w:rsid w:val="00FD085D"/>
    <w:rsid w:val="00FD0F82"/>
    <w:rsid w:val="00FD1188"/>
    <w:rsid w:val="00FD14BF"/>
    <w:rsid w:val="00FD1597"/>
    <w:rsid w:val="00FD1931"/>
    <w:rsid w:val="00FD1BBB"/>
    <w:rsid w:val="00FD1E90"/>
    <w:rsid w:val="00FD220A"/>
    <w:rsid w:val="00FD23E6"/>
    <w:rsid w:val="00FD24D2"/>
    <w:rsid w:val="00FD2B5E"/>
    <w:rsid w:val="00FD38BD"/>
    <w:rsid w:val="00FD3EA8"/>
    <w:rsid w:val="00FD46F7"/>
    <w:rsid w:val="00FD520B"/>
    <w:rsid w:val="00FD6292"/>
    <w:rsid w:val="00FD6C83"/>
    <w:rsid w:val="00FD7360"/>
    <w:rsid w:val="00FD7CFA"/>
    <w:rsid w:val="00FD7F74"/>
    <w:rsid w:val="00FE0605"/>
    <w:rsid w:val="00FE0E36"/>
    <w:rsid w:val="00FE0FFB"/>
    <w:rsid w:val="00FE12F4"/>
    <w:rsid w:val="00FE132E"/>
    <w:rsid w:val="00FE1896"/>
    <w:rsid w:val="00FE223B"/>
    <w:rsid w:val="00FE22DD"/>
    <w:rsid w:val="00FE22E1"/>
    <w:rsid w:val="00FE2577"/>
    <w:rsid w:val="00FE2737"/>
    <w:rsid w:val="00FE3EF8"/>
    <w:rsid w:val="00FE3FC1"/>
    <w:rsid w:val="00FE5398"/>
    <w:rsid w:val="00FE5D32"/>
    <w:rsid w:val="00FE614F"/>
    <w:rsid w:val="00FE6187"/>
    <w:rsid w:val="00FE6496"/>
    <w:rsid w:val="00FE64AA"/>
    <w:rsid w:val="00FE6615"/>
    <w:rsid w:val="00FE6910"/>
    <w:rsid w:val="00FE6E4A"/>
    <w:rsid w:val="00FE7862"/>
    <w:rsid w:val="00FF073F"/>
    <w:rsid w:val="00FF14D5"/>
    <w:rsid w:val="00FF19B7"/>
    <w:rsid w:val="00FF22FD"/>
    <w:rsid w:val="00FF27C7"/>
    <w:rsid w:val="00FF3D7F"/>
    <w:rsid w:val="00FF3F76"/>
    <w:rsid w:val="00FF41A6"/>
    <w:rsid w:val="00FF53C9"/>
    <w:rsid w:val="00FF570E"/>
    <w:rsid w:val="00FF5C61"/>
    <w:rsid w:val="00FF5F6F"/>
    <w:rsid w:val="00FF6248"/>
    <w:rsid w:val="00FF64A5"/>
    <w:rsid w:val="00FF6F51"/>
    <w:rsid w:val="00FF77BE"/>
    <w:rsid w:val="00FF7C01"/>
    <w:rsid w:val="00FF7C0F"/>
    <w:rsid w:val="00FF7C91"/>
    <w:rsid w:val="00FF7F46"/>
    <w:rsid w:val="0105F445"/>
    <w:rsid w:val="018DADCE"/>
    <w:rsid w:val="02738061"/>
    <w:rsid w:val="03606550"/>
    <w:rsid w:val="03E4D957"/>
    <w:rsid w:val="03E79978"/>
    <w:rsid w:val="0434DE5D"/>
    <w:rsid w:val="04E7E593"/>
    <w:rsid w:val="0588CC27"/>
    <w:rsid w:val="059D886A"/>
    <w:rsid w:val="06623F54"/>
    <w:rsid w:val="06AC61AF"/>
    <w:rsid w:val="07432618"/>
    <w:rsid w:val="078C291A"/>
    <w:rsid w:val="08B84A7A"/>
    <w:rsid w:val="091968BB"/>
    <w:rsid w:val="0955F254"/>
    <w:rsid w:val="0999E016"/>
    <w:rsid w:val="0A076937"/>
    <w:rsid w:val="0A4E2FDC"/>
    <w:rsid w:val="0A8B6242"/>
    <w:rsid w:val="0B35B077"/>
    <w:rsid w:val="0B4E7BF7"/>
    <w:rsid w:val="0B4F685F"/>
    <w:rsid w:val="0B5CA07E"/>
    <w:rsid w:val="0C2A4300"/>
    <w:rsid w:val="0C5BF407"/>
    <w:rsid w:val="0CCF1CFF"/>
    <w:rsid w:val="0D148DDF"/>
    <w:rsid w:val="0DC8FB45"/>
    <w:rsid w:val="0F54EFAE"/>
    <w:rsid w:val="0FE66461"/>
    <w:rsid w:val="0FFBD6F9"/>
    <w:rsid w:val="104B4705"/>
    <w:rsid w:val="107C6D32"/>
    <w:rsid w:val="10E956B0"/>
    <w:rsid w:val="11EA5144"/>
    <w:rsid w:val="123ECD10"/>
    <w:rsid w:val="124E26D2"/>
    <w:rsid w:val="132799FF"/>
    <w:rsid w:val="134434CE"/>
    <w:rsid w:val="145AB19D"/>
    <w:rsid w:val="1467A7F7"/>
    <w:rsid w:val="14B87F64"/>
    <w:rsid w:val="1527E4BE"/>
    <w:rsid w:val="1591ED3C"/>
    <w:rsid w:val="165B36C9"/>
    <w:rsid w:val="17A5EE34"/>
    <w:rsid w:val="1804B1D5"/>
    <w:rsid w:val="18C47870"/>
    <w:rsid w:val="196F8A21"/>
    <w:rsid w:val="19CBDE46"/>
    <w:rsid w:val="1B90F5DE"/>
    <w:rsid w:val="1C02ADF1"/>
    <w:rsid w:val="1C0844AD"/>
    <w:rsid w:val="1D448BB8"/>
    <w:rsid w:val="1EE0230E"/>
    <w:rsid w:val="205FAB83"/>
    <w:rsid w:val="210296CE"/>
    <w:rsid w:val="210F0A1A"/>
    <w:rsid w:val="21FAC332"/>
    <w:rsid w:val="2217FB87"/>
    <w:rsid w:val="225DE317"/>
    <w:rsid w:val="227C87FE"/>
    <w:rsid w:val="239C6201"/>
    <w:rsid w:val="2418585F"/>
    <w:rsid w:val="247F5521"/>
    <w:rsid w:val="254FB8A6"/>
    <w:rsid w:val="25B428C0"/>
    <w:rsid w:val="26320E91"/>
    <w:rsid w:val="278438DB"/>
    <w:rsid w:val="27C2489A"/>
    <w:rsid w:val="27DF383E"/>
    <w:rsid w:val="27FFDC81"/>
    <w:rsid w:val="291FD95B"/>
    <w:rsid w:val="295E18FB"/>
    <w:rsid w:val="2A3DC897"/>
    <w:rsid w:val="2AF9E95C"/>
    <w:rsid w:val="2C963E39"/>
    <w:rsid w:val="2CB2A831"/>
    <w:rsid w:val="2D85BC92"/>
    <w:rsid w:val="2DCBDAA3"/>
    <w:rsid w:val="2E9A8B4D"/>
    <w:rsid w:val="2F4B5851"/>
    <w:rsid w:val="3192F8B7"/>
    <w:rsid w:val="31F8D80E"/>
    <w:rsid w:val="322D74E1"/>
    <w:rsid w:val="32E3586A"/>
    <w:rsid w:val="336E3DCA"/>
    <w:rsid w:val="337502A8"/>
    <w:rsid w:val="33851EE8"/>
    <w:rsid w:val="338A08E6"/>
    <w:rsid w:val="348E824C"/>
    <w:rsid w:val="35EE5386"/>
    <w:rsid w:val="3621091B"/>
    <w:rsid w:val="369C9F2A"/>
    <w:rsid w:val="36CB2A18"/>
    <w:rsid w:val="36CC4931"/>
    <w:rsid w:val="36FA4468"/>
    <w:rsid w:val="377F4748"/>
    <w:rsid w:val="380B8BD6"/>
    <w:rsid w:val="380C2E51"/>
    <w:rsid w:val="381D65E7"/>
    <w:rsid w:val="383BB5B4"/>
    <w:rsid w:val="39D78615"/>
    <w:rsid w:val="39FA05BB"/>
    <w:rsid w:val="3B2CB9A7"/>
    <w:rsid w:val="3B8691F7"/>
    <w:rsid w:val="3BCFF7EE"/>
    <w:rsid w:val="3BDA2C96"/>
    <w:rsid w:val="3C354A5A"/>
    <w:rsid w:val="3C417B94"/>
    <w:rsid w:val="3CE6DE65"/>
    <w:rsid w:val="3D343DCB"/>
    <w:rsid w:val="3E717CA6"/>
    <w:rsid w:val="3EBE32B9"/>
    <w:rsid w:val="3EFC2693"/>
    <w:rsid w:val="3F45EF97"/>
    <w:rsid w:val="3FAA80C9"/>
    <w:rsid w:val="40159EC4"/>
    <w:rsid w:val="413BBD8D"/>
    <w:rsid w:val="413BC20D"/>
    <w:rsid w:val="414AB09D"/>
    <w:rsid w:val="415D4F7A"/>
    <w:rsid w:val="416A7715"/>
    <w:rsid w:val="418275D8"/>
    <w:rsid w:val="41B87D15"/>
    <w:rsid w:val="41E7020C"/>
    <w:rsid w:val="420F5745"/>
    <w:rsid w:val="428C7EA9"/>
    <w:rsid w:val="433B12E0"/>
    <w:rsid w:val="44231540"/>
    <w:rsid w:val="445ECFCF"/>
    <w:rsid w:val="4495C2EF"/>
    <w:rsid w:val="4567E67F"/>
    <w:rsid w:val="462FAD87"/>
    <w:rsid w:val="46A0CBBC"/>
    <w:rsid w:val="46CDE807"/>
    <w:rsid w:val="47AFB4A0"/>
    <w:rsid w:val="482AA3B5"/>
    <w:rsid w:val="4859C704"/>
    <w:rsid w:val="48B10A6E"/>
    <w:rsid w:val="495809F3"/>
    <w:rsid w:val="4ACF2831"/>
    <w:rsid w:val="4B9167C6"/>
    <w:rsid w:val="4BA7654B"/>
    <w:rsid w:val="4C39B6E5"/>
    <w:rsid w:val="4D1DA3D7"/>
    <w:rsid w:val="4D6C823E"/>
    <w:rsid w:val="4E67D466"/>
    <w:rsid w:val="4EBA3AC5"/>
    <w:rsid w:val="4EFE98A2"/>
    <w:rsid w:val="4F025CDF"/>
    <w:rsid w:val="4FBEA057"/>
    <w:rsid w:val="518533BC"/>
    <w:rsid w:val="51B01D1A"/>
    <w:rsid w:val="5207C8E5"/>
    <w:rsid w:val="542A5E30"/>
    <w:rsid w:val="54C72F2D"/>
    <w:rsid w:val="553C0FB3"/>
    <w:rsid w:val="55F593AC"/>
    <w:rsid w:val="56445BAF"/>
    <w:rsid w:val="56D91C3A"/>
    <w:rsid w:val="5738B96E"/>
    <w:rsid w:val="574D60B3"/>
    <w:rsid w:val="5772A527"/>
    <w:rsid w:val="57921B35"/>
    <w:rsid w:val="579356FF"/>
    <w:rsid w:val="57968703"/>
    <w:rsid w:val="5892EC35"/>
    <w:rsid w:val="58E2F3DD"/>
    <w:rsid w:val="58F86D90"/>
    <w:rsid w:val="5A07F8BF"/>
    <w:rsid w:val="5AA79322"/>
    <w:rsid w:val="5AA98387"/>
    <w:rsid w:val="5AB1DE14"/>
    <w:rsid w:val="5CC7E663"/>
    <w:rsid w:val="5D4331C7"/>
    <w:rsid w:val="5D5DC8BF"/>
    <w:rsid w:val="5DBC9CB4"/>
    <w:rsid w:val="5E4DCDFA"/>
    <w:rsid w:val="5E57F3E9"/>
    <w:rsid w:val="5E97A74E"/>
    <w:rsid w:val="5EE42E1F"/>
    <w:rsid w:val="6026786B"/>
    <w:rsid w:val="603466CC"/>
    <w:rsid w:val="603CE60F"/>
    <w:rsid w:val="616B2533"/>
    <w:rsid w:val="617A8B25"/>
    <w:rsid w:val="61A59F7B"/>
    <w:rsid w:val="61B5E6B7"/>
    <w:rsid w:val="6206A31E"/>
    <w:rsid w:val="625FE997"/>
    <w:rsid w:val="639F00F6"/>
    <w:rsid w:val="640FF05D"/>
    <w:rsid w:val="64DAE5CE"/>
    <w:rsid w:val="650F701E"/>
    <w:rsid w:val="6531C166"/>
    <w:rsid w:val="6587AC77"/>
    <w:rsid w:val="65A3B949"/>
    <w:rsid w:val="673952CE"/>
    <w:rsid w:val="68128690"/>
    <w:rsid w:val="694D38B0"/>
    <w:rsid w:val="6960A92E"/>
    <w:rsid w:val="699178A6"/>
    <w:rsid w:val="69B3970C"/>
    <w:rsid w:val="69D6360A"/>
    <w:rsid w:val="6A182883"/>
    <w:rsid w:val="6A496895"/>
    <w:rsid w:val="6A531819"/>
    <w:rsid w:val="6A841902"/>
    <w:rsid w:val="6B4A2752"/>
    <w:rsid w:val="6CCCD119"/>
    <w:rsid w:val="6CE5F7B3"/>
    <w:rsid w:val="6E169D12"/>
    <w:rsid w:val="6E20A9D3"/>
    <w:rsid w:val="6E81C814"/>
    <w:rsid w:val="6F6808BF"/>
    <w:rsid w:val="700D59C9"/>
    <w:rsid w:val="70AB1BA6"/>
    <w:rsid w:val="71B6FA0D"/>
    <w:rsid w:val="720EB22C"/>
    <w:rsid w:val="72D18242"/>
    <w:rsid w:val="72F61C62"/>
    <w:rsid w:val="7416B1DF"/>
    <w:rsid w:val="742ED7AE"/>
    <w:rsid w:val="74B055D8"/>
    <w:rsid w:val="7551D23C"/>
    <w:rsid w:val="75D1B017"/>
    <w:rsid w:val="77F78F9C"/>
    <w:rsid w:val="787B8F06"/>
    <w:rsid w:val="78D6EE01"/>
    <w:rsid w:val="78E034A3"/>
    <w:rsid w:val="7909EF1D"/>
    <w:rsid w:val="797BCEC5"/>
    <w:rsid w:val="7B4837C4"/>
    <w:rsid w:val="7BB3F47E"/>
    <w:rsid w:val="7BCB1991"/>
    <w:rsid w:val="7D7E0996"/>
    <w:rsid w:val="7D999E13"/>
    <w:rsid w:val="7FD1E313"/>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C35BE"/>
  <w15:docId w15:val="{96530DA8-E1AD-4AB8-A0F7-C0B579622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6C0D6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D006D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D006D4"/>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unhideWhenUsed/>
    <w:qFormat/>
    <w:rsid w:val="00D006D4"/>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unhideWhenUsed/>
    <w:qFormat/>
    <w:rsid w:val="00233835"/>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unhideWhenUsed/>
    <w:qFormat/>
    <w:rsid w:val="006F5429"/>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6C0D6E"/>
    <w:rPr>
      <w:rFonts w:asciiTheme="majorHAnsi" w:eastAsiaTheme="majorEastAsia" w:hAnsiTheme="majorHAnsi" w:cstheme="majorBidi"/>
      <w:b/>
      <w:bCs/>
      <w:color w:val="365F91" w:themeColor="accent1" w:themeShade="BF"/>
      <w:sz w:val="28"/>
      <w:szCs w:val="28"/>
    </w:rPr>
  </w:style>
  <w:style w:type="table" w:styleId="Tabellrutenett">
    <w:name w:val="Table Grid"/>
    <w:basedOn w:val="Vanligtabell"/>
    <w:uiPriority w:val="39"/>
    <w:rsid w:val="00412512"/>
    <w:pPr>
      <w:spacing w:after="0" w:line="240" w:lineRule="auto"/>
    </w:pPr>
    <w:tblPr/>
  </w:style>
  <w:style w:type="character" w:customStyle="1" w:styleId="Overskrift2Tegn">
    <w:name w:val="Overskrift 2 Tegn"/>
    <w:basedOn w:val="Standardskriftforavsnitt"/>
    <w:link w:val="Overskrift2"/>
    <w:uiPriority w:val="9"/>
    <w:rsid w:val="00D006D4"/>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D006D4"/>
    <w:rPr>
      <w:rFonts w:asciiTheme="majorHAnsi" w:eastAsiaTheme="majorEastAsia" w:hAnsiTheme="majorHAnsi" w:cstheme="majorBidi"/>
      <w:b/>
      <w:bCs/>
      <w:color w:val="4F81BD" w:themeColor="accent1"/>
    </w:rPr>
  </w:style>
  <w:style w:type="character" w:customStyle="1" w:styleId="Overskrift4Tegn">
    <w:name w:val="Overskrift 4 Tegn"/>
    <w:basedOn w:val="Standardskriftforavsnitt"/>
    <w:link w:val="Overskrift4"/>
    <w:uiPriority w:val="9"/>
    <w:rsid w:val="00D006D4"/>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rsid w:val="00233835"/>
    <w:rPr>
      <w:rFonts w:asciiTheme="majorHAnsi" w:eastAsiaTheme="majorEastAsia" w:hAnsiTheme="majorHAnsi" w:cstheme="majorBidi"/>
      <w:color w:val="243F60" w:themeColor="accent1" w:themeShade="7F"/>
    </w:rPr>
  </w:style>
  <w:style w:type="paragraph" w:styleId="NormalWeb">
    <w:name w:val="Normal (Web)"/>
    <w:basedOn w:val="Normal"/>
    <w:uiPriority w:val="99"/>
    <w:unhideWhenUsed/>
    <w:rsid w:val="00D17B90"/>
    <w:pPr>
      <w:spacing w:after="0" w:line="240" w:lineRule="auto"/>
    </w:pPr>
    <w:rPr>
      <w:rFonts w:ascii="Times New Roman" w:eastAsia="Times New Roman" w:hAnsi="Times New Roman" w:cs="Times New Roman"/>
      <w:sz w:val="24"/>
      <w:szCs w:val="24"/>
      <w:lang w:eastAsia="nb-NO"/>
    </w:rPr>
  </w:style>
  <w:style w:type="character" w:styleId="Hyperkobling">
    <w:name w:val="Hyperlink"/>
    <w:basedOn w:val="Standardskriftforavsnitt"/>
    <w:uiPriority w:val="99"/>
    <w:unhideWhenUsed/>
    <w:rsid w:val="0005231D"/>
    <w:rPr>
      <w:color w:val="0000FF"/>
      <w:u w:val="single"/>
    </w:rPr>
  </w:style>
  <w:style w:type="paragraph" w:styleId="Bobletekst">
    <w:name w:val="Balloon Text"/>
    <w:basedOn w:val="Normal"/>
    <w:link w:val="BobletekstTegn"/>
    <w:uiPriority w:val="99"/>
    <w:semiHidden/>
    <w:unhideWhenUsed/>
    <w:rsid w:val="00657E72"/>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657E72"/>
    <w:rPr>
      <w:rFonts w:ascii="Tahoma" w:hAnsi="Tahoma" w:cs="Tahoma"/>
      <w:sz w:val="16"/>
      <w:szCs w:val="16"/>
    </w:rPr>
  </w:style>
  <w:style w:type="paragraph" w:styleId="Merknadstekst">
    <w:name w:val="annotation text"/>
    <w:basedOn w:val="Normal"/>
    <w:link w:val="MerknadstekstTegn"/>
    <w:uiPriority w:val="99"/>
    <w:unhideWhenUsed/>
    <w:rsid w:val="004B5DBE"/>
    <w:pPr>
      <w:spacing w:after="0" w:line="240" w:lineRule="auto"/>
    </w:pPr>
    <w:rPr>
      <w:rFonts w:ascii="Calibri" w:hAnsi="Calibri" w:cs="Times New Roman"/>
      <w:sz w:val="20"/>
      <w:szCs w:val="20"/>
    </w:rPr>
  </w:style>
  <w:style w:type="character" w:customStyle="1" w:styleId="MerknadstekstTegn">
    <w:name w:val="Merknadstekst Tegn"/>
    <w:basedOn w:val="Standardskriftforavsnitt"/>
    <w:link w:val="Merknadstekst"/>
    <w:uiPriority w:val="99"/>
    <w:rsid w:val="004B5DBE"/>
    <w:rPr>
      <w:rFonts w:ascii="Calibri" w:hAnsi="Calibri" w:cs="Times New Roman"/>
      <w:sz w:val="20"/>
      <w:szCs w:val="20"/>
    </w:rPr>
  </w:style>
  <w:style w:type="character" w:styleId="Merknadsreferanse">
    <w:name w:val="annotation reference"/>
    <w:basedOn w:val="Standardskriftforavsnitt"/>
    <w:uiPriority w:val="99"/>
    <w:semiHidden/>
    <w:unhideWhenUsed/>
    <w:rsid w:val="00044C7E"/>
    <w:rPr>
      <w:sz w:val="16"/>
      <w:szCs w:val="16"/>
    </w:rPr>
  </w:style>
  <w:style w:type="paragraph" w:styleId="Kommentaremne">
    <w:name w:val="annotation subject"/>
    <w:basedOn w:val="Merknadstekst"/>
    <w:next w:val="Merknadstekst"/>
    <w:link w:val="KommentaremneTegn"/>
    <w:uiPriority w:val="99"/>
    <w:semiHidden/>
    <w:unhideWhenUsed/>
    <w:rsid w:val="00044C7E"/>
    <w:pPr>
      <w:spacing w:after="200"/>
    </w:pPr>
    <w:rPr>
      <w:rFonts w:asciiTheme="minorHAnsi" w:hAnsiTheme="minorHAnsi" w:cstheme="minorBidi"/>
      <w:b/>
      <w:bCs/>
    </w:rPr>
  </w:style>
  <w:style w:type="character" w:customStyle="1" w:styleId="KommentaremneTegn">
    <w:name w:val="Kommentaremne Tegn"/>
    <w:basedOn w:val="MerknadstekstTegn"/>
    <w:link w:val="Kommentaremne"/>
    <w:uiPriority w:val="99"/>
    <w:semiHidden/>
    <w:rsid w:val="00044C7E"/>
    <w:rPr>
      <w:rFonts w:ascii="Calibri" w:hAnsi="Calibri" w:cs="Times New Roman"/>
      <w:b/>
      <w:bCs/>
      <w:sz w:val="20"/>
      <w:szCs w:val="20"/>
    </w:rPr>
  </w:style>
  <w:style w:type="character" w:styleId="Fulgthyperkobling">
    <w:name w:val="FollowedHyperlink"/>
    <w:basedOn w:val="Standardskriftforavsnitt"/>
    <w:uiPriority w:val="99"/>
    <w:semiHidden/>
    <w:unhideWhenUsed/>
    <w:rsid w:val="009548B7"/>
    <w:rPr>
      <w:color w:val="800080" w:themeColor="followedHyperlink"/>
      <w:u w:val="single"/>
    </w:rPr>
  </w:style>
  <w:style w:type="paragraph" w:styleId="Listeavsnitt">
    <w:name w:val="List Paragraph"/>
    <w:basedOn w:val="Normal"/>
    <w:uiPriority w:val="34"/>
    <w:qFormat/>
    <w:rsid w:val="000C5052"/>
    <w:pPr>
      <w:ind w:left="720"/>
      <w:contextualSpacing/>
    </w:pPr>
  </w:style>
  <w:style w:type="paragraph" w:styleId="Topptekst">
    <w:name w:val="header"/>
    <w:basedOn w:val="Normal"/>
    <w:link w:val="TopptekstTegn"/>
    <w:uiPriority w:val="99"/>
    <w:unhideWhenUsed/>
    <w:rsid w:val="00EA366A"/>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EA366A"/>
  </w:style>
  <w:style w:type="paragraph" w:styleId="Bunntekst">
    <w:name w:val="footer"/>
    <w:basedOn w:val="Normal"/>
    <w:link w:val="BunntekstTegn"/>
    <w:uiPriority w:val="99"/>
    <w:unhideWhenUsed/>
    <w:rsid w:val="00EA366A"/>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EA366A"/>
  </w:style>
  <w:style w:type="character" w:customStyle="1" w:styleId="Overskrift6Tegn">
    <w:name w:val="Overskrift 6 Tegn"/>
    <w:basedOn w:val="Standardskriftforavsnitt"/>
    <w:link w:val="Overskrift6"/>
    <w:uiPriority w:val="9"/>
    <w:rsid w:val="006F5429"/>
    <w:rPr>
      <w:rFonts w:asciiTheme="majorHAnsi" w:eastAsiaTheme="majorEastAsia" w:hAnsiTheme="majorHAnsi" w:cstheme="majorBidi"/>
      <w:color w:val="243F60" w:themeColor="accent1" w:themeShade="7F"/>
    </w:rPr>
  </w:style>
  <w:style w:type="character" w:styleId="Ulstomtale">
    <w:name w:val="Unresolved Mention"/>
    <w:basedOn w:val="Standardskriftforavsnitt"/>
    <w:uiPriority w:val="99"/>
    <w:semiHidden/>
    <w:unhideWhenUsed/>
    <w:rsid w:val="00A9646E"/>
    <w:rPr>
      <w:color w:val="605E5C"/>
      <w:shd w:val="clear" w:color="auto" w:fill="E1DFDD"/>
    </w:rPr>
  </w:style>
  <w:style w:type="paragraph" w:styleId="Overskriftforinnholdsfortegnelse">
    <w:name w:val="TOC Heading"/>
    <w:basedOn w:val="Overskrift1"/>
    <w:next w:val="Normal"/>
    <w:uiPriority w:val="39"/>
    <w:unhideWhenUsed/>
    <w:qFormat/>
    <w:rsid w:val="00DA6A74"/>
    <w:pPr>
      <w:spacing w:before="240" w:line="259" w:lineRule="auto"/>
      <w:outlineLvl w:val="9"/>
    </w:pPr>
    <w:rPr>
      <w:b w:val="0"/>
      <w:bCs w:val="0"/>
      <w:sz w:val="32"/>
      <w:szCs w:val="32"/>
      <w:lang w:eastAsia="nb-NO"/>
    </w:rPr>
  </w:style>
  <w:style w:type="paragraph" w:styleId="INNH1">
    <w:name w:val="toc 1"/>
    <w:basedOn w:val="Normal"/>
    <w:next w:val="Normal"/>
    <w:autoRedefine/>
    <w:uiPriority w:val="39"/>
    <w:unhideWhenUsed/>
    <w:rsid w:val="00DA6A74"/>
    <w:pPr>
      <w:spacing w:after="100"/>
    </w:pPr>
  </w:style>
  <w:style w:type="paragraph" w:styleId="INNH3">
    <w:name w:val="toc 3"/>
    <w:basedOn w:val="Normal"/>
    <w:next w:val="Normal"/>
    <w:autoRedefine/>
    <w:uiPriority w:val="39"/>
    <w:unhideWhenUsed/>
    <w:rsid w:val="00DA6A74"/>
    <w:pPr>
      <w:spacing w:after="100"/>
      <w:ind w:left="440"/>
    </w:pPr>
  </w:style>
  <w:style w:type="paragraph" w:styleId="INNH2">
    <w:name w:val="toc 2"/>
    <w:basedOn w:val="Normal"/>
    <w:next w:val="Normal"/>
    <w:autoRedefine/>
    <w:uiPriority w:val="39"/>
    <w:unhideWhenUsed/>
    <w:rsid w:val="00DA6A74"/>
    <w:pPr>
      <w:spacing w:after="100"/>
      <w:ind w:left="220"/>
    </w:pPr>
  </w:style>
  <w:style w:type="paragraph" w:styleId="Revisjon">
    <w:name w:val="Revision"/>
    <w:hidden/>
    <w:uiPriority w:val="99"/>
    <w:semiHidden/>
    <w:rsid w:val="000178D5"/>
    <w:pPr>
      <w:spacing w:after="0" w:line="240" w:lineRule="auto"/>
    </w:pPr>
  </w:style>
  <w:style w:type="paragraph" w:customStyle="1" w:styleId="Default">
    <w:name w:val="Default"/>
    <w:rsid w:val="00A829C7"/>
    <w:pPr>
      <w:autoSpaceDE w:val="0"/>
      <w:autoSpaceDN w:val="0"/>
      <w:adjustRightInd w:val="0"/>
      <w:spacing w:after="0" w:line="240" w:lineRule="auto"/>
    </w:pPr>
    <w:rPr>
      <w:rFonts w:ascii="Arial" w:hAnsi="Arial" w:cs="Arial"/>
      <w:color w:val="000000"/>
      <w:sz w:val="24"/>
      <w:szCs w:val="24"/>
    </w:rPr>
  </w:style>
  <w:style w:type="character" w:styleId="Omtale">
    <w:name w:val="Mention"/>
    <w:basedOn w:val="Standardskriftforavsnitt"/>
    <w:uiPriority w:val="99"/>
    <w:unhideWhenUsed/>
    <w:rsid w:val="00CC193C"/>
    <w:rPr>
      <w:color w:val="2B579A"/>
      <w:shd w:val="clear" w:color="auto" w:fill="E6E6E6"/>
    </w:rPr>
  </w:style>
  <w:style w:type="character" w:customStyle="1" w:styleId="normaltextrun">
    <w:name w:val="normaltextrun"/>
    <w:basedOn w:val="Standardskriftforavsnitt"/>
    <w:rsid w:val="00CC193C"/>
  </w:style>
  <w:style w:type="character" w:customStyle="1" w:styleId="text-gray-800">
    <w:name w:val="text-gray-800"/>
    <w:basedOn w:val="Standardskriftforavsnitt"/>
    <w:rsid w:val="001C3D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36730">
      <w:bodyDiv w:val="1"/>
      <w:marLeft w:val="0"/>
      <w:marRight w:val="0"/>
      <w:marTop w:val="0"/>
      <w:marBottom w:val="0"/>
      <w:divBdr>
        <w:top w:val="none" w:sz="0" w:space="0" w:color="auto"/>
        <w:left w:val="none" w:sz="0" w:space="0" w:color="auto"/>
        <w:bottom w:val="none" w:sz="0" w:space="0" w:color="auto"/>
        <w:right w:val="none" w:sz="0" w:space="0" w:color="auto"/>
      </w:divBdr>
    </w:div>
    <w:div w:id="236982421">
      <w:bodyDiv w:val="1"/>
      <w:marLeft w:val="0"/>
      <w:marRight w:val="0"/>
      <w:marTop w:val="0"/>
      <w:marBottom w:val="0"/>
      <w:divBdr>
        <w:top w:val="none" w:sz="0" w:space="0" w:color="auto"/>
        <w:left w:val="none" w:sz="0" w:space="0" w:color="auto"/>
        <w:bottom w:val="none" w:sz="0" w:space="0" w:color="auto"/>
        <w:right w:val="none" w:sz="0" w:space="0" w:color="auto"/>
      </w:divBdr>
    </w:div>
    <w:div w:id="270087252">
      <w:bodyDiv w:val="1"/>
      <w:marLeft w:val="0"/>
      <w:marRight w:val="0"/>
      <w:marTop w:val="0"/>
      <w:marBottom w:val="0"/>
      <w:divBdr>
        <w:top w:val="none" w:sz="0" w:space="0" w:color="auto"/>
        <w:left w:val="none" w:sz="0" w:space="0" w:color="auto"/>
        <w:bottom w:val="none" w:sz="0" w:space="0" w:color="auto"/>
        <w:right w:val="none" w:sz="0" w:space="0" w:color="auto"/>
      </w:divBdr>
    </w:div>
    <w:div w:id="503517190">
      <w:bodyDiv w:val="1"/>
      <w:marLeft w:val="0"/>
      <w:marRight w:val="0"/>
      <w:marTop w:val="0"/>
      <w:marBottom w:val="0"/>
      <w:divBdr>
        <w:top w:val="none" w:sz="0" w:space="0" w:color="auto"/>
        <w:left w:val="none" w:sz="0" w:space="0" w:color="auto"/>
        <w:bottom w:val="none" w:sz="0" w:space="0" w:color="auto"/>
        <w:right w:val="none" w:sz="0" w:space="0" w:color="auto"/>
      </w:divBdr>
    </w:div>
    <w:div w:id="583804932">
      <w:bodyDiv w:val="1"/>
      <w:marLeft w:val="0"/>
      <w:marRight w:val="0"/>
      <w:marTop w:val="0"/>
      <w:marBottom w:val="0"/>
      <w:divBdr>
        <w:top w:val="none" w:sz="0" w:space="0" w:color="auto"/>
        <w:left w:val="none" w:sz="0" w:space="0" w:color="auto"/>
        <w:bottom w:val="none" w:sz="0" w:space="0" w:color="auto"/>
        <w:right w:val="none" w:sz="0" w:space="0" w:color="auto"/>
      </w:divBdr>
    </w:div>
    <w:div w:id="815147085">
      <w:bodyDiv w:val="1"/>
      <w:marLeft w:val="0"/>
      <w:marRight w:val="0"/>
      <w:marTop w:val="0"/>
      <w:marBottom w:val="0"/>
      <w:divBdr>
        <w:top w:val="none" w:sz="0" w:space="0" w:color="auto"/>
        <w:left w:val="none" w:sz="0" w:space="0" w:color="auto"/>
        <w:bottom w:val="none" w:sz="0" w:space="0" w:color="auto"/>
        <w:right w:val="none" w:sz="0" w:space="0" w:color="auto"/>
      </w:divBdr>
    </w:div>
    <w:div w:id="838471951">
      <w:bodyDiv w:val="1"/>
      <w:marLeft w:val="0"/>
      <w:marRight w:val="0"/>
      <w:marTop w:val="0"/>
      <w:marBottom w:val="0"/>
      <w:divBdr>
        <w:top w:val="none" w:sz="0" w:space="0" w:color="auto"/>
        <w:left w:val="none" w:sz="0" w:space="0" w:color="auto"/>
        <w:bottom w:val="none" w:sz="0" w:space="0" w:color="auto"/>
        <w:right w:val="none" w:sz="0" w:space="0" w:color="auto"/>
      </w:divBdr>
      <w:divsChild>
        <w:div w:id="1673020609">
          <w:marLeft w:val="0"/>
          <w:marRight w:val="0"/>
          <w:marTop w:val="0"/>
          <w:marBottom w:val="0"/>
          <w:divBdr>
            <w:top w:val="none" w:sz="0" w:space="0" w:color="auto"/>
            <w:left w:val="none" w:sz="0" w:space="0" w:color="auto"/>
            <w:bottom w:val="none" w:sz="0" w:space="0" w:color="auto"/>
            <w:right w:val="none" w:sz="0" w:space="0" w:color="auto"/>
          </w:divBdr>
          <w:divsChild>
            <w:div w:id="1375230061">
              <w:marLeft w:val="-225"/>
              <w:marRight w:val="-225"/>
              <w:marTop w:val="0"/>
              <w:marBottom w:val="0"/>
              <w:divBdr>
                <w:top w:val="none" w:sz="0" w:space="0" w:color="auto"/>
                <w:left w:val="none" w:sz="0" w:space="0" w:color="auto"/>
                <w:bottom w:val="none" w:sz="0" w:space="0" w:color="auto"/>
                <w:right w:val="none" w:sz="0" w:space="0" w:color="auto"/>
              </w:divBdr>
              <w:divsChild>
                <w:div w:id="1384939131">
                  <w:marLeft w:val="0"/>
                  <w:marRight w:val="0"/>
                  <w:marTop w:val="0"/>
                  <w:marBottom w:val="0"/>
                  <w:divBdr>
                    <w:top w:val="none" w:sz="0" w:space="0" w:color="auto"/>
                    <w:left w:val="none" w:sz="0" w:space="0" w:color="auto"/>
                    <w:bottom w:val="none" w:sz="0" w:space="0" w:color="auto"/>
                    <w:right w:val="none" w:sz="0" w:space="0" w:color="auto"/>
                  </w:divBdr>
                  <w:divsChild>
                    <w:div w:id="2126458695">
                      <w:marLeft w:val="0"/>
                      <w:marRight w:val="0"/>
                      <w:marTop w:val="0"/>
                      <w:marBottom w:val="0"/>
                      <w:divBdr>
                        <w:top w:val="none" w:sz="0" w:space="0" w:color="auto"/>
                        <w:left w:val="none" w:sz="0" w:space="0" w:color="auto"/>
                        <w:bottom w:val="none" w:sz="0" w:space="0" w:color="auto"/>
                        <w:right w:val="none" w:sz="0" w:space="0" w:color="auto"/>
                      </w:divBdr>
                      <w:divsChild>
                        <w:div w:id="713501105">
                          <w:marLeft w:val="0"/>
                          <w:marRight w:val="0"/>
                          <w:marTop w:val="0"/>
                          <w:marBottom w:val="0"/>
                          <w:divBdr>
                            <w:top w:val="none" w:sz="0" w:space="0" w:color="auto"/>
                            <w:left w:val="none" w:sz="0" w:space="0" w:color="auto"/>
                            <w:bottom w:val="none" w:sz="0" w:space="0" w:color="auto"/>
                            <w:right w:val="none" w:sz="0" w:space="0" w:color="auto"/>
                          </w:divBdr>
                          <w:divsChild>
                            <w:div w:id="2132239468">
                              <w:marLeft w:val="0"/>
                              <w:marRight w:val="0"/>
                              <w:marTop w:val="0"/>
                              <w:marBottom w:val="0"/>
                              <w:divBdr>
                                <w:top w:val="none" w:sz="0" w:space="0" w:color="auto"/>
                                <w:left w:val="none" w:sz="0" w:space="0" w:color="auto"/>
                                <w:bottom w:val="none" w:sz="0" w:space="0" w:color="auto"/>
                                <w:right w:val="none" w:sz="0" w:space="0" w:color="auto"/>
                              </w:divBdr>
                              <w:divsChild>
                                <w:div w:id="1700423861">
                                  <w:marLeft w:val="0"/>
                                  <w:marRight w:val="0"/>
                                  <w:marTop w:val="0"/>
                                  <w:marBottom w:val="0"/>
                                  <w:divBdr>
                                    <w:top w:val="none" w:sz="0" w:space="0" w:color="auto"/>
                                    <w:left w:val="none" w:sz="0" w:space="0" w:color="auto"/>
                                    <w:bottom w:val="none" w:sz="0" w:space="0" w:color="auto"/>
                                    <w:right w:val="none" w:sz="0" w:space="0" w:color="auto"/>
                                  </w:divBdr>
                                  <w:divsChild>
                                    <w:div w:id="116883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553868">
      <w:bodyDiv w:val="1"/>
      <w:marLeft w:val="0"/>
      <w:marRight w:val="0"/>
      <w:marTop w:val="0"/>
      <w:marBottom w:val="0"/>
      <w:divBdr>
        <w:top w:val="none" w:sz="0" w:space="0" w:color="auto"/>
        <w:left w:val="none" w:sz="0" w:space="0" w:color="auto"/>
        <w:bottom w:val="none" w:sz="0" w:space="0" w:color="auto"/>
        <w:right w:val="none" w:sz="0" w:space="0" w:color="auto"/>
      </w:divBdr>
      <w:divsChild>
        <w:div w:id="1133401132">
          <w:marLeft w:val="0"/>
          <w:marRight w:val="0"/>
          <w:marTop w:val="0"/>
          <w:marBottom w:val="0"/>
          <w:divBdr>
            <w:top w:val="none" w:sz="0" w:space="0" w:color="auto"/>
            <w:left w:val="none" w:sz="0" w:space="0" w:color="auto"/>
            <w:bottom w:val="none" w:sz="0" w:space="0" w:color="auto"/>
            <w:right w:val="none" w:sz="0" w:space="0" w:color="auto"/>
          </w:divBdr>
          <w:divsChild>
            <w:div w:id="18181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329389">
      <w:bodyDiv w:val="1"/>
      <w:marLeft w:val="0"/>
      <w:marRight w:val="0"/>
      <w:marTop w:val="0"/>
      <w:marBottom w:val="0"/>
      <w:divBdr>
        <w:top w:val="none" w:sz="0" w:space="0" w:color="auto"/>
        <w:left w:val="none" w:sz="0" w:space="0" w:color="auto"/>
        <w:bottom w:val="none" w:sz="0" w:space="0" w:color="auto"/>
        <w:right w:val="none" w:sz="0" w:space="0" w:color="auto"/>
      </w:divBdr>
    </w:div>
    <w:div w:id="965083621">
      <w:bodyDiv w:val="1"/>
      <w:marLeft w:val="0"/>
      <w:marRight w:val="0"/>
      <w:marTop w:val="0"/>
      <w:marBottom w:val="0"/>
      <w:divBdr>
        <w:top w:val="none" w:sz="0" w:space="0" w:color="auto"/>
        <w:left w:val="none" w:sz="0" w:space="0" w:color="auto"/>
        <w:bottom w:val="none" w:sz="0" w:space="0" w:color="auto"/>
        <w:right w:val="none" w:sz="0" w:space="0" w:color="auto"/>
      </w:divBdr>
    </w:div>
    <w:div w:id="1046681947">
      <w:bodyDiv w:val="1"/>
      <w:marLeft w:val="0"/>
      <w:marRight w:val="0"/>
      <w:marTop w:val="0"/>
      <w:marBottom w:val="0"/>
      <w:divBdr>
        <w:top w:val="none" w:sz="0" w:space="0" w:color="auto"/>
        <w:left w:val="none" w:sz="0" w:space="0" w:color="auto"/>
        <w:bottom w:val="none" w:sz="0" w:space="0" w:color="auto"/>
        <w:right w:val="none" w:sz="0" w:space="0" w:color="auto"/>
      </w:divBdr>
      <w:divsChild>
        <w:div w:id="1271350258">
          <w:marLeft w:val="446"/>
          <w:marRight w:val="0"/>
          <w:marTop w:val="0"/>
          <w:marBottom w:val="0"/>
          <w:divBdr>
            <w:top w:val="none" w:sz="0" w:space="0" w:color="auto"/>
            <w:left w:val="none" w:sz="0" w:space="0" w:color="auto"/>
            <w:bottom w:val="none" w:sz="0" w:space="0" w:color="auto"/>
            <w:right w:val="none" w:sz="0" w:space="0" w:color="auto"/>
          </w:divBdr>
        </w:div>
      </w:divsChild>
    </w:div>
    <w:div w:id="2145929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hi.no/div/bibliotek/endnot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helsedir.sharepoint.com/:w:/r/teams/sp000300392/_layouts/15/Doc.aspx?sourcedoc=%7BC5A40ADF-58BE-402C-AE55-AE746A40532F%7D&amp;file=EndNote%20-%20referanseh%25u00e5ndtering%20-%20oppl%25u00e6ring%25u202f%25u2013%20videoleksjoner%20.docx&amp;action=default&amp;mobileredirect=true" TargetMode="Externa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helsedirektoratet.no/faglige-rad/anbefaling-om-bruk-av-smart-on-fhir/anbefaling-om-bruk-av-smart-on-fhir.pdf/_/attachment/inline/dc304ba8-c1a3-4755-a404-a8f69ba3dbf2:2ef606171edbcc5b1a42ece42ea75ff565bdb438/Anbefaling%20om%20bruk%20av%20SMART%20on%20FHIR.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EE38C89459BF43AAE1CC340C284385" ma:contentTypeVersion="31" ma:contentTypeDescription="Create a new document." ma:contentTypeScope="" ma:versionID="667e92564edc715c784369cb5151cbcf">
  <xsd:schema xmlns:xsd="http://www.w3.org/2001/XMLSchema" xmlns:xs="http://www.w3.org/2001/XMLSchema" xmlns:p="http://schemas.microsoft.com/office/2006/metadata/properties" xmlns:ns2="3b159786-64bc-4c97-92a7-633cb27d5dd0" xmlns:ns3="e181c2a6-6e7a-45a7-958d-d3c0c907c1ed" targetNamespace="http://schemas.microsoft.com/office/2006/metadata/properties" ma:root="true" ma:fieldsID="8e298bf6c64a8ff483e756e7d530b2a8" ns2:_="" ns3:_="">
    <xsd:import namespace="3b159786-64bc-4c97-92a7-633cb27d5dd0"/>
    <xsd:import namespace="e181c2a6-6e7a-45a7-958d-d3c0c907c1e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159786-64bc-4c97-92a7-633cb27d5dd0"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ObjectDetectorVersions" ma:index="7"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demerkelapper" ma:readOnly="false" ma:fieldId="{5cf76f15-5ced-4ddc-b409-7134ff3c332f}" ma:taxonomyMulti="true" ma:sspId="44bd27e2-62de-4af1-85f7-19d8bf2bfc53"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181c2a6-6e7a-45a7-958d-d3c0c907c1e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9726493-8a98-4b6f-9d3a-c5c9d9c2038d}" ma:internalName="TaxCatchAll" ma:showField="CatchAllData" ma:web="e181c2a6-6e7a-45a7-958d-d3c0c907c1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Innholds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181c2a6-6e7a-45a7-958d-d3c0c907c1ed" xsi:nil="true"/>
    <lcf76f155ced4ddcb4097134ff3c332f xmlns="3b159786-64bc-4c97-92a7-633cb27d5dd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b:Source>
    <b:Tag>Rol17</b:Tag>
    <b:SourceType>ConferenceProceedings</b:SourceType>
    <b:Guid>{CCE68B96-1081-4EB8-A91A-6FFC8081F0A1}</b:Guid>
    <b:Title>Flexibility in EHR ecosystems: five integration strategies and their trade-offs</b:Title>
    <b:Year>2017</b:Year>
    <b:Author>
      <b:Author>
        <b:NameList>
          <b:Person>
            <b:Last>Roland</b:Last>
            <b:First>LK</b:First>
          </b:Person>
          <b:Person>
            <b:Last>Sanner</b:Last>
            <b:First>TA</b:First>
          </b:Person>
          <b:Person>
            <b:Last>Aanestad</b:Last>
            <b:First>M</b:First>
          </b:Person>
        </b:NameList>
      </b:Author>
    </b:Author>
    <b:ConferenceName>Nokobit 17</b:ConferenceName>
    <b:City>Oslo</b:City>
    <b:RefOrder>9</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99E743-8662-4772-B566-D40EFD89A5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159786-64bc-4c97-92a7-633cb27d5dd0"/>
    <ds:schemaRef ds:uri="e181c2a6-6e7a-45a7-958d-d3c0c907c1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06212C-6418-47BE-91F9-8A0F0D39F9F9}">
  <ds:schemaRefs>
    <ds:schemaRef ds:uri="http://schemas.microsoft.com/office/2006/metadata/properties"/>
    <ds:schemaRef ds:uri="http://schemas.microsoft.com/office/infopath/2007/PartnerControls"/>
    <ds:schemaRef ds:uri="e181c2a6-6e7a-45a7-958d-d3c0c907c1ed"/>
    <ds:schemaRef ds:uri="3b159786-64bc-4c97-92a7-633cb27d5dd0"/>
  </ds:schemaRefs>
</ds:datastoreItem>
</file>

<file path=customXml/itemProps3.xml><?xml version="1.0" encoding="utf-8"?>
<ds:datastoreItem xmlns:ds="http://schemas.openxmlformats.org/officeDocument/2006/customXml" ds:itemID="{23679E91-407D-406A-8402-63E4019EE28C}">
  <ds:schemaRefs>
    <ds:schemaRef ds:uri="http://schemas.openxmlformats.org/officeDocument/2006/bibliography"/>
  </ds:schemaRefs>
</ds:datastoreItem>
</file>

<file path=customXml/itemProps4.xml><?xml version="1.0" encoding="utf-8"?>
<ds:datastoreItem xmlns:ds="http://schemas.openxmlformats.org/officeDocument/2006/customXml" ds:itemID="{BCCC7778-6139-4E86-9AE9-2B9CB470C8D9}">
  <ds:schemaRefs>
    <ds:schemaRef ds:uri="http://schemas.microsoft.com/sharepoint/v3/contenttype/forms"/>
  </ds:schemaRefs>
</ds:datastoreItem>
</file>

<file path=docMetadata/LabelInfo.xml><?xml version="1.0" encoding="utf-8"?>
<clbl:labelList xmlns:clbl="http://schemas.microsoft.com/office/2020/mipLabelMetadata">
  <clbl:label id="{6ba1bd5c-750f-4ad6-aba3-0f95585bc21f}" enabled="0" method="" siteId="{6ba1bd5c-750f-4ad6-aba3-0f95585bc21f}" removed="1"/>
</clbl:labelList>
</file>

<file path=docProps/app.xml><?xml version="1.0" encoding="utf-8"?>
<Properties xmlns="http://schemas.openxmlformats.org/officeDocument/2006/extended-properties" xmlns:vt="http://schemas.openxmlformats.org/officeDocument/2006/docPropsVTypes">
  <Template>Normal.dotm</Template>
  <TotalTime>21358</TotalTime>
  <Pages>15</Pages>
  <Words>7067</Words>
  <Characters>37461</Characters>
  <Application>Microsoft Office Word</Application>
  <DocSecurity>0</DocSecurity>
  <Lines>312</Lines>
  <Paragraphs>88</Paragraphs>
  <ScaleCrop>false</ScaleCrop>
  <HeadingPairs>
    <vt:vector size="2" baseType="variant">
      <vt:variant>
        <vt:lpstr>Tittel</vt:lpstr>
      </vt:variant>
      <vt:variant>
        <vt:i4>1</vt:i4>
      </vt:variant>
    </vt:vector>
  </HeadingPairs>
  <TitlesOfParts>
    <vt:vector size="1" baseType="lpstr">
      <vt:lpstr/>
    </vt:vector>
  </TitlesOfParts>
  <Company>Helsedirektoratet</Company>
  <LinksUpToDate>false</LinksUpToDate>
  <CharactersWithSpaces>44440</CharactersWithSpaces>
  <SharedDoc>false</SharedDoc>
  <HLinks>
    <vt:vector size="42" baseType="variant">
      <vt:variant>
        <vt:i4>5308461</vt:i4>
      </vt:variant>
      <vt:variant>
        <vt:i4>18</vt:i4>
      </vt:variant>
      <vt:variant>
        <vt:i4>0</vt:i4>
      </vt:variant>
      <vt:variant>
        <vt:i4>5</vt:i4>
      </vt:variant>
      <vt:variant>
        <vt:lpwstr>https://www.helsedirektoratet.no/faglige-rad/anbefaling-om-bruk-av-smart-on-fhir/anbefaling-om-bruk-av-smart-on-fhir.pdf/_/attachment/inline/dc304ba8-c1a3-4755-a404-a8f69ba3dbf2:2ef606171edbcc5b1a42ece42ea75ff565bdb438/Anbefaling om bruk av SMART on FHIR.pdf</vt:lpwstr>
      </vt:variant>
      <vt:variant>
        <vt:lpwstr/>
      </vt:variant>
      <vt:variant>
        <vt:i4>917532</vt:i4>
      </vt:variant>
      <vt:variant>
        <vt:i4>15</vt:i4>
      </vt:variant>
      <vt:variant>
        <vt:i4>0</vt:i4>
      </vt:variant>
      <vt:variant>
        <vt:i4>5</vt:i4>
      </vt:variant>
      <vt:variant>
        <vt:lpwstr>https://www.fhi.no/div/bibliotek/endnote/</vt:lpwstr>
      </vt:variant>
      <vt:variant>
        <vt:lpwstr/>
      </vt:variant>
      <vt:variant>
        <vt:i4>8257629</vt:i4>
      </vt:variant>
      <vt:variant>
        <vt:i4>12</vt:i4>
      </vt:variant>
      <vt:variant>
        <vt:i4>0</vt:i4>
      </vt:variant>
      <vt:variant>
        <vt:i4>5</vt:i4>
      </vt:variant>
      <vt:variant>
        <vt:lpwstr>https://helsedir.sharepoint.com/:w:/r/teams/sp000300392/_layouts/15/Doc.aspx?sourcedoc=%7BC5A40ADF-58BE-402C-AE55-AE746A40532F%7D&amp;file=EndNote%20-%20referanseh%25u00e5ndtering%20-%20oppl%25u00e6ring%25u202f%25u2013%20videoleksjoner%20.docx&amp;action=default&amp;mobileredirect=true</vt:lpwstr>
      </vt:variant>
      <vt:variant>
        <vt:lpwstr/>
      </vt:variant>
      <vt:variant>
        <vt:i4>8257560</vt:i4>
      </vt:variant>
      <vt:variant>
        <vt:i4>9</vt:i4>
      </vt:variant>
      <vt:variant>
        <vt:i4>0</vt:i4>
      </vt:variant>
      <vt:variant>
        <vt:i4>5</vt:i4>
      </vt:variant>
      <vt:variant>
        <vt:lpwstr>https://www.nav.no/_/attachment/inline/1c846c1b-dc50-49be-9709-dd15bd0566d2:d4e92a22cf58011eba42f8c64856a4f2782e6011/N%C3%A5 snakker vi - Utredning om forbedret informasjonsutveksling mellom NAV og helse- og omsorgssektoren. Oktober 2023.pdf</vt:lpwstr>
      </vt:variant>
      <vt:variant>
        <vt:lpwstr/>
      </vt:variant>
      <vt:variant>
        <vt:i4>2490412</vt:i4>
      </vt:variant>
      <vt:variant>
        <vt:i4>6</vt:i4>
      </vt:variant>
      <vt:variant>
        <vt:i4>0</vt:i4>
      </vt:variant>
      <vt:variant>
        <vt:i4>5</vt:i4>
      </vt:variant>
      <vt:variant>
        <vt:lpwstr>https://www.ehelse.no/standardisering/standarder/anbefaling-av-tillitsmodell-for-data-og-dokumentdeling</vt:lpwstr>
      </vt:variant>
      <vt:variant>
        <vt:lpwstr/>
      </vt:variant>
      <vt:variant>
        <vt:i4>983051</vt:i4>
      </vt:variant>
      <vt:variant>
        <vt:i4>3</vt:i4>
      </vt:variant>
      <vt:variant>
        <vt:i4>0</vt:i4>
      </vt:variant>
      <vt:variant>
        <vt:i4>5</vt:i4>
      </vt:variant>
      <vt:variant>
        <vt:lpwstr>https://helsenorge.atlassian.net/wiki/spaces/HELSENORGE/pages/67239937/Implementasjonsguide+HelseAPI</vt:lpwstr>
      </vt:variant>
      <vt:variant>
        <vt:lpwstr/>
      </vt:variant>
      <vt:variant>
        <vt:i4>3080303</vt:i4>
      </vt:variant>
      <vt:variant>
        <vt:i4>0</vt:i4>
      </vt:variant>
      <vt:variant>
        <vt:i4>0</vt:i4>
      </vt:variant>
      <vt:variant>
        <vt:i4>5</vt:i4>
      </vt:variant>
      <vt:variant>
        <vt:lpwstr>https://www.ehelse.no/standardisering/standarder/norske-basisprofiler-for-hl7-fhir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Eirik Hafver Rønjum</dc:creator>
  <cp:keywords/>
  <cp:lastModifiedBy>Frank Bråthen</cp:lastModifiedBy>
  <cp:revision>281</cp:revision>
  <cp:lastPrinted>2025-05-15T11:11:00Z</cp:lastPrinted>
  <dcterms:created xsi:type="dcterms:W3CDTF">2026-06-16T07:13:00Z</dcterms:created>
  <dcterms:modified xsi:type="dcterms:W3CDTF">2026-08-18T08:44:00Z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0x0101001FEE38C89459BF43AAE1CC340C284385</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_activity">
    <vt:lpwstr>{"FileActivityType":"6","FileActivityTimeStamp":"2025-08-08T09:54:17.083Z","FileActivityUsersOnPage":[{"DisplayName":"Kim Hoel Halvorsen","Id":"kim.hoel.halvorsen@helsedir.no"}],"FileActivityNavigationId":null}</vt:lpwstr>
  </property>
  <property fmtid="{D5CDD505-2E9C-101B-9397-08002B2CF9AE}" pid="7" name="TriggerFlowInfo">
    <vt:lpwstr/>
  </property>
  <property fmtid="{D5CDD505-2E9C-101B-9397-08002B2CF9AE}" pid="8" name="xd_ProgID">
    <vt:lpwstr/>
  </property>
  <property fmtid="{D5CDD505-2E9C-101B-9397-08002B2CF9AE}" pid="9" name="TemplateUrl">
    <vt:lpwstr/>
  </property>
  <property fmtid="{D5CDD505-2E9C-101B-9397-08002B2CF9AE}" pid="10" name="xd_Signature">
    <vt:bool>false</vt:bool>
  </property>
  <property fmtid="{D5CDD505-2E9C-101B-9397-08002B2CF9AE}" pid="11" name="Order">
    <vt:r8>616400</vt:r8>
  </property>
</Properties>
</file>