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10BFF" w14:textId="34FBDE90" w:rsidR="00AB7C50" w:rsidRPr="00A32B61" w:rsidRDefault="00AB7C50" w:rsidP="00866E0E">
      <w:pPr>
        <w:pStyle w:val="Tittel"/>
        <w:rPr>
          <w:b/>
          <w:sz w:val="44"/>
          <w:szCs w:val="44"/>
        </w:rPr>
      </w:pPr>
      <w:r w:rsidRPr="00A32B61">
        <w:rPr>
          <w:b/>
          <w:sz w:val="44"/>
          <w:szCs w:val="44"/>
        </w:rPr>
        <w:t xml:space="preserve">Digital behandlings- og egenbehandlingsplan </w:t>
      </w:r>
      <w:r w:rsidR="00A53589" w:rsidRPr="00A32B61">
        <w:rPr>
          <w:b/>
          <w:sz w:val="44"/>
          <w:szCs w:val="44"/>
        </w:rPr>
        <w:t>(D</w:t>
      </w:r>
      <w:r w:rsidR="00376FCF" w:rsidRPr="00A32B61">
        <w:rPr>
          <w:b/>
          <w:sz w:val="44"/>
          <w:szCs w:val="44"/>
        </w:rPr>
        <w:t>BEP)</w:t>
      </w:r>
    </w:p>
    <w:p w14:paraId="3ADD9FDF" w14:textId="1187CF51" w:rsidR="008C5A25" w:rsidRPr="00A32B61" w:rsidRDefault="00AB7C50" w:rsidP="00866E0E">
      <w:pPr>
        <w:pStyle w:val="Tittel"/>
        <w:rPr>
          <w:b/>
          <w:bCs/>
          <w:sz w:val="52"/>
          <w:szCs w:val="52"/>
        </w:rPr>
      </w:pPr>
      <w:r w:rsidRPr="00A32B61">
        <w:rPr>
          <w:sz w:val="52"/>
          <w:szCs w:val="52"/>
        </w:rPr>
        <w:t>Prosjektrapport 2021-2023</w:t>
      </w:r>
      <w:r w:rsidR="007943BA" w:rsidRPr="00A32B61">
        <w:rPr>
          <w:sz w:val="52"/>
          <w:szCs w:val="52"/>
        </w:rPr>
        <w:t>- Utkast</w:t>
      </w:r>
    </w:p>
    <w:p w14:paraId="35584A60" w14:textId="77777777" w:rsidR="003F64A1" w:rsidRPr="00A32B61" w:rsidRDefault="003F64A1"/>
    <w:bookmarkStart w:id="0" w:name="_Toc134523786" w:displacedByCustomXml="next"/>
    <w:sdt>
      <w:sdtPr>
        <w:rPr>
          <w:rFonts w:asciiTheme="minorHAnsi" w:eastAsiaTheme="minorHAnsi" w:hAnsiTheme="minorHAnsi" w:cstheme="minorBidi"/>
          <w:color w:val="auto"/>
          <w:sz w:val="22"/>
          <w:szCs w:val="22"/>
          <w:lang w:eastAsia="en-US"/>
        </w:rPr>
        <w:id w:val="-2128233369"/>
        <w:docPartObj>
          <w:docPartGallery w:val="Table of Contents"/>
          <w:docPartUnique/>
        </w:docPartObj>
      </w:sdtPr>
      <w:sdtEndPr>
        <w:rPr>
          <w:b/>
          <w:bCs/>
        </w:rPr>
      </w:sdtEndPr>
      <w:sdtContent>
        <w:p w14:paraId="56F33D03" w14:textId="56B6DEEC" w:rsidR="00503792" w:rsidRPr="00A32B61" w:rsidRDefault="00503792">
          <w:pPr>
            <w:pStyle w:val="Overskriftforinnholdsfortegnelse"/>
          </w:pPr>
          <w:r w:rsidRPr="00A32B61">
            <w:t>Innhold</w:t>
          </w:r>
        </w:p>
        <w:p w14:paraId="64F66436" w14:textId="175A4329" w:rsidR="00D823ED" w:rsidRPr="00A32B61" w:rsidRDefault="00503792">
          <w:pPr>
            <w:pStyle w:val="INNH1"/>
            <w:rPr>
              <w:rFonts w:eastAsiaTheme="minorEastAsia"/>
              <w:noProof/>
              <w:kern w:val="2"/>
              <w:lang w:eastAsia="nb-NO"/>
              <w14:ligatures w14:val="standardContextual"/>
            </w:rPr>
          </w:pPr>
          <w:r w:rsidRPr="00A32B61">
            <w:fldChar w:fldCharType="begin"/>
          </w:r>
          <w:r w:rsidRPr="00A32B61">
            <w:instrText xml:space="preserve"> TOC \o "1-3" \h \z \u </w:instrText>
          </w:r>
          <w:r w:rsidRPr="00A32B61">
            <w:fldChar w:fldCharType="separate"/>
          </w:r>
          <w:hyperlink w:anchor="_Toc161408126" w:history="1">
            <w:r w:rsidR="00D823ED" w:rsidRPr="00A32B61">
              <w:rPr>
                <w:rStyle w:val="Hyperkobling"/>
                <w:b/>
                <w:bCs/>
                <w:noProof/>
              </w:rPr>
              <w:t>SAMMENDRAG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_Toc161408126 \h </w:instrText>
            </w:r>
            <w:r w:rsidR="00D823ED" w:rsidRPr="00A32B61">
              <w:rPr>
                <w:noProof/>
                <w:webHidden/>
              </w:rPr>
            </w:r>
            <w:r w:rsidR="00D823ED" w:rsidRPr="00A32B61">
              <w:rPr>
                <w:noProof/>
                <w:webHidden/>
              </w:rPr>
              <w:fldChar w:fldCharType="separate"/>
            </w:r>
            <w:r w:rsidR="00D823ED" w:rsidRPr="00A32B61">
              <w:rPr>
                <w:noProof/>
                <w:webHidden/>
              </w:rPr>
              <w:t>3</w:t>
            </w:r>
            <w:r w:rsidR="00D823ED" w:rsidRPr="00A32B61">
              <w:rPr>
                <w:noProof/>
                <w:webHidden/>
              </w:rPr>
              <w:fldChar w:fldCharType="end"/>
            </w:r>
          </w:hyperlink>
        </w:p>
        <w:p w14:paraId="5B6F562A" w14:textId="67954916" w:rsidR="00D823ED" w:rsidRPr="00A32B61" w:rsidRDefault="00000000">
          <w:pPr>
            <w:pStyle w:val="INNH1"/>
            <w:rPr>
              <w:rFonts w:eastAsiaTheme="minorEastAsia"/>
              <w:noProof/>
              <w:kern w:val="2"/>
              <w:lang w:eastAsia="nb-NO"/>
              <w14:ligatures w14:val="standardContextual"/>
            </w:rPr>
          </w:pPr>
          <w:hyperlink w:anchor="_Toc161408127" w:history="1">
            <w:r w:rsidR="00D823ED" w:rsidRPr="00A32B61">
              <w:rPr>
                <w:rStyle w:val="Hyperkobling"/>
                <w:b/>
                <w:bCs/>
                <w:noProof/>
              </w:rPr>
              <w:t>1.</w:t>
            </w:r>
            <w:r w:rsidR="00D823ED" w:rsidRPr="00A32B61">
              <w:rPr>
                <w:rFonts w:eastAsiaTheme="minorEastAsia"/>
                <w:noProof/>
                <w:kern w:val="2"/>
                <w:lang w:eastAsia="nb-NO"/>
                <w14:ligatures w14:val="standardContextual"/>
              </w:rPr>
              <w:tab/>
            </w:r>
            <w:r w:rsidR="00D823ED" w:rsidRPr="00A32B61">
              <w:rPr>
                <w:rStyle w:val="Hyperkobling"/>
                <w:b/>
                <w:bCs/>
                <w:noProof/>
              </w:rPr>
              <w:t>INNLEDNING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_Toc161408127 \h </w:instrText>
            </w:r>
            <w:r w:rsidR="00D823ED" w:rsidRPr="00A32B61">
              <w:rPr>
                <w:noProof/>
                <w:webHidden/>
              </w:rPr>
            </w:r>
            <w:r w:rsidR="00D823ED" w:rsidRPr="00A32B61">
              <w:rPr>
                <w:noProof/>
                <w:webHidden/>
              </w:rPr>
              <w:fldChar w:fldCharType="separate"/>
            </w:r>
            <w:r w:rsidR="00D823ED" w:rsidRPr="00A32B61">
              <w:rPr>
                <w:noProof/>
                <w:webHidden/>
              </w:rPr>
              <w:t>5</w:t>
            </w:r>
            <w:r w:rsidR="00D823ED" w:rsidRPr="00A32B61">
              <w:rPr>
                <w:noProof/>
                <w:webHidden/>
              </w:rPr>
              <w:fldChar w:fldCharType="end"/>
            </w:r>
          </w:hyperlink>
        </w:p>
        <w:p w14:paraId="59496E56" w14:textId="14644FA4" w:rsidR="00D823ED" w:rsidRPr="00A32B61" w:rsidRDefault="00000000">
          <w:pPr>
            <w:pStyle w:val="INNH2"/>
            <w:rPr>
              <w:rFonts w:eastAsiaTheme="minorEastAsia"/>
              <w:noProof/>
              <w:kern w:val="2"/>
              <w:lang w:eastAsia="nb-NO"/>
              <w14:ligatures w14:val="standardContextual"/>
            </w:rPr>
          </w:pPr>
          <w:hyperlink w:anchor="_Toc161408128" w:history="1">
            <w:r w:rsidR="00D823ED" w:rsidRPr="00A32B61">
              <w:rPr>
                <w:rStyle w:val="Hyperkobling"/>
                <w:noProof/>
              </w:rPr>
              <w:t>1.1</w:t>
            </w:r>
            <w:r w:rsidR="00D823ED" w:rsidRPr="00A32B61">
              <w:rPr>
                <w:rFonts w:eastAsiaTheme="minorEastAsia"/>
                <w:noProof/>
                <w:kern w:val="2"/>
                <w:lang w:eastAsia="nb-NO"/>
                <w14:ligatures w14:val="standardContextual"/>
              </w:rPr>
              <w:tab/>
            </w:r>
            <w:r w:rsidR="00D823ED" w:rsidRPr="00A32B61">
              <w:rPr>
                <w:rStyle w:val="Hyperkobling"/>
                <w:noProof/>
              </w:rPr>
              <w:t>Behov</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_Toc161408128 \h </w:instrText>
            </w:r>
            <w:r w:rsidR="00D823ED" w:rsidRPr="00A32B61">
              <w:rPr>
                <w:noProof/>
                <w:webHidden/>
              </w:rPr>
            </w:r>
            <w:r w:rsidR="00D823ED" w:rsidRPr="00A32B61">
              <w:rPr>
                <w:noProof/>
                <w:webHidden/>
              </w:rPr>
              <w:fldChar w:fldCharType="separate"/>
            </w:r>
            <w:r w:rsidR="00D823ED" w:rsidRPr="00A32B61">
              <w:rPr>
                <w:noProof/>
                <w:webHidden/>
              </w:rPr>
              <w:t>5</w:t>
            </w:r>
            <w:r w:rsidR="00D823ED" w:rsidRPr="00A32B61">
              <w:rPr>
                <w:noProof/>
                <w:webHidden/>
              </w:rPr>
              <w:fldChar w:fldCharType="end"/>
            </w:r>
          </w:hyperlink>
        </w:p>
        <w:p w14:paraId="711AB45A" w14:textId="4DD46D65" w:rsidR="00D823ED" w:rsidRPr="00A32B61" w:rsidRDefault="00000000">
          <w:pPr>
            <w:pStyle w:val="INNH2"/>
            <w:rPr>
              <w:rFonts w:eastAsiaTheme="minorEastAsia"/>
              <w:noProof/>
              <w:kern w:val="2"/>
              <w:lang w:eastAsia="nb-NO"/>
              <w14:ligatures w14:val="standardContextual"/>
            </w:rPr>
          </w:pPr>
          <w:hyperlink w:anchor="_Toc161408129" w:history="1">
            <w:r w:rsidR="00D823ED" w:rsidRPr="00A32B61">
              <w:rPr>
                <w:rStyle w:val="Hyperkobling"/>
                <w:noProof/>
              </w:rPr>
              <w:t>1.2</w:t>
            </w:r>
            <w:r w:rsidR="00D823ED" w:rsidRPr="00A32B61">
              <w:rPr>
                <w:rFonts w:eastAsiaTheme="minorEastAsia"/>
                <w:noProof/>
                <w:kern w:val="2"/>
                <w:lang w:eastAsia="nb-NO"/>
                <w14:ligatures w14:val="standardContextual"/>
              </w:rPr>
              <w:tab/>
            </w:r>
            <w:r w:rsidR="00D823ED" w:rsidRPr="00A32B61">
              <w:rPr>
                <w:rStyle w:val="Hyperkobling"/>
                <w:noProof/>
              </w:rPr>
              <w:t>Formål</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_Toc161408129 \h </w:instrText>
            </w:r>
            <w:r w:rsidR="00D823ED" w:rsidRPr="00A32B61">
              <w:rPr>
                <w:noProof/>
                <w:webHidden/>
              </w:rPr>
            </w:r>
            <w:r w:rsidR="00D823ED" w:rsidRPr="00A32B61">
              <w:rPr>
                <w:noProof/>
                <w:webHidden/>
              </w:rPr>
              <w:fldChar w:fldCharType="separate"/>
            </w:r>
            <w:r w:rsidR="00D823ED" w:rsidRPr="00A32B61">
              <w:rPr>
                <w:noProof/>
                <w:webHidden/>
              </w:rPr>
              <w:t>6</w:t>
            </w:r>
            <w:r w:rsidR="00D823ED" w:rsidRPr="00A32B61">
              <w:rPr>
                <w:noProof/>
                <w:webHidden/>
              </w:rPr>
              <w:fldChar w:fldCharType="end"/>
            </w:r>
          </w:hyperlink>
        </w:p>
        <w:p w14:paraId="2885DC1B" w14:textId="4F678B92" w:rsidR="00D823ED" w:rsidRPr="00A32B61" w:rsidRDefault="00000000">
          <w:pPr>
            <w:pStyle w:val="INNH2"/>
            <w:rPr>
              <w:rFonts w:eastAsiaTheme="minorEastAsia"/>
              <w:noProof/>
              <w:kern w:val="2"/>
              <w:lang w:eastAsia="nb-NO"/>
              <w14:ligatures w14:val="standardContextual"/>
            </w:rPr>
          </w:pPr>
          <w:hyperlink w:anchor="_Toc161408130" w:history="1">
            <w:r w:rsidR="00D823ED" w:rsidRPr="00A32B61">
              <w:rPr>
                <w:rStyle w:val="Hyperkobling"/>
                <w:noProof/>
              </w:rPr>
              <w:t>1.3</w:t>
            </w:r>
            <w:r w:rsidR="00D823ED" w:rsidRPr="00A32B61">
              <w:rPr>
                <w:rFonts w:eastAsiaTheme="minorEastAsia"/>
                <w:noProof/>
                <w:kern w:val="2"/>
                <w:lang w:eastAsia="nb-NO"/>
                <w14:ligatures w14:val="standardContextual"/>
              </w:rPr>
              <w:tab/>
            </w:r>
            <w:r w:rsidR="00D823ED" w:rsidRPr="00A32B61">
              <w:rPr>
                <w:rStyle w:val="Hyperkobling"/>
                <w:noProof/>
              </w:rPr>
              <w:t>Sammenheng med annet pågående arbeid nasjonalt</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_Toc161408130 \h </w:instrText>
            </w:r>
            <w:r w:rsidR="00D823ED" w:rsidRPr="00A32B61">
              <w:rPr>
                <w:noProof/>
                <w:webHidden/>
              </w:rPr>
            </w:r>
            <w:r w:rsidR="00D823ED" w:rsidRPr="00A32B61">
              <w:rPr>
                <w:noProof/>
                <w:webHidden/>
              </w:rPr>
              <w:fldChar w:fldCharType="separate"/>
            </w:r>
            <w:r w:rsidR="00D823ED" w:rsidRPr="00A32B61">
              <w:rPr>
                <w:noProof/>
                <w:webHidden/>
              </w:rPr>
              <w:t>7</w:t>
            </w:r>
            <w:r w:rsidR="00D823ED" w:rsidRPr="00A32B61">
              <w:rPr>
                <w:noProof/>
                <w:webHidden/>
              </w:rPr>
              <w:fldChar w:fldCharType="end"/>
            </w:r>
          </w:hyperlink>
        </w:p>
        <w:p w14:paraId="3259B194" w14:textId="20FE8C58" w:rsidR="00D823ED" w:rsidRPr="00A32B61" w:rsidRDefault="00000000">
          <w:pPr>
            <w:pStyle w:val="INNH2"/>
            <w:rPr>
              <w:rFonts w:eastAsiaTheme="minorEastAsia"/>
              <w:noProof/>
              <w:kern w:val="2"/>
              <w:lang w:eastAsia="nb-NO"/>
              <w14:ligatures w14:val="standardContextual"/>
            </w:rPr>
          </w:pPr>
          <w:hyperlink w:anchor="_Toc161408131" w:history="1">
            <w:r w:rsidR="00D823ED" w:rsidRPr="00A32B61">
              <w:rPr>
                <w:rStyle w:val="Hyperkobling"/>
                <w:noProof/>
              </w:rPr>
              <w:t>1.4</w:t>
            </w:r>
            <w:r w:rsidR="00D823ED" w:rsidRPr="00A32B61">
              <w:rPr>
                <w:rFonts w:eastAsiaTheme="minorEastAsia"/>
                <w:noProof/>
                <w:kern w:val="2"/>
                <w:lang w:eastAsia="nb-NO"/>
                <w14:ligatures w14:val="standardContextual"/>
              </w:rPr>
              <w:tab/>
            </w:r>
            <w:r w:rsidR="00D823ED" w:rsidRPr="00A32B61">
              <w:rPr>
                <w:rStyle w:val="Hyperkobling"/>
                <w:noProof/>
              </w:rPr>
              <w:t>Begrepsavklaring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_Toc161408131 \h </w:instrText>
            </w:r>
            <w:r w:rsidR="00D823ED" w:rsidRPr="00A32B61">
              <w:rPr>
                <w:noProof/>
                <w:webHidden/>
              </w:rPr>
            </w:r>
            <w:r w:rsidR="00D823ED" w:rsidRPr="00A32B61">
              <w:rPr>
                <w:noProof/>
                <w:webHidden/>
              </w:rPr>
              <w:fldChar w:fldCharType="separate"/>
            </w:r>
            <w:r w:rsidR="00D823ED" w:rsidRPr="00A32B61">
              <w:rPr>
                <w:noProof/>
                <w:webHidden/>
              </w:rPr>
              <w:t>7</w:t>
            </w:r>
            <w:r w:rsidR="00D823ED" w:rsidRPr="00A32B61">
              <w:rPr>
                <w:noProof/>
                <w:webHidden/>
              </w:rPr>
              <w:fldChar w:fldCharType="end"/>
            </w:r>
          </w:hyperlink>
        </w:p>
        <w:p w14:paraId="35FE5654" w14:textId="3F628E53" w:rsidR="00D823ED" w:rsidRPr="00A32B61" w:rsidRDefault="00000000">
          <w:pPr>
            <w:pStyle w:val="INNH2"/>
            <w:rPr>
              <w:rFonts w:eastAsiaTheme="minorEastAsia"/>
              <w:noProof/>
              <w:kern w:val="2"/>
              <w:lang w:eastAsia="nb-NO"/>
              <w14:ligatures w14:val="standardContextual"/>
            </w:rPr>
          </w:pPr>
          <w:hyperlink w:anchor="_Toc161408132" w:history="1">
            <w:r w:rsidR="00D823ED" w:rsidRPr="00A32B61">
              <w:rPr>
                <w:rStyle w:val="Hyperkobling"/>
                <w:noProof/>
              </w:rPr>
              <w:t>1.5</w:t>
            </w:r>
            <w:r w:rsidR="00D823ED" w:rsidRPr="00A32B61">
              <w:rPr>
                <w:rFonts w:eastAsiaTheme="minorEastAsia"/>
                <w:noProof/>
                <w:kern w:val="2"/>
                <w:lang w:eastAsia="nb-NO"/>
                <w14:ligatures w14:val="standardContextual"/>
              </w:rPr>
              <w:tab/>
            </w:r>
            <w:r w:rsidR="00D823ED" w:rsidRPr="00A32B61">
              <w:rPr>
                <w:rStyle w:val="Hyperkobling"/>
                <w:noProof/>
              </w:rPr>
              <w:t>Juridisk avklaring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_Toc161408132 \h </w:instrText>
            </w:r>
            <w:r w:rsidR="00D823ED" w:rsidRPr="00A32B61">
              <w:rPr>
                <w:noProof/>
                <w:webHidden/>
              </w:rPr>
            </w:r>
            <w:r w:rsidR="00D823ED" w:rsidRPr="00A32B61">
              <w:rPr>
                <w:noProof/>
                <w:webHidden/>
              </w:rPr>
              <w:fldChar w:fldCharType="separate"/>
            </w:r>
            <w:r w:rsidR="00D823ED" w:rsidRPr="00A32B61">
              <w:rPr>
                <w:noProof/>
                <w:webHidden/>
              </w:rPr>
              <w:t>8</w:t>
            </w:r>
            <w:r w:rsidR="00D823ED" w:rsidRPr="00A32B61">
              <w:rPr>
                <w:noProof/>
                <w:webHidden/>
              </w:rPr>
              <w:fldChar w:fldCharType="end"/>
            </w:r>
          </w:hyperlink>
        </w:p>
        <w:p w14:paraId="7942AD01" w14:textId="65C3AEF2" w:rsidR="00D823ED" w:rsidRPr="00A32B61" w:rsidRDefault="00000000">
          <w:pPr>
            <w:pStyle w:val="INNH2"/>
            <w:rPr>
              <w:rFonts w:eastAsiaTheme="minorEastAsia"/>
              <w:noProof/>
              <w:kern w:val="2"/>
              <w:lang w:eastAsia="nb-NO"/>
              <w14:ligatures w14:val="standardContextual"/>
            </w:rPr>
          </w:pPr>
          <w:hyperlink w:anchor="_Toc161408133" w:history="1">
            <w:r w:rsidR="00D823ED" w:rsidRPr="00A32B61">
              <w:rPr>
                <w:rStyle w:val="Hyperkobling"/>
                <w:noProof/>
              </w:rPr>
              <w:t>1.6</w:t>
            </w:r>
            <w:r w:rsidR="00D823ED" w:rsidRPr="00A32B61">
              <w:rPr>
                <w:rFonts w:eastAsiaTheme="minorEastAsia"/>
                <w:noProof/>
                <w:kern w:val="2"/>
                <w:lang w:eastAsia="nb-NO"/>
                <w14:ligatures w14:val="standardContextual"/>
              </w:rPr>
              <w:tab/>
            </w:r>
            <w:r w:rsidR="00D823ED" w:rsidRPr="00A32B61">
              <w:rPr>
                <w:rStyle w:val="Hyperkobling"/>
                <w:noProof/>
              </w:rPr>
              <w:t>Teknisk konsept</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_Toc161408133 \h </w:instrText>
            </w:r>
            <w:r w:rsidR="00D823ED" w:rsidRPr="00A32B61">
              <w:rPr>
                <w:noProof/>
                <w:webHidden/>
              </w:rPr>
            </w:r>
            <w:r w:rsidR="00D823ED" w:rsidRPr="00A32B61">
              <w:rPr>
                <w:noProof/>
                <w:webHidden/>
              </w:rPr>
              <w:fldChar w:fldCharType="separate"/>
            </w:r>
            <w:r w:rsidR="00D823ED" w:rsidRPr="00A32B61">
              <w:rPr>
                <w:noProof/>
                <w:webHidden/>
              </w:rPr>
              <w:t>9</w:t>
            </w:r>
            <w:r w:rsidR="00D823ED" w:rsidRPr="00A32B61">
              <w:rPr>
                <w:noProof/>
                <w:webHidden/>
              </w:rPr>
              <w:fldChar w:fldCharType="end"/>
            </w:r>
          </w:hyperlink>
        </w:p>
        <w:p w14:paraId="0DF3ED10" w14:textId="4DE36395" w:rsidR="00D823ED" w:rsidRPr="00A32B61" w:rsidRDefault="00000000">
          <w:pPr>
            <w:pStyle w:val="INNH1"/>
            <w:rPr>
              <w:rFonts w:eastAsiaTheme="minorEastAsia"/>
              <w:noProof/>
              <w:kern w:val="2"/>
              <w:lang w:eastAsia="nb-NO"/>
              <w14:ligatures w14:val="standardContextual"/>
            </w:rPr>
          </w:pPr>
          <w:hyperlink w:anchor="_Toc161408134" w:history="1">
            <w:r w:rsidR="00D823ED" w:rsidRPr="00A32B61">
              <w:rPr>
                <w:rStyle w:val="Hyperkobling"/>
                <w:b/>
                <w:bCs/>
                <w:noProof/>
              </w:rPr>
              <w:t>2.</w:t>
            </w:r>
            <w:r w:rsidR="00D823ED" w:rsidRPr="00A32B61">
              <w:rPr>
                <w:rFonts w:eastAsiaTheme="minorEastAsia"/>
                <w:noProof/>
                <w:kern w:val="2"/>
                <w:lang w:eastAsia="nb-NO"/>
                <w14:ligatures w14:val="standardContextual"/>
              </w:rPr>
              <w:tab/>
            </w:r>
            <w:r w:rsidR="00D823ED" w:rsidRPr="00A32B61">
              <w:rPr>
                <w:rStyle w:val="Hyperkobling"/>
                <w:b/>
                <w:noProof/>
              </w:rPr>
              <w:t>ARBEIDSMETODE OG GJENNOMFØRING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_Toc161408134 \h </w:instrText>
            </w:r>
            <w:r w:rsidR="00D823ED" w:rsidRPr="00A32B61">
              <w:rPr>
                <w:noProof/>
                <w:webHidden/>
              </w:rPr>
            </w:r>
            <w:r w:rsidR="00D823ED" w:rsidRPr="00A32B61">
              <w:rPr>
                <w:noProof/>
                <w:webHidden/>
              </w:rPr>
              <w:fldChar w:fldCharType="separate"/>
            </w:r>
            <w:r w:rsidR="00D823ED" w:rsidRPr="00A32B61">
              <w:rPr>
                <w:noProof/>
                <w:webHidden/>
              </w:rPr>
              <w:t>11</w:t>
            </w:r>
            <w:r w:rsidR="00D823ED" w:rsidRPr="00A32B61">
              <w:rPr>
                <w:noProof/>
                <w:webHidden/>
              </w:rPr>
              <w:fldChar w:fldCharType="end"/>
            </w:r>
          </w:hyperlink>
        </w:p>
        <w:p w14:paraId="61DA2F4A" w14:textId="0B65CC37" w:rsidR="00D823ED" w:rsidRPr="00A32B61" w:rsidRDefault="00000000">
          <w:pPr>
            <w:pStyle w:val="INNH2"/>
            <w:rPr>
              <w:rFonts w:eastAsiaTheme="minorEastAsia"/>
              <w:noProof/>
              <w:kern w:val="2"/>
              <w:lang w:eastAsia="nb-NO"/>
              <w14:ligatures w14:val="standardContextual"/>
            </w:rPr>
          </w:pPr>
          <w:hyperlink w:anchor="_Toc161408135" w:history="1">
            <w:r w:rsidR="00D823ED" w:rsidRPr="00A32B61">
              <w:rPr>
                <w:rStyle w:val="Hyperkobling"/>
                <w:noProof/>
              </w:rPr>
              <w:t>2.1</w:t>
            </w:r>
            <w:r w:rsidR="00D823ED" w:rsidRPr="00A32B61">
              <w:rPr>
                <w:rFonts w:eastAsiaTheme="minorEastAsia"/>
                <w:noProof/>
                <w:kern w:val="2"/>
                <w:lang w:eastAsia="nb-NO"/>
                <w14:ligatures w14:val="standardContextual"/>
              </w:rPr>
              <w:tab/>
            </w:r>
            <w:r w:rsidR="00D823ED" w:rsidRPr="00A32B61">
              <w:rPr>
                <w:rStyle w:val="Hyperkobling"/>
                <w:noProof/>
              </w:rPr>
              <w:t>Smidig utvikling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_Toc161408135 \h </w:instrText>
            </w:r>
            <w:r w:rsidR="00D823ED" w:rsidRPr="00A32B61">
              <w:rPr>
                <w:noProof/>
                <w:webHidden/>
              </w:rPr>
            </w:r>
            <w:r w:rsidR="00D823ED" w:rsidRPr="00A32B61">
              <w:rPr>
                <w:noProof/>
                <w:webHidden/>
              </w:rPr>
              <w:fldChar w:fldCharType="separate"/>
            </w:r>
            <w:r w:rsidR="00D823ED" w:rsidRPr="00A32B61">
              <w:rPr>
                <w:noProof/>
                <w:webHidden/>
              </w:rPr>
              <w:t>11</w:t>
            </w:r>
            <w:r w:rsidR="00D823ED" w:rsidRPr="00A32B61">
              <w:rPr>
                <w:noProof/>
                <w:webHidden/>
              </w:rPr>
              <w:fldChar w:fldCharType="end"/>
            </w:r>
          </w:hyperlink>
        </w:p>
        <w:p w14:paraId="0A5517BB" w14:textId="572C94D1" w:rsidR="00D823ED" w:rsidRPr="00A32B61" w:rsidRDefault="00000000">
          <w:pPr>
            <w:pStyle w:val="INNH2"/>
            <w:rPr>
              <w:rFonts w:eastAsiaTheme="minorEastAsia"/>
              <w:noProof/>
              <w:kern w:val="2"/>
              <w:lang w:eastAsia="nb-NO"/>
              <w14:ligatures w14:val="standardContextual"/>
            </w:rPr>
          </w:pPr>
          <w:hyperlink w:anchor="_Toc161408136" w:history="1">
            <w:r w:rsidR="00D823ED" w:rsidRPr="00A32B61">
              <w:rPr>
                <w:rStyle w:val="Hyperkobling"/>
                <w:noProof/>
              </w:rPr>
              <w:t>2.2</w:t>
            </w:r>
            <w:r w:rsidR="00D823ED" w:rsidRPr="00A32B61">
              <w:rPr>
                <w:rFonts w:eastAsiaTheme="minorEastAsia"/>
                <w:noProof/>
                <w:kern w:val="2"/>
                <w:lang w:eastAsia="nb-NO"/>
                <w14:ligatures w14:val="standardContextual"/>
              </w:rPr>
              <w:tab/>
            </w:r>
            <w:r w:rsidR="00D823ED" w:rsidRPr="00A32B61">
              <w:rPr>
                <w:rStyle w:val="Hyperkobling"/>
                <w:noProof/>
              </w:rPr>
              <w:t>Organisering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_Toc161408136 \h </w:instrText>
            </w:r>
            <w:r w:rsidR="00D823ED" w:rsidRPr="00A32B61">
              <w:rPr>
                <w:noProof/>
                <w:webHidden/>
              </w:rPr>
            </w:r>
            <w:r w:rsidR="00D823ED" w:rsidRPr="00A32B61">
              <w:rPr>
                <w:noProof/>
                <w:webHidden/>
              </w:rPr>
              <w:fldChar w:fldCharType="separate"/>
            </w:r>
            <w:r w:rsidR="00D823ED" w:rsidRPr="00A32B61">
              <w:rPr>
                <w:noProof/>
                <w:webHidden/>
              </w:rPr>
              <w:t>11</w:t>
            </w:r>
            <w:r w:rsidR="00D823ED" w:rsidRPr="00A32B61">
              <w:rPr>
                <w:noProof/>
                <w:webHidden/>
              </w:rPr>
              <w:fldChar w:fldCharType="end"/>
            </w:r>
          </w:hyperlink>
        </w:p>
        <w:p w14:paraId="7D7C1F58" w14:textId="45D2D320" w:rsidR="00D823ED" w:rsidRPr="00A32B61" w:rsidRDefault="00000000">
          <w:pPr>
            <w:pStyle w:val="INNH2"/>
            <w:rPr>
              <w:rFonts w:eastAsiaTheme="minorEastAsia"/>
              <w:noProof/>
              <w:kern w:val="2"/>
              <w:lang w:eastAsia="nb-NO"/>
              <w14:ligatures w14:val="standardContextual"/>
            </w:rPr>
          </w:pPr>
          <w:hyperlink w:anchor="_Toc161408137" w:history="1">
            <w:r w:rsidR="00D823ED" w:rsidRPr="00A32B61">
              <w:rPr>
                <w:rStyle w:val="Hyperkobling"/>
                <w:noProof/>
              </w:rPr>
              <w:t>2.3</w:t>
            </w:r>
            <w:r w:rsidR="00D823ED" w:rsidRPr="00A32B61">
              <w:rPr>
                <w:rFonts w:eastAsiaTheme="minorEastAsia"/>
                <w:noProof/>
                <w:kern w:val="2"/>
                <w:lang w:eastAsia="nb-NO"/>
                <w14:ligatures w14:val="standardContextual"/>
              </w:rPr>
              <w:tab/>
            </w:r>
            <w:r w:rsidR="00D823ED" w:rsidRPr="00A32B61">
              <w:rPr>
                <w:rStyle w:val="Hyperkobling"/>
                <w:noProof/>
              </w:rPr>
              <w:t>Utprøvningsdeltakere og gjennomføring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_Toc161408137 \h </w:instrText>
            </w:r>
            <w:r w:rsidR="00D823ED" w:rsidRPr="00A32B61">
              <w:rPr>
                <w:noProof/>
                <w:webHidden/>
              </w:rPr>
            </w:r>
            <w:r w:rsidR="00D823ED" w:rsidRPr="00A32B61">
              <w:rPr>
                <w:noProof/>
                <w:webHidden/>
              </w:rPr>
              <w:fldChar w:fldCharType="separate"/>
            </w:r>
            <w:r w:rsidR="00D823ED" w:rsidRPr="00A32B61">
              <w:rPr>
                <w:noProof/>
                <w:webHidden/>
              </w:rPr>
              <w:t>12</w:t>
            </w:r>
            <w:r w:rsidR="00D823ED" w:rsidRPr="00A32B61">
              <w:rPr>
                <w:noProof/>
                <w:webHidden/>
              </w:rPr>
              <w:fldChar w:fldCharType="end"/>
            </w:r>
          </w:hyperlink>
        </w:p>
        <w:p w14:paraId="1DCB7EF0" w14:textId="6400CAF8" w:rsidR="00D823ED" w:rsidRPr="00A32B61" w:rsidRDefault="00000000">
          <w:pPr>
            <w:pStyle w:val="INNH2"/>
            <w:rPr>
              <w:rFonts w:eastAsiaTheme="minorEastAsia"/>
              <w:noProof/>
              <w:kern w:val="2"/>
              <w:lang w:eastAsia="nb-NO"/>
              <w14:ligatures w14:val="standardContextual"/>
            </w:rPr>
          </w:pPr>
          <w:hyperlink w:anchor="_Toc161408138" w:history="1">
            <w:r w:rsidR="00D823ED" w:rsidRPr="00A32B61">
              <w:rPr>
                <w:rStyle w:val="Hyperkobling"/>
                <w:noProof/>
              </w:rPr>
              <w:t>2.4</w:t>
            </w:r>
            <w:r w:rsidR="00D823ED" w:rsidRPr="00A32B61">
              <w:rPr>
                <w:rFonts w:eastAsiaTheme="minorEastAsia"/>
                <w:noProof/>
                <w:kern w:val="2"/>
                <w:lang w:eastAsia="nb-NO"/>
                <w14:ligatures w14:val="standardContextual"/>
              </w:rPr>
              <w:tab/>
            </w:r>
            <w:r w:rsidR="00D823ED" w:rsidRPr="00A32B61">
              <w:rPr>
                <w:rStyle w:val="Hyperkobling"/>
                <w:noProof/>
              </w:rPr>
              <w:t>Tilgang til løsningen i utprøvning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_Toc161408138 \h </w:instrText>
            </w:r>
            <w:r w:rsidR="00D823ED" w:rsidRPr="00A32B61">
              <w:rPr>
                <w:noProof/>
                <w:webHidden/>
              </w:rPr>
            </w:r>
            <w:r w:rsidR="00D823ED" w:rsidRPr="00A32B61">
              <w:rPr>
                <w:noProof/>
                <w:webHidden/>
              </w:rPr>
              <w:fldChar w:fldCharType="separate"/>
            </w:r>
            <w:r w:rsidR="00D823ED" w:rsidRPr="00A32B61">
              <w:rPr>
                <w:noProof/>
                <w:webHidden/>
              </w:rPr>
              <w:t>14</w:t>
            </w:r>
            <w:r w:rsidR="00D823ED" w:rsidRPr="00A32B61">
              <w:rPr>
                <w:noProof/>
                <w:webHidden/>
              </w:rPr>
              <w:fldChar w:fldCharType="end"/>
            </w:r>
          </w:hyperlink>
        </w:p>
        <w:p w14:paraId="22D17C5B" w14:textId="3F0E03D8" w:rsidR="00D823ED" w:rsidRPr="00A32B61" w:rsidRDefault="00000000">
          <w:pPr>
            <w:pStyle w:val="INNH1"/>
            <w:rPr>
              <w:rFonts w:eastAsiaTheme="minorEastAsia"/>
              <w:noProof/>
              <w:kern w:val="2"/>
              <w:lang w:eastAsia="nb-NO"/>
              <w14:ligatures w14:val="standardContextual"/>
            </w:rPr>
          </w:pPr>
          <w:hyperlink w:anchor="_Toc161408139" w:history="1">
            <w:r w:rsidR="00D823ED" w:rsidRPr="00A32B61">
              <w:rPr>
                <w:rStyle w:val="Hyperkobling"/>
                <w:b/>
                <w:bCs/>
                <w:noProof/>
              </w:rPr>
              <w:t>3.</w:t>
            </w:r>
            <w:r w:rsidR="00D823ED" w:rsidRPr="00A32B61">
              <w:rPr>
                <w:rFonts w:eastAsiaTheme="minorEastAsia"/>
                <w:noProof/>
                <w:kern w:val="2"/>
                <w:lang w:eastAsia="nb-NO"/>
                <w14:ligatures w14:val="standardContextual"/>
              </w:rPr>
              <w:tab/>
            </w:r>
            <w:r w:rsidR="00D823ED" w:rsidRPr="00A32B61">
              <w:rPr>
                <w:rStyle w:val="Hyperkobling"/>
                <w:b/>
                <w:bCs/>
                <w:noProof/>
              </w:rPr>
              <w:t>ERFARINGER FRA UTPRØVNINGEN</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_Toc161408139 \h </w:instrText>
            </w:r>
            <w:r w:rsidR="00D823ED" w:rsidRPr="00A32B61">
              <w:rPr>
                <w:noProof/>
                <w:webHidden/>
              </w:rPr>
            </w:r>
            <w:r w:rsidR="00D823ED" w:rsidRPr="00A32B61">
              <w:rPr>
                <w:noProof/>
                <w:webHidden/>
              </w:rPr>
              <w:fldChar w:fldCharType="separate"/>
            </w:r>
            <w:r w:rsidR="00D823ED" w:rsidRPr="00A32B61">
              <w:rPr>
                <w:noProof/>
                <w:webHidden/>
              </w:rPr>
              <w:t>14</w:t>
            </w:r>
            <w:r w:rsidR="00D823ED" w:rsidRPr="00A32B61">
              <w:rPr>
                <w:noProof/>
                <w:webHidden/>
              </w:rPr>
              <w:fldChar w:fldCharType="end"/>
            </w:r>
          </w:hyperlink>
        </w:p>
        <w:p w14:paraId="599C6741" w14:textId="4989286A" w:rsidR="00D823ED" w:rsidRPr="00A32B61" w:rsidRDefault="00000000">
          <w:pPr>
            <w:pStyle w:val="INNH2"/>
            <w:rPr>
              <w:rFonts w:eastAsiaTheme="minorEastAsia"/>
              <w:noProof/>
              <w:kern w:val="2"/>
              <w:lang w:eastAsia="nb-NO"/>
              <w14:ligatures w14:val="standardContextual"/>
            </w:rPr>
          </w:pPr>
          <w:hyperlink w:anchor="_Toc161408140" w:history="1">
            <w:r w:rsidR="00D823ED" w:rsidRPr="00A32B61">
              <w:rPr>
                <w:rStyle w:val="Hyperkobling"/>
                <w:noProof/>
              </w:rPr>
              <w:t>3.1</w:t>
            </w:r>
            <w:r w:rsidR="00D823ED" w:rsidRPr="00A32B61">
              <w:rPr>
                <w:rFonts w:eastAsiaTheme="minorEastAsia"/>
                <w:noProof/>
                <w:kern w:val="2"/>
                <w:lang w:eastAsia="nb-NO"/>
                <w14:ligatures w14:val="standardContextual"/>
              </w:rPr>
              <w:tab/>
            </w:r>
            <w:r w:rsidR="00D823ED" w:rsidRPr="00A32B61">
              <w:rPr>
                <w:rStyle w:val="Hyperkobling"/>
                <w:noProof/>
              </w:rPr>
              <w:t>Positive erfaringer med enkel bruk mellom fastlege og pasient</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_Toc161408140 \h </w:instrText>
            </w:r>
            <w:r w:rsidR="00D823ED" w:rsidRPr="00A32B61">
              <w:rPr>
                <w:noProof/>
                <w:webHidden/>
              </w:rPr>
            </w:r>
            <w:r w:rsidR="00D823ED" w:rsidRPr="00A32B61">
              <w:rPr>
                <w:noProof/>
                <w:webHidden/>
              </w:rPr>
              <w:fldChar w:fldCharType="separate"/>
            </w:r>
            <w:r w:rsidR="00D823ED" w:rsidRPr="00A32B61">
              <w:rPr>
                <w:noProof/>
                <w:webHidden/>
              </w:rPr>
              <w:t>15</w:t>
            </w:r>
            <w:r w:rsidR="00D823ED" w:rsidRPr="00A32B61">
              <w:rPr>
                <w:noProof/>
                <w:webHidden/>
              </w:rPr>
              <w:fldChar w:fldCharType="end"/>
            </w:r>
          </w:hyperlink>
        </w:p>
        <w:p w14:paraId="60320B4B" w14:textId="0F52A849" w:rsidR="00D823ED" w:rsidRPr="00A32B61" w:rsidRDefault="00000000">
          <w:pPr>
            <w:pStyle w:val="INNH3"/>
            <w:rPr>
              <w:rFonts w:eastAsiaTheme="minorEastAsia"/>
              <w:noProof/>
              <w:kern w:val="2"/>
              <w:lang w:eastAsia="nb-NO"/>
              <w14:ligatures w14:val="standardContextual"/>
            </w:rPr>
          </w:pPr>
          <w:hyperlink w:anchor="_Toc161408141" w:history="1">
            <w:r w:rsidR="00D823ED" w:rsidRPr="00A32B61">
              <w:rPr>
                <w:rStyle w:val="Hyperkobling"/>
                <w:noProof/>
              </w:rPr>
              <w:t>3.1.1</w:t>
            </w:r>
            <w:r w:rsidR="00D823ED" w:rsidRPr="00A32B61">
              <w:rPr>
                <w:rFonts w:eastAsiaTheme="minorEastAsia"/>
                <w:noProof/>
                <w:kern w:val="2"/>
                <w:lang w:eastAsia="nb-NO"/>
                <w14:ligatures w14:val="standardContextual"/>
              </w:rPr>
              <w:tab/>
            </w:r>
            <w:r w:rsidR="00D823ED" w:rsidRPr="00A32B61">
              <w:rPr>
                <w:rStyle w:val="Hyperkobling"/>
                <w:noProof/>
              </w:rPr>
              <w:t>Sykdomsforebygging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_Toc161408141 \h </w:instrText>
            </w:r>
            <w:r w:rsidR="00D823ED" w:rsidRPr="00A32B61">
              <w:rPr>
                <w:noProof/>
                <w:webHidden/>
              </w:rPr>
            </w:r>
            <w:r w:rsidR="00D823ED" w:rsidRPr="00A32B61">
              <w:rPr>
                <w:noProof/>
                <w:webHidden/>
              </w:rPr>
              <w:fldChar w:fldCharType="separate"/>
            </w:r>
            <w:r w:rsidR="00D823ED" w:rsidRPr="00A32B61">
              <w:rPr>
                <w:noProof/>
                <w:webHidden/>
              </w:rPr>
              <w:t>15</w:t>
            </w:r>
            <w:r w:rsidR="00D823ED" w:rsidRPr="00A32B61">
              <w:rPr>
                <w:noProof/>
                <w:webHidden/>
              </w:rPr>
              <w:fldChar w:fldCharType="end"/>
            </w:r>
          </w:hyperlink>
        </w:p>
        <w:p w14:paraId="7AE81E8C" w14:textId="068234C7" w:rsidR="00D823ED" w:rsidRPr="00A32B61" w:rsidRDefault="00000000">
          <w:pPr>
            <w:pStyle w:val="INNH3"/>
            <w:rPr>
              <w:rFonts w:eastAsiaTheme="minorEastAsia"/>
              <w:noProof/>
              <w:kern w:val="2"/>
              <w:lang w:eastAsia="nb-NO"/>
              <w14:ligatures w14:val="standardContextual"/>
            </w:rPr>
          </w:pPr>
          <w:hyperlink w:anchor="_Toc161408142" w:history="1">
            <w:r w:rsidR="00D823ED" w:rsidRPr="00A32B61">
              <w:rPr>
                <w:rStyle w:val="Hyperkobling"/>
                <w:noProof/>
              </w:rPr>
              <w:t>3.1.2</w:t>
            </w:r>
            <w:r w:rsidR="00D823ED" w:rsidRPr="00A32B61">
              <w:rPr>
                <w:rFonts w:eastAsiaTheme="minorEastAsia"/>
                <w:noProof/>
                <w:kern w:val="2"/>
                <w:lang w:eastAsia="nb-NO"/>
                <w14:ligatures w14:val="standardContextual"/>
              </w:rPr>
              <w:tab/>
            </w:r>
            <w:r w:rsidR="00D823ED" w:rsidRPr="00A32B61">
              <w:rPr>
                <w:rStyle w:val="Hyperkobling"/>
                <w:noProof/>
              </w:rPr>
              <w:t>Oppfølging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_Toc161408142 \h </w:instrText>
            </w:r>
            <w:r w:rsidR="00D823ED" w:rsidRPr="00A32B61">
              <w:rPr>
                <w:noProof/>
                <w:webHidden/>
              </w:rPr>
            </w:r>
            <w:r w:rsidR="00D823ED" w:rsidRPr="00A32B61">
              <w:rPr>
                <w:noProof/>
                <w:webHidden/>
              </w:rPr>
              <w:fldChar w:fldCharType="separate"/>
            </w:r>
            <w:r w:rsidR="00D823ED" w:rsidRPr="00A32B61">
              <w:rPr>
                <w:noProof/>
                <w:webHidden/>
              </w:rPr>
              <w:t>16</w:t>
            </w:r>
            <w:r w:rsidR="00D823ED" w:rsidRPr="00A32B61">
              <w:rPr>
                <w:noProof/>
                <w:webHidden/>
              </w:rPr>
              <w:fldChar w:fldCharType="end"/>
            </w:r>
          </w:hyperlink>
        </w:p>
        <w:p w14:paraId="35E8ED0D" w14:textId="22B0245F" w:rsidR="00D823ED" w:rsidRPr="00A32B61" w:rsidRDefault="00000000">
          <w:pPr>
            <w:pStyle w:val="INNH2"/>
            <w:rPr>
              <w:rFonts w:eastAsiaTheme="minorEastAsia"/>
              <w:noProof/>
              <w:kern w:val="2"/>
              <w:lang w:eastAsia="nb-NO"/>
              <w14:ligatures w14:val="standardContextual"/>
            </w:rPr>
          </w:pPr>
          <w:hyperlink w:anchor="_Toc161408143" w:history="1">
            <w:r w:rsidR="00D823ED" w:rsidRPr="00A32B61">
              <w:rPr>
                <w:rStyle w:val="Hyperkobling"/>
                <w:noProof/>
              </w:rPr>
              <w:t>3.2</w:t>
            </w:r>
            <w:r w:rsidR="00D823ED" w:rsidRPr="00A32B61">
              <w:rPr>
                <w:rFonts w:eastAsiaTheme="minorEastAsia"/>
                <w:noProof/>
                <w:kern w:val="2"/>
                <w:lang w:eastAsia="nb-NO"/>
                <w14:ligatures w14:val="standardContextual"/>
              </w:rPr>
              <w:tab/>
            </w:r>
            <w:r w:rsidR="00D823ED" w:rsidRPr="00A32B61">
              <w:rPr>
                <w:rStyle w:val="Hyperkobling"/>
                <w:noProof/>
              </w:rPr>
              <w:t>Erfaringer med bruk på tvers med flere involverte behandlere</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_Toc161408143 \h </w:instrText>
            </w:r>
            <w:r w:rsidR="00D823ED" w:rsidRPr="00A32B61">
              <w:rPr>
                <w:noProof/>
                <w:webHidden/>
              </w:rPr>
            </w:r>
            <w:r w:rsidR="00D823ED" w:rsidRPr="00A32B61">
              <w:rPr>
                <w:noProof/>
                <w:webHidden/>
              </w:rPr>
              <w:fldChar w:fldCharType="separate"/>
            </w:r>
            <w:r w:rsidR="00D823ED" w:rsidRPr="00A32B61">
              <w:rPr>
                <w:noProof/>
                <w:webHidden/>
              </w:rPr>
              <w:t>17</w:t>
            </w:r>
            <w:r w:rsidR="00D823ED" w:rsidRPr="00A32B61">
              <w:rPr>
                <w:noProof/>
                <w:webHidden/>
              </w:rPr>
              <w:fldChar w:fldCharType="end"/>
            </w:r>
          </w:hyperlink>
        </w:p>
        <w:p w14:paraId="43DADFDE" w14:textId="6D26389E" w:rsidR="00D823ED" w:rsidRPr="00A32B61" w:rsidRDefault="00000000">
          <w:pPr>
            <w:pStyle w:val="INNH2"/>
            <w:rPr>
              <w:rFonts w:eastAsiaTheme="minorEastAsia"/>
              <w:noProof/>
              <w:kern w:val="2"/>
              <w:lang w:eastAsia="nb-NO"/>
              <w14:ligatures w14:val="standardContextual"/>
            </w:rPr>
          </w:pPr>
          <w:hyperlink w:anchor="_Toc161408144" w:history="1">
            <w:r w:rsidR="00D823ED" w:rsidRPr="00A32B61">
              <w:rPr>
                <w:rStyle w:val="Hyperkobling"/>
                <w:noProof/>
              </w:rPr>
              <w:t>3.3</w:t>
            </w:r>
            <w:r w:rsidR="00D823ED" w:rsidRPr="00A32B61">
              <w:rPr>
                <w:rFonts w:eastAsiaTheme="minorEastAsia"/>
                <w:noProof/>
                <w:kern w:val="2"/>
                <w:lang w:eastAsia="nb-NO"/>
                <w14:ligatures w14:val="standardContextual"/>
              </w:rPr>
              <w:tab/>
            </w:r>
            <w:r w:rsidR="00D823ED" w:rsidRPr="00A32B61">
              <w:rPr>
                <w:rStyle w:val="Hyperkobling"/>
                <w:noProof/>
              </w:rPr>
              <w:t>Erfaringer med bruk innen Digital hjemmeoppfølging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_Toc161408144 \h </w:instrText>
            </w:r>
            <w:r w:rsidR="00D823ED" w:rsidRPr="00A32B61">
              <w:rPr>
                <w:noProof/>
                <w:webHidden/>
              </w:rPr>
            </w:r>
            <w:r w:rsidR="00D823ED" w:rsidRPr="00A32B61">
              <w:rPr>
                <w:noProof/>
                <w:webHidden/>
              </w:rPr>
              <w:fldChar w:fldCharType="separate"/>
            </w:r>
            <w:r w:rsidR="00D823ED" w:rsidRPr="00A32B61">
              <w:rPr>
                <w:noProof/>
                <w:webHidden/>
              </w:rPr>
              <w:t>17</w:t>
            </w:r>
            <w:r w:rsidR="00D823ED" w:rsidRPr="00A32B61">
              <w:rPr>
                <w:noProof/>
                <w:webHidden/>
              </w:rPr>
              <w:fldChar w:fldCharType="end"/>
            </w:r>
          </w:hyperlink>
        </w:p>
        <w:p w14:paraId="3ECB20D0" w14:textId="5F3D7D07" w:rsidR="00D823ED" w:rsidRPr="00A32B61" w:rsidRDefault="00000000">
          <w:pPr>
            <w:pStyle w:val="INNH2"/>
            <w:rPr>
              <w:rFonts w:eastAsiaTheme="minorEastAsia"/>
              <w:noProof/>
              <w:kern w:val="2"/>
              <w:lang w:eastAsia="nb-NO"/>
              <w14:ligatures w14:val="standardContextual"/>
            </w:rPr>
          </w:pPr>
          <w:hyperlink w:anchor="_Toc161408145" w:history="1">
            <w:r w:rsidR="00D823ED" w:rsidRPr="00A32B61">
              <w:rPr>
                <w:rStyle w:val="Hyperkobling"/>
                <w:noProof/>
              </w:rPr>
              <w:t>3.4</w:t>
            </w:r>
            <w:r w:rsidR="00D823ED" w:rsidRPr="00A32B61">
              <w:rPr>
                <w:rFonts w:eastAsiaTheme="minorEastAsia"/>
                <w:noProof/>
                <w:kern w:val="2"/>
                <w:lang w:eastAsia="nb-NO"/>
                <w14:ligatures w14:val="standardContextual"/>
              </w:rPr>
              <w:tab/>
            </w:r>
            <w:r w:rsidR="00D823ED" w:rsidRPr="00A32B61">
              <w:rPr>
                <w:rStyle w:val="Hyperkobling"/>
                <w:noProof/>
              </w:rPr>
              <w:t>Læringspunkter fra gjennomføringen</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_Toc161408145 \h </w:instrText>
            </w:r>
            <w:r w:rsidR="00D823ED" w:rsidRPr="00A32B61">
              <w:rPr>
                <w:noProof/>
                <w:webHidden/>
              </w:rPr>
            </w:r>
            <w:r w:rsidR="00D823ED" w:rsidRPr="00A32B61">
              <w:rPr>
                <w:noProof/>
                <w:webHidden/>
              </w:rPr>
              <w:fldChar w:fldCharType="separate"/>
            </w:r>
            <w:r w:rsidR="00D823ED" w:rsidRPr="00A32B61">
              <w:rPr>
                <w:noProof/>
                <w:webHidden/>
              </w:rPr>
              <w:t>18</w:t>
            </w:r>
            <w:r w:rsidR="00D823ED" w:rsidRPr="00A32B61">
              <w:rPr>
                <w:noProof/>
                <w:webHidden/>
              </w:rPr>
              <w:fldChar w:fldCharType="end"/>
            </w:r>
          </w:hyperlink>
        </w:p>
        <w:p w14:paraId="11B6AB40" w14:textId="51A28FBE" w:rsidR="00D823ED" w:rsidRPr="00A32B61" w:rsidRDefault="00000000">
          <w:pPr>
            <w:pStyle w:val="INNH2"/>
            <w:rPr>
              <w:rFonts w:eastAsiaTheme="minorEastAsia"/>
              <w:noProof/>
              <w:kern w:val="2"/>
              <w:lang w:eastAsia="nb-NO"/>
              <w14:ligatures w14:val="standardContextual"/>
            </w:rPr>
          </w:pPr>
          <w:hyperlink w:anchor="_Toc161408146" w:history="1">
            <w:r w:rsidR="00D823ED" w:rsidRPr="00A32B61">
              <w:rPr>
                <w:rStyle w:val="Hyperkobling"/>
                <w:noProof/>
              </w:rPr>
              <w:t>3.5</w:t>
            </w:r>
            <w:r w:rsidR="00D823ED" w:rsidRPr="00A32B61">
              <w:rPr>
                <w:rFonts w:eastAsiaTheme="minorEastAsia"/>
                <w:noProof/>
                <w:kern w:val="2"/>
                <w:lang w:eastAsia="nb-NO"/>
                <w14:ligatures w14:val="standardContextual"/>
              </w:rPr>
              <w:tab/>
            </w:r>
            <w:r w:rsidR="00D823ED" w:rsidRPr="00A32B61">
              <w:rPr>
                <w:rStyle w:val="Hyperkobling"/>
                <w:noProof/>
              </w:rPr>
              <w:t>Statistikk fra bruk</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_Toc161408146 \h </w:instrText>
            </w:r>
            <w:r w:rsidR="00D823ED" w:rsidRPr="00A32B61">
              <w:rPr>
                <w:noProof/>
                <w:webHidden/>
              </w:rPr>
            </w:r>
            <w:r w:rsidR="00D823ED" w:rsidRPr="00A32B61">
              <w:rPr>
                <w:noProof/>
                <w:webHidden/>
              </w:rPr>
              <w:fldChar w:fldCharType="separate"/>
            </w:r>
            <w:r w:rsidR="00D823ED" w:rsidRPr="00A32B61">
              <w:rPr>
                <w:noProof/>
                <w:webHidden/>
              </w:rPr>
              <w:t>19</w:t>
            </w:r>
            <w:r w:rsidR="00D823ED" w:rsidRPr="00A32B61">
              <w:rPr>
                <w:noProof/>
                <w:webHidden/>
              </w:rPr>
              <w:fldChar w:fldCharType="end"/>
            </w:r>
          </w:hyperlink>
        </w:p>
        <w:p w14:paraId="27D46801" w14:textId="43BF1BF7" w:rsidR="00D823ED" w:rsidRPr="00A32B61" w:rsidRDefault="00000000">
          <w:pPr>
            <w:pStyle w:val="INNH1"/>
            <w:rPr>
              <w:rFonts w:eastAsiaTheme="minorEastAsia"/>
              <w:noProof/>
              <w:kern w:val="2"/>
              <w:lang w:eastAsia="nb-NO"/>
              <w14:ligatures w14:val="standardContextual"/>
            </w:rPr>
          </w:pPr>
          <w:hyperlink w:anchor="_Toc161408147" w:history="1">
            <w:r w:rsidR="00D823ED" w:rsidRPr="00A32B61">
              <w:rPr>
                <w:rStyle w:val="Hyperkobling"/>
                <w:b/>
                <w:bCs/>
                <w:noProof/>
              </w:rPr>
              <w:t>4.</w:t>
            </w:r>
            <w:r w:rsidR="00D823ED" w:rsidRPr="00A32B61">
              <w:rPr>
                <w:rFonts w:eastAsiaTheme="minorEastAsia"/>
                <w:noProof/>
                <w:kern w:val="2"/>
                <w:lang w:eastAsia="nb-NO"/>
                <w14:ligatures w14:val="standardContextual"/>
              </w:rPr>
              <w:tab/>
            </w:r>
            <w:r w:rsidR="00D823ED" w:rsidRPr="00A32B61">
              <w:rPr>
                <w:rStyle w:val="Hyperkobling"/>
                <w:b/>
                <w:bCs/>
                <w:noProof/>
              </w:rPr>
              <w:t>HOVEDFUNN</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_Toc161408147 \h </w:instrText>
            </w:r>
            <w:r w:rsidR="00D823ED" w:rsidRPr="00A32B61">
              <w:rPr>
                <w:noProof/>
                <w:webHidden/>
              </w:rPr>
            </w:r>
            <w:r w:rsidR="00D823ED" w:rsidRPr="00A32B61">
              <w:rPr>
                <w:noProof/>
                <w:webHidden/>
              </w:rPr>
              <w:fldChar w:fldCharType="separate"/>
            </w:r>
            <w:r w:rsidR="00D823ED" w:rsidRPr="00A32B61">
              <w:rPr>
                <w:noProof/>
                <w:webHidden/>
              </w:rPr>
              <w:t>20</w:t>
            </w:r>
            <w:r w:rsidR="00D823ED" w:rsidRPr="00A32B61">
              <w:rPr>
                <w:noProof/>
                <w:webHidden/>
              </w:rPr>
              <w:fldChar w:fldCharType="end"/>
            </w:r>
          </w:hyperlink>
        </w:p>
        <w:p w14:paraId="1AA6B938" w14:textId="18E04C2C" w:rsidR="00D823ED" w:rsidRPr="00A32B61" w:rsidRDefault="00000000">
          <w:pPr>
            <w:pStyle w:val="INNH2"/>
            <w:rPr>
              <w:rFonts w:eastAsiaTheme="minorEastAsia"/>
              <w:noProof/>
              <w:kern w:val="2"/>
              <w:lang w:eastAsia="nb-NO"/>
              <w14:ligatures w14:val="standardContextual"/>
            </w:rPr>
          </w:pPr>
          <w:hyperlink w:anchor="_Toc161408148" w:history="1">
            <w:r w:rsidR="00D823ED" w:rsidRPr="00A32B61">
              <w:rPr>
                <w:rStyle w:val="Hyperkobling"/>
                <w:noProof/>
              </w:rPr>
              <w:t>4.1. Hovedfunn 1: Bruk av behandlingsplaner på tvers i helsevesenet</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_Toc161408148 \h </w:instrText>
            </w:r>
            <w:r w:rsidR="00D823ED" w:rsidRPr="00A32B61">
              <w:rPr>
                <w:noProof/>
                <w:webHidden/>
              </w:rPr>
            </w:r>
            <w:r w:rsidR="00D823ED" w:rsidRPr="00A32B61">
              <w:rPr>
                <w:noProof/>
                <w:webHidden/>
              </w:rPr>
              <w:fldChar w:fldCharType="separate"/>
            </w:r>
            <w:r w:rsidR="00D823ED" w:rsidRPr="00A32B61">
              <w:rPr>
                <w:noProof/>
                <w:webHidden/>
              </w:rPr>
              <w:t>20</w:t>
            </w:r>
            <w:r w:rsidR="00D823ED" w:rsidRPr="00A32B61">
              <w:rPr>
                <w:noProof/>
                <w:webHidden/>
              </w:rPr>
              <w:fldChar w:fldCharType="end"/>
            </w:r>
          </w:hyperlink>
        </w:p>
        <w:p w14:paraId="091C5E6E" w14:textId="3FCED2D4" w:rsidR="00D823ED" w:rsidRPr="00A32B61" w:rsidRDefault="00000000">
          <w:pPr>
            <w:pStyle w:val="INNH2"/>
            <w:rPr>
              <w:rFonts w:eastAsiaTheme="minorEastAsia"/>
              <w:noProof/>
              <w:kern w:val="2"/>
              <w:lang w:eastAsia="nb-NO"/>
              <w14:ligatures w14:val="standardContextual"/>
            </w:rPr>
          </w:pPr>
          <w:hyperlink w:anchor="_Toc161408149" w:history="1">
            <w:r w:rsidR="00D823ED" w:rsidRPr="00A32B61">
              <w:rPr>
                <w:rStyle w:val="Hyperkobling"/>
                <w:noProof/>
              </w:rPr>
              <w:t>4.2. Hovedfunn 2: "Enkel bruk" mellom fastlege og pasient</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_Toc161408149 \h </w:instrText>
            </w:r>
            <w:r w:rsidR="00D823ED" w:rsidRPr="00A32B61">
              <w:rPr>
                <w:noProof/>
                <w:webHidden/>
              </w:rPr>
            </w:r>
            <w:r w:rsidR="00D823ED" w:rsidRPr="00A32B61">
              <w:rPr>
                <w:noProof/>
                <w:webHidden/>
              </w:rPr>
              <w:fldChar w:fldCharType="separate"/>
            </w:r>
            <w:r w:rsidR="00D823ED" w:rsidRPr="00A32B61">
              <w:rPr>
                <w:noProof/>
                <w:webHidden/>
              </w:rPr>
              <w:t>21</w:t>
            </w:r>
            <w:r w:rsidR="00D823ED" w:rsidRPr="00A32B61">
              <w:rPr>
                <w:noProof/>
                <w:webHidden/>
              </w:rPr>
              <w:fldChar w:fldCharType="end"/>
            </w:r>
          </w:hyperlink>
        </w:p>
        <w:p w14:paraId="205F6792" w14:textId="66064FDB" w:rsidR="00D823ED" w:rsidRPr="00A32B61" w:rsidRDefault="00000000">
          <w:pPr>
            <w:pStyle w:val="INNH2"/>
            <w:rPr>
              <w:rFonts w:eastAsiaTheme="minorEastAsia"/>
              <w:noProof/>
              <w:kern w:val="2"/>
              <w:lang w:eastAsia="nb-NO"/>
              <w14:ligatures w14:val="standardContextual"/>
            </w:rPr>
          </w:pPr>
          <w:hyperlink w:anchor="_Toc161408150" w:history="1">
            <w:r w:rsidR="00D823ED" w:rsidRPr="00A32B61">
              <w:rPr>
                <w:rStyle w:val="Hyperkobling"/>
                <w:noProof/>
              </w:rPr>
              <w:t>4.3. Hovedfunn 3: Behandlingsplaner på papir</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_Toc161408150 \h </w:instrText>
            </w:r>
            <w:r w:rsidR="00D823ED" w:rsidRPr="00A32B61">
              <w:rPr>
                <w:noProof/>
                <w:webHidden/>
              </w:rPr>
            </w:r>
            <w:r w:rsidR="00D823ED" w:rsidRPr="00A32B61">
              <w:rPr>
                <w:noProof/>
                <w:webHidden/>
              </w:rPr>
              <w:fldChar w:fldCharType="separate"/>
            </w:r>
            <w:r w:rsidR="00D823ED" w:rsidRPr="00A32B61">
              <w:rPr>
                <w:noProof/>
                <w:webHidden/>
              </w:rPr>
              <w:t>22</w:t>
            </w:r>
            <w:r w:rsidR="00D823ED" w:rsidRPr="00A32B61">
              <w:rPr>
                <w:noProof/>
                <w:webHidden/>
              </w:rPr>
              <w:fldChar w:fldCharType="end"/>
            </w:r>
          </w:hyperlink>
        </w:p>
        <w:p w14:paraId="07151C11" w14:textId="6B35CB84" w:rsidR="00D823ED" w:rsidRPr="00A32B61" w:rsidRDefault="00000000">
          <w:pPr>
            <w:pStyle w:val="INNH2"/>
            <w:rPr>
              <w:rFonts w:eastAsiaTheme="minorEastAsia"/>
              <w:noProof/>
              <w:kern w:val="2"/>
              <w:lang w:eastAsia="nb-NO"/>
              <w14:ligatures w14:val="standardContextual"/>
            </w:rPr>
          </w:pPr>
          <w:hyperlink w:anchor="_Toc161408151" w:history="1">
            <w:r w:rsidR="00D823ED" w:rsidRPr="00A32B61">
              <w:rPr>
                <w:rStyle w:val="Hyperkobling"/>
                <w:noProof/>
              </w:rPr>
              <w:t>4.4 Hovedfunn 4: Erfaringer med løsningskonseptet</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_Toc161408151 \h </w:instrText>
            </w:r>
            <w:r w:rsidR="00D823ED" w:rsidRPr="00A32B61">
              <w:rPr>
                <w:noProof/>
                <w:webHidden/>
              </w:rPr>
            </w:r>
            <w:r w:rsidR="00D823ED" w:rsidRPr="00A32B61">
              <w:rPr>
                <w:noProof/>
                <w:webHidden/>
              </w:rPr>
              <w:fldChar w:fldCharType="separate"/>
            </w:r>
            <w:r w:rsidR="00D823ED" w:rsidRPr="00A32B61">
              <w:rPr>
                <w:noProof/>
                <w:webHidden/>
              </w:rPr>
              <w:t>23</w:t>
            </w:r>
            <w:r w:rsidR="00D823ED" w:rsidRPr="00A32B61">
              <w:rPr>
                <w:noProof/>
                <w:webHidden/>
              </w:rPr>
              <w:fldChar w:fldCharType="end"/>
            </w:r>
          </w:hyperlink>
        </w:p>
        <w:p w14:paraId="4FE26B5A" w14:textId="13EABAD3" w:rsidR="00D823ED" w:rsidRPr="00A32B61" w:rsidRDefault="00000000">
          <w:pPr>
            <w:pStyle w:val="INNH2"/>
            <w:rPr>
              <w:rFonts w:eastAsiaTheme="minorEastAsia"/>
              <w:noProof/>
              <w:kern w:val="2"/>
              <w:lang w:eastAsia="nb-NO"/>
              <w14:ligatures w14:val="standardContextual"/>
            </w:rPr>
          </w:pPr>
          <w:hyperlink w:anchor="_Toc161408152" w:history="1">
            <w:r w:rsidR="00D823ED" w:rsidRPr="00A32B61">
              <w:rPr>
                <w:rStyle w:val="Hyperkobling"/>
                <w:noProof/>
              </w:rPr>
              <w:t>4.5 Hovedfunn 5: Tilbakemeldinger fra sektor og leverandører</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_Toc161408152 \h </w:instrText>
            </w:r>
            <w:r w:rsidR="00D823ED" w:rsidRPr="00A32B61">
              <w:rPr>
                <w:noProof/>
                <w:webHidden/>
              </w:rPr>
            </w:r>
            <w:r w:rsidR="00D823ED" w:rsidRPr="00A32B61">
              <w:rPr>
                <w:noProof/>
                <w:webHidden/>
              </w:rPr>
              <w:fldChar w:fldCharType="separate"/>
            </w:r>
            <w:r w:rsidR="00D823ED" w:rsidRPr="00A32B61">
              <w:rPr>
                <w:noProof/>
                <w:webHidden/>
              </w:rPr>
              <w:t>23</w:t>
            </w:r>
            <w:r w:rsidR="00D823ED" w:rsidRPr="00A32B61">
              <w:rPr>
                <w:noProof/>
                <w:webHidden/>
              </w:rPr>
              <w:fldChar w:fldCharType="end"/>
            </w:r>
          </w:hyperlink>
        </w:p>
        <w:p w14:paraId="3C3D37DC" w14:textId="1D8A5933" w:rsidR="00D823ED" w:rsidRPr="00A32B61" w:rsidRDefault="00000000">
          <w:pPr>
            <w:pStyle w:val="INNH2"/>
            <w:rPr>
              <w:rFonts w:eastAsiaTheme="minorEastAsia"/>
              <w:noProof/>
              <w:kern w:val="2"/>
              <w:lang w:eastAsia="nb-NO"/>
              <w14:ligatures w14:val="standardContextual"/>
            </w:rPr>
          </w:pPr>
          <w:hyperlink w:anchor="_Toc161408153" w:history="1">
            <w:r w:rsidR="00D823ED" w:rsidRPr="00A32B61">
              <w:rPr>
                <w:rStyle w:val="Hyperkobling"/>
                <w:noProof/>
              </w:rPr>
              <w:t>4.6 Hovedfunn 6: Ulike bruksområder med ulike behov</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_Toc161408153 \h </w:instrText>
            </w:r>
            <w:r w:rsidR="00D823ED" w:rsidRPr="00A32B61">
              <w:rPr>
                <w:noProof/>
                <w:webHidden/>
              </w:rPr>
            </w:r>
            <w:r w:rsidR="00D823ED" w:rsidRPr="00A32B61">
              <w:rPr>
                <w:noProof/>
                <w:webHidden/>
              </w:rPr>
              <w:fldChar w:fldCharType="separate"/>
            </w:r>
            <w:r w:rsidR="00D823ED" w:rsidRPr="00A32B61">
              <w:rPr>
                <w:noProof/>
                <w:webHidden/>
              </w:rPr>
              <w:t>24</w:t>
            </w:r>
            <w:r w:rsidR="00D823ED" w:rsidRPr="00A32B61">
              <w:rPr>
                <w:noProof/>
                <w:webHidden/>
              </w:rPr>
              <w:fldChar w:fldCharType="end"/>
            </w:r>
          </w:hyperlink>
        </w:p>
        <w:p w14:paraId="1394B66F" w14:textId="2416D1A7" w:rsidR="00D823ED" w:rsidRPr="00A32B61" w:rsidRDefault="00000000">
          <w:pPr>
            <w:pStyle w:val="INNH2"/>
            <w:rPr>
              <w:rFonts w:eastAsiaTheme="minorEastAsia"/>
              <w:noProof/>
              <w:kern w:val="2"/>
              <w:lang w:eastAsia="nb-NO"/>
              <w14:ligatures w14:val="standardContextual"/>
            </w:rPr>
          </w:pPr>
          <w:hyperlink w:anchor="_Toc161408154" w:history="1">
            <w:r w:rsidR="00D823ED" w:rsidRPr="00A32B61">
              <w:rPr>
                <w:rStyle w:val="Hyperkobling"/>
                <w:noProof/>
              </w:rPr>
              <w:t>4.7 Hovedfunn 7: Praksis og begrepsbruk for behandlingsplaner</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_Toc161408154 \h </w:instrText>
            </w:r>
            <w:r w:rsidR="00D823ED" w:rsidRPr="00A32B61">
              <w:rPr>
                <w:noProof/>
                <w:webHidden/>
              </w:rPr>
            </w:r>
            <w:r w:rsidR="00D823ED" w:rsidRPr="00A32B61">
              <w:rPr>
                <w:noProof/>
                <w:webHidden/>
              </w:rPr>
              <w:fldChar w:fldCharType="separate"/>
            </w:r>
            <w:r w:rsidR="00D823ED" w:rsidRPr="00A32B61">
              <w:rPr>
                <w:noProof/>
                <w:webHidden/>
              </w:rPr>
              <w:t>28</w:t>
            </w:r>
            <w:r w:rsidR="00D823ED" w:rsidRPr="00A32B61">
              <w:rPr>
                <w:noProof/>
                <w:webHidden/>
              </w:rPr>
              <w:fldChar w:fldCharType="end"/>
            </w:r>
          </w:hyperlink>
        </w:p>
        <w:p w14:paraId="4B278D0D" w14:textId="3A6CAECF" w:rsidR="00D823ED" w:rsidRPr="00A32B61" w:rsidRDefault="00000000">
          <w:pPr>
            <w:pStyle w:val="INNH2"/>
            <w:rPr>
              <w:rFonts w:eastAsiaTheme="minorEastAsia"/>
              <w:noProof/>
              <w:kern w:val="2"/>
              <w:lang w:eastAsia="nb-NO"/>
              <w14:ligatures w14:val="standardContextual"/>
            </w:rPr>
          </w:pPr>
          <w:hyperlink w:anchor="_Toc161408155" w:history="1">
            <w:r w:rsidR="00D823ED" w:rsidRPr="00A32B61">
              <w:rPr>
                <w:rStyle w:val="Hyperkobling"/>
                <w:noProof/>
              </w:rPr>
              <w:t>4.8 Hovedfunn 8: Smidig utvikling av en nasjonal løsning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_Toc161408155 \h </w:instrText>
            </w:r>
            <w:r w:rsidR="00D823ED" w:rsidRPr="00A32B61">
              <w:rPr>
                <w:noProof/>
                <w:webHidden/>
              </w:rPr>
            </w:r>
            <w:r w:rsidR="00D823ED" w:rsidRPr="00A32B61">
              <w:rPr>
                <w:noProof/>
                <w:webHidden/>
              </w:rPr>
              <w:fldChar w:fldCharType="separate"/>
            </w:r>
            <w:r w:rsidR="00D823ED" w:rsidRPr="00A32B61">
              <w:rPr>
                <w:noProof/>
                <w:webHidden/>
              </w:rPr>
              <w:t>29</w:t>
            </w:r>
            <w:r w:rsidR="00D823ED" w:rsidRPr="00A32B61">
              <w:rPr>
                <w:noProof/>
                <w:webHidden/>
              </w:rPr>
              <w:fldChar w:fldCharType="end"/>
            </w:r>
          </w:hyperlink>
        </w:p>
        <w:p w14:paraId="475B0590" w14:textId="663DAF21" w:rsidR="00D823ED" w:rsidRPr="00A32B61" w:rsidRDefault="00000000">
          <w:pPr>
            <w:pStyle w:val="INNH2"/>
            <w:rPr>
              <w:rFonts w:eastAsiaTheme="minorEastAsia"/>
              <w:noProof/>
              <w:kern w:val="2"/>
              <w:lang w:eastAsia="nb-NO"/>
              <w14:ligatures w14:val="standardContextual"/>
            </w:rPr>
          </w:pPr>
          <w:hyperlink w:anchor="_Toc161408156" w:history="1">
            <w:r w:rsidR="00D823ED" w:rsidRPr="00A32B61">
              <w:rPr>
                <w:rStyle w:val="Hyperkobling"/>
                <w:noProof/>
              </w:rPr>
              <w:t>4.9 Hovedfunn 9: Behov for forutsigbarhet rundt løsningen</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_Toc161408156 \h </w:instrText>
            </w:r>
            <w:r w:rsidR="00D823ED" w:rsidRPr="00A32B61">
              <w:rPr>
                <w:noProof/>
                <w:webHidden/>
              </w:rPr>
            </w:r>
            <w:r w:rsidR="00D823ED" w:rsidRPr="00A32B61">
              <w:rPr>
                <w:noProof/>
                <w:webHidden/>
              </w:rPr>
              <w:fldChar w:fldCharType="separate"/>
            </w:r>
            <w:r w:rsidR="00D823ED" w:rsidRPr="00A32B61">
              <w:rPr>
                <w:noProof/>
                <w:webHidden/>
              </w:rPr>
              <w:t>30</w:t>
            </w:r>
            <w:r w:rsidR="00D823ED" w:rsidRPr="00A32B61">
              <w:rPr>
                <w:noProof/>
                <w:webHidden/>
              </w:rPr>
              <w:fldChar w:fldCharType="end"/>
            </w:r>
          </w:hyperlink>
        </w:p>
        <w:p w14:paraId="09F136FD" w14:textId="797E72A5" w:rsidR="00D823ED" w:rsidRPr="00A32B61" w:rsidRDefault="00000000">
          <w:pPr>
            <w:pStyle w:val="INNH2"/>
            <w:rPr>
              <w:rFonts w:eastAsiaTheme="minorEastAsia"/>
              <w:noProof/>
              <w:kern w:val="2"/>
              <w:lang w:eastAsia="nb-NO"/>
              <w14:ligatures w14:val="standardContextual"/>
            </w:rPr>
          </w:pPr>
          <w:hyperlink w:anchor="_Toc161408157" w:history="1">
            <w:r w:rsidR="00D823ED" w:rsidRPr="00A32B61">
              <w:rPr>
                <w:rStyle w:val="Hyperkobling"/>
                <w:noProof/>
              </w:rPr>
              <w:t>4.10 Hovedfunn 10: Behov for tilgang på tvers av systemer</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_Toc161408157 \h </w:instrText>
            </w:r>
            <w:r w:rsidR="00D823ED" w:rsidRPr="00A32B61">
              <w:rPr>
                <w:noProof/>
                <w:webHidden/>
              </w:rPr>
            </w:r>
            <w:r w:rsidR="00D823ED" w:rsidRPr="00A32B61">
              <w:rPr>
                <w:noProof/>
                <w:webHidden/>
              </w:rPr>
              <w:fldChar w:fldCharType="separate"/>
            </w:r>
            <w:r w:rsidR="00D823ED" w:rsidRPr="00A32B61">
              <w:rPr>
                <w:noProof/>
                <w:webHidden/>
              </w:rPr>
              <w:t>31</w:t>
            </w:r>
            <w:r w:rsidR="00D823ED" w:rsidRPr="00A32B61">
              <w:rPr>
                <w:noProof/>
                <w:webHidden/>
              </w:rPr>
              <w:fldChar w:fldCharType="end"/>
            </w:r>
          </w:hyperlink>
        </w:p>
        <w:p w14:paraId="05D73AF1" w14:textId="51947E34" w:rsidR="00D823ED" w:rsidRPr="00A32B61" w:rsidRDefault="00000000">
          <w:pPr>
            <w:pStyle w:val="INNH1"/>
            <w:rPr>
              <w:rFonts w:eastAsiaTheme="minorEastAsia"/>
              <w:noProof/>
              <w:kern w:val="2"/>
              <w:lang w:eastAsia="nb-NO"/>
              <w14:ligatures w14:val="standardContextual"/>
            </w:rPr>
          </w:pPr>
          <w:hyperlink w:anchor="_Toc161408158" w:history="1">
            <w:r w:rsidR="00D823ED" w:rsidRPr="00A32B61">
              <w:rPr>
                <w:rStyle w:val="Hyperkobling"/>
                <w:b/>
                <w:bCs/>
                <w:noProof/>
              </w:rPr>
              <w:t>5. DISKUSJON</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_Toc161408158 \h </w:instrText>
            </w:r>
            <w:r w:rsidR="00D823ED" w:rsidRPr="00A32B61">
              <w:rPr>
                <w:noProof/>
                <w:webHidden/>
              </w:rPr>
            </w:r>
            <w:r w:rsidR="00D823ED" w:rsidRPr="00A32B61">
              <w:rPr>
                <w:noProof/>
                <w:webHidden/>
              </w:rPr>
              <w:fldChar w:fldCharType="separate"/>
            </w:r>
            <w:r w:rsidR="00D823ED" w:rsidRPr="00A32B61">
              <w:rPr>
                <w:noProof/>
                <w:webHidden/>
              </w:rPr>
              <w:t>31</w:t>
            </w:r>
            <w:r w:rsidR="00D823ED" w:rsidRPr="00A32B61">
              <w:rPr>
                <w:noProof/>
                <w:webHidden/>
              </w:rPr>
              <w:fldChar w:fldCharType="end"/>
            </w:r>
          </w:hyperlink>
        </w:p>
        <w:p w14:paraId="2CFCD76A" w14:textId="17F46522" w:rsidR="00D823ED" w:rsidRPr="00A32B61" w:rsidRDefault="00000000">
          <w:pPr>
            <w:pStyle w:val="INNH2"/>
            <w:rPr>
              <w:rFonts w:eastAsiaTheme="minorEastAsia"/>
              <w:noProof/>
              <w:kern w:val="2"/>
              <w:lang w:eastAsia="nb-NO"/>
              <w14:ligatures w14:val="standardContextual"/>
            </w:rPr>
          </w:pPr>
          <w:hyperlink w:anchor="_Toc161408159" w:history="1">
            <w:r w:rsidR="00D823ED" w:rsidRPr="00A32B61">
              <w:rPr>
                <w:rStyle w:val="Hyperkobling"/>
                <w:noProof/>
              </w:rPr>
              <w:t>5.1</w:t>
            </w:r>
            <w:r w:rsidR="00D823ED" w:rsidRPr="00A32B61">
              <w:rPr>
                <w:rFonts w:eastAsiaTheme="minorEastAsia"/>
                <w:noProof/>
                <w:kern w:val="2"/>
                <w:lang w:eastAsia="nb-NO"/>
                <w14:ligatures w14:val="standardContextual"/>
              </w:rPr>
              <w:tab/>
            </w:r>
            <w:r w:rsidR="00D823ED" w:rsidRPr="00A32B61">
              <w:rPr>
                <w:rStyle w:val="Hyperkobling"/>
                <w:noProof/>
              </w:rPr>
              <w:t>Nyttevurderinger og behov</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_Toc161408159 \h </w:instrText>
            </w:r>
            <w:r w:rsidR="00D823ED" w:rsidRPr="00A32B61">
              <w:rPr>
                <w:noProof/>
                <w:webHidden/>
              </w:rPr>
            </w:r>
            <w:r w:rsidR="00D823ED" w:rsidRPr="00A32B61">
              <w:rPr>
                <w:noProof/>
                <w:webHidden/>
              </w:rPr>
              <w:fldChar w:fldCharType="separate"/>
            </w:r>
            <w:r w:rsidR="00D823ED" w:rsidRPr="00A32B61">
              <w:rPr>
                <w:noProof/>
                <w:webHidden/>
              </w:rPr>
              <w:t>31</w:t>
            </w:r>
            <w:r w:rsidR="00D823ED" w:rsidRPr="00A32B61">
              <w:rPr>
                <w:noProof/>
                <w:webHidden/>
              </w:rPr>
              <w:fldChar w:fldCharType="end"/>
            </w:r>
          </w:hyperlink>
        </w:p>
        <w:p w14:paraId="7AE0C942" w14:textId="710E5466" w:rsidR="00D823ED" w:rsidRPr="00A32B61" w:rsidRDefault="00000000">
          <w:pPr>
            <w:pStyle w:val="INNH3"/>
            <w:rPr>
              <w:rFonts w:eastAsiaTheme="minorEastAsia"/>
              <w:noProof/>
              <w:kern w:val="2"/>
              <w:lang w:eastAsia="nb-NO"/>
              <w14:ligatures w14:val="standardContextual"/>
            </w:rPr>
          </w:pPr>
          <w:hyperlink w:anchor="_Toc161408160" w:history="1">
            <w:r w:rsidR="00D823ED" w:rsidRPr="00A32B61">
              <w:rPr>
                <w:rStyle w:val="Hyperkobling"/>
                <w:noProof/>
              </w:rPr>
              <w:t>5.1.1</w:t>
            </w:r>
            <w:r w:rsidR="00D823ED" w:rsidRPr="00A32B61">
              <w:rPr>
                <w:rFonts w:eastAsiaTheme="minorEastAsia"/>
                <w:noProof/>
                <w:kern w:val="2"/>
                <w:lang w:eastAsia="nb-NO"/>
                <w14:ligatures w14:val="standardContextual"/>
              </w:rPr>
              <w:tab/>
            </w:r>
            <w:r w:rsidR="00D823ED" w:rsidRPr="00A32B61">
              <w:rPr>
                <w:rStyle w:val="Hyperkobling"/>
                <w:noProof/>
              </w:rPr>
              <w:t>Avlasting av helsepersonell</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_Toc161408160 \h </w:instrText>
            </w:r>
            <w:r w:rsidR="00D823ED" w:rsidRPr="00A32B61">
              <w:rPr>
                <w:noProof/>
                <w:webHidden/>
              </w:rPr>
            </w:r>
            <w:r w:rsidR="00D823ED" w:rsidRPr="00A32B61">
              <w:rPr>
                <w:noProof/>
                <w:webHidden/>
              </w:rPr>
              <w:fldChar w:fldCharType="separate"/>
            </w:r>
            <w:r w:rsidR="00D823ED" w:rsidRPr="00A32B61">
              <w:rPr>
                <w:noProof/>
                <w:webHidden/>
              </w:rPr>
              <w:t>32</w:t>
            </w:r>
            <w:r w:rsidR="00D823ED" w:rsidRPr="00A32B61">
              <w:rPr>
                <w:noProof/>
                <w:webHidden/>
              </w:rPr>
              <w:fldChar w:fldCharType="end"/>
            </w:r>
          </w:hyperlink>
        </w:p>
        <w:p w14:paraId="1C95DB52" w14:textId="6CC03FF6" w:rsidR="00D823ED" w:rsidRPr="00A32B61" w:rsidRDefault="00000000">
          <w:pPr>
            <w:pStyle w:val="INNH2"/>
            <w:rPr>
              <w:rFonts w:eastAsiaTheme="minorEastAsia"/>
              <w:noProof/>
              <w:kern w:val="2"/>
              <w:lang w:eastAsia="nb-NO"/>
              <w14:ligatures w14:val="standardContextual"/>
            </w:rPr>
          </w:pPr>
          <w:hyperlink w:anchor="_Toc161408161" w:history="1">
            <w:r w:rsidR="00D823ED" w:rsidRPr="00A32B61">
              <w:rPr>
                <w:rStyle w:val="Hyperkobling"/>
                <w:noProof/>
              </w:rPr>
              <w:t>5.2 Løsningskonsept</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_Toc161408161 \h </w:instrText>
            </w:r>
            <w:r w:rsidR="00D823ED" w:rsidRPr="00A32B61">
              <w:rPr>
                <w:noProof/>
                <w:webHidden/>
              </w:rPr>
            </w:r>
            <w:r w:rsidR="00D823ED" w:rsidRPr="00A32B61">
              <w:rPr>
                <w:noProof/>
                <w:webHidden/>
              </w:rPr>
              <w:fldChar w:fldCharType="separate"/>
            </w:r>
            <w:r w:rsidR="00D823ED" w:rsidRPr="00A32B61">
              <w:rPr>
                <w:noProof/>
                <w:webHidden/>
              </w:rPr>
              <w:t>34</w:t>
            </w:r>
            <w:r w:rsidR="00D823ED" w:rsidRPr="00A32B61">
              <w:rPr>
                <w:noProof/>
                <w:webHidden/>
              </w:rPr>
              <w:fldChar w:fldCharType="end"/>
            </w:r>
          </w:hyperlink>
        </w:p>
        <w:p w14:paraId="3C0B9375" w14:textId="476A95A6" w:rsidR="00D823ED" w:rsidRPr="00A32B61" w:rsidRDefault="00000000">
          <w:pPr>
            <w:pStyle w:val="INNH3"/>
            <w:rPr>
              <w:rFonts w:eastAsiaTheme="minorEastAsia"/>
              <w:noProof/>
              <w:kern w:val="2"/>
              <w:lang w:eastAsia="nb-NO"/>
              <w14:ligatures w14:val="standardContextual"/>
            </w:rPr>
          </w:pPr>
          <w:hyperlink w:anchor="_Toc161408162" w:history="1">
            <w:r w:rsidR="00D823ED" w:rsidRPr="00A32B61">
              <w:rPr>
                <w:rStyle w:val="Hyperkobling"/>
                <w:noProof/>
              </w:rPr>
              <w:t>5.2.1 En eller flere behandlingsplaner</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_Toc161408162 \h </w:instrText>
            </w:r>
            <w:r w:rsidR="00D823ED" w:rsidRPr="00A32B61">
              <w:rPr>
                <w:noProof/>
                <w:webHidden/>
              </w:rPr>
            </w:r>
            <w:r w:rsidR="00D823ED" w:rsidRPr="00A32B61">
              <w:rPr>
                <w:noProof/>
                <w:webHidden/>
              </w:rPr>
              <w:fldChar w:fldCharType="separate"/>
            </w:r>
            <w:r w:rsidR="00D823ED" w:rsidRPr="00A32B61">
              <w:rPr>
                <w:noProof/>
                <w:webHidden/>
              </w:rPr>
              <w:t>34</w:t>
            </w:r>
            <w:r w:rsidR="00D823ED" w:rsidRPr="00A32B61">
              <w:rPr>
                <w:noProof/>
                <w:webHidden/>
              </w:rPr>
              <w:fldChar w:fldCharType="end"/>
            </w:r>
          </w:hyperlink>
        </w:p>
        <w:p w14:paraId="2324D1F6" w14:textId="1F62464F" w:rsidR="00D823ED" w:rsidRPr="00A32B61" w:rsidRDefault="00000000">
          <w:pPr>
            <w:pStyle w:val="INNH3"/>
            <w:rPr>
              <w:rFonts w:eastAsiaTheme="minorEastAsia"/>
              <w:noProof/>
              <w:kern w:val="2"/>
              <w:lang w:eastAsia="nb-NO"/>
              <w14:ligatures w14:val="standardContextual"/>
            </w:rPr>
          </w:pPr>
          <w:hyperlink w:anchor="_Toc161408163" w:history="1">
            <w:r w:rsidR="00D823ED" w:rsidRPr="00A32B61">
              <w:rPr>
                <w:rStyle w:val="Hyperkobling"/>
                <w:noProof/>
              </w:rPr>
              <w:t>5.2.2 Videre arbeid med løsningskonsept for innføring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_Toc161408163 \h </w:instrText>
            </w:r>
            <w:r w:rsidR="00D823ED" w:rsidRPr="00A32B61">
              <w:rPr>
                <w:noProof/>
                <w:webHidden/>
              </w:rPr>
            </w:r>
            <w:r w:rsidR="00D823ED" w:rsidRPr="00A32B61">
              <w:rPr>
                <w:noProof/>
                <w:webHidden/>
              </w:rPr>
              <w:fldChar w:fldCharType="separate"/>
            </w:r>
            <w:r w:rsidR="00D823ED" w:rsidRPr="00A32B61">
              <w:rPr>
                <w:noProof/>
                <w:webHidden/>
              </w:rPr>
              <w:t>36</w:t>
            </w:r>
            <w:r w:rsidR="00D823ED" w:rsidRPr="00A32B61">
              <w:rPr>
                <w:noProof/>
                <w:webHidden/>
              </w:rPr>
              <w:fldChar w:fldCharType="end"/>
            </w:r>
          </w:hyperlink>
        </w:p>
        <w:p w14:paraId="569797C4" w14:textId="319CB233" w:rsidR="00D823ED" w:rsidRPr="00A32B61" w:rsidRDefault="00000000">
          <w:pPr>
            <w:pStyle w:val="INNH2"/>
            <w:rPr>
              <w:rFonts w:eastAsiaTheme="minorEastAsia"/>
              <w:noProof/>
              <w:kern w:val="2"/>
              <w:lang w:eastAsia="nb-NO"/>
              <w14:ligatures w14:val="standardContextual"/>
            </w:rPr>
          </w:pPr>
          <w:hyperlink w:anchor="_Toc161408164" w:history="1">
            <w:r w:rsidR="00D823ED" w:rsidRPr="00A32B61">
              <w:rPr>
                <w:rStyle w:val="Hyperkobling"/>
                <w:noProof/>
              </w:rPr>
              <w:t>5.3 Kostnadsoversikt</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_Toc161408164 \h </w:instrText>
            </w:r>
            <w:r w:rsidR="00D823ED" w:rsidRPr="00A32B61">
              <w:rPr>
                <w:noProof/>
                <w:webHidden/>
              </w:rPr>
            </w:r>
            <w:r w:rsidR="00D823ED" w:rsidRPr="00A32B61">
              <w:rPr>
                <w:noProof/>
                <w:webHidden/>
              </w:rPr>
              <w:fldChar w:fldCharType="separate"/>
            </w:r>
            <w:r w:rsidR="00D823ED" w:rsidRPr="00A32B61">
              <w:rPr>
                <w:noProof/>
                <w:webHidden/>
              </w:rPr>
              <w:t>37</w:t>
            </w:r>
            <w:r w:rsidR="00D823ED" w:rsidRPr="00A32B61">
              <w:rPr>
                <w:noProof/>
                <w:webHidden/>
              </w:rPr>
              <w:fldChar w:fldCharType="end"/>
            </w:r>
          </w:hyperlink>
        </w:p>
        <w:p w14:paraId="10A62C66" w14:textId="5E06D620" w:rsidR="00D823ED" w:rsidRPr="00A32B61" w:rsidRDefault="00000000">
          <w:pPr>
            <w:pStyle w:val="INNH3"/>
            <w:rPr>
              <w:rFonts w:eastAsiaTheme="minorEastAsia"/>
              <w:noProof/>
              <w:kern w:val="2"/>
              <w:lang w:eastAsia="nb-NO"/>
              <w14:ligatures w14:val="standardContextual"/>
            </w:rPr>
          </w:pPr>
          <w:hyperlink w:anchor="_Toc161408165" w:history="1">
            <w:r w:rsidR="00D823ED" w:rsidRPr="00A32B61">
              <w:rPr>
                <w:rStyle w:val="Hyperkobling"/>
                <w:noProof/>
              </w:rPr>
              <w:t>5.3.1 Kostnader og konsekvenser ved utsettelse</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_Toc161408165 \h </w:instrText>
            </w:r>
            <w:r w:rsidR="00D823ED" w:rsidRPr="00A32B61">
              <w:rPr>
                <w:noProof/>
                <w:webHidden/>
              </w:rPr>
            </w:r>
            <w:r w:rsidR="00D823ED" w:rsidRPr="00A32B61">
              <w:rPr>
                <w:noProof/>
                <w:webHidden/>
              </w:rPr>
              <w:fldChar w:fldCharType="separate"/>
            </w:r>
            <w:r w:rsidR="00D823ED" w:rsidRPr="00A32B61">
              <w:rPr>
                <w:noProof/>
                <w:webHidden/>
              </w:rPr>
              <w:t>37</w:t>
            </w:r>
            <w:r w:rsidR="00D823ED" w:rsidRPr="00A32B61">
              <w:rPr>
                <w:noProof/>
                <w:webHidden/>
              </w:rPr>
              <w:fldChar w:fldCharType="end"/>
            </w:r>
          </w:hyperlink>
        </w:p>
        <w:p w14:paraId="5201F1A3" w14:textId="265F92D3" w:rsidR="00D823ED" w:rsidRPr="00A32B61" w:rsidRDefault="00000000">
          <w:pPr>
            <w:pStyle w:val="INNH3"/>
            <w:rPr>
              <w:rFonts w:eastAsiaTheme="minorEastAsia"/>
              <w:noProof/>
              <w:kern w:val="2"/>
              <w:lang w:eastAsia="nb-NO"/>
              <w14:ligatures w14:val="standardContextual"/>
            </w:rPr>
          </w:pPr>
          <w:hyperlink w:anchor="_Toc161408166" w:history="1">
            <w:r w:rsidR="00D823ED" w:rsidRPr="00A32B61">
              <w:rPr>
                <w:rStyle w:val="Hyperkobling"/>
                <w:noProof/>
              </w:rPr>
              <w:t>5.3.2 Kostnader og løsningskonsept</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_Toc161408166 \h </w:instrText>
            </w:r>
            <w:r w:rsidR="00D823ED" w:rsidRPr="00A32B61">
              <w:rPr>
                <w:noProof/>
                <w:webHidden/>
              </w:rPr>
            </w:r>
            <w:r w:rsidR="00D823ED" w:rsidRPr="00A32B61">
              <w:rPr>
                <w:noProof/>
                <w:webHidden/>
              </w:rPr>
              <w:fldChar w:fldCharType="separate"/>
            </w:r>
            <w:r w:rsidR="00D823ED" w:rsidRPr="00A32B61">
              <w:rPr>
                <w:noProof/>
                <w:webHidden/>
              </w:rPr>
              <w:t>38</w:t>
            </w:r>
            <w:r w:rsidR="00D823ED" w:rsidRPr="00A32B61">
              <w:rPr>
                <w:noProof/>
                <w:webHidden/>
              </w:rPr>
              <w:fldChar w:fldCharType="end"/>
            </w:r>
          </w:hyperlink>
        </w:p>
        <w:p w14:paraId="2F9FD6FA" w14:textId="20CF2741" w:rsidR="00D823ED" w:rsidRPr="00A32B61" w:rsidRDefault="00000000">
          <w:pPr>
            <w:pStyle w:val="INNH2"/>
            <w:rPr>
              <w:rFonts w:eastAsiaTheme="minorEastAsia"/>
              <w:noProof/>
              <w:kern w:val="2"/>
              <w:lang w:eastAsia="nb-NO"/>
              <w14:ligatures w14:val="standardContextual"/>
            </w:rPr>
          </w:pPr>
          <w:hyperlink w:anchor="_Toc161408167" w:history="1">
            <w:r w:rsidR="00D823ED" w:rsidRPr="00A32B61">
              <w:rPr>
                <w:rStyle w:val="Hyperkobling"/>
                <w:noProof/>
              </w:rPr>
              <w:t>5.4 Gjennomføringsplan</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_Toc161408167 \h </w:instrText>
            </w:r>
            <w:r w:rsidR="00D823ED" w:rsidRPr="00A32B61">
              <w:rPr>
                <w:noProof/>
                <w:webHidden/>
              </w:rPr>
            </w:r>
            <w:r w:rsidR="00D823ED" w:rsidRPr="00A32B61">
              <w:rPr>
                <w:noProof/>
                <w:webHidden/>
              </w:rPr>
              <w:fldChar w:fldCharType="separate"/>
            </w:r>
            <w:r w:rsidR="00D823ED" w:rsidRPr="00A32B61">
              <w:rPr>
                <w:noProof/>
                <w:webHidden/>
              </w:rPr>
              <w:t>39</w:t>
            </w:r>
            <w:r w:rsidR="00D823ED" w:rsidRPr="00A32B61">
              <w:rPr>
                <w:noProof/>
                <w:webHidden/>
              </w:rPr>
              <w:fldChar w:fldCharType="end"/>
            </w:r>
          </w:hyperlink>
        </w:p>
        <w:p w14:paraId="220709B7" w14:textId="087B262A" w:rsidR="00D823ED" w:rsidRPr="00A32B61" w:rsidRDefault="00000000">
          <w:pPr>
            <w:pStyle w:val="INNH3"/>
            <w:rPr>
              <w:rFonts w:eastAsiaTheme="minorEastAsia"/>
              <w:noProof/>
              <w:kern w:val="2"/>
              <w:lang w:eastAsia="nb-NO"/>
              <w14:ligatures w14:val="standardContextual"/>
            </w:rPr>
          </w:pPr>
          <w:hyperlink w:anchor="_Toc161408168" w:history="1">
            <w:r w:rsidR="00D823ED" w:rsidRPr="00A32B61">
              <w:rPr>
                <w:rStyle w:val="Hyperkobling"/>
                <w:noProof/>
              </w:rPr>
              <w:t>5.4.1 Muligheter ved videreføring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_Toc161408168 \h </w:instrText>
            </w:r>
            <w:r w:rsidR="00D823ED" w:rsidRPr="00A32B61">
              <w:rPr>
                <w:noProof/>
                <w:webHidden/>
              </w:rPr>
            </w:r>
            <w:r w:rsidR="00D823ED" w:rsidRPr="00A32B61">
              <w:rPr>
                <w:noProof/>
                <w:webHidden/>
              </w:rPr>
              <w:fldChar w:fldCharType="separate"/>
            </w:r>
            <w:r w:rsidR="00D823ED" w:rsidRPr="00A32B61">
              <w:rPr>
                <w:noProof/>
                <w:webHidden/>
              </w:rPr>
              <w:t>40</w:t>
            </w:r>
            <w:r w:rsidR="00D823ED" w:rsidRPr="00A32B61">
              <w:rPr>
                <w:noProof/>
                <w:webHidden/>
              </w:rPr>
              <w:fldChar w:fldCharType="end"/>
            </w:r>
          </w:hyperlink>
        </w:p>
        <w:p w14:paraId="030C839B" w14:textId="3D32BC9C" w:rsidR="00D823ED" w:rsidRPr="00A32B61" w:rsidRDefault="00000000">
          <w:pPr>
            <w:pStyle w:val="INNH2"/>
            <w:rPr>
              <w:rFonts w:eastAsiaTheme="minorEastAsia"/>
              <w:noProof/>
              <w:kern w:val="2"/>
              <w:lang w:eastAsia="nb-NO"/>
              <w14:ligatures w14:val="standardContextual"/>
            </w:rPr>
          </w:pPr>
          <w:hyperlink w:anchor="_Toc161408169" w:history="1">
            <w:r w:rsidR="00D823ED" w:rsidRPr="00A32B61">
              <w:rPr>
                <w:rStyle w:val="Hyperkobling"/>
                <w:noProof/>
              </w:rPr>
              <w:t>5.5 Internasjonale erfaringer</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_Toc161408169 \h </w:instrText>
            </w:r>
            <w:r w:rsidR="00D823ED" w:rsidRPr="00A32B61">
              <w:rPr>
                <w:noProof/>
                <w:webHidden/>
              </w:rPr>
            </w:r>
            <w:r w:rsidR="00D823ED" w:rsidRPr="00A32B61">
              <w:rPr>
                <w:noProof/>
                <w:webHidden/>
              </w:rPr>
              <w:fldChar w:fldCharType="separate"/>
            </w:r>
            <w:r w:rsidR="00D823ED" w:rsidRPr="00A32B61">
              <w:rPr>
                <w:noProof/>
                <w:webHidden/>
              </w:rPr>
              <w:t>42</w:t>
            </w:r>
            <w:r w:rsidR="00D823ED" w:rsidRPr="00A32B61">
              <w:rPr>
                <w:noProof/>
                <w:webHidden/>
              </w:rPr>
              <w:fldChar w:fldCharType="end"/>
            </w:r>
          </w:hyperlink>
        </w:p>
        <w:p w14:paraId="122187C9" w14:textId="2158A7BE" w:rsidR="00D823ED" w:rsidRPr="00A32B61" w:rsidRDefault="00000000">
          <w:pPr>
            <w:pStyle w:val="INNH1"/>
            <w:rPr>
              <w:rFonts w:eastAsiaTheme="minorEastAsia"/>
              <w:noProof/>
              <w:kern w:val="2"/>
              <w:lang w:eastAsia="nb-NO"/>
              <w14:ligatures w14:val="standardContextual"/>
            </w:rPr>
          </w:pPr>
          <w:hyperlink w:anchor="_Toc161408170" w:history="1">
            <w:r w:rsidR="00D823ED" w:rsidRPr="00A32B61">
              <w:rPr>
                <w:rStyle w:val="Hyperkobling"/>
                <w:b/>
                <w:bCs/>
                <w:noProof/>
              </w:rPr>
              <w:t>6</w:t>
            </w:r>
            <w:r w:rsidR="00D823ED" w:rsidRPr="00A32B61">
              <w:rPr>
                <w:rFonts w:eastAsiaTheme="minorEastAsia"/>
                <w:noProof/>
                <w:kern w:val="2"/>
                <w:lang w:eastAsia="nb-NO"/>
                <w14:ligatures w14:val="standardContextual"/>
              </w:rPr>
              <w:tab/>
            </w:r>
            <w:r w:rsidR="00D823ED" w:rsidRPr="00A32B61">
              <w:rPr>
                <w:rStyle w:val="Hyperkobling"/>
                <w:b/>
                <w:bCs/>
                <w:noProof/>
              </w:rPr>
              <w:t>OPPSUMMERING OG ANBEFALINGER</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_Toc161408170 \h </w:instrText>
            </w:r>
            <w:r w:rsidR="00D823ED" w:rsidRPr="00A32B61">
              <w:rPr>
                <w:noProof/>
                <w:webHidden/>
              </w:rPr>
            </w:r>
            <w:r w:rsidR="00D823ED" w:rsidRPr="00A32B61">
              <w:rPr>
                <w:noProof/>
                <w:webHidden/>
              </w:rPr>
              <w:fldChar w:fldCharType="separate"/>
            </w:r>
            <w:r w:rsidR="00D823ED" w:rsidRPr="00A32B61">
              <w:rPr>
                <w:noProof/>
                <w:webHidden/>
              </w:rPr>
              <w:t>42</w:t>
            </w:r>
            <w:r w:rsidR="00D823ED" w:rsidRPr="00A32B61">
              <w:rPr>
                <w:noProof/>
                <w:webHidden/>
              </w:rPr>
              <w:fldChar w:fldCharType="end"/>
            </w:r>
          </w:hyperlink>
        </w:p>
        <w:p w14:paraId="2B62DF86" w14:textId="5813966A" w:rsidR="00D823ED" w:rsidRPr="00A32B61" w:rsidRDefault="00000000">
          <w:pPr>
            <w:pStyle w:val="INNH1"/>
            <w:rPr>
              <w:rFonts w:eastAsiaTheme="minorEastAsia"/>
              <w:noProof/>
              <w:kern w:val="2"/>
              <w:lang w:eastAsia="nb-NO"/>
              <w14:ligatures w14:val="standardContextual"/>
            </w:rPr>
          </w:pPr>
          <w:hyperlink w:anchor="_Toc161408171" w:history="1">
            <w:r w:rsidR="00D823ED" w:rsidRPr="00A32B61">
              <w:rPr>
                <w:rStyle w:val="Hyperkobling"/>
                <w:b/>
                <w:bCs/>
                <w:noProof/>
              </w:rPr>
              <w:t>7</w:t>
            </w:r>
            <w:r w:rsidR="00D823ED" w:rsidRPr="00A32B61">
              <w:rPr>
                <w:rFonts w:eastAsiaTheme="minorEastAsia"/>
                <w:noProof/>
                <w:kern w:val="2"/>
                <w:lang w:eastAsia="nb-NO"/>
                <w14:ligatures w14:val="standardContextual"/>
              </w:rPr>
              <w:tab/>
            </w:r>
            <w:r w:rsidR="00D823ED" w:rsidRPr="00A32B61">
              <w:rPr>
                <w:rStyle w:val="Hyperkobling"/>
                <w:b/>
                <w:bCs/>
                <w:noProof/>
              </w:rPr>
              <w:t>REFERANSER OG ORDLISTE</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_Toc161408171 \h </w:instrText>
            </w:r>
            <w:r w:rsidR="00D823ED" w:rsidRPr="00A32B61">
              <w:rPr>
                <w:noProof/>
                <w:webHidden/>
              </w:rPr>
            </w:r>
            <w:r w:rsidR="00D823ED" w:rsidRPr="00A32B61">
              <w:rPr>
                <w:noProof/>
                <w:webHidden/>
              </w:rPr>
              <w:fldChar w:fldCharType="separate"/>
            </w:r>
            <w:r w:rsidR="00D823ED" w:rsidRPr="00A32B61">
              <w:rPr>
                <w:noProof/>
                <w:webHidden/>
              </w:rPr>
              <w:t>45</w:t>
            </w:r>
            <w:r w:rsidR="00D823ED" w:rsidRPr="00A32B61">
              <w:rPr>
                <w:noProof/>
                <w:webHidden/>
              </w:rPr>
              <w:fldChar w:fldCharType="end"/>
            </w:r>
          </w:hyperlink>
        </w:p>
        <w:p w14:paraId="0B25D653" w14:textId="07F412E0" w:rsidR="00D823ED" w:rsidRPr="00A32B61" w:rsidRDefault="00000000">
          <w:pPr>
            <w:pStyle w:val="INNH2"/>
            <w:rPr>
              <w:rFonts w:eastAsiaTheme="minorEastAsia"/>
              <w:noProof/>
              <w:kern w:val="2"/>
              <w:lang w:eastAsia="nb-NO"/>
              <w14:ligatures w14:val="standardContextual"/>
            </w:rPr>
          </w:pPr>
          <w:hyperlink w:anchor="_Toc161408172" w:history="1">
            <w:r w:rsidR="00D823ED" w:rsidRPr="00A32B61">
              <w:rPr>
                <w:rStyle w:val="Hyperkobling"/>
                <w:noProof/>
              </w:rPr>
              <w:t>7.1 Ordliste</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_Toc161408172 \h </w:instrText>
            </w:r>
            <w:r w:rsidR="00D823ED" w:rsidRPr="00A32B61">
              <w:rPr>
                <w:noProof/>
                <w:webHidden/>
              </w:rPr>
            </w:r>
            <w:r w:rsidR="00D823ED" w:rsidRPr="00A32B61">
              <w:rPr>
                <w:noProof/>
                <w:webHidden/>
              </w:rPr>
              <w:fldChar w:fldCharType="separate"/>
            </w:r>
            <w:r w:rsidR="00D823ED" w:rsidRPr="00A32B61">
              <w:rPr>
                <w:noProof/>
                <w:webHidden/>
              </w:rPr>
              <w:t>45</w:t>
            </w:r>
            <w:r w:rsidR="00D823ED" w:rsidRPr="00A32B61">
              <w:rPr>
                <w:noProof/>
                <w:webHidden/>
              </w:rPr>
              <w:fldChar w:fldCharType="end"/>
            </w:r>
          </w:hyperlink>
        </w:p>
        <w:p w14:paraId="459BDBEF" w14:textId="634C3CF6" w:rsidR="00D823ED" w:rsidRPr="00A32B61" w:rsidRDefault="00000000">
          <w:pPr>
            <w:pStyle w:val="INNH2"/>
            <w:rPr>
              <w:rFonts w:eastAsiaTheme="minorEastAsia"/>
              <w:noProof/>
              <w:kern w:val="2"/>
              <w:lang w:eastAsia="nb-NO"/>
              <w14:ligatures w14:val="standardContextual"/>
            </w:rPr>
          </w:pPr>
          <w:hyperlink w:anchor="_Toc161408173" w:history="1">
            <w:r w:rsidR="00D823ED" w:rsidRPr="00A32B61">
              <w:rPr>
                <w:rStyle w:val="Hyperkobling"/>
                <w:noProof/>
              </w:rPr>
              <w:t>7.2 Referanser</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_Toc161408173 \h </w:instrText>
            </w:r>
            <w:r w:rsidR="00D823ED" w:rsidRPr="00A32B61">
              <w:rPr>
                <w:noProof/>
                <w:webHidden/>
              </w:rPr>
            </w:r>
            <w:r w:rsidR="00D823ED" w:rsidRPr="00A32B61">
              <w:rPr>
                <w:noProof/>
                <w:webHidden/>
              </w:rPr>
              <w:fldChar w:fldCharType="separate"/>
            </w:r>
            <w:r w:rsidR="00D823ED" w:rsidRPr="00A32B61">
              <w:rPr>
                <w:noProof/>
                <w:webHidden/>
              </w:rPr>
              <w:t>45</w:t>
            </w:r>
            <w:r w:rsidR="00D823ED" w:rsidRPr="00A32B61">
              <w:rPr>
                <w:noProof/>
                <w:webHidden/>
              </w:rPr>
              <w:fldChar w:fldCharType="end"/>
            </w:r>
          </w:hyperlink>
        </w:p>
        <w:p w14:paraId="075138FE" w14:textId="108B3E36" w:rsidR="00D823ED" w:rsidRPr="00A32B61" w:rsidRDefault="00000000">
          <w:pPr>
            <w:pStyle w:val="INNH1"/>
            <w:rPr>
              <w:rFonts w:eastAsiaTheme="minorEastAsia"/>
              <w:noProof/>
              <w:kern w:val="2"/>
              <w:lang w:eastAsia="nb-NO"/>
              <w14:ligatures w14:val="standardContextual"/>
            </w:rPr>
          </w:pPr>
          <w:hyperlink w:anchor="_Toc161408174" w:history="1">
            <w:r w:rsidR="00D823ED" w:rsidRPr="00A32B61">
              <w:rPr>
                <w:rStyle w:val="Hyperkobling"/>
                <w:b/>
                <w:bCs/>
                <w:noProof/>
              </w:rPr>
              <w:t>8</w:t>
            </w:r>
            <w:r w:rsidR="00D823ED" w:rsidRPr="00A32B61">
              <w:rPr>
                <w:rFonts w:eastAsiaTheme="minorEastAsia"/>
                <w:noProof/>
                <w:kern w:val="2"/>
                <w:lang w:eastAsia="nb-NO"/>
                <w14:ligatures w14:val="standardContextual"/>
              </w:rPr>
              <w:tab/>
            </w:r>
            <w:r w:rsidR="00D823ED" w:rsidRPr="00A32B61">
              <w:rPr>
                <w:rStyle w:val="Hyperkobling"/>
                <w:b/>
                <w:bCs/>
                <w:noProof/>
              </w:rPr>
              <w:t>VEDLEGG</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_Toc161408174 \h </w:instrText>
            </w:r>
            <w:r w:rsidR="00D823ED" w:rsidRPr="00A32B61">
              <w:rPr>
                <w:noProof/>
                <w:webHidden/>
              </w:rPr>
            </w:r>
            <w:r w:rsidR="00D823ED" w:rsidRPr="00A32B61">
              <w:rPr>
                <w:noProof/>
                <w:webHidden/>
              </w:rPr>
              <w:fldChar w:fldCharType="separate"/>
            </w:r>
            <w:r w:rsidR="00D823ED" w:rsidRPr="00A32B61">
              <w:rPr>
                <w:noProof/>
                <w:webHidden/>
              </w:rPr>
              <w:t>48</w:t>
            </w:r>
            <w:r w:rsidR="00D823ED" w:rsidRPr="00A32B61">
              <w:rPr>
                <w:noProof/>
                <w:webHidden/>
              </w:rPr>
              <w:fldChar w:fldCharType="end"/>
            </w:r>
          </w:hyperlink>
        </w:p>
        <w:p w14:paraId="52042198" w14:textId="6599ED26" w:rsidR="00D823ED" w:rsidRPr="00A32B61" w:rsidRDefault="00000000">
          <w:pPr>
            <w:pStyle w:val="INNH2"/>
            <w:rPr>
              <w:rFonts w:eastAsiaTheme="minorEastAsia"/>
              <w:noProof/>
              <w:kern w:val="2"/>
              <w:lang w:eastAsia="nb-NO"/>
              <w14:ligatures w14:val="standardContextual"/>
            </w:rPr>
          </w:pPr>
          <w:hyperlink w:anchor="_Toc161408175" w:history="1">
            <w:r w:rsidR="00D823ED" w:rsidRPr="00A32B61">
              <w:rPr>
                <w:rStyle w:val="Hyperkobling"/>
                <w:noProof/>
              </w:rPr>
              <w:t>8.1 Skjema for pasientoppfølging colorectalcancer</w:t>
            </w:r>
            <w:r w:rsidR="00D823ED" w:rsidRPr="00A32B61">
              <w:rPr>
                <w:noProof/>
                <w:webHidden/>
              </w:rPr>
              <w:tab/>
            </w:r>
            <w:r w:rsidR="00D823ED" w:rsidRPr="00A32B61">
              <w:rPr>
                <w:noProof/>
                <w:webHidden/>
              </w:rPr>
              <w:fldChar w:fldCharType="begin"/>
            </w:r>
            <w:r w:rsidR="00D823ED" w:rsidRPr="00A32B61">
              <w:rPr>
                <w:noProof/>
                <w:webHidden/>
              </w:rPr>
              <w:instrText xml:space="preserve"> PAGEREF _Toc161408175 \h </w:instrText>
            </w:r>
            <w:r w:rsidR="00D823ED" w:rsidRPr="00A32B61">
              <w:rPr>
                <w:noProof/>
                <w:webHidden/>
              </w:rPr>
            </w:r>
            <w:r w:rsidR="00D823ED" w:rsidRPr="00A32B61">
              <w:rPr>
                <w:noProof/>
                <w:webHidden/>
              </w:rPr>
              <w:fldChar w:fldCharType="separate"/>
            </w:r>
            <w:r w:rsidR="00D823ED" w:rsidRPr="00A32B61">
              <w:rPr>
                <w:noProof/>
                <w:webHidden/>
              </w:rPr>
              <w:t>48</w:t>
            </w:r>
            <w:r w:rsidR="00D823ED" w:rsidRPr="00A32B61">
              <w:rPr>
                <w:noProof/>
                <w:webHidden/>
              </w:rPr>
              <w:fldChar w:fldCharType="end"/>
            </w:r>
          </w:hyperlink>
        </w:p>
        <w:p w14:paraId="4C788091" w14:textId="03899C57" w:rsidR="00503792" w:rsidRPr="00A32B61" w:rsidRDefault="00503792">
          <w:r w:rsidRPr="00A32B61">
            <w:rPr>
              <w:b/>
              <w:bCs/>
            </w:rPr>
            <w:fldChar w:fldCharType="end"/>
          </w:r>
        </w:p>
      </w:sdtContent>
    </w:sdt>
    <w:p w14:paraId="33310234" w14:textId="3E9C95CB" w:rsidR="00206172" w:rsidRPr="00A32B61" w:rsidRDefault="00206172">
      <w:pPr>
        <w:rPr>
          <w:rFonts w:asciiTheme="majorHAnsi" w:eastAsiaTheme="majorEastAsia" w:hAnsiTheme="majorHAnsi" w:cstheme="majorBidi"/>
          <w:color w:val="2F5496" w:themeColor="accent1" w:themeShade="BF"/>
          <w:sz w:val="32"/>
          <w:szCs w:val="32"/>
        </w:rPr>
      </w:pPr>
    </w:p>
    <w:p w14:paraId="542818DF" w14:textId="77777777" w:rsidR="00CC43C2" w:rsidRPr="00A32B61" w:rsidRDefault="00CC43C2">
      <w:pPr>
        <w:rPr>
          <w:rFonts w:asciiTheme="majorHAnsi" w:eastAsiaTheme="majorEastAsia" w:hAnsiTheme="majorHAnsi" w:cstheme="majorBidi"/>
          <w:b/>
          <w:bCs/>
          <w:color w:val="2F5496" w:themeColor="accent1" w:themeShade="BF"/>
          <w:sz w:val="32"/>
          <w:szCs w:val="32"/>
        </w:rPr>
      </w:pPr>
      <w:bookmarkStart w:id="1" w:name="_Toc134523788"/>
      <w:bookmarkEnd w:id="0"/>
      <w:r w:rsidRPr="00A32B61">
        <w:rPr>
          <w:b/>
          <w:bCs/>
        </w:rPr>
        <w:br w:type="page"/>
      </w:r>
    </w:p>
    <w:p w14:paraId="4B6B11E1" w14:textId="182B6756" w:rsidR="00C10294" w:rsidRPr="00A32B61" w:rsidRDefault="004B2087" w:rsidP="00256BC5">
      <w:pPr>
        <w:pStyle w:val="Overskrift1"/>
        <w:rPr>
          <w:b/>
          <w:bCs/>
        </w:rPr>
      </w:pPr>
      <w:bookmarkStart w:id="2" w:name="_Toc161408126"/>
      <w:r w:rsidRPr="00A32B61">
        <w:rPr>
          <w:b/>
          <w:bCs/>
        </w:rPr>
        <w:lastRenderedPageBreak/>
        <w:t>SAMMENDRAG</w:t>
      </w:r>
      <w:bookmarkEnd w:id="2"/>
    </w:p>
    <w:p w14:paraId="1DCE31F7" w14:textId="77777777" w:rsidR="00FE4757" w:rsidRPr="00A32B61" w:rsidRDefault="00FE4757" w:rsidP="00FE4757">
      <w:pPr>
        <w:rPr>
          <w:strike/>
        </w:rPr>
      </w:pPr>
      <w:r w:rsidRPr="00A32B61">
        <w:t>Det forventes at helsetjenestens behandlingsforløp er koordinerte og helhetlige. En oversikt over den planlagte behandlingen bør enkelt kunne deles med pasient, behandlere og andre som trenger den. Dessverre har ikke helsepersonell tilgang til digitale løsninger som gjør det mulig å enkelt dele slik informasjon. Helsetjenesten preges av utfordringer med utveksling av informasjon mellom ulike tjenestenivå og lite helhetlig tankegang.</w:t>
      </w:r>
    </w:p>
    <w:p w14:paraId="1E0BFF8A" w14:textId="77777777" w:rsidR="00FF0C4A" w:rsidRPr="00A32B61" w:rsidRDefault="00FE4757" w:rsidP="00FF0C4A">
      <w:r w:rsidRPr="00A32B61">
        <w:t>Den manglende oversikten og sammenhengen i behandlingen kan gi mindre effektiv behandling, dårligere utnyttelse av ressurser og kan i verste fall være farlig for pasienten. Pasientene må ofte selv koordinere egen behandling på tvers av sine behandlere.</w:t>
      </w:r>
    </w:p>
    <w:p w14:paraId="0A5F9A17" w14:textId="70F4040D" w:rsidR="00FE4757" w:rsidRPr="00A32B61" w:rsidRDefault="00C33D3D" w:rsidP="00FE4757">
      <w:r w:rsidRPr="00A32B61">
        <w:t xml:space="preserve">I helsepersonellkommisjonens rapport </w:t>
      </w:r>
      <w:r w:rsidRPr="00A32B61">
        <w:rPr>
          <w:i/>
        </w:rPr>
        <w:t xml:space="preserve">Tid for </w:t>
      </w:r>
      <w:r w:rsidR="00C441E2" w:rsidRPr="00A32B61">
        <w:rPr>
          <w:i/>
        </w:rPr>
        <w:t>handling [</w:t>
      </w:r>
      <w:r w:rsidR="00D34602" w:rsidRPr="00A32B61">
        <w:rPr>
          <w:i/>
        </w:rPr>
        <w:t>3]</w:t>
      </w:r>
      <w:r w:rsidRPr="00A32B61">
        <w:t xml:space="preserve"> s</w:t>
      </w:r>
      <w:r w:rsidR="000978D9" w:rsidRPr="00A32B61">
        <w:t>t</w:t>
      </w:r>
      <w:r w:rsidR="00276452" w:rsidRPr="00A32B61">
        <w:t>å</w:t>
      </w:r>
      <w:r w:rsidRPr="00A32B61">
        <w:t>r de</w:t>
      </w:r>
      <w:r w:rsidR="00276452" w:rsidRPr="00A32B61">
        <w:t>t</w:t>
      </w:r>
      <w:r w:rsidRPr="00A32B61">
        <w:t xml:space="preserve"> at </w:t>
      </w:r>
      <w:r w:rsidR="00FF0C4A" w:rsidRPr="00A32B61">
        <w:t>"Digitaliserte løsninger i samhandling er en forutsetning for å håndtere helhetlige pasientforløp på tvers av forvaltnings- og omsorgsnivåer. Så langt er potensialet for å realisere gevinster i liten grad tatt ut"</w:t>
      </w:r>
      <w:r w:rsidR="00B35CFD" w:rsidRPr="00A32B61">
        <w:t>(</w:t>
      </w:r>
      <w:hyperlink r:id="rId11" w:history="1">
        <w:r w:rsidR="00B35CFD" w:rsidRPr="00A32B61">
          <w:rPr>
            <w:rStyle w:val="Hyperkobling"/>
          </w:rPr>
          <w:t>NOU 2023:4</w:t>
        </w:r>
      </w:hyperlink>
      <w:r w:rsidR="00B35CFD" w:rsidRPr="00A32B61">
        <w:t>)</w:t>
      </w:r>
      <w:r w:rsidR="00DE72E5" w:rsidRPr="00A32B61">
        <w:t>.</w:t>
      </w:r>
      <w:r w:rsidR="00041DE3" w:rsidRPr="00A32B61">
        <w:t xml:space="preserve"> </w:t>
      </w:r>
      <w:r w:rsidR="00FF0C4A" w:rsidRPr="00A32B61">
        <w:t xml:space="preserve">En av grunnene til den manglende gevinstrealiseringen er, ifølge rapporten, at de digitale løsningene ikke har tatt utgangspunkt i de reelle behovene.  </w:t>
      </w:r>
    </w:p>
    <w:p w14:paraId="10A7112A" w14:textId="74EFDEAF" w:rsidR="00FE4757" w:rsidRPr="00A32B61" w:rsidRDefault="00FE4757" w:rsidP="00FE4757">
      <w:r w:rsidRPr="00A32B61">
        <w:t xml:space="preserve">Prosjekt </w:t>
      </w:r>
      <w:r w:rsidRPr="00A32B61">
        <w:rPr>
          <w:i/>
        </w:rPr>
        <w:t>Digital behandlings- og egenbehandlingsplan</w:t>
      </w:r>
      <w:r w:rsidRPr="00A32B61">
        <w:t xml:space="preserve"> (DBEP) har fra 2021-2023 utviklet og prøvd ut </w:t>
      </w:r>
      <w:r w:rsidR="00CD23A7" w:rsidRPr="00A32B61">
        <w:t xml:space="preserve">en løsning og </w:t>
      </w:r>
      <w:r w:rsidRPr="00A32B61">
        <w:t>e</w:t>
      </w:r>
      <w:r w:rsidR="004357D1" w:rsidRPr="00A32B61">
        <w:t xml:space="preserve">t løsningskonsept </w:t>
      </w:r>
      <w:r w:rsidRPr="00A32B61">
        <w:t xml:space="preserve">som gjør det mulig å </w:t>
      </w:r>
      <w:r w:rsidR="0048234A" w:rsidRPr="00A32B61">
        <w:t xml:space="preserve">samarbeide om </w:t>
      </w:r>
      <w:r w:rsidR="00F156FF" w:rsidRPr="00A32B61">
        <w:t>pasientens</w:t>
      </w:r>
      <w:r w:rsidR="002C1F0B" w:rsidRPr="00A32B61">
        <w:t xml:space="preserve"> behandlingsplan </w:t>
      </w:r>
      <w:r w:rsidR="007A36CB" w:rsidRPr="00A32B61">
        <w:t>på tvers av helsevesenet og journalsystemer</w:t>
      </w:r>
      <w:r w:rsidR="0012299A" w:rsidRPr="00A32B61">
        <w:t xml:space="preserve"> og med pasienten selv</w:t>
      </w:r>
      <w:r w:rsidR="007A36CB" w:rsidRPr="00A32B61">
        <w:t xml:space="preserve">. </w:t>
      </w:r>
      <w:r w:rsidRPr="00A32B61">
        <w:t>Løsningen har blitt utviklet smidig</w:t>
      </w:r>
      <w:r w:rsidR="00BD5E50" w:rsidRPr="00A32B61">
        <w:t xml:space="preserve"> og brukernært</w:t>
      </w:r>
      <w:r w:rsidRPr="00A32B61">
        <w:t>, og er prøvd ut med reelle pasienter og behandlere i Helse Nord og kommunene Alta, Tromsø, Bodø og Rana, inkludert fastleger.</w:t>
      </w:r>
    </w:p>
    <w:p w14:paraId="14462CFD" w14:textId="78716107" w:rsidR="000E604E" w:rsidRPr="00A32B61" w:rsidRDefault="00FE4757" w:rsidP="00524069">
      <w:r w:rsidRPr="00A32B61">
        <w:t>Løsningen som er utviklet er en minimumsløsning (MVP)</w:t>
      </w:r>
      <w:r w:rsidR="00287AD0" w:rsidRPr="00A32B61">
        <w:t xml:space="preserve"> </w:t>
      </w:r>
      <w:r w:rsidR="005E4455" w:rsidRPr="00A32B61">
        <w:t>som dekker de mest grunnleggende behovene</w:t>
      </w:r>
      <w:r w:rsidR="00120E44" w:rsidRPr="00A32B61">
        <w:t xml:space="preserve"> i en enkel behandlingsplan</w:t>
      </w:r>
      <w:r w:rsidR="00611963" w:rsidRPr="00A32B61">
        <w:t xml:space="preserve">, som </w:t>
      </w:r>
      <w:r w:rsidR="00144E60" w:rsidRPr="00A32B61">
        <w:t xml:space="preserve">å dele </w:t>
      </w:r>
      <w:r w:rsidR="002A6F88" w:rsidRPr="00A32B61">
        <w:t>informasjon</w:t>
      </w:r>
      <w:r w:rsidR="00144E60" w:rsidRPr="00A32B61">
        <w:t xml:space="preserve"> om </w:t>
      </w:r>
      <w:r w:rsidR="00611963" w:rsidRPr="00A32B61">
        <w:t xml:space="preserve">problemstilling/diagnose, mål og tiltak. </w:t>
      </w:r>
      <w:r w:rsidRPr="00A32B61">
        <w:t xml:space="preserve">Formålet har vært å skaffe erfaringer for senere faser i prosjektet, herunder behov for videreutvikling, </w:t>
      </w:r>
      <w:r w:rsidR="00BF6FB7" w:rsidRPr="00A32B61">
        <w:t xml:space="preserve">gjennomføring, </w:t>
      </w:r>
      <w:r w:rsidR="002535E1" w:rsidRPr="00A32B61">
        <w:t>nytteverdi</w:t>
      </w:r>
      <w:r w:rsidR="00BF6FB7" w:rsidRPr="00A32B61">
        <w:t xml:space="preserve"> </w:t>
      </w:r>
      <w:r w:rsidRPr="00A32B61">
        <w:t xml:space="preserve">og bruksområder. </w:t>
      </w:r>
    </w:p>
    <w:p w14:paraId="744A438F" w14:textId="37F9C9B5" w:rsidR="00FE4757" w:rsidRPr="00A32B61" w:rsidRDefault="00186879" w:rsidP="00524069">
      <w:r w:rsidRPr="00A32B61">
        <w:t>Det er behov for å videreutvikle løsningen</w:t>
      </w:r>
      <w:r w:rsidR="00A705BC" w:rsidRPr="00A32B61">
        <w:t xml:space="preserve"> med mer funksjonalitet</w:t>
      </w:r>
      <w:r w:rsidR="00607997" w:rsidRPr="00A32B61">
        <w:t>, og det e</w:t>
      </w:r>
      <w:r w:rsidR="002D7D2E" w:rsidRPr="00A32B61">
        <w:t xml:space="preserve">r </w:t>
      </w:r>
      <w:r w:rsidR="007368C5" w:rsidRPr="00A32B61">
        <w:t xml:space="preserve">nødvendig </w:t>
      </w:r>
      <w:r w:rsidR="00613AFC" w:rsidRPr="00A32B61">
        <w:t xml:space="preserve">med API-integrasjoner i </w:t>
      </w:r>
      <w:r w:rsidR="00470FB6" w:rsidRPr="00A32B61">
        <w:t xml:space="preserve">EPJ-systemene. </w:t>
      </w:r>
      <w:r w:rsidR="00B5360B" w:rsidRPr="00A32B61">
        <w:t>Løsningen</w:t>
      </w:r>
      <w:r w:rsidR="000E604E" w:rsidRPr="00A32B61">
        <w:t xml:space="preserve"> har</w:t>
      </w:r>
      <w:r w:rsidR="00712D67" w:rsidRPr="00A32B61">
        <w:t xml:space="preserve"> på tross av dette </w:t>
      </w:r>
      <w:r w:rsidR="007B465A" w:rsidRPr="00A32B61">
        <w:t xml:space="preserve">gitt </w:t>
      </w:r>
      <w:r w:rsidR="00AC5388" w:rsidRPr="00A32B61">
        <w:t>g</w:t>
      </w:r>
      <w:r w:rsidR="00CF0FEE" w:rsidRPr="00A32B61">
        <w:t>evinst</w:t>
      </w:r>
      <w:r w:rsidR="00EA149D" w:rsidRPr="00A32B61">
        <w:t>er</w:t>
      </w:r>
      <w:r w:rsidR="00CF0FEE" w:rsidRPr="00A32B61">
        <w:t xml:space="preserve"> til både pasienter og helsepersonell</w:t>
      </w:r>
      <w:r w:rsidR="00712D67" w:rsidRPr="00A32B61">
        <w:t xml:space="preserve"> i løpet av utprøvingen</w:t>
      </w:r>
      <w:r w:rsidR="00CF0FEE" w:rsidRPr="00A32B61">
        <w:t>.</w:t>
      </w:r>
      <w:r w:rsidR="00327B1A" w:rsidRPr="00A32B61">
        <w:t xml:space="preserve"> </w:t>
      </w:r>
      <w:r w:rsidR="00F810EC" w:rsidRPr="00A32B61">
        <w:t>Prosjektet har fått</w:t>
      </w:r>
      <w:r w:rsidR="003F6EFA" w:rsidRPr="00A32B61">
        <w:t xml:space="preserve"> </w:t>
      </w:r>
      <w:r w:rsidR="005D74D7" w:rsidRPr="00A32B61">
        <w:t xml:space="preserve">tilbakemelding </w:t>
      </w:r>
      <w:r w:rsidR="00F810EC" w:rsidRPr="00A32B61">
        <w:t xml:space="preserve">fra </w:t>
      </w:r>
      <w:r w:rsidR="00F34266" w:rsidRPr="00A32B61">
        <w:t xml:space="preserve">helsepersonell </w:t>
      </w:r>
      <w:r w:rsidR="005D74D7" w:rsidRPr="00A32B61">
        <w:t>på at "</w:t>
      </w:r>
      <w:r w:rsidR="003C57D7" w:rsidRPr="00A32B61">
        <w:t>l</w:t>
      </w:r>
      <w:r w:rsidR="005D74D7" w:rsidRPr="00A32B61">
        <w:t xml:space="preserve">øsningen er ikke perfekt, men den er bedre enn det som finnes i dag". </w:t>
      </w:r>
      <w:r w:rsidR="006F56A9" w:rsidRPr="00A32B61">
        <w:t xml:space="preserve">Gitt situasjonen i helsetjenesten beskrevet i </w:t>
      </w:r>
      <w:r w:rsidR="00920782" w:rsidRPr="00A32B61">
        <w:rPr>
          <w:i/>
        </w:rPr>
        <w:t>Tid for handling</w:t>
      </w:r>
      <w:r w:rsidR="00920782" w:rsidRPr="00A32B61">
        <w:t xml:space="preserve"> er det</w:t>
      </w:r>
      <w:r w:rsidR="00F6154A" w:rsidRPr="00A32B61">
        <w:t xml:space="preserve"> behov for </w:t>
      </w:r>
      <w:r w:rsidR="002A63E0" w:rsidRPr="00A32B61">
        <w:t xml:space="preserve">at man raskest mulig kan ta </w:t>
      </w:r>
      <w:r w:rsidR="00920782" w:rsidRPr="00A32B61">
        <w:t xml:space="preserve">digitale </w:t>
      </w:r>
      <w:r w:rsidR="002A63E0" w:rsidRPr="00A32B61">
        <w:t>løsninge</w:t>
      </w:r>
      <w:r w:rsidR="00920782" w:rsidRPr="00A32B61">
        <w:t>r</w:t>
      </w:r>
      <w:r w:rsidR="002A63E0" w:rsidRPr="00A32B61">
        <w:t xml:space="preserve"> i bruk. </w:t>
      </w:r>
      <w:r w:rsidR="0052072F" w:rsidRPr="00A32B61">
        <w:t>B</w:t>
      </w:r>
      <w:r w:rsidR="002A5524" w:rsidRPr="00A32B61">
        <w:t xml:space="preserve">ehandlere og virksomheter </w:t>
      </w:r>
      <w:r w:rsidR="00EA2C6A" w:rsidRPr="00A32B61">
        <w:t xml:space="preserve">som </w:t>
      </w:r>
      <w:r w:rsidR="00E148EE" w:rsidRPr="00A32B61">
        <w:t xml:space="preserve">ser nytten av </w:t>
      </w:r>
      <w:r w:rsidR="00EC6549" w:rsidRPr="00A32B61">
        <w:t>løsningen</w:t>
      </w:r>
      <w:r w:rsidR="005668BB" w:rsidRPr="00A32B61">
        <w:t xml:space="preserve"> og </w:t>
      </w:r>
      <w:r w:rsidR="00032EA4" w:rsidRPr="00A32B61">
        <w:t>kan akseptere</w:t>
      </w:r>
      <w:r w:rsidR="000237CF" w:rsidRPr="00A32B61">
        <w:t xml:space="preserve"> en løsning</w:t>
      </w:r>
      <w:r w:rsidR="000A450E" w:rsidRPr="00A32B61">
        <w:t xml:space="preserve"> som</w:t>
      </w:r>
      <w:r w:rsidR="000237CF" w:rsidRPr="00A32B61">
        <w:t xml:space="preserve"> ikke er ferdig</w:t>
      </w:r>
      <w:r w:rsidR="00F520EA" w:rsidRPr="00A32B61">
        <w:t>,</w:t>
      </w:r>
      <w:r w:rsidR="000237CF" w:rsidRPr="00A32B61">
        <w:t xml:space="preserve"> </w:t>
      </w:r>
      <w:r w:rsidR="00FE5D95" w:rsidRPr="00A32B61">
        <w:t>kan</w:t>
      </w:r>
      <w:r w:rsidR="0014101B" w:rsidRPr="00A32B61">
        <w:t xml:space="preserve"> enkelt</w:t>
      </w:r>
      <w:r w:rsidR="00FE5D95" w:rsidRPr="00A32B61">
        <w:t xml:space="preserve"> </w:t>
      </w:r>
      <w:r w:rsidR="00A912C6" w:rsidRPr="00A32B61">
        <w:t>gis tilgang til å</w:t>
      </w:r>
      <w:r w:rsidR="004C3EA1" w:rsidRPr="00A32B61">
        <w:t xml:space="preserve"> prøve </w:t>
      </w:r>
      <w:r w:rsidR="0017661E" w:rsidRPr="00A32B61">
        <w:t xml:space="preserve">den ut. </w:t>
      </w:r>
      <w:r w:rsidR="0096496D" w:rsidRPr="00A32B61">
        <w:t>Dette er i tråd med målet beskrevet i Nasjonal helse og samhandlingsplan</w:t>
      </w:r>
      <w:r w:rsidR="00320FF9" w:rsidRPr="00A32B61">
        <w:t xml:space="preserve"> om å korte ned tiden før brukerne får tatt løsningene</w:t>
      </w:r>
      <w:r w:rsidR="006A5DCF" w:rsidRPr="00A32B61">
        <w:t xml:space="preserve"> i bruk og bruke mindre penger på planlegging. </w:t>
      </w:r>
      <w:r w:rsidR="00C9426E" w:rsidRPr="00A32B61">
        <w:t xml:space="preserve">For å redusere </w:t>
      </w:r>
      <w:r w:rsidR="0060291E" w:rsidRPr="00A32B61">
        <w:t>usikkerhet og kompleksitet anbefale</w:t>
      </w:r>
      <w:r w:rsidR="00B701F4" w:rsidRPr="00A32B61">
        <w:t xml:space="preserve">s det å jobbe i kortere </w:t>
      </w:r>
      <w:r w:rsidR="004B1665" w:rsidRPr="00A32B61">
        <w:t xml:space="preserve">sykluser der man </w:t>
      </w:r>
      <w:r w:rsidR="008F4B22" w:rsidRPr="00A32B61">
        <w:t>tester ut løsningskonseptet</w:t>
      </w:r>
      <w:r w:rsidR="00AB3C0A" w:rsidRPr="00A32B61">
        <w:t xml:space="preserve"> slik at man k</w:t>
      </w:r>
      <w:r w:rsidR="005232F4" w:rsidRPr="00A32B61">
        <w:t>an</w:t>
      </w:r>
      <w:r w:rsidR="00C977E8" w:rsidRPr="00A32B61">
        <w:t xml:space="preserve"> samle erfaringer og</w:t>
      </w:r>
      <w:r w:rsidR="005232F4" w:rsidRPr="00A32B61">
        <w:t xml:space="preserve"> justere løsningen før den settes i </w:t>
      </w:r>
      <w:r w:rsidR="00203587" w:rsidRPr="00A32B61">
        <w:t>drift</w:t>
      </w:r>
      <w:r w:rsidR="00DB018B" w:rsidRPr="00A32B61">
        <w:t xml:space="preserve"> </w:t>
      </w:r>
      <w:r w:rsidR="00A50ECB" w:rsidRPr="00A32B61">
        <w:t>(</w:t>
      </w:r>
      <w:hyperlink r:id="rId12" w:history="1">
        <w:r w:rsidR="00A50ECB" w:rsidRPr="00A32B61">
          <w:rPr>
            <w:rStyle w:val="Hyperkobling"/>
          </w:rPr>
          <w:t>Meld. St. 9 (2023–2024)</w:t>
        </w:r>
      </w:hyperlink>
      <w:r w:rsidR="00A204D9" w:rsidRPr="00A32B61">
        <w:rPr>
          <w:rStyle w:val="Hyperkobling"/>
        </w:rPr>
        <w:t>[4]</w:t>
      </w:r>
      <w:r w:rsidR="00203587" w:rsidRPr="00A32B61">
        <w:t xml:space="preserve">. </w:t>
      </w:r>
    </w:p>
    <w:p w14:paraId="32254BB3" w14:textId="4C78C747" w:rsidR="0041761D" w:rsidRPr="00A32B61" w:rsidRDefault="0041761D" w:rsidP="0041761D">
      <w:r w:rsidRPr="00A32B61">
        <w:t xml:space="preserve">Prosjektet har vært finansiert av Digitaliseringsdirektoratets medfinansieringsordning i perioden 2021-2023. Prosjektet har i 2024 sikret midler til å opprettholde løsningen for de som allerede benytter den. Denne finansieringen er ikke tilstrekkelig til å videreutvikle eller utvide utprøvingen i tråd med anbefalingene beskrevet i denne rapporten. Uten videre finansiering på kort og lang sikt </w:t>
      </w:r>
      <w:r w:rsidR="00622291" w:rsidRPr="00A32B61">
        <w:t>må løsningen tas ned</w:t>
      </w:r>
      <w:r w:rsidRPr="00A32B61">
        <w:t xml:space="preserve">  </w:t>
      </w:r>
    </w:p>
    <w:p w14:paraId="582A6EB8" w14:textId="7A1B8084" w:rsidR="00EA149D" w:rsidRPr="00A32B61" w:rsidRDefault="00FE4757" w:rsidP="00FE4757">
      <w:r w:rsidRPr="00A32B61">
        <w:t xml:space="preserve">Erfaringene vi har gjort oss i løpet av prosjektet er hentet inn via leverandørdialog, dialog med ledelse i sektor, ulike interesseorganisasjoner og innsiktsarbeid fra pasienter og helsepersonells bruk av minimumsløsningen. </w:t>
      </w:r>
    </w:p>
    <w:p w14:paraId="0A1A88F3" w14:textId="68A44223" w:rsidR="00337664" w:rsidRPr="00A32B61" w:rsidRDefault="00D907F9" w:rsidP="00337664">
      <w:r w:rsidRPr="00A32B61">
        <w:rPr>
          <w:noProof/>
        </w:rPr>
        <w:lastRenderedPageBreak/>
        <mc:AlternateContent>
          <mc:Choice Requires="wps">
            <w:drawing>
              <wp:anchor distT="45720" distB="45720" distL="114300" distR="114300" simplePos="0" relativeHeight="251658240" behindDoc="0" locked="0" layoutInCell="1" allowOverlap="1" wp14:anchorId="6104FF53" wp14:editId="4D69B8E5">
                <wp:simplePos x="0" y="0"/>
                <wp:positionH relativeFrom="margin">
                  <wp:align>left</wp:align>
                </wp:positionH>
                <wp:positionV relativeFrom="paragraph">
                  <wp:posOffset>186055</wp:posOffset>
                </wp:positionV>
                <wp:extent cx="5740400" cy="1404620"/>
                <wp:effectExtent l="0" t="0" r="12700" b="20320"/>
                <wp:wrapSquare wrapText="bothSides"/>
                <wp:docPr id="217" name="Tekstboks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404620"/>
                        </a:xfrm>
                        <a:prstGeom prst="rect">
                          <a:avLst/>
                        </a:prstGeom>
                        <a:solidFill>
                          <a:schemeClr val="accent1">
                            <a:lumMod val="20000"/>
                            <a:lumOff val="80000"/>
                          </a:schemeClr>
                        </a:solidFill>
                        <a:ln w="9525">
                          <a:solidFill>
                            <a:srgbClr val="000000"/>
                          </a:solidFill>
                          <a:miter lim="800000"/>
                          <a:headEnd/>
                          <a:tailEnd/>
                        </a:ln>
                      </wps:spPr>
                      <wps:txbx>
                        <w:txbxContent>
                          <w:p w14:paraId="737A6A7B" w14:textId="0BA8629D" w:rsidR="00D907F9" w:rsidRDefault="00D907F9" w:rsidP="00D907F9">
                            <w:r>
                              <w:t xml:space="preserve">I dette arbeidet har prosjektet gjort følgende hovedfunn oppgitt i tilfeldig rekkefølge: </w:t>
                            </w:r>
                            <w:r>
                              <w:rPr>
                                <w:rStyle w:val="Merknadsreferanse"/>
                              </w:rPr>
                              <w:annotationRef/>
                            </w:r>
                          </w:p>
                          <w:p w14:paraId="3A53EF63" w14:textId="77777777" w:rsidR="00D907F9" w:rsidRDefault="00D907F9" w:rsidP="00D907F9">
                            <w:pPr>
                              <w:pStyle w:val="Listeavsnitt"/>
                              <w:numPr>
                                <w:ilvl w:val="0"/>
                                <w:numId w:val="28"/>
                              </w:numPr>
                            </w:pPr>
                            <w:r w:rsidRPr="00DA6A60">
                              <w:t>Digitale behandlingsplaner kan stimulere og støtte økt samhandling på tvers av helsevesenet, som et av flere nødvendige tiltak</w:t>
                            </w:r>
                            <w:r>
                              <w:t>.</w:t>
                            </w:r>
                          </w:p>
                          <w:p w14:paraId="411388CC" w14:textId="77777777" w:rsidR="00D907F9" w:rsidRDefault="00D907F9" w:rsidP="00D907F9">
                            <w:pPr>
                              <w:pStyle w:val="Listeavsnitt"/>
                              <w:numPr>
                                <w:ilvl w:val="0"/>
                                <w:numId w:val="28"/>
                              </w:numPr>
                            </w:pPr>
                            <w:r>
                              <w:t>Det er oppnådd svært spennende resultater innen enkel bruk mellom fastlege og pasient, og et stort potensial innenfor sykdomsforebygging og oppfølging.</w:t>
                            </w:r>
                          </w:p>
                          <w:p w14:paraId="2573E02A" w14:textId="77777777" w:rsidR="00D907F9" w:rsidRDefault="00D907F9" w:rsidP="00D907F9">
                            <w:pPr>
                              <w:pStyle w:val="Listeavsnitt"/>
                              <w:numPr>
                                <w:ilvl w:val="0"/>
                                <w:numId w:val="28"/>
                              </w:numPr>
                            </w:pPr>
                            <w:r>
                              <w:t>Digitale behandlingsplaner kan erstatte behandlingsplaner på papir, redusere tidsbruk, økt kvalitet på behandling, bedre pasientsikkerhet og bidra til normering.</w:t>
                            </w:r>
                          </w:p>
                          <w:p w14:paraId="696B6DDE" w14:textId="77777777" w:rsidR="00D907F9" w:rsidRDefault="00D907F9" w:rsidP="00D907F9">
                            <w:pPr>
                              <w:pStyle w:val="Listeavsnitt"/>
                              <w:numPr>
                                <w:ilvl w:val="0"/>
                                <w:numId w:val="28"/>
                              </w:numPr>
                            </w:pPr>
                            <w:r>
                              <w:t xml:space="preserve">Minimumsløsning og løsningskonsept har fungert svært bra teknisk og kan raskt og kontrollert tilgjengeliggjøres på tvers i helsetjenesten for videre utvikling. </w:t>
                            </w:r>
                          </w:p>
                          <w:p w14:paraId="5962C9D8" w14:textId="77777777" w:rsidR="00D907F9" w:rsidRDefault="00D907F9" w:rsidP="00D907F9">
                            <w:pPr>
                              <w:pStyle w:val="Listeavsnitt"/>
                              <w:numPr>
                                <w:ilvl w:val="0"/>
                                <w:numId w:val="28"/>
                              </w:numPr>
                            </w:pPr>
                            <w:r>
                              <w:t>Både sektor og leverandører ser et stort potensial i løsningen og flere aktører ønsker å prøve ut løsningen i drift.</w:t>
                            </w:r>
                          </w:p>
                          <w:p w14:paraId="3DE64866" w14:textId="77777777" w:rsidR="00D907F9" w:rsidRDefault="00D907F9" w:rsidP="00D907F9">
                            <w:pPr>
                              <w:pStyle w:val="Listeavsnitt"/>
                              <w:numPr>
                                <w:ilvl w:val="0"/>
                                <w:numId w:val="28"/>
                              </w:numPr>
                            </w:pPr>
                            <w:r>
                              <w:t xml:space="preserve">Minimumsløsningen dekker ulike bruksområder i varierende grad. Det er behov for å videreutvikle behandlingsplaner innen ulike bruksområder som har ulike utviklingsløp. </w:t>
                            </w:r>
                          </w:p>
                          <w:p w14:paraId="46743E3B" w14:textId="77777777" w:rsidR="00D907F9" w:rsidRDefault="00D907F9" w:rsidP="00D907F9">
                            <w:pPr>
                              <w:pStyle w:val="Listeavsnitt"/>
                              <w:numPr>
                                <w:ilvl w:val="0"/>
                                <w:numId w:val="28"/>
                              </w:numPr>
                            </w:pPr>
                            <w:r>
                              <w:t>Det er ulik praksis rundt behandlingsplaner – begrepet er ikke normert.</w:t>
                            </w:r>
                          </w:p>
                          <w:p w14:paraId="74843AB7" w14:textId="77777777" w:rsidR="00D907F9" w:rsidRDefault="00D907F9" w:rsidP="00D907F9">
                            <w:pPr>
                              <w:pStyle w:val="Listeavsnitt"/>
                              <w:numPr>
                                <w:ilvl w:val="0"/>
                                <w:numId w:val="28"/>
                              </w:numPr>
                            </w:pPr>
                            <w:r>
                              <w:t xml:space="preserve">Smidig utvikling av en nasjonal løsning er uvant, både organisatorisk, finansielt og i sektor. </w:t>
                            </w:r>
                          </w:p>
                          <w:p w14:paraId="0FCD8428" w14:textId="77777777" w:rsidR="00D907F9" w:rsidRDefault="00D907F9" w:rsidP="00D907F9">
                            <w:pPr>
                              <w:pStyle w:val="Listeavsnitt"/>
                              <w:numPr>
                                <w:ilvl w:val="0"/>
                                <w:numId w:val="28"/>
                              </w:numPr>
                            </w:pPr>
                            <w:r>
                              <w:t>Forutsigbarhet rundt løsningen er en forutsetning for at leverandører skal ta i bruk API.</w:t>
                            </w:r>
                          </w:p>
                          <w:p w14:paraId="625C3A14" w14:textId="4DE0BCBA" w:rsidR="00D907F9" w:rsidRDefault="00D907F9" w:rsidP="00D907F9">
                            <w:pPr>
                              <w:pStyle w:val="Listeavsnitt"/>
                              <w:numPr>
                                <w:ilvl w:val="0"/>
                                <w:numId w:val="28"/>
                              </w:numPr>
                            </w:pPr>
                            <w:r>
                              <w:t>Løsningen må tilgjengeliggjøres på tvers av systemer for å skape verdi i samhandling.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104FF53" id="_x0000_t202" coordsize="21600,21600" o:spt="202" path="m,l,21600r21600,l21600,xe">
                <v:stroke joinstyle="miter"/>
                <v:path gradientshapeok="t" o:connecttype="rect"/>
              </v:shapetype>
              <v:shape id="Tekstboks 217" o:spid="_x0000_s1026" type="#_x0000_t202" style="position:absolute;margin-left:0;margin-top:14.65pt;width:452pt;height:110.6pt;z-index:2516582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" fillcolor="#d9e2f3 [660]">
                <v:textbox style="mso-fit-shape-to-text:t">
                  <w:txbxContent>
                    <w:p w14:paraId="737A6A7B" w14:textId="0BA8629D" w:rsidR="00D907F9" w:rsidRDefault="00D907F9" w:rsidP="00D907F9">
                      <w:r>
                        <w:t xml:space="preserve">I dette arbeidet har prosjektet gjort følgende hovedfunn oppgitt i tilfeldig rekkefølge: </w:t>
                      </w:r>
                      <w:r>
                        <w:rPr>
                          <w:rStyle w:val="Merknadsreferanse"/>
                        </w:rPr>
                        <w:annotationRef/>
                      </w:r>
                    </w:p>
                    <w:p w14:paraId="3A53EF63" w14:textId="77777777" w:rsidR="00D907F9" w:rsidRDefault="00D907F9" w:rsidP="00D907F9">
                      <w:pPr>
                        <w:pStyle w:val="Listeavsnitt"/>
                        <w:numPr>
                          <w:ilvl w:val="0"/>
                          <w:numId w:val="28"/>
                        </w:numPr>
                      </w:pPr>
                      <w:r w:rsidRPr="00DA6A60">
                        <w:t>Digitale behandlingsplaner kan stimulere og støtte økt samhandling på tvers av helsevesenet, som et av flere nødvendige tiltak</w:t>
                      </w:r>
                      <w:r>
                        <w:t>.</w:t>
                      </w:r>
                    </w:p>
                    <w:p w14:paraId="411388CC" w14:textId="77777777" w:rsidR="00D907F9" w:rsidRDefault="00D907F9" w:rsidP="00D907F9">
                      <w:pPr>
                        <w:pStyle w:val="Listeavsnitt"/>
                        <w:numPr>
                          <w:ilvl w:val="0"/>
                          <w:numId w:val="28"/>
                        </w:numPr>
                      </w:pPr>
                      <w:r>
                        <w:t>Det er oppnådd svært spennende resultater innen enkel bruk mellom fastlege og pasient, og et stort potensial innenfor sykdomsforebygging og oppfølging.</w:t>
                      </w:r>
                    </w:p>
                    <w:p w14:paraId="2573E02A" w14:textId="77777777" w:rsidR="00D907F9" w:rsidRDefault="00D907F9" w:rsidP="00D907F9">
                      <w:pPr>
                        <w:pStyle w:val="Listeavsnitt"/>
                        <w:numPr>
                          <w:ilvl w:val="0"/>
                          <w:numId w:val="28"/>
                        </w:numPr>
                      </w:pPr>
                      <w:r>
                        <w:t>Digitale behandlingsplaner kan erstatte behandlingsplaner på papir, redusere tidsbruk, økt kvalitet på behandling, bedre pasientsikkerhet og bidra til normering.</w:t>
                      </w:r>
                    </w:p>
                    <w:p w14:paraId="696B6DDE" w14:textId="77777777" w:rsidR="00D907F9" w:rsidRDefault="00D907F9" w:rsidP="00D907F9">
                      <w:pPr>
                        <w:pStyle w:val="Listeavsnitt"/>
                        <w:numPr>
                          <w:ilvl w:val="0"/>
                          <w:numId w:val="28"/>
                        </w:numPr>
                      </w:pPr>
                      <w:r>
                        <w:t xml:space="preserve">Minimumsløsning og løsningskonsept har fungert svært bra teknisk og kan raskt og kontrollert tilgjengeliggjøres på tvers i helsetjenesten for videre utvikling. </w:t>
                      </w:r>
                    </w:p>
                    <w:p w14:paraId="5962C9D8" w14:textId="77777777" w:rsidR="00D907F9" w:rsidRDefault="00D907F9" w:rsidP="00D907F9">
                      <w:pPr>
                        <w:pStyle w:val="Listeavsnitt"/>
                        <w:numPr>
                          <w:ilvl w:val="0"/>
                          <w:numId w:val="28"/>
                        </w:numPr>
                      </w:pPr>
                      <w:r>
                        <w:t>Både sektor og leverandører ser et stort potensial i løsningen og flere aktører ønsker å prøve ut løsningen i drift.</w:t>
                      </w:r>
                    </w:p>
                    <w:p w14:paraId="3DE64866" w14:textId="77777777" w:rsidR="00D907F9" w:rsidRDefault="00D907F9" w:rsidP="00D907F9">
                      <w:pPr>
                        <w:pStyle w:val="Listeavsnitt"/>
                        <w:numPr>
                          <w:ilvl w:val="0"/>
                          <w:numId w:val="28"/>
                        </w:numPr>
                      </w:pPr>
                      <w:r>
                        <w:t xml:space="preserve">Minimumsløsningen dekker ulike bruksområder i varierende grad. Det er behov for å videreutvikle behandlingsplaner innen ulike bruksområder som har ulike utviklingsløp. </w:t>
                      </w:r>
                    </w:p>
                    <w:p w14:paraId="46743E3B" w14:textId="77777777" w:rsidR="00D907F9" w:rsidRDefault="00D907F9" w:rsidP="00D907F9">
                      <w:pPr>
                        <w:pStyle w:val="Listeavsnitt"/>
                        <w:numPr>
                          <w:ilvl w:val="0"/>
                          <w:numId w:val="28"/>
                        </w:numPr>
                      </w:pPr>
                      <w:r>
                        <w:t>Det er ulik praksis rundt behandlingsplaner – begrepet er ikke normert.</w:t>
                      </w:r>
                    </w:p>
                    <w:p w14:paraId="74843AB7" w14:textId="77777777" w:rsidR="00D907F9" w:rsidRDefault="00D907F9" w:rsidP="00D907F9">
                      <w:pPr>
                        <w:pStyle w:val="Listeavsnitt"/>
                        <w:numPr>
                          <w:ilvl w:val="0"/>
                          <w:numId w:val="28"/>
                        </w:numPr>
                      </w:pPr>
                      <w:r>
                        <w:t xml:space="preserve">Smidig utvikling av en nasjonal løsning er uvant, både organisatorisk, finansielt og i sektor. </w:t>
                      </w:r>
                    </w:p>
                    <w:p w14:paraId="0FCD8428" w14:textId="77777777" w:rsidR="00D907F9" w:rsidRDefault="00D907F9" w:rsidP="00D907F9">
                      <w:pPr>
                        <w:pStyle w:val="Listeavsnitt"/>
                        <w:numPr>
                          <w:ilvl w:val="0"/>
                          <w:numId w:val="28"/>
                        </w:numPr>
                      </w:pPr>
                      <w:r>
                        <w:t>Forutsigbarhet rundt løsningen er en forutsetning for at leverandører skal ta i bruk API.</w:t>
                      </w:r>
                    </w:p>
                    <w:p w14:paraId="625C3A14" w14:textId="4DE0BCBA" w:rsidR="00D907F9" w:rsidRDefault="00D907F9" w:rsidP="00D907F9">
                      <w:pPr>
                        <w:pStyle w:val="Listeavsnitt"/>
                        <w:numPr>
                          <w:ilvl w:val="0"/>
                          <w:numId w:val="28"/>
                        </w:numPr>
                      </w:pPr>
                      <w:r>
                        <w:t>Løsningen må tilgjengeliggjøres på tvers av systemer for å skape verdi i samhandling.</w:t>
                      </w:r>
                    </w:p>
                  </w:txbxContent>
                </v:textbox>
                <w10:wrap type="square" anchorx="margin"/>
              </v:shape>
            </w:pict>
          </mc:Fallback>
        </mc:AlternateContent>
      </w:r>
    </w:p>
    <w:p w14:paraId="651D7CB8" w14:textId="3D1D8687" w:rsidR="004D56E5" w:rsidRPr="00A32B61" w:rsidRDefault="004D56E5" w:rsidP="00FE4757">
      <w:r w:rsidRPr="00A32B61">
        <w:t xml:space="preserve">Disse hovedfunnene viser </w:t>
      </w:r>
      <w:r w:rsidR="00D2699C" w:rsidRPr="00A32B61">
        <w:t xml:space="preserve">et sammensatt </w:t>
      </w:r>
      <w:r w:rsidR="008B6EBB" w:rsidRPr="00A32B61">
        <w:t>utfordringsbilde</w:t>
      </w:r>
      <w:r w:rsidR="00DE5260" w:rsidRPr="00A32B61">
        <w:t xml:space="preserve">, </w:t>
      </w:r>
      <w:r w:rsidR="007F4142" w:rsidRPr="00A32B61">
        <w:t xml:space="preserve">og vi ser et stort behov for statlig involvering </w:t>
      </w:r>
      <w:r w:rsidR="00D83815" w:rsidRPr="00A32B61">
        <w:t xml:space="preserve">og forankring </w:t>
      </w:r>
      <w:r w:rsidR="007F4142" w:rsidRPr="00A32B61">
        <w:t xml:space="preserve">for å </w:t>
      </w:r>
      <w:r w:rsidR="00786317" w:rsidRPr="00A32B61">
        <w:t xml:space="preserve">sørge for at </w:t>
      </w:r>
      <w:r w:rsidR="007E0ADB" w:rsidRPr="00A32B61">
        <w:t>digitale behandlingsplaner realiseres på tvers av helsevesenet og EPJ-systemer.</w:t>
      </w:r>
      <w:r w:rsidR="00FB00F3" w:rsidRPr="00A32B61">
        <w:t xml:space="preserve"> Hovedfunnene er beskrevet nærmere i </w:t>
      </w:r>
      <w:r w:rsidR="00267925" w:rsidRPr="00A32B61">
        <w:t>kapittel 4.</w:t>
      </w:r>
    </w:p>
    <w:p w14:paraId="3D692176" w14:textId="77777777" w:rsidR="00537ECF" w:rsidRPr="00A32B61" w:rsidRDefault="00537ECF" w:rsidP="00537ECF">
      <w:r w:rsidRPr="00A32B61">
        <w:t>En viktig indikator på at vi er på rett vei er at 3 av 4 klynger vil jobbe videre med løsningen slik den fremstår i dag selv om de ser at den har mangler. Det tar tid å komme i gang med nye arbeidsmetoder og man trenger noe erfaring for å plukke de riktige kandidatene til å bruke behandlingsplaner på. Dette styrker også troen på at vi best kan utvikle denne løsningen ved stegvis utvidelse av utprøvingen parallelt med at vi utvider funksjonalitet og løser utfordringene vi har sett og som oppstår.</w:t>
      </w:r>
    </w:p>
    <w:p w14:paraId="56B1EF68" w14:textId="40705B44" w:rsidR="0043516F" w:rsidRPr="00A32B61" w:rsidRDefault="00CE46C5" w:rsidP="00FE4757">
      <w:r w:rsidRPr="00A32B61">
        <w:t xml:space="preserve">Basert på hovedfunnene og de ulike tema som er diskutert i denne rapporten har vi utarbeidet </w:t>
      </w:r>
      <w:r w:rsidR="000416CB" w:rsidRPr="00A32B61">
        <w:t>følgende</w:t>
      </w:r>
      <w:r w:rsidR="000B4EE9" w:rsidRPr="00A32B61">
        <w:t xml:space="preserve"> overordnede anbefalinger </w:t>
      </w:r>
      <w:r w:rsidRPr="00A32B61">
        <w:t>for veien videre.</w:t>
      </w:r>
      <w:r w:rsidR="00F23D47" w:rsidRPr="00A32B61">
        <w:t xml:space="preserve"> </w:t>
      </w:r>
    </w:p>
    <w:p w14:paraId="555B24CA" w14:textId="77777777" w:rsidR="006C4ECE" w:rsidRPr="00A32B61" w:rsidRDefault="006C4ECE" w:rsidP="006C4ECE">
      <w:pPr>
        <w:rPr>
          <w:b/>
          <w:bCs/>
        </w:rPr>
      </w:pPr>
      <w:r w:rsidRPr="00A32B61">
        <w:rPr>
          <w:b/>
          <w:bCs/>
        </w:rPr>
        <w:t>Overordnede anbefalinger</w:t>
      </w:r>
    </w:p>
    <w:p w14:paraId="249F2F67" w14:textId="542ED049" w:rsidR="006C4ECE" w:rsidRPr="00A32B61" w:rsidRDefault="006C4ECE" w:rsidP="006C4ECE">
      <w:pPr>
        <w:pStyle w:val="Listeavsnitt"/>
        <w:numPr>
          <w:ilvl w:val="0"/>
          <w:numId w:val="7"/>
        </w:numPr>
      </w:pPr>
      <w:r w:rsidRPr="00A32B61" w:rsidDel="006B29DE">
        <w:rPr>
          <w:i/>
          <w:iCs/>
        </w:rPr>
        <w:t xml:space="preserve">Overordnet målsetning </w:t>
      </w:r>
      <w:r w:rsidRPr="00A32B61">
        <w:rPr>
          <w:i/>
          <w:iCs/>
        </w:rPr>
        <w:t xml:space="preserve">bør være å </w:t>
      </w:r>
      <w:r w:rsidR="00123E39" w:rsidRPr="00A32B61">
        <w:rPr>
          <w:i/>
          <w:iCs/>
        </w:rPr>
        <w:t xml:space="preserve">lage en hensiktsmessig løsning som gir verdi for </w:t>
      </w:r>
      <w:r w:rsidR="003D1A51" w:rsidRPr="00A32B61">
        <w:rPr>
          <w:i/>
          <w:iCs/>
        </w:rPr>
        <w:t xml:space="preserve">de ulike bruksområdene og som skalerer. </w:t>
      </w:r>
      <w:r w:rsidRPr="00A32B61">
        <w:t xml:space="preserve">For å kunne oppnå det må MVP videreutvikles, API tas i bruk av EPJ og flere erfaringer innhentes. Det er viktig at </w:t>
      </w:r>
      <w:r w:rsidR="00C83363" w:rsidRPr="00A32B61">
        <w:t>tiltaket</w:t>
      </w:r>
      <w:r w:rsidRPr="00A32B61">
        <w:t xml:space="preserve"> er godt forankret i </w:t>
      </w:r>
      <w:r w:rsidR="00123E39" w:rsidRPr="00A32B61">
        <w:t xml:space="preserve">sektor, </w:t>
      </w:r>
      <w:r w:rsidRPr="00A32B61">
        <w:t>Helsedirektoratet, HOD og NHN.</w:t>
      </w:r>
      <w:r w:rsidR="00123E39" w:rsidRPr="00A32B61">
        <w:rPr>
          <w:i/>
          <w:iCs/>
        </w:rPr>
        <w:t xml:space="preserve"> </w:t>
      </w:r>
      <w:r w:rsidR="00123E39" w:rsidRPr="00A32B61">
        <w:t>Man kan da jobbe mot nasjonal innføring av behandlingsplaner for relevante bruksområder.</w:t>
      </w:r>
      <w:r w:rsidRPr="00A32B61">
        <w:br/>
      </w:r>
    </w:p>
    <w:p w14:paraId="09EA49FA" w14:textId="3E812F54" w:rsidR="006C4ECE" w:rsidRPr="00A32B61" w:rsidRDefault="007A6455" w:rsidP="007E3FDE">
      <w:pPr>
        <w:pStyle w:val="Listeavsnitt"/>
        <w:numPr>
          <w:ilvl w:val="0"/>
          <w:numId w:val="7"/>
        </w:numPr>
        <w:ind w:left="708"/>
      </w:pPr>
      <w:r w:rsidRPr="00A32B61">
        <w:rPr>
          <w:i/>
        </w:rPr>
        <w:t xml:space="preserve">Løsningen bør videreutvikles </w:t>
      </w:r>
      <w:r w:rsidR="00535F89" w:rsidRPr="00A32B61">
        <w:rPr>
          <w:i/>
        </w:rPr>
        <w:t>s</w:t>
      </w:r>
      <w:r w:rsidR="006C4ECE" w:rsidRPr="00A32B61">
        <w:rPr>
          <w:i/>
        </w:rPr>
        <w:t xml:space="preserve">tegvis </w:t>
      </w:r>
      <w:r w:rsidR="00F609A5" w:rsidRPr="00A32B61">
        <w:rPr>
          <w:i/>
        </w:rPr>
        <w:t xml:space="preserve">med langsiktig </w:t>
      </w:r>
      <w:r w:rsidR="003831A4" w:rsidRPr="00A32B61">
        <w:rPr>
          <w:i/>
        </w:rPr>
        <w:t>finansiering</w:t>
      </w:r>
      <w:r w:rsidR="00707629" w:rsidRPr="00A32B61">
        <w:rPr>
          <w:i/>
        </w:rPr>
        <w:t xml:space="preserve"> </w:t>
      </w:r>
      <w:r w:rsidR="00316E35" w:rsidRPr="00A32B61">
        <w:rPr>
          <w:i/>
        </w:rPr>
        <w:t>på plass</w:t>
      </w:r>
      <w:r w:rsidR="006C4ECE" w:rsidRPr="00A32B61">
        <w:t xml:space="preserve">: En stegvis og erfaringsbasert tilnærming fremstår som en nødvendig og hensiktsmessig tilnærming for å realisere digitale behandlingsplaner. De konkrete erfaringene vil da ifølge smidige prinsipper berike øvrige prosesser og planlegging. </w:t>
      </w:r>
      <w:r w:rsidR="006C4ECE" w:rsidRPr="00A32B61">
        <w:br/>
      </w:r>
    </w:p>
    <w:p w14:paraId="7C24C133" w14:textId="31510D30" w:rsidR="006C4ECE" w:rsidRPr="00A32B61" w:rsidRDefault="006C4ECE" w:rsidP="006C4ECE">
      <w:pPr>
        <w:pStyle w:val="Listeavsnitt"/>
        <w:numPr>
          <w:ilvl w:val="0"/>
          <w:numId w:val="7"/>
        </w:numPr>
      </w:pPr>
      <w:r w:rsidRPr="00A32B61">
        <w:rPr>
          <w:i/>
          <w:iCs/>
        </w:rPr>
        <w:lastRenderedPageBreak/>
        <w:t xml:space="preserve">Bruk løsningen for å samle flere erfaringer </w:t>
      </w:r>
      <w:r w:rsidRPr="00A32B61">
        <w:rPr>
          <w:i/>
        </w:rPr>
        <w:t>og gi verdi til sektor raskt</w:t>
      </w:r>
      <w:r w:rsidRPr="00A32B61">
        <w:rPr>
          <w:i/>
          <w:iCs/>
        </w:rPr>
        <w:t xml:space="preserve">: </w:t>
      </w:r>
      <w:r w:rsidRPr="00A32B61">
        <w:t xml:space="preserve">Løsningen bør videreføres og benyttes for å innhente flere erfaringer innen ulike bruksområder og fra leverandører for å styrke underlaget for gjennomføring og innføring. </w:t>
      </w:r>
      <w:r w:rsidR="005C6800" w:rsidRPr="00A32B61">
        <w:t>Løsningen bør prøves ut i pasientforløp der</w:t>
      </w:r>
      <w:r w:rsidR="00BF743E" w:rsidRPr="00A32B61">
        <w:t xml:space="preserve"> samhandling allerede er etablert.</w:t>
      </w:r>
      <w:r w:rsidR="005C6800" w:rsidRPr="00A32B61">
        <w:t xml:space="preserve"> </w:t>
      </w:r>
      <w:r w:rsidRPr="00A32B61">
        <w:t xml:space="preserve">Prosjektet har i skrivende stund konkrete muligheter og henvendelser fra sektor innen aktuelle bruksområder som bør gripes (se kapittel </w:t>
      </w:r>
      <w:r w:rsidR="00AA0219" w:rsidRPr="00A32B61">
        <w:t>5.4.1</w:t>
      </w:r>
      <w:r w:rsidRPr="00A32B61">
        <w:t xml:space="preserve">), og behandlerne mener selv at de også vil få verdi av en slik utvidet utprøvning. </w:t>
      </w:r>
    </w:p>
    <w:p w14:paraId="2914C960" w14:textId="77777777" w:rsidR="006C4ECE" w:rsidRPr="00A32B61" w:rsidRDefault="006C4ECE" w:rsidP="006C4ECE">
      <w:pPr>
        <w:pStyle w:val="Listeavsnitt"/>
      </w:pPr>
    </w:p>
    <w:p w14:paraId="1D7E277E" w14:textId="77777777" w:rsidR="006C4ECE" w:rsidRPr="00A32B61" w:rsidRDefault="006C4ECE" w:rsidP="006C4ECE">
      <w:pPr>
        <w:pStyle w:val="Listeavsnitt"/>
        <w:numPr>
          <w:ilvl w:val="0"/>
          <w:numId w:val="7"/>
        </w:numPr>
      </w:pPr>
      <w:r w:rsidRPr="00A32B61">
        <w:rPr>
          <w:i/>
          <w:iCs/>
        </w:rPr>
        <w:t>Prosjekt- og produktdokumentasjon</w:t>
      </w:r>
      <w:r w:rsidRPr="00A32B61">
        <w:rPr>
          <w:i/>
        </w:rPr>
        <w:t xml:space="preserve"> bør oppdateres</w:t>
      </w:r>
      <w:r w:rsidRPr="00A32B61">
        <w:t xml:space="preserve">. Investeringsforslag for innføring kan med fordel gjøres per bruksområde basert på erfaringer og tydelige løsningsforslag, og overordnet for resterende bruksområder. Det er behov for videre arbeid med: </w:t>
      </w:r>
    </w:p>
    <w:p w14:paraId="0BBDC86B" w14:textId="77777777" w:rsidR="006C4ECE" w:rsidRPr="00A32B61" w:rsidRDefault="006C4ECE" w:rsidP="006C4ECE">
      <w:pPr>
        <w:pStyle w:val="Listeavsnitt"/>
      </w:pPr>
    </w:p>
    <w:p w14:paraId="0ABE7AD4" w14:textId="77777777" w:rsidR="006C4ECE" w:rsidRPr="00A32B61" w:rsidRDefault="006C4ECE" w:rsidP="006C4ECE">
      <w:pPr>
        <w:pStyle w:val="Listeavsnitt"/>
        <w:numPr>
          <w:ilvl w:val="0"/>
          <w:numId w:val="16"/>
        </w:numPr>
        <w:spacing w:line="259" w:lineRule="auto"/>
      </w:pPr>
      <w:r w:rsidRPr="00A32B61">
        <w:t>Nyttevurderinger</w:t>
      </w:r>
    </w:p>
    <w:p w14:paraId="487AD535" w14:textId="77777777" w:rsidR="006C4ECE" w:rsidRPr="00A32B61" w:rsidRDefault="006C4ECE" w:rsidP="006C4ECE">
      <w:pPr>
        <w:pStyle w:val="Listeavsnitt"/>
        <w:numPr>
          <w:ilvl w:val="0"/>
          <w:numId w:val="16"/>
        </w:numPr>
        <w:spacing w:line="259" w:lineRule="auto"/>
      </w:pPr>
      <w:r w:rsidRPr="00A32B61">
        <w:t>Løsningskonsept</w:t>
      </w:r>
    </w:p>
    <w:p w14:paraId="2B5222F4" w14:textId="77777777" w:rsidR="006C4ECE" w:rsidRPr="00A32B61" w:rsidRDefault="006C4ECE" w:rsidP="006C4ECE">
      <w:pPr>
        <w:pStyle w:val="Listeavsnitt"/>
        <w:numPr>
          <w:ilvl w:val="0"/>
          <w:numId w:val="16"/>
        </w:numPr>
        <w:spacing w:line="259" w:lineRule="auto"/>
      </w:pPr>
      <w:r w:rsidRPr="00A32B61">
        <w:t>Overordnet kostnadsoversikt (inkludert fordeling, samt drift og forvaltning)</w:t>
      </w:r>
    </w:p>
    <w:p w14:paraId="0913B62C" w14:textId="77777777" w:rsidR="006C4ECE" w:rsidRPr="00A32B61" w:rsidRDefault="006C4ECE" w:rsidP="007E3FDE">
      <w:pPr>
        <w:pStyle w:val="Listeavsnitt"/>
        <w:numPr>
          <w:ilvl w:val="0"/>
          <w:numId w:val="16"/>
        </w:numPr>
        <w:spacing w:line="259" w:lineRule="auto"/>
      </w:pPr>
      <w:r w:rsidRPr="00A32B61">
        <w:t>Gjennomføringsplan med stegvis tilnærming</w:t>
      </w:r>
    </w:p>
    <w:p w14:paraId="5F9CD890" w14:textId="77777777" w:rsidR="00201B22" w:rsidRPr="00A32B61" w:rsidRDefault="00201B22"/>
    <w:p w14:paraId="13109950" w14:textId="5C445EF2" w:rsidR="00FF0ABA" w:rsidRPr="00A32B61" w:rsidRDefault="00A1112C">
      <w:r w:rsidRPr="00A32B61">
        <w:t xml:space="preserve">I kapittel </w:t>
      </w:r>
      <w:r w:rsidR="00CE44F3" w:rsidRPr="00A32B61">
        <w:t>6</w:t>
      </w:r>
      <w:r w:rsidR="00DC087D" w:rsidRPr="00A32B61">
        <w:t xml:space="preserve"> </w:t>
      </w:r>
      <w:r w:rsidR="007E3FDE" w:rsidRPr="00A32B61">
        <w:t>utdyper</w:t>
      </w:r>
      <w:r w:rsidRPr="00A32B61">
        <w:t xml:space="preserve"> </w:t>
      </w:r>
      <w:r w:rsidR="00DC087D" w:rsidRPr="00A32B61">
        <w:t xml:space="preserve">vi </w:t>
      </w:r>
      <w:r w:rsidR="007E3FDE" w:rsidRPr="00A32B61">
        <w:t>anbefalingene</w:t>
      </w:r>
      <w:r w:rsidRPr="00A32B61">
        <w:t xml:space="preserve"> </w:t>
      </w:r>
      <w:r w:rsidR="00554604" w:rsidRPr="00A32B61">
        <w:t xml:space="preserve">og kommer </w:t>
      </w:r>
      <w:r w:rsidR="00562228" w:rsidRPr="00A32B61">
        <w:t>me</w:t>
      </w:r>
      <w:r w:rsidR="00554604" w:rsidRPr="00A32B61">
        <w:t>d</w:t>
      </w:r>
      <w:r w:rsidR="00562228" w:rsidRPr="00A32B61">
        <w:t xml:space="preserve"> konkrete </w:t>
      </w:r>
      <w:r w:rsidRPr="00A32B61">
        <w:t>innspill til videre arbeid</w:t>
      </w:r>
      <w:r w:rsidR="00C70242" w:rsidRPr="00A32B61">
        <w:t xml:space="preserve">. </w:t>
      </w:r>
      <w:r w:rsidR="004674F6" w:rsidRPr="00A32B61">
        <w:t>P</w:t>
      </w:r>
      <w:r w:rsidR="00573134" w:rsidRPr="00A32B61">
        <w:t xml:space="preserve">roblemstillingene er beskrevet i mer detalj i kapittel 5: Diskusjon. </w:t>
      </w:r>
    </w:p>
    <w:p w14:paraId="168C1DBC" w14:textId="2645D836" w:rsidR="00866E0E" w:rsidRPr="00A32B61" w:rsidRDefault="00C47DAE" w:rsidP="002D5DE3">
      <w:pPr>
        <w:pStyle w:val="Overskrift1"/>
        <w:numPr>
          <w:ilvl w:val="0"/>
          <w:numId w:val="6"/>
        </w:numPr>
        <w:rPr>
          <w:b/>
        </w:rPr>
      </w:pPr>
      <w:bookmarkStart w:id="3" w:name="_Toc161408127"/>
      <w:r w:rsidRPr="00A32B61">
        <w:rPr>
          <w:b/>
          <w:bCs/>
        </w:rPr>
        <w:t>INNLEDNING</w:t>
      </w:r>
      <w:bookmarkEnd w:id="3"/>
      <w:r w:rsidR="000A59FA" w:rsidRPr="00A32B61">
        <w:rPr>
          <w:b/>
          <w:bCs/>
        </w:rPr>
        <w:br/>
      </w:r>
    </w:p>
    <w:p w14:paraId="3EA69321" w14:textId="7DE2DA22" w:rsidR="00217F7D" w:rsidRPr="00A32B61" w:rsidRDefault="003C3B15" w:rsidP="002D5DE3">
      <w:pPr>
        <w:pStyle w:val="Overskrift2"/>
        <w:numPr>
          <w:ilvl w:val="1"/>
          <w:numId w:val="6"/>
        </w:numPr>
      </w:pPr>
      <w:bookmarkStart w:id="4" w:name="_Toc161408128"/>
      <w:bookmarkEnd w:id="1"/>
      <w:r w:rsidRPr="00A32B61">
        <w:t>Behov</w:t>
      </w:r>
      <w:bookmarkEnd w:id="4"/>
    </w:p>
    <w:p w14:paraId="116A2FBB" w14:textId="2282FE26" w:rsidR="007956B8" w:rsidRPr="00A32B61" w:rsidRDefault="007956B8" w:rsidP="007956B8">
      <w:r w:rsidRPr="00A32B61">
        <w:t xml:space="preserve">Det er i begrenset grad tilrettelagt for at pasienten </w:t>
      </w:r>
      <w:r w:rsidR="00CF0071" w:rsidRPr="00A32B61">
        <w:t>k</w:t>
      </w:r>
      <w:r w:rsidRPr="00A32B61">
        <w:t>an delta og spille inn informasjon i egen behandling</w:t>
      </w:r>
      <w:r w:rsidR="001545D7" w:rsidRPr="00A32B61">
        <w:t>,</w:t>
      </w:r>
      <w:r w:rsidRPr="00A32B61">
        <w:t xml:space="preserve"> og dermed være en aktiv deltaker i eget behandlingsforløp. </w:t>
      </w:r>
    </w:p>
    <w:p w14:paraId="31B5C0DF" w14:textId="531BCE96" w:rsidR="007956B8" w:rsidRPr="00A32B61" w:rsidRDefault="007956B8" w:rsidP="007956B8">
      <w:r w:rsidRPr="00A32B61">
        <w:t>Pasienter har i varierende grad tilgang til skriftlig informasjon om planer for videre behandling. Helsepersonell med ansvar for å følge opp pasienter</w:t>
      </w:r>
      <w:r w:rsidR="232DFD38" w:rsidRPr="00A32B61">
        <w:t xml:space="preserve"> </w:t>
      </w:r>
      <w:r w:rsidRPr="00A32B61">
        <w:t xml:space="preserve">har begrenset tilgang til informasjon </w:t>
      </w:r>
      <w:r w:rsidR="00437F3E" w:rsidRPr="00A32B61">
        <w:t xml:space="preserve">fra andre behandlere </w:t>
      </w:r>
      <w:r w:rsidRPr="00A32B61">
        <w:t>og muligheter for å kunne samhandle om pasientoppfølgingen på en effektiv og god måte. Det er krevende å få oversikt over igangsatt og planlagt behandling</w:t>
      </w:r>
      <w:r w:rsidR="004C518C" w:rsidRPr="00A32B61">
        <w:t>,</w:t>
      </w:r>
      <w:r w:rsidRPr="00A32B61">
        <w:t xml:space="preserve"> og </w:t>
      </w:r>
      <w:r w:rsidR="004C518C" w:rsidRPr="00A32B61">
        <w:t>det er</w:t>
      </w:r>
      <w:r w:rsidRPr="00A32B61">
        <w:t xml:space="preserve"> utfordrende </w:t>
      </w:r>
      <w:r w:rsidR="1BB1BE69" w:rsidRPr="00A32B61">
        <w:t xml:space="preserve">og tidkrevende </w:t>
      </w:r>
      <w:r w:rsidRPr="00A32B61">
        <w:t xml:space="preserve">å innhente nødvendig informasjon. Manglende koordinering og tilgang til nødvendig pasientinformasjon </w:t>
      </w:r>
      <w:r w:rsidR="1BA709AD" w:rsidRPr="00A32B61">
        <w:t>ka</w:t>
      </w:r>
      <w:r w:rsidR="4A17F245" w:rsidRPr="00A32B61">
        <w:t>n</w:t>
      </w:r>
      <w:r w:rsidR="1BA709AD" w:rsidRPr="00A32B61">
        <w:t xml:space="preserve"> </w:t>
      </w:r>
      <w:r w:rsidRPr="00A32B61">
        <w:t>føre til brudd i behandlingsforløpet ved overføring av pasienter mellom tjenestestedene. Dette gjelder spesielt pasienter med alvorlig sykdom, med store og sammensatte behov, med flere diagnoser og der flere behandlere er involvert på tvers av tjenestested.</w:t>
      </w:r>
    </w:p>
    <w:p w14:paraId="02ED8C04" w14:textId="52137F73" w:rsidR="003E7558" w:rsidRPr="00A32B61" w:rsidRDefault="003B7C9A" w:rsidP="007956B8">
      <w:r w:rsidRPr="00A32B61">
        <w:t xml:space="preserve">Denne utfordringen er </w:t>
      </w:r>
      <w:r w:rsidR="00B05773" w:rsidRPr="00A32B61">
        <w:t xml:space="preserve">ikke begrenset til </w:t>
      </w:r>
      <w:r w:rsidR="00CC73D2" w:rsidRPr="00A32B61">
        <w:t xml:space="preserve">spesifikke </w:t>
      </w:r>
      <w:r w:rsidR="002F761F" w:rsidRPr="00A32B61">
        <w:t>diagnoser eller problemstillinger</w:t>
      </w:r>
      <w:r w:rsidR="005722A1" w:rsidRPr="00A32B61">
        <w:t>.</w:t>
      </w:r>
      <w:r w:rsidR="002F761F" w:rsidRPr="00A32B61">
        <w:t xml:space="preserve"> </w:t>
      </w:r>
      <w:r w:rsidR="005722A1" w:rsidRPr="00A32B61">
        <w:t>Den</w:t>
      </w:r>
      <w:r w:rsidR="002F761F" w:rsidRPr="00A32B61">
        <w:t xml:space="preserve"> gjelder generelt for </w:t>
      </w:r>
      <w:r w:rsidR="0026031D" w:rsidRPr="00A32B61">
        <w:t xml:space="preserve">hele </w:t>
      </w:r>
      <w:r w:rsidR="00F779FC" w:rsidRPr="00A32B61">
        <w:t xml:space="preserve">helsetjenesten der </w:t>
      </w:r>
      <w:r w:rsidR="001B05E2" w:rsidRPr="00A32B61">
        <w:t xml:space="preserve">det er behov for </w:t>
      </w:r>
      <w:r w:rsidR="007A034C" w:rsidRPr="00A32B61">
        <w:t xml:space="preserve">samhandling </w:t>
      </w:r>
      <w:r w:rsidR="0095330B" w:rsidRPr="00A32B61">
        <w:t xml:space="preserve">på tvers av behandlingsnivå. </w:t>
      </w:r>
      <w:r w:rsidR="00717A8B" w:rsidRPr="00A32B61">
        <w:t xml:space="preserve">Det finnes enkelte løsninger som muliggjør deling </w:t>
      </w:r>
      <w:r w:rsidR="00A41486" w:rsidRPr="00A32B61">
        <w:t>regionalt</w:t>
      </w:r>
      <w:r w:rsidR="00717A8B" w:rsidRPr="00A32B61">
        <w:t xml:space="preserve"> eller innenfor spesifikke bruksområder. </w:t>
      </w:r>
      <w:r w:rsidR="00825BF8" w:rsidRPr="00A32B61">
        <w:t>Men d</w:t>
      </w:r>
      <w:r w:rsidR="00962C24" w:rsidRPr="00A32B61">
        <w:t>et finnes p</w:t>
      </w:r>
      <w:r w:rsidR="006969C6" w:rsidRPr="00A32B61">
        <w:t>e</w:t>
      </w:r>
      <w:r w:rsidR="00962C24" w:rsidRPr="00A32B61">
        <w:t xml:space="preserve">r i dag ingen digitale løsninger som </w:t>
      </w:r>
      <w:r w:rsidR="00CA4A95" w:rsidRPr="00A32B61">
        <w:t xml:space="preserve">dekker </w:t>
      </w:r>
      <w:r w:rsidR="00B33242" w:rsidRPr="00A32B61">
        <w:t xml:space="preserve">helsetjenestens behov </w:t>
      </w:r>
      <w:r w:rsidR="00CA4A95" w:rsidRPr="00A32B61">
        <w:t>for å dele behandlingsplaner på tvers</w:t>
      </w:r>
      <w:r w:rsidR="00104374" w:rsidRPr="00A32B61">
        <w:t xml:space="preserve"> av behandlingsnivå</w:t>
      </w:r>
      <w:r w:rsidR="004D2E39" w:rsidRPr="00A32B61">
        <w:t xml:space="preserve"> nasjonalt</w:t>
      </w:r>
      <w:r w:rsidR="00B90316" w:rsidRPr="00A32B61">
        <w:t xml:space="preserve">. </w:t>
      </w:r>
    </w:p>
    <w:p w14:paraId="24B4FDBC" w14:textId="0CC0150E" w:rsidR="007956B8" w:rsidRPr="00A32B61" w:rsidRDefault="00E07117" w:rsidP="007956B8">
      <w:r w:rsidRPr="00A32B61">
        <w:t>B</w:t>
      </w:r>
      <w:r w:rsidR="007956B8" w:rsidRPr="00A32B61">
        <w:t xml:space="preserve">ehandlings- og </w:t>
      </w:r>
      <w:r w:rsidRPr="00A32B61">
        <w:t>egen</w:t>
      </w:r>
      <w:r w:rsidR="007956B8" w:rsidRPr="00A32B61">
        <w:t xml:space="preserve">behandlingsplaner benyttes i de pågående prosjektene </w:t>
      </w:r>
      <w:r w:rsidR="007956B8" w:rsidRPr="00A32B61">
        <w:rPr>
          <w:i/>
          <w:iCs/>
        </w:rPr>
        <w:t>Primærhelseteam</w:t>
      </w:r>
      <w:r w:rsidR="007956B8" w:rsidRPr="00A32B61">
        <w:t xml:space="preserve"> og </w:t>
      </w:r>
      <w:r w:rsidR="007956B8" w:rsidRPr="00A32B61">
        <w:rPr>
          <w:i/>
          <w:iCs/>
        </w:rPr>
        <w:t xml:space="preserve">Digital </w:t>
      </w:r>
      <w:r w:rsidR="00380824" w:rsidRPr="00A32B61">
        <w:rPr>
          <w:i/>
          <w:iCs/>
        </w:rPr>
        <w:t>Hjemmeoppfølging</w:t>
      </w:r>
      <w:r w:rsidR="007956B8" w:rsidRPr="00A32B61">
        <w:t xml:space="preserve"> i regi av Helsedirektoratet. </w:t>
      </w:r>
      <w:r w:rsidR="005951F4" w:rsidRPr="00A32B61">
        <w:t xml:space="preserve">Der </w:t>
      </w:r>
      <w:r w:rsidR="007956B8" w:rsidRPr="00A32B61">
        <w:t>ble</w:t>
      </w:r>
      <w:r w:rsidR="005951F4" w:rsidRPr="00A32B61">
        <w:t xml:space="preserve"> det</w:t>
      </w:r>
      <w:r w:rsidR="007956B8" w:rsidRPr="00A32B61">
        <w:t xml:space="preserve"> etterlyst digitale løsninger for deling av planene mellom helsepersonell og med pasienter. Enkelte private leverandører tilbyr egenbehandlingsplaner, men disse er ikke </w:t>
      </w:r>
      <w:proofErr w:type="gramStart"/>
      <w:r w:rsidR="007956B8" w:rsidRPr="00A32B61">
        <w:t>integrert</w:t>
      </w:r>
      <w:proofErr w:type="gramEnd"/>
      <w:r w:rsidR="007956B8" w:rsidRPr="00A32B61">
        <w:t xml:space="preserve"> i dagens journalsystemer og lagring av data fra disse løsningene varierer mellom kommunene.</w:t>
      </w:r>
    </w:p>
    <w:p w14:paraId="4E76DD27" w14:textId="39F63BDE" w:rsidR="007956B8" w:rsidRPr="00A32B61" w:rsidRDefault="007956B8" w:rsidP="007956B8">
      <w:r w:rsidRPr="00A32B61">
        <w:lastRenderedPageBreak/>
        <w:t>Med bakgrunn i dette</w:t>
      </w:r>
      <w:r w:rsidR="00FB66A5" w:rsidRPr="00A32B61">
        <w:t>,</w:t>
      </w:r>
      <w:r w:rsidRPr="00A32B61">
        <w:t xml:space="preserve"> ble det i 2019 igangsatt et arbeid med kartlegging av behov og de ulike løsninger og tiltak som var iverksatt på dette området. Det ble avdekket at det var et komplekst område å ta tak i og at mange hadde forsøkt å få på plass digitale løsninger. Helsedirektoratet fant ingen løsninger som kunne tilfredsstille d</w:t>
      </w:r>
      <w:r w:rsidR="1221D20E" w:rsidRPr="00A32B61">
        <w:t xml:space="preserve">isse </w:t>
      </w:r>
      <w:r w:rsidRPr="00A32B61">
        <w:t>behov</w:t>
      </w:r>
      <w:r w:rsidR="79EE8914" w:rsidRPr="00A32B61">
        <w:t xml:space="preserve">ene. </w:t>
      </w:r>
      <w:r w:rsidRPr="00A32B61">
        <w:t>Samtidig ble det klart at kompleksiteten var stor. Det var behov for å gjøre en grundigere utredning</w:t>
      </w:r>
      <w:r w:rsidR="274E7231" w:rsidRPr="00A32B61">
        <w:t xml:space="preserve">. På bakgrunn av dette </w:t>
      </w:r>
      <w:r w:rsidR="00A226A8" w:rsidRPr="00A32B61">
        <w:t xml:space="preserve">ble </w:t>
      </w:r>
      <w:r w:rsidR="79222384" w:rsidRPr="00A32B61">
        <w:t xml:space="preserve">det </w:t>
      </w:r>
      <w:r w:rsidRPr="00A32B61">
        <w:t>søkt Digitaliseringsdirektoratet om støtte gjennom Stimu</w:t>
      </w:r>
      <w:r w:rsidR="006D640B" w:rsidRPr="00A32B61">
        <w:t>l</w:t>
      </w:r>
      <w:r w:rsidRPr="00A32B61">
        <w:t>ab</w:t>
      </w:r>
      <w:r w:rsidR="008A3B55" w:rsidRPr="00A32B61">
        <w:t>-</w:t>
      </w:r>
      <w:r w:rsidRPr="00A32B61">
        <w:t>ordningen. Støtte ble innvilget</w:t>
      </w:r>
      <w:r w:rsidR="000B4B5A" w:rsidRPr="00A32B61">
        <w:t>,</w:t>
      </w:r>
      <w:r w:rsidRPr="00A32B61">
        <w:t xml:space="preserve"> og firmaene Halogen og Rambøll ble valgt for å bistå med behovskartlegging, utvikling av prototype og et anbefalt forslag til løsning. </w:t>
      </w:r>
      <w:r w:rsidR="461D3A5E" w:rsidRPr="00A32B61">
        <w:t xml:space="preserve">I tillegg ble det også </w:t>
      </w:r>
      <w:r w:rsidRPr="00A32B61">
        <w:t>utarbeidet en overordnet gevinstrealiseringsplan.</w:t>
      </w:r>
    </w:p>
    <w:p w14:paraId="6DD3EA47" w14:textId="77777777" w:rsidR="003F241C" w:rsidRPr="00A32B61" w:rsidRDefault="003F241C" w:rsidP="003F241C"/>
    <w:p w14:paraId="0DA43251" w14:textId="724A4059" w:rsidR="0094283F" w:rsidRPr="00A32B61" w:rsidRDefault="007514F5" w:rsidP="002D5DE3">
      <w:pPr>
        <w:pStyle w:val="Overskrift2"/>
        <w:numPr>
          <w:ilvl w:val="1"/>
          <w:numId w:val="6"/>
        </w:numPr>
      </w:pPr>
      <w:bookmarkStart w:id="5" w:name="_Toc161408129"/>
      <w:r w:rsidRPr="00A32B61">
        <w:t>Formål</w:t>
      </w:r>
      <w:bookmarkEnd w:id="5"/>
    </w:p>
    <w:p w14:paraId="43EF9493" w14:textId="0938224B" w:rsidR="00E417E4" w:rsidRPr="00A32B61" w:rsidRDefault="00B019CF" w:rsidP="003D45C0">
      <w:r w:rsidRPr="00A32B61">
        <w:t xml:space="preserve">Prosjektets hovedformål har vært å utvikle </w:t>
      </w:r>
      <w:r w:rsidR="4FEC3369" w:rsidRPr="00A32B61">
        <w:t xml:space="preserve">og teste ut </w:t>
      </w:r>
      <w:r w:rsidRPr="00A32B61">
        <w:t xml:space="preserve">en løsning som gjør det mulig å dele digitale behandlingsplaner og som understøtter samhandling. </w:t>
      </w:r>
      <w:r w:rsidR="260E6E12" w:rsidRPr="00A32B61">
        <w:t xml:space="preserve">En god løsning for samhandling krever involvering fra mange fagpersoner, leverandører </w:t>
      </w:r>
      <w:r w:rsidR="6FD24175" w:rsidRPr="00A32B61">
        <w:t xml:space="preserve">og administrasjonsnivå. </w:t>
      </w:r>
      <w:r w:rsidR="0049108C" w:rsidRPr="00A32B61">
        <w:t>D</w:t>
      </w:r>
      <w:r w:rsidR="6FD24175" w:rsidRPr="00A32B61">
        <w:t>et krever</w:t>
      </w:r>
      <w:r w:rsidR="0049108C" w:rsidRPr="00A32B61">
        <w:t xml:space="preserve"> også</w:t>
      </w:r>
      <w:r w:rsidR="6FD24175" w:rsidRPr="00A32B61">
        <w:t xml:space="preserve"> </w:t>
      </w:r>
      <w:r w:rsidR="00676A8C" w:rsidRPr="00A32B61">
        <w:t>utarbeidelse</w:t>
      </w:r>
      <w:r w:rsidR="6FD24175" w:rsidRPr="00A32B61">
        <w:t xml:space="preserve"> av rutiner for samhandling</w:t>
      </w:r>
      <w:r w:rsidR="00790CD5" w:rsidRPr="00A32B61">
        <w:t>, inkludert</w:t>
      </w:r>
      <w:r w:rsidR="6FD24175" w:rsidRPr="00A32B61">
        <w:t xml:space="preserve"> teknisk utvikling.</w:t>
      </w:r>
      <w:r w:rsidR="00B92F6F" w:rsidRPr="00A32B61">
        <w:t xml:space="preserve"> </w:t>
      </w:r>
      <w:r w:rsidR="00590694" w:rsidRPr="00A32B61">
        <w:t xml:space="preserve">Digitale behandlingsplaner har mange ulike bruksområder med </w:t>
      </w:r>
      <w:r w:rsidR="00177EC5" w:rsidRPr="00A32B61">
        <w:t xml:space="preserve">ulike behov for </w:t>
      </w:r>
      <w:r w:rsidR="00E85C9B" w:rsidRPr="00A32B61">
        <w:t xml:space="preserve">funksjonalitet. </w:t>
      </w:r>
      <w:r w:rsidR="00B92F6F" w:rsidRPr="00A32B61">
        <w:t>Det</w:t>
      </w:r>
      <w:r w:rsidR="00DA3568" w:rsidRPr="00A32B61">
        <w:t xml:space="preserve"> krever langsiktig</w:t>
      </w:r>
      <w:r w:rsidR="0034164D" w:rsidRPr="00A32B61">
        <w:t xml:space="preserve"> og koor</w:t>
      </w:r>
      <w:r w:rsidR="0069062C" w:rsidRPr="00A32B61">
        <w:t>dinert</w:t>
      </w:r>
      <w:r w:rsidR="00DA3568" w:rsidRPr="00A32B61">
        <w:t xml:space="preserve"> innsats for å få alt dette på plass. </w:t>
      </w:r>
      <w:r w:rsidR="00A964B9" w:rsidRPr="00A32B61">
        <w:t>Med tanke på den begrensede prosjektperioden ble</w:t>
      </w:r>
      <w:r w:rsidR="001814AF" w:rsidRPr="00A32B61">
        <w:t xml:space="preserve"> det besluttet </w:t>
      </w:r>
      <w:r w:rsidR="007160E5" w:rsidRPr="00A32B61">
        <w:t>å utvikle en generell mini</w:t>
      </w:r>
      <w:r w:rsidR="00246E70" w:rsidRPr="00A32B61">
        <w:t>mumsløsning (MVP), som gj</w:t>
      </w:r>
      <w:r w:rsidR="00F774F5" w:rsidRPr="00A32B61">
        <w:t>ør</w:t>
      </w:r>
      <w:r w:rsidR="00246E70" w:rsidRPr="00A32B61">
        <w:t xml:space="preserve"> det mulig å</w:t>
      </w:r>
      <w:r w:rsidR="004F32D1" w:rsidRPr="00A32B61">
        <w:t xml:space="preserve"> dele behandlingsplaner på tvers av behandlings</w:t>
      </w:r>
      <w:r w:rsidR="004E4A82" w:rsidRPr="00A32B61">
        <w:t xml:space="preserve">nivå og med pasienten. </w:t>
      </w:r>
      <w:r w:rsidR="00796C11" w:rsidRPr="00A32B61">
        <w:t xml:space="preserve">Minimumsløsningen har et </w:t>
      </w:r>
      <w:r w:rsidR="00AA4DF8" w:rsidRPr="00A32B61">
        <w:t>stort utviklingspotensial</w:t>
      </w:r>
      <w:r w:rsidR="613C397A" w:rsidRPr="00A32B61">
        <w:t>.</w:t>
      </w:r>
      <w:r w:rsidR="00AA4DF8" w:rsidRPr="00A32B61">
        <w:t xml:space="preserve"> </w:t>
      </w:r>
      <w:r w:rsidR="74E96A08" w:rsidRPr="00A32B61">
        <w:t>P</w:t>
      </w:r>
      <w:r w:rsidR="00595CFD" w:rsidRPr="00A32B61">
        <w:t xml:space="preserve">rosjektet </w:t>
      </w:r>
      <w:r w:rsidR="25596CE1" w:rsidRPr="00A32B61">
        <w:t>mener</w:t>
      </w:r>
      <w:r w:rsidR="00BB2CB3" w:rsidRPr="00A32B61">
        <w:t xml:space="preserve"> at </w:t>
      </w:r>
      <w:r w:rsidR="005B074C" w:rsidRPr="00A32B61">
        <w:t xml:space="preserve">man </w:t>
      </w:r>
      <w:r w:rsidR="003F05D2" w:rsidRPr="00A32B61">
        <w:t xml:space="preserve">gjennom stegvis utvikling </w:t>
      </w:r>
      <w:r w:rsidR="17786617" w:rsidRPr="00A32B61">
        <w:t xml:space="preserve">relativt raskt </w:t>
      </w:r>
      <w:r w:rsidR="005B074C" w:rsidRPr="00A32B61">
        <w:t xml:space="preserve">kan </w:t>
      </w:r>
      <w:r w:rsidR="17786617" w:rsidRPr="00A32B61">
        <w:t>få</w:t>
      </w:r>
      <w:r w:rsidR="005B074C" w:rsidRPr="00A32B61">
        <w:t xml:space="preserve"> en </w:t>
      </w:r>
      <w:r w:rsidR="17786617" w:rsidRPr="00A32B61">
        <w:t>funksjonell</w:t>
      </w:r>
      <w:r w:rsidR="005B074C" w:rsidRPr="00A32B61">
        <w:t xml:space="preserve"> løs</w:t>
      </w:r>
      <w:r w:rsidR="00D40965" w:rsidRPr="00A32B61">
        <w:t xml:space="preserve">ning </w:t>
      </w:r>
      <w:r w:rsidR="17786617" w:rsidRPr="00A32B61">
        <w:t>på plass</w:t>
      </w:r>
      <w:r w:rsidR="00C17794" w:rsidRPr="00A32B61">
        <w:t xml:space="preserve"> innen</w:t>
      </w:r>
      <w:r w:rsidR="006C1F79" w:rsidRPr="00A32B61">
        <w:t xml:space="preserve"> </w:t>
      </w:r>
      <w:r w:rsidR="004D35C4" w:rsidRPr="00A32B61">
        <w:t>noen brukso</w:t>
      </w:r>
      <w:r w:rsidR="001F589A" w:rsidRPr="00A32B61">
        <w:t>mråder</w:t>
      </w:r>
      <w:r w:rsidR="5FA06919" w:rsidRPr="00A32B61">
        <w:t>, som kan videreutvikles til å gradvis dekke de fleste behov</w:t>
      </w:r>
      <w:r w:rsidR="001F589A" w:rsidRPr="00A32B61">
        <w:t xml:space="preserve">. </w:t>
      </w:r>
      <w:r w:rsidR="007951A3" w:rsidRPr="00A32B61">
        <w:t>En tidslinje for dette må utarbeides</w:t>
      </w:r>
      <w:r w:rsidR="002C7F7B" w:rsidRPr="00A32B61">
        <w:t>.</w:t>
      </w:r>
      <w:r w:rsidR="00D40965" w:rsidRPr="00A32B61">
        <w:t xml:space="preserve"> </w:t>
      </w:r>
    </w:p>
    <w:p w14:paraId="400C08F0" w14:textId="288054AE" w:rsidR="002562FA" w:rsidRPr="00A32B61" w:rsidRDefault="000D4018" w:rsidP="003D45C0">
      <w:r w:rsidRPr="00A32B61">
        <w:t xml:space="preserve">Med digitale behandlings- og egenbehandlingsplaner ønsker man å </w:t>
      </w:r>
      <w:r w:rsidR="00790780" w:rsidRPr="00A32B61">
        <w:t>bedre samarbeidet i sektoren ved å gi helse- og omsorgspersonell</w:t>
      </w:r>
      <w:r w:rsidRPr="00A32B61">
        <w:t xml:space="preserve"> </w:t>
      </w:r>
      <w:r w:rsidR="004F2035" w:rsidRPr="00A32B61">
        <w:t>en løsning</w:t>
      </w:r>
      <w:r w:rsidRPr="00A32B61">
        <w:t xml:space="preserve"> </w:t>
      </w:r>
      <w:r w:rsidR="00790780" w:rsidRPr="00A32B61">
        <w:t>for å dele informasjon om pasientens</w:t>
      </w:r>
      <w:r w:rsidR="00B24DC7" w:rsidRPr="00A32B61">
        <w:t xml:space="preserve"> </w:t>
      </w:r>
      <w:r w:rsidR="00790780" w:rsidRPr="00A32B61">
        <w:t>behandling</w:t>
      </w:r>
      <w:r w:rsidR="00533362" w:rsidRPr="00A32B61">
        <w:t>splan</w:t>
      </w:r>
      <w:r w:rsidR="00790780" w:rsidRPr="00A32B61">
        <w:t>.</w:t>
      </w:r>
    </w:p>
    <w:p w14:paraId="767F3289" w14:textId="5235C45A" w:rsidR="003D45C0" w:rsidRPr="00A32B61" w:rsidRDefault="00F2637B" w:rsidP="003D45C0">
      <w:pPr>
        <w:rPr>
          <w:szCs w:val="24"/>
        </w:rPr>
      </w:pPr>
      <w:r w:rsidRPr="00A32B61">
        <w:rPr>
          <w:szCs w:val="24"/>
        </w:rPr>
        <w:t>Dette skal oppnås gjennom</w:t>
      </w:r>
      <w:r w:rsidR="00A763C4" w:rsidRPr="00A32B61">
        <w:rPr>
          <w:szCs w:val="24"/>
        </w:rPr>
        <w:t xml:space="preserve"> følgende hovedmål</w:t>
      </w:r>
      <w:r w:rsidR="003D45C0" w:rsidRPr="00A32B61">
        <w:rPr>
          <w:szCs w:val="24"/>
        </w:rPr>
        <w:t>:</w:t>
      </w:r>
    </w:p>
    <w:p w14:paraId="08C29919" w14:textId="71D6B053" w:rsidR="003D45C0" w:rsidRPr="00A32B61" w:rsidRDefault="003D45C0">
      <w:pPr>
        <w:pStyle w:val="Listeavsnitt"/>
        <w:numPr>
          <w:ilvl w:val="0"/>
          <w:numId w:val="3"/>
        </w:numPr>
        <w:spacing w:after="0" w:line="240" w:lineRule="auto"/>
        <w:rPr>
          <w:i/>
        </w:rPr>
      </w:pPr>
      <w:r w:rsidRPr="00A32B61">
        <w:rPr>
          <w:i/>
        </w:rPr>
        <w:t>Digitalisering av informasjonsdeling, der relevant informasjon knyttet til en pasients behandlings- og egenbehandlingsplan skal være tilgjengelig mellom ulike behandlere i helse- og omsorgstjenesten og pasienten selv.</w:t>
      </w:r>
      <w:r w:rsidR="08923B4C" w:rsidRPr="00A32B61">
        <w:rPr>
          <w:i/>
        </w:rPr>
        <w:t xml:space="preserve"> Dette vil innebære: </w:t>
      </w:r>
    </w:p>
    <w:p w14:paraId="524EDF31" w14:textId="77777777" w:rsidR="00C64289" w:rsidRPr="00A32B61" w:rsidRDefault="00C64289" w:rsidP="003D45C0">
      <w:pPr>
        <w:spacing w:after="0"/>
        <w:rPr>
          <w:b/>
          <w:bCs/>
          <w:szCs w:val="24"/>
        </w:rPr>
      </w:pPr>
    </w:p>
    <w:p w14:paraId="168FAA8D" w14:textId="401A76DD" w:rsidR="003D45C0" w:rsidRPr="00A32B61" w:rsidRDefault="003D45C0" w:rsidP="003D45C0">
      <w:pPr>
        <w:spacing w:after="0"/>
        <w:rPr>
          <w:b/>
          <w:bCs/>
          <w:szCs w:val="24"/>
        </w:rPr>
      </w:pPr>
      <w:r w:rsidRPr="00A32B61">
        <w:rPr>
          <w:b/>
          <w:bCs/>
          <w:szCs w:val="24"/>
        </w:rPr>
        <w:t>For pasientene</w:t>
      </w:r>
    </w:p>
    <w:p w14:paraId="208EA40A" w14:textId="2F5C8835" w:rsidR="003D45C0" w:rsidRPr="00A32B61" w:rsidRDefault="003D45C0">
      <w:pPr>
        <w:pStyle w:val="Listeavsnitt"/>
        <w:numPr>
          <w:ilvl w:val="0"/>
          <w:numId w:val="3"/>
        </w:numPr>
        <w:spacing w:after="0" w:line="240" w:lineRule="auto"/>
        <w:rPr>
          <w:rFonts w:eastAsiaTheme="minorEastAsia"/>
        </w:rPr>
      </w:pPr>
      <w:r w:rsidRPr="00A32B61">
        <w:t>Pasiente</w:t>
      </w:r>
      <w:r w:rsidR="000A1BAB" w:rsidRPr="00A32B61">
        <w:t>ne føler</w:t>
      </w:r>
      <w:r w:rsidRPr="00A32B61">
        <w:rPr>
          <w:rFonts w:eastAsiaTheme="minorEastAsia"/>
        </w:rPr>
        <w:t xml:space="preserve"> seg tryggere</w:t>
      </w:r>
      <w:r w:rsidR="000C043A" w:rsidRPr="00A32B61">
        <w:rPr>
          <w:rFonts w:eastAsiaTheme="minorEastAsia"/>
        </w:rPr>
        <w:t>,</w:t>
      </w:r>
      <w:r w:rsidRPr="00A32B61">
        <w:rPr>
          <w:rFonts w:eastAsiaTheme="minorEastAsia"/>
        </w:rPr>
        <w:t xml:space="preserve"> har bedre oversikt og mer påvirkning i egen behandling</w:t>
      </w:r>
      <w:r w:rsidR="00AF66C0" w:rsidRPr="00A32B61">
        <w:rPr>
          <w:rFonts w:eastAsiaTheme="minorEastAsia"/>
        </w:rPr>
        <w:t>.</w:t>
      </w:r>
    </w:p>
    <w:p w14:paraId="1B37CBAF" w14:textId="77777777" w:rsidR="003D45C0" w:rsidRPr="00A32B61" w:rsidRDefault="003D45C0">
      <w:pPr>
        <w:pStyle w:val="Listeavsnitt"/>
        <w:numPr>
          <w:ilvl w:val="0"/>
          <w:numId w:val="3"/>
        </w:numPr>
        <w:spacing w:after="0" w:line="240" w:lineRule="auto"/>
      </w:pPr>
      <w:r w:rsidRPr="00A32B61">
        <w:t>Økt kvalitet i informasjonsutvekslingen mellom pasient og behandlere.</w:t>
      </w:r>
    </w:p>
    <w:p w14:paraId="2AF858C5" w14:textId="77777777" w:rsidR="00C64289" w:rsidRPr="00A32B61" w:rsidRDefault="00C64289" w:rsidP="003D45C0">
      <w:pPr>
        <w:spacing w:after="0" w:line="240" w:lineRule="auto"/>
        <w:rPr>
          <w:b/>
          <w:bCs/>
        </w:rPr>
      </w:pPr>
    </w:p>
    <w:p w14:paraId="434AC930" w14:textId="36D52BA6" w:rsidR="003D45C0" w:rsidRPr="00A32B61" w:rsidRDefault="003D45C0" w:rsidP="003D45C0">
      <w:pPr>
        <w:spacing w:after="0" w:line="240" w:lineRule="auto"/>
      </w:pPr>
      <w:r w:rsidRPr="00A32B61">
        <w:rPr>
          <w:b/>
          <w:bCs/>
        </w:rPr>
        <w:t>For helsepersonell</w:t>
      </w:r>
    </w:p>
    <w:p w14:paraId="27151B85" w14:textId="44E64570" w:rsidR="003D45C0" w:rsidRPr="00A32B61" w:rsidRDefault="00CB18CE">
      <w:pPr>
        <w:pStyle w:val="Listeavsnitt"/>
        <w:numPr>
          <w:ilvl w:val="0"/>
          <w:numId w:val="3"/>
        </w:numPr>
        <w:spacing w:after="0" w:line="240" w:lineRule="auto"/>
        <w:rPr>
          <w:szCs w:val="24"/>
        </w:rPr>
      </w:pPr>
      <w:r w:rsidRPr="00A32B61">
        <w:t>B</w:t>
      </w:r>
      <w:r w:rsidR="003D45C0" w:rsidRPr="00A32B61">
        <w:t>edre sammenheng i pasientforløpet med mer helhetlige og koordinerte tjenester og økt teamarbeid på tvers av helsetjenester.</w:t>
      </w:r>
    </w:p>
    <w:p w14:paraId="00DDCA7A" w14:textId="77777777" w:rsidR="00C64289" w:rsidRPr="00A32B61" w:rsidRDefault="00C64289" w:rsidP="003D45C0">
      <w:pPr>
        <w:spacing w:after="0" w:line="240" w:lineRule="auto"/>
        <w:rPr>
          <w:b/>
          <w:bCs/>
          <w:szCs w:val="24"/>
        </w:rPr>
      </w:pPr>
    </w:p>
    <w:p w14:paraId="379DCB38" w14:textId="147252C3" w:rsidR="003D45C0" w:rsidRPr="00A32B61" w:rsidRDefault="003D45C0" w:rsidP="003D45C0">
      <w:pPr>
        <w:spacing w:after="0" w:line="240" w:lineRule="auto"/>
        <w:rPr>
          <w:b/>
          <w:bCs/>
          <w:szCs w:val="24"/>
        </w:rPr>
      </w:pPr>
      <w:r w:rsidRPr="00A32B61">
        <w:rPr>
          <w:b/>
          <w:bCs/>
          <w:szCs w:val="24"/>
        </w:rPr>
        <w:t>Teknisk</w:t>
      </w:r>
    </w:p>
    <w:p w14:paraId="3B8A037A" w14:textId="6E27E146" w:rsidR="003D45C0" w:rsidRPr="00A32B61" w:rsidRDefault="003D45C0">
      <w:pPr>
        <w:pStyle w:val="Listeavsnitt"/>
        <w:numPr>
          <w:ilvl w:val="0"/>
          <w:numId w:val="3"/>
        </w:numPr>
        <w:spacing w:after="0" w:line="240" w:lineRule="auto"/>
        <w:rPr>
          <w:szCs w:val="24"/>
        </w:rPr>
      </w:pPr>
      <w:r w:rsidRPr="00A32B61">
        <w:t>Løsningen skal følge nasjonale retningslinjer og standarder for arkitektur og informasjonsutveksling</w:t>
      </w:r>
      <w:r w:rsidR="00AF66C0" w:rsidRPr="00A32B61">
        <w:t>.</w:t>
      </w:r>
    </w:p>
    <w:p w14:paraId="7B89B80D" w14:textId="77777777" w:rsidR="008D2493" w:rsidRPr="00A32B61" w:rsidRDefault="008D2493" w:rsidP="00014F8F"/>
    <w:p w14:paraId="034BA9E0" w14:textId="4825C099" w:rsidR="00B35BD4" w:rsidRPr="00A32B61" w:rsidRDefault="008D2493" w:rsidP="00014F8F">
      <w:r w:rsidRPr="00A32B61">
        <w:t xml:space="preserve">I dette prosjektet </w:t>
      </w:r>
      <w:r w:rsidR="005C5883" w:rsidRPr="00A32B61">
        <w:t>har</w:t>
      </w:r>
      <w:r w:rsidRPr="00A32B61">
        <w:t xml:space="preserve"> målet </w:t>
      </w:r>
      <w:r w:rsidR="005C5883" w:rsidRPr="00A32B61">
        <w:t xml:space="preserve">vært </w:t>
      </w:r>
      <w:r w:rsidRPr="00A32B61">
        <w:t>å lage</w:t>
      </w:r>
      <w:r w:rsidR="008835BA" w:rsidRPr="00A32B61">
        <w:t>, og prøve ut,</w:t>
      </w:r>
      <w:r w:rsidRPr="00A32B61">
        <w:t xml:space="preserve"> en god </w:t>
      </w:r>
      <w:r w:rsidR="00BD498C" w:rsidRPr="00A32B61">
        <w:t xml:space="preserve">minimumsløsning </w:t>
      </w:r>
      <w:r w:rsidRPr="00A32B61">
        <w:t>i form av enkle og gode behandlings- og egenbehandlingsplaner</w:t>
      </w:r>
      <w:r w:rsidR="008A3C35" w:rsidRPr="00A32B61">
        <w:t xml:space="preserve"> som kan deles</w:t>
      </w:r>
      <w:r w:rsidR="003657F3" w:rsidRPr="00A32B61">
        <w:t xml:space="preserve"> på tvers</w:t>
      </w:r>
      <w:r w:rsidR="00162A49" w:rsidRPr="00A32B61">
        <w:t xml:space="preserve"> av nivå i </w:t>
      </w:r>
      <w:r w:rsidR="007A2AC0" w:rsidRPr="00A32B61">
        <w:t>helse- og omsorgstjenesten og med pasienten</w:t>
      </w:r>
      <w:r w:rsidRPr="00A32B61">
        <w:t xml:space="preserve">. Dette kan ses som første steg i en lengre prosess for å oppnå overordnet mål. </w:t>
      </w:r>
      <w:r w:rsidR="003F64A1" w:rsidRPr="00A32B61">
        <w:t>Minimumsløsningen</w:t>
      </w:r>
      <w:r w:rsidRPr="00A32B61">
        <w:t xml:space="preserve"> kan fungere som e</w:t>
      </w:r>
      <w:r w:rsidR="000C69D5" w:rsidRPr="00A32B61">
        <w:t xml:space="preserve">t utgangspunkt </w:t>
      </w:r>
      <w:r w:rsidR="00100720" w:rsidRPr="00A32B61">
        <w:t>for mer a</w:t>
      </w:r>
      <w:r w:rsidRPr="00A32B61">
        <w:t>vanser</w:t>
      </w:r>
      <w:r w:rsidR="00AD04E9" w:rsidRPr="00A32B61">
        <w:t>t</w:t>
      </w:r>
      <w:r w:rsidR="00FA5BF0" w:rsidRPr="00A32B61">
        <w:t xml:space="preserve"> </w:t>
      </w:r>
      <w:r w:rsidR="00FA5BF0" w:rsidRPr="00A32B61">
        <w:lastRenderedPageBreak/>
        <w:t>funksjonalitet</w:t>
      </w:r>
      <w:r w:rsidR="00FF6F5A" w:rsidRPr="00A32B61">
        <w:t xml:space="preserve"> på si</w:t>
      </w:r>
      <w:r w:rsidR="00272646" w:rsidRPr="00A32B61">
        <w:t xml:space="preserve">kt. </w:t>
      </w:r>
      <w:r w:rsidRPr="00A32B61">
        <w:t xml:space="preserve">Første </w:t>
      </w:r>
      <w:r w:rsidR="00676611" w:rsidRPr="00A32B61">
        <w:t>steg</w:t>
      </w:r>
      <w:r w:rsidRPr="00A32B61">
        <w:t xml:space="preserve"> </w:t>
      </w:r>
      <w:r w:rsidR="00C0774E" w:rsidRPr="00A32B61">
        <w:t>har vært</w:t>
      </w:r>
      <w:r w:rsidRPr="00A32B61">
        <w:t xml:space="preserve"> å prøve ut digitale behandlingsplaner i </w:t>
      </w:r>
      <w:r w:rsidR="00D5015B" w:rsidRPr="00A32B61">
        <w:t>Nord-</w:t>
      </w:r>
      <w:r w:rsidR="00294E9D" w:rsidRPr="00A32B61">
        <w:t>Norge</w:t>
      </w:r>
      <w:r w:rsidRPr="00A32B61">
        <w:t xml:space="preserve"> fra november 2022 til </w:t>
      </w:r>
      <w:r w:rsidR="009861D0" w:rsidRPr="00A32B61">
        <w:t>desember</w:t>
      </w:r>
      <w:r w:rsidRPr="00A32B61">
        <w:t xml:space="preserve"> 2023.</w:t>
      </w:r>
      <w:r w:rsidR="00511494" w:rsidRPr="00A32B61">
        <w:t xml:space="preserve"> </w:t>
      </w:r>
      <w:r w:rsidR="003517A1" w:rsidRPr="00A32B61">
        <w:t xml:space="preserve">Løsningen er fortsatt i bruk i </w:t>
      </w:r>
      <w:r w:rsidR="00643FC2" w:rsidRPr="00A32B61">
        <w:t>utprøvings</w:t>
      </w:r>
      <w:r w:rsidR="005A30DF" w:rsidRPr="00A32B61">
        <w:t>klyngene</w:t>
      </w:r>
      <w:r w:rsidR="004A32CB" w:rsidRPr="00A32B61">
        <w:t>.</w:t>
      </w:r>
    </w:p>
    <w:p w14:paraId="0A651D22" w14:textId="77777777" w:rsidR="00B35BD4" w:rsidRPr="00A32B61" w:rsidRDefault="00B35BD4" w:rsidP="00B35BD4">
      <w:pPr>
        <w:tabs>
          <w:tab w:val="left" w:pos="705"/>
          <w:tab w:val="center" w:pos="4536"/>
        </w:tabs>
      </w:pPr>
      <w:r w:rsidRPr="00A32B61">
        <w:tab/>
      </w:r>
      <w:r w:rsidRPr="00A32B61">
        <w:tab/>
      </w:r>
    </w:p>
    <w:p w14:paraId="641B6981" w14:textId="5AF7CA50" w:rsidR="00B35BD4" w:rsidRPr="00A32B61" w:rsidRDefault="00B35BD4" w:rsidP="002D5DE3">
      <w:pPr>
        <w:pStyle w:val="Overskrift2"/>
        <w:numPr>
          <w:ilvl w:val="1"/>
          <w:numId w:val="6"/>
        </w:numPr>
      </w:pPr>
      <w:bookmarkStart w:id="6" w:name="_Toc161408130"/>
      <w:r w:rsidRPr="00A32B61">
        <w:t>Sammenheng med annet pågående arbeid</w:t>
      </w:r>
      <w:r w:rsidR="00C95547" w:rsidRPr="00A32B61">
        <w:t xml:space="preserve"> nasjonalt</w:t>
      </w:r>
      <w:bookmarkEnd w:id="6"/>
    </w:p>
    <w:p w14:paraId="0AAB76FF" w14:textId="29F0E356" w:rsidR="00B35BD4" w:rsidRPr="00A32B61" w:rsidRDefault="00B35BD4" w:rsidP="00B35BD4">
      <w:r w:rsidRPr="00A32B61">
        <w:t xml:space="preserve">Prosjektet henger sammen med og kan understøtte annet pågående arbeid i helsetjenesten. Løsningen er utviklet for å være generell og diagnoseuavhengig. Målet er at alle behandlere som ønsker å opprette en behandlingsplan skal ha mulighet til å få denne lagt inn i løsningen. Det betyr at løsningen </w:t>
      </w:r>
      <w:proofErr w:type="gramStart"/>
      <w:r w:rsidRPr="00A32B61">
        <w:t>potensielt</w:t>
      </w:r>
      <w:proofErr w:type="gramEnd"/>
      <w:r w:rsidRPr="00A32B61">
        <w:t xml:space="preserve"> vil være relevant og gi nytte til behandlingsforløp i store deler av helsetjenesten. Løsningen har potensialet til å dekke en rekke behov, som for eksempel å understøtte klinisk oppfølging,</w:t>
      </w:r>
      <w:r w:rsidR="00EE2D87" w:rsidRPr="00A32B61">
        <w:t xml:space="preserve"> forebygging,</w:t>
      </w:r>
      <w:r w:rsidRPr="00A32B61">
        <w:t xml:space="preserve"> tilrettelegge for samhandling og mer helhetlige pasientforløp, bidra til bedre statistikk knyttet til bruken av helsetjenester og være arbeidsbesparende for helsepersonell. </w:t>
      </w:r>
      <w:r w:rsidRPr="00A32B61">
        <w:rPr>
          <w:i/>
        </w:rPr>
        <w:t xml:space="preserve">Digital hjemmeoppfølging (DHO), oppfølgingsteam, Nasjonal helse- og samhandlingsplan og </w:t>
      </w:r>
      <w:r w:rsidR="00796553" w:rsidRPr="00A32B61">
        <w:rPr>
          <w:i/>
        </w:rPr>
        <w:t>Program Digital samhandling</w:t>
      </w:r>
      <w:r w:rsidRPr="00A32B61">
        <w:t xml:space="preserve"> er eksempler på pågående arbeid som er relevant for digital behandlings- og egenbehandlingsplan. Dette er ikke utfyllende, men er ment for å synliggjøre det brede potensialet som ligger i en nasjonal løsning for deling av digitale behandlingsplaner.  </w:t>
      </w:r>
    </w:p>
    <w:p w14:paraId="6F00D526" w14:textId="77777777" w:rsidR="00B35BD4" w:rsidRPr="00A32B61" w:rsidRDefault="00B35BD4" w:rsidP="00B35BD4"/>
    <w:p w14:paraId="0DFDFBB5" w14:textId="3C5069EB" w:rsidR="00B35BD4" w:rsidRPr="00A32B61" w:rsidRDefault="00B35BD4" w:rsidP="002D5DE3">
      <w:pPr>
        <w:pStyle w:val="Overskrift2"/>
        <w:numPr>
          <w:ilvl w:val="1"/>
          <w:numId w:val="6"/>
        </w:numPr>
      </w:pPr>
      <w:bookmarkStart w:id="7" w:name="_Toc161408131"/>
      <w:r w:rsidRPr="00A32B61">
        <w:t>Begrepsavklaring</w:t>
      </w:r>
      <w:bookmarkEnd w:id="7"/>
    </w:p>
    <w:p w14:paraId="63AE0D9E" w14:textId="77777777" w:rsidR="00B35BD4" w:rsidRPr="00A32B61" w:rsidRDefault="00B35BD4" w:rsidP="00B35BD4">
      <w:r w:rsidRPr="00A32B61">
        <w:t xml:space="preserve">Behandlingsplan er et vidt begrep som rommer en rekke ulike forståelser. For å skape en felles forståelse har prosjektet tatt utgangspunkt i følgende definisjoner:  </w:t>
      </w:r>
    </w:p>
    <w:p w14:paraId="274D4F73" w14:textId="1487C78C" w:rsidR="00B35BD4" w:rsidRPr="00A32B61" w:rsidRDefault="00B35BD4" w:rsidP="00B35BD4">
      <w:pPr>
        <w:pStyle w:val="Listeavsnitt"/>
        <w:numPr>
          <w:ilvl w:val="0"/>
          <w:numId w:val="1"/>
        </w:numPr>
      </w:pPr>
      <w:r w:rsidRPr="00A32B61">
        <w:t xml:space="preserve">En </w:t>
      </w:r>
      <w:r w:rsidRPr="00A32B61">
        <w:rPr>
          <w:i/>
        </w:rPr>
        <w:t>behandlingsplan</w:t>
      </w:r>
      <w:r w:rsidRPr="00A32B61">
        <w:t xml:space="preserve"> inneholder diagnoser/problemstillinger, mål og tiltak knyttet til oppfølging av pasientens helse, uavhengig av hvem som har ansvaret for å følge de</w:t>
      </w:r>
      <w:r w:rsidR="00FE6100" w:rsidRPr="00A32B61">
        <w:t>m</w:t>
      </w:r>
      <w:r w:rsidRPr="00A32B61">
        <w:t xml:space="preserve"> opp (helsepersonell eller pasienten selv).</w:t>
      </w:r>
    </w:p>
    <w:p w14:paraId="5BEDBB94" w14:textId="77D8D55F" w:rsidR="00B35BD4" w:rsidRPr="00A32B61" w:rsidRDefault="00B35BD4" w:rsidP="00B35BD4">
      <w:pPr>
        <w:pStyle w:val="Listeavsnitt"/>
        <w:numPr>
          <w:ilvl w:val="0"/>
          <w:numId w:val="1"/>
        </w:numPr>
      </w:pPr>
      <w:r w:rsidRPr="00A32B61">
        <w:t xml:space="preserve">En </w:t>
      </w:r>
      <w:r w:rsidRPr="00A32B61">
        <w:rPr>
          <w:i/>
        </w:rPr>
        <w:t>egenbehandlingsplan</w:t>
      </w:r>
      <w:r w:rsidRPr="00A32B61">
        <w:t xml:space="preserve"> inneholder</w:t>
      </w:r>
      <w:r w:rsidR="007946F4" w:rsidRPr="00A32B61">
        <w:t xml:space="preserve"> diagnoser/problemstillinger,</w:t>
      </w:r>
      <w:r w:rsidRPr="00A32B61">
        <w:t xml:space="preserve"> mål og tiltak som følges opp av pasienten selv. Egenbehandlingsplan er et begrep som presiserer den delen av behandlingsplanen som pasienten har ansvaret for å følge opp. Kan inngå som en del av en behandlingsplan.</w:t>
      </w:r>
    </w:p>
    <w:p w14:paraId="4A41FD93" w14:textId="77777777" w:rsidR="00B35BD4" w:rsidRPr="00A32B61" w:rsidRDefault="00B35BD4" w:rsidP="00B35BD4">
      <w:pPr>
        <w:pStyle w:val="Listeavsnitt"/>
        <w:numPr>
          <w:ilvl w:val="0"/>
          <w:numId w:val="1"/>
        </w:numPr>
      </w:pPr>
      <w:r w:rsidRPr="00A32B61">
        <w:t xml:space="preserve">Med </w:t>
      </w:r>
      <w:r w:rsidRPr="00A32B61">
        <w:rPr>
          <w:i/>
        </w:rPr>
        <w:t>individuell plan</w:t>
      </w:r>
      <w:r w:rsidRPr="00A32B61">
        <w:t xml:space="preserve"> menes en helhetlig plan som inneholder brukerens mål og tiltak som er sektorovergripende. </w:t>
      </w:r>
    </w:p>
    <w:p w14:paraId="60A9BDF4" w14:textId="77777777" w:rsidR="00B35BD4" w:rsidRPr="00A32B61" w:rsidRDefault="00B35BD4" w:rsidP="00B35BD4">
      <w:pPr>
        <w:pStyle w:val="Listeavsnitt"/>
        <w:numPr>
          <w:ilvl w:val="0"/>
          <w:numId w:val="1"/>
        </w:numPr>
      </w:pPr>
      <w:r w:rsidRPr="00A32B61">
        <w:rPr>
          <w:i/>
          <w:iCs/>
        </w:rPr>
        <w:t>Sektorovergripende</w:t>
      </w:r>
      <w:r w:rsidRPr="00A32B61">
        <w:t xml:space="preserve"> betyr at planen inneholder mål og tiltak som også gjelder utover brukerens helse, som for eksempel arbeid, bolig og utdanning.</w:t>
      </w:r>
    </w:p>
    <w:p w14:paraId="6AE91367" w14:textId="77777777" w:rsidR="00B35BD4" w:rsidRPr="00A32B61" w:rsidRDefault="00B35BD4" w:rsidP="00B35BD4">
      <w:pPr>
        <w:pStyle w:val="Listeavsnitt"/>
        <w:numPr>
          <w:ilvl w:val="0"/>
          <w:numId w:val="1"/>
        </w:numPr>
      </w:pPr>
      <w:r w:rsidRPr="00A32B61">
        <w:t>Behandlings- og egenbehandlingsplaner kan inngå som en delplan i en individuell plan, men er begrenset til informasjon relatert til helseoppfølging.</w:t>
      </w:r>
    </w:p>
    <w:p w14:paraId="5AAE967B" w14:textId="77777777" w:rsidR="006A7633" w:rsidRPr="00A32B61" w:rsidRDefault="006A7633" w:rsidP="006A7633">
      <w:pPr>
        <w:pStyle w:val="Listeavsnitt"/>
      </w:pPr>
    </w:p>
    <w:p w14:paraId="0A9A477D" w14:textId="77777777" w:rsidR="00B35BD4" w:rsidRPr="00A32B61" w:rsidRDefault="00B35BD4" w:rsidP="00B35BD4">
      <w:r w:rsidRPr="00A32B61">
        <w:rPr>
          <w:noProof/>
        </w:rPr>
        <w:lastRenderedPageBreak/>
        <w:drawing>
          <wp:inline distT="0" distB="0" distL="0" distR="0" wp14:anchorId="608AA722" wp14:editId="6EDD066A">
            <wp:extent cx="5523865" cy="2690861"/>
            <wp:effectExtent l="0" t="0" r="635" b="0"/>
            <wp:docPr id="6"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43012" cy="2700188"/>
                    </a:xfrm>
                    <a:prstGeom prst="rect">
                      <a:avLst/>
                    </a:prstGeom>
                    <a:noFill/>
                  </pic:spPr>
                </pic:pic>
              </a:graphicData>
            </a:graphic>
          </wp:inline>
        </w:drawing>
      </w:r>
    </w:p>
    <w:p w14:paraId="5BB53DA2" w14:textId="66FF717E" w:rsidR="00B35BD4" w:rsidRPr="00A32B61" w:rsidRDefault="00B35BD4" w:rsidP="00B35BD4">
      <w:pPr>
        <w:rPr>
          <w:sz w:val="18"/>
          <w:szCs w:val="18"/>
        </w:rPr>
      </w:pPr>
      <w:r w:rsidRPr="00A32B61">
        <w:rPr>
          <w:sz w:val="18"/>
          <w:szCs w:val="18"/>
        </w:rPr>
        <w:t xml:space="preserve">Figur 1: Figuren viser sammenhengen mellom individuell plan, behandlingsplan og egenbehandlingsplan. En behandlingsplan kan inngå som del av en individuell plan og egenbehandlingsplan kan inngå som del av en behandlingsplan. </w:t>
      </w:r>
      <w:r w:rsidR="008A3FD9" w:rsidRPr="00A32B61">
        <w:rPr>
          <w:sz w:val="18"/>
          <w:szCs w:val="18"/>
        </w:rPr>
        <w:t xml:space="preserve">Når prosjektet </w:t>
      </w:r>
      <w:r w:rsidR="00980736" w:rsidRPr="00A32B61">
        <w:rPr>
          <w:sz w:val="18"/>
          <w:szCs w:val="18"/>
        </w:rPr>
        <w:t>bruker begrepet behandlingsplan ligger egenbehandlingsplan implisitt</w:t>
      </w:r>
      <w:r w:rsidR="00904422" w:rsidRPr="00A32B61">
        <w:rPr>
          <w:sz w:val="18"/>
          <w:szCs w:val="18"/>
        </w:rPr>
        <w:t xml:space="preserve"> i dette</w:t>
      </w:r>
      <w:r w:rsidR="00244B43" w:rsidRPr="00A32B61">
        <w:rPr>
          <w:sz w:val="18"/>
          <w:szCs w:val="18"/>
        </w:rPr>
        <w:t>.</w:t>
      </w:r>
      <w:r w:rsidR="00980736" w:rsidRPr="00A32B61">
        <w:rPr>
          <w:sz w:val="18"/>
          <w:szCs w:val="18"/>
        </w:rPr>
        <w:t xml:space="preserve"> </w:t>
      </w:r>
    </w:p>
    <w:p w14:paraId="1DD73F25" w14:textId="77777777" w:rsidR="006A7633" w:rsidRPr="00A32B61" w:rsidRDefault="006A7633" w:rsidP="00B35BD4"/>
    <w:p w14:paraId="530A44AB" w14:textId="4A4C116D" w:rsidR="00B35BD4" w:rsidRPr="00A32B61" w:rsidRDefault="00B35BD4" w:rsidP="00B35BD4">
      <w:r w:rsidRPr="00A32B61">
        <w:t xml:space="preserve">Det finnes i dag flere systemer som tilbyr digitale systemer for individuell plan (IP). Disse systemene er gjerne tilknyttet kommunen, og det er utfordrende å sikre opplæring og tilgang til disse systemene på tvers av behandlingsnivå. Digital behandlings- og egenbehandlingsplan er utviklet på en slik måte at det </w:t>
      </w:r>
      <w:r w:rsidR="00221E64" w:rsidRPr="00A32B61">
        <w:t>er teknisk</w:t>
      </w:r>
      <w:r w:rsidRPr="00A32B61">
        <w:t xml:space="preserve"> mulig å </w:t>
      </w:r>
      <w:proofErr w:type="gramStart"/>
      <w:r w:rsidRPr="00A32B61">
        <w:t>integrere</w:t>
      </w:r>
      <w:proofErr w:type="gramEnd"/>
      <w:r w:rsidRPr="00A32B61">
        <w:t xml:space="preserve"> med digitale IP-systemer. På den måten vil digital behandlingsplan kunne løse deler av denne utfordringen ved å samle og dele behandlingsplaner på tvers av virksomheter i digitale IP-systemer. </w:t>
      </w:r>
    </w:p>
    <w:p w14:paraId="4BF945A3" w14:textId="77777777" w:rsidR="00B35BD4" w:rsidRPr="00A32B61" w:rsidRDefault="00B35BD4" w:rsidP="00B35BD4"/>
    <w:p w14:paraId="34F15F2C" w14:textId="59437860" w:rsidR="00B35BD4" w:rsidRPr="00A32B61" w:rsidRDefault="00B35BD4" w:rsidP="002D5DE3">
      <w:pPr>
        <w:pStyle w:val="Overskrift2"/>
        <w:numPr>
          <w:ilvl w:val="1"/>
          <w:numId w:val="6"/>
        </w:numPr>
      </w:pPr>
      <w:bookmarkStart w:id="8" w:name="_Toc161408132"/>
      <w:r w:rsidRPr="00A32B61">
        <w:t>Juridisk avklaring</w:t>
      </w:r>
      <w:bookmarkEnd w:id="8"/>
    </w:p>
    <w:p w14:paraId="2ADCF679" w14:textId="5A1883C7" w:rsidR="00B35BD4" w:rsidRPr="00A32B61" w:rsidRDefault="00B35BD4" w:rsidP="00B35BD4">
      <w:r w:rsidRPr="00A32B61">
        <w:t xml:space="preserve">Kjernejournalforskriften §4 gir hjemmel til å lagre behandlings- og egenbehandlingsplan i Kjernejournal med samtykke fra pasient. Hjemmelsgrunnlaget omfatter helsebehandling, </w:t>
      </w:r>
      <w:r w:rsidR="00D244CF" w:rsidRPr="00A32B61">
        <w:t xml:space="preserve">og dermed </w:t>
      </w:r>
      <w:r w:rsidRPr="00A32B61">
        <w:t xml:space="preserve">ikke individuell plan som også inneholder tiltak iverksatt av skole, barnevern, arbeidsgiver ol. </w:t>
      </w:r>
    </w:p>
    <w:p w14:paraId="79E8517A" w14:textId="77777777" w:rsidR="00B35BD4" w:rsidRPr="00A32B61" w:rsidRDefault="00B35BD4" w:rsidP="00B35BD4">
      <w:r w:rsidRPr="00A32B61">
        <w:t>Det er kun autorisert helsepersonell (som har HPR-nummer) som har tilgang til Kjernejournal.</w:t>
      </w:r>
    </w:p>
    <w:p w14:paraId="7C4F8BD1" w14:textId="34C3C811" w:rsidR="00B35BD4" w:rsidRPr="00A32B61" w:rsidRDefault="00DE19A6" w:rsidP="00014F8F">
      <w:r w:rsidRPr="00A32B61">
        <w:t>Prosjektet</w:t>
      </w:r>
      <w:r w:rsidR="00C32578" w:rsidRPr="00A32B61">
        <w:t xml:space="preserve"> h</w:t>
      </w:r>
      <w:r w:rsidR="008E02E3" w:rsidRPr="00A32B61">
        <w:t>a</w:t>
      </w:r>
      <w:r w:rsidR="00C32578" w:rsidRPr="00A32B61">
        <w:t xml:space="preserve">r i løpet av </w:t>
      </w:r>
      <w:r w:rsidR="00F0547C" w:rsidRPr="00A32B61">
        <w:t>u</w:t>
      </w:r>
      <w:r w:rsidR="00CC136E" w:rsidRPr="00A32B61">
        <w:t xml:space="preserve">tprøvingen </w:t>
      </w:r>
      <w:r w:rsidR="00C87007" w:rsidRPr="00A32B61">
        <w:t xml:space="preserve">avdekket juridiske </w:t>
      </w:r>
      <w:r w:rsidR="004A488F" w:rsidRPr="00A32B61">
        <w:t>problemstillinger knyttet til både ans</w:t>
      </w:r>
      <w:r w:rsidR="00EB758D" w:rsidRPr="00A32B61">
        <w:t>varsforhold og dobbeltføring</w:t>
      </w:r>
      <w:r w:rsidR="007C66EE" w:rsidRPr="00A32B61">
        <w:t xml:space="preserve"> ved bruk av løsningen</w:t>
      </w:r>
      <w:r w:rsidR="00EB758D" w:rsidRPr="00A32B61">
        <w:t xml:space="preserve">. </w:t>
      </w:r>
      <w:r w:rsidR="009632E4" w:rsidRPr="00A32B61">
        <w:t xml:space="preserve"> </w:t>
      </w:r>
    </w:p>
    <w:p w14:paraId="43163FF2" w14:textId="39F2A1BB" w:rsidR="00B332AE" w:rsidRPr="00A32B61" w:rsidRDefault="00B332AE" w:rsidP="00014F8F">
      <w:pPr>
        <w:rPr>
          <w:b/>
          <w:bCs/>
        </w:rPr>
      </w:pPr>
      <w:r w:rsidRPr="00A32B61">
        <w:rPr>
          <w:b/>
          <w:bCs/>
        </w:rPr>
        <w:t>Ansvarsforhold</w:t>
      </w:r>
    </w:p>
    <w:p w14:paraId="60EBBAEA" w14:textId="7C5424D7" w:rsidR="00852414" w:rsidRPr="00A32B61" w:rsidRDefault="00852414" w:rsidP="00014F8F">
      <w:r w:rsidRPr="00A32B61">
        <w:t>Prosjektet har gjennomført en juridisk vurdering av ansvarsoverføring av behandlingstiltak mellom tjenestenivå når man jobber i samme tekniske system. Bortsett fra det som følger av kjernejournalforskriften, er det ikke rettslig regulert verken hva som kan eller skal innføres i DBEP, eller hva som er virkningen av at noe er eller ikke er innført der. Juridisk er det ikke noe lovverk som regulerer at ansvar overføres ved å endre ansvarlig i DBEP. Planen skal ikke erstatte ordinær dialog eller prosedyrer med bruk av PLO-meldinger, henvisninger, epikriser osv. Det innebærer at det som er skrevet i DBEP ikke skal ha betydning for hvem eller hvilket tjenestenivå som har ansvaret ved eventuell svikt i oppfølgingen av en pasient. Spørsmål om ansvar vil på vanlig måte måtte avgjøres på bakgrunn av hendelsesforløpet i den konkrete sak.</w:t>
      </w:r>
    </w:p>
    <w:p w14:paraId="4AAB9BE5" w14:textId="1830BFA7" w:rsidR="00B332AE" w:rsidRPr="00A32B61" w:rsidRDefault="000E6729" w:rsidP="00CE09F5">
      <w:pPr>
        <w:rPr>
          <w:b/>
          <w:bCs/>
        </w:rPr>
      </w:pPr>
      <w:r w:rsidRPr="00A32B61">
        <w:rPr>
          <w:b/>
          <w:bCs/>
        </w:rPr>
        <w:lastRenderedPageBreak/>
        <w:t>Dobbeltføring</w:t>
      </w:r>
    </w:p>
    <w:p w14:paraId="76507286" w14:textId="2C3364B7" w:rsidR="00CE09F5" w:rsidRPr="00A32B61" w:rsidRDefault="00CE09F5" w:rsidP="00CE09F5">
      <w:r w:rsidRPr="00A32B61">
        <w:t>Det er kommet opp spørsmål angående lovkravene til journalføring i forbindelse med digital behandlings- og egenbehandlingsplan. Spørsmålet er om behandlingsplanen i tillegg til å lagres i kjernejournal også må lagres i lokal EPJ (elektronisk pasientjournal).</w:t>
      </w:r>
    </w:p>
    <w:p w14:paraId="07467239" w14:textId="77777777" w:rsidR="00CE09F5" w:rsidRPr="00A32B61" w:rsidRDefault="00CE09F5" w:rsidP="00CE09F5">
      <w:r w:rsidRPr="00A32B61">
        <w:t>Helsedirektoratet har i forbindelse med denne problemstillingen gjort følgende vurdering:</w:t>
      </w:r>
    </w:p>
    <w:p w14:paraId="3498ABC8" w14:textId="77777777" w:rsidR="00CE09F5" w:rsidRPr="00A32B61" w:rsidRDefault="00CE09F5" w:rsidP="00CE09F5">
      <w:r w:rsidRPr="00A32B61">
        <w:t>Den som yter helsehjelp, skal registrere relevante og nødvendige opplysninger om pasienten og helsehjelpen i en journal (EPJ) for den enkelte pasient, jf. helsepersonelloven §§ 40 og 41. I pasientjournalforskriften §§ 4 til 8 er det nærmere angitt ulike typer av opplysninger som skal nedtegnes i EPJ dersom det er relevant og nødvendig.</w:t>
      </w:r>
    </w:p>
    <w:p w14:paraId="6002DE89" w14:textId="6098A0E7" w:rsidR="00CE09F5" w:rsidRPr="00A32B61" w:rsidRDefault="00CE09F5" w:rsidP="00CE09F5">
      <w:r w:rsidRPr="00A32B61">
        <w:t>Digital behandlings- og egenbehandlingsplan er en løsning som har som primært formål å understøtte samhandlingen mellom pasienten og ulike deler av helsetjenesten, og planen skal ligge i kjernejournal. Det vil som hovedregel være tilstrekkelig at det i den enkelte pasients EPJ, framgår at pasienten har en digital behandlings- og egenbehandlingsplan i kjernejournalen. Dette innebærer at det ikke er nødvendig at selve den digitale behandlings- og egenbehandlingsplanen også ligger i EPJ.</w:t>
      </w:r>
    </w:p>
    <w:p w14:paraId="69202787" w14:textId="77777777" w:rsidR="00CE09F5" w:rsidRPr="00A32B61" w:rsidRDefault="00CE09F5" w:rsidP="00CE09F5">
      <w:r w:rsidRPr="00A32B61">
        <w:t>Det kan imidlertid tenkes at enkelte opplysninger fra den digitale behandlings-/ egenbehandlingsplanen også vil være relevant og nødvendig informasjon for pasientens behandling på det enkelte behandlingssted, og dermed skal nedtegnes i EPJ. Det må vurderes konkret av det enkelte helsepersonell på vanlig måte.</w:t>
      </w:r>
    </w:p>
    <w:p w14:paraId="6EF23FD2" w14:textId="77777777" w:rsidR="00860623" w:rsidRPr="00A32B61" w:rsidRDefault="00860623" w:rsidP="00860623">
      <w:r w:rsidRPr="00A32B61">
        <w:t xml:space="preserve">Kort </w:t>
      </w:r>
      <w:r w:rsidRPr="00A32B61" w:rsidDel="00A13254">
        <w:t xml:space="preserve">oppsummert </w:t>
      </w:r>
      <w:r w:rsidRPr="00A32B61">
        <w:t xml:space="preserve">betyr dette at behandlingsplanen som hovedregel kan lagres i kjernejournal og behandler kan i EPJ henvise til denne. Det er imidlertid viktig at det enkelte helsepersonell vurderer om det er relevant og nødvendig informasjon i planen som også bør nedtegnes i EPJ. </w:t>
      </w:r>
    </w:p>
    <w:p w14:paraId="35903BD3" w14:textId="5F9934AA" w:rsidR="001C0C95" w:rsidRPr="00A32B61" w:rsidRDefault="00A91C1F" w:rsidP="00014F8F">
      <w:r w:rsidRPr="00A32B61">
        <w:t xml:space="preserve">I en videreføring av prosjektet </w:t>
      </w:r>
      <w:r w:rsidR="007653C8" w:rsidRPr="00A32B61">
        <w:t>er det behov for å jobbe videre med disse problemstillingene</w:t>
      </w:r>
      <w:r w:rsidR="00BA66F7" w:rsidRPr="00A32B61">
        <w:t xml:space="preserve"> etter hvert som </w:t>
      </w:r>
      <w:r w:rsidR="00450EBB" w:rsidRPr="00A32B61">
        <w:t xml:space="preserve">løsningen </w:t>
      </w:r>
      <w:r w:rsidR="0087173E" w:rsidRPr="00A32B61">
        <w:t>videreutvikles.</w:t>
      </w:r>
    </w:p>
    <w:p w14:paraId="1DD1228B" w14:textId="77777777" w:rsidR="006A0274" w:rsidRPr="00A32B61" w:rsidRDefault="006A0274" w:rsidP="00014F8F"/>
    <w:p w14:paraId="5A8F5ED6" w14:textId="15F14922" w:rsidR="00C839D2" w:rsidRPr="00A32B61" w:rsidRDefault="00C839D2" w:rsidP="002D5DE3">
      <w:pPr>
        <w:pStyle w:val="Overskrift2"/>
        <w:numPr>
          <w:ilvl w:val="1"/>
          <w:numId w:val="6"/>
        </w:numPr>
      </w:pPr>
      <w:bookmarkStart w:id="9" w:name="_Toc161408133"/>
      <w:r w:rsidRPr="00A32B61">
        <w:t>Teknisk konsept</w:t>
      </w:r>
      <w:bookmarkEnd w:id="9"/>
    </w:p>
    <w:p w14:paraId="55115EF6" w14:textId="25296606" w:rsidR="00B0542B" w:rsidRPr="00A32B61" w:rsidRDefault="00C839D2" w:rsidP="00B0542B">
      <w:pPr>
        <w:rPr>
          <w:rStyle w:val="Merknadsreferanse"/>
        </w:rPr>
      </w:pPr>
      <w:r w:rsidRPr="00A32B61">
        <w:t xml:space="preserve">Det tekniske konseptet </w:t>
      </w:r>
      <w:r w:rsidR="00462606" w:rsidRPr="00A32B61">
        <w:t xml:space="preserve">som er prøvd ut </w:t>
      </w:r>
      <w:r w:rsidRPr="00A32B61">
        <w:t xml:space="preserve">er bygget rundt sentral lagring i Kjernejournal og et åpent </w:t>
      </w:r>
      <w:proofErr w:type="gramStart"/>
      <w:r w:rsidRPr="00A32B61">
        <w:t>API[</w:t>
      </w:r>
      <w:proofErr w:type="gramEnd"/>
      <w:r w:rsidR="002E6633" w:rsidRPr="00A32B61">
        <w:t>2</w:t>
      </w:r>
      <w:r w:rsidRPr="00A32B61">
        <w:t xml:space="preserve">] som muliggjør datadeling </w:t>
      </w:r>
      <w:r w:rsidR="00080A84" w:rsidRPr="00A32B61">
        <w:t>mellom systemer</w:t>
      </w:r>
      <w:r w:rsidRPr="00A32B61">
        <w:t xml:space="preserve"> på tvers av helsevesenet. Det er til nå laget to implementasjoner basert på dette API'et: Helsenorge som brukergrensesnitt for innbygger og Kjernejournal portal som brukergrensesnitt for behandler. </w:t>
      </w:r>
    </w:p>
    <w:p w14:paraId="2BE0FC75" w14:textId="633DF31F" w:rsidR="00C839D2" w:rsidRPr="00A32B61" w:rsidRDefault="00B0542B" w:rsidP="00B0542B">
      <w:r w:rsidRPr="00A32B61">
        <w:t>Kj</w:t>
      </w:r>
      <w:r w:rsidR="00C839D2" w:rsidRPr="00A32B61">
        <w:t>ernejournal portal er e</w:t>
      </w:r>
      <w:r w:rsidR="007763C4" w:rsidRPr="00A32B61">
        <w:t xml:space="preserve">t risikoreduserende tiltak </w:t>
      </w:r>
      <w:r w:rsidR="00AE458C" w:rsidRPr="00A32B61">
        <w:t xml:space="preserve">for å sikre </w:t>
      </w:r>
      <w:r w:rsidR="001E30C8" w:rsidRPr="00A32B61">
        <w:t xml:space="preserve">samhandling og tilgang til informasjon </w:t>
      </w:r>
      <w:r w:rsidR="00734E48" w:rsidRPr="00A32B61">
        <w:t xml:space="preserve">for behandlere som </w:t>
      </w:r>
      <w:r w:rsidR="00C839D2" w:rsidRPr="00A32B61">
        <w:t xml:space="preserve">ikke har et fagsystem med eget </w:t>
      </w:r>
      <w:r w:rsidR="0067678C" w:rsidRPr="00A32B61">
        <w:t>bruker</w:t>
      </w:r>
      <w:r w:rsidR="00C839D2" w:rsidRPr="00A32B61">
        <w:t xml:space="preserve">grensesnitt til DBEP. Det </w:t>
      </w:r>
      <w:r w:rsidR="006938EF" w:rsidRPr="00A32B61">
        <w:t>er</w:t>
      </w:r>
      <w:r w:rsidR="00C839D2" w:rsidRPr="00A32B61">
        <w:t xml:space="preserve"> behov for å raffinere API ytterligere basert på erfaringer fra bruk av API i fagsystem</w:t>
      </w:r>
      <w:r w:rsidR="006938EF" w:rsidRPr="00A32B61">
        <w:t xml:space="preserve"> (EPJ)</w:t>
      </w:r>
      <w:r w:rsidR="00C839D2" w:rsidRPr="00A32B61">
        <w:t xml:space="preserve">. </w:t>
      </w:r>
    </w:p>
    <w:p w14:paraId="054846D9" w14:textId="001D43BA" w:rsidR="00C839D2" w:rsidRPr="00A32B61" w:rsidRDefault="00C839D2" w:rsidP="00C839D2">
      <w:r w:rsidRPr="00A32B61">
        <w:t xml:space="preserve">Kjernejournal portal og Helsenorge benytter altså det samme API'et som er tilgjengelig for leverandørmarkedet, men Helsenorge har </w:t>
      </w:r>
      <w:r w:rsidR="004F2548" w:rsidRPr="00A32B61">
        <w:t>foreløpig</w:t>
      </w:r>
      <w:r w:rsidRPr="00A32B61">
        <w:t xml:space="preserve"> bare </w:t>
      </w:r>
      <w:proofErr w:type="gramStart"/>
      <w:r w:rsidRPr="00A32B61">
        <w:t>implementert</w:t>
      </w:r>
      <w:proofErr w:type="gramEnd"/>
      <w:r w:rsidRPr="00A32B61">
        <w:t xml:space="preserve"> lesing (og ikke skriving). Tilgang til API for pasient-apper og andre innbyggerrettede løsninger er en del av teknisk konsept, men ikke av den nåværende minimumsløsningen som er utviklet. Tilsvarende er systemer for Individuell Plan (IP) også teknisk mulige å </w:t>
      </w:r>
      <w:proofErr w:type="gramStart"/>
      <w:r w:rsidRPr="00A32B61">
        <w:t>integrere</w:t>
      </w:r>
      <w:proofErr w:type="gramEnd"/>
      <w:r w:rsidRPr="00A32B61">
        <w:t xml:space="preserve"> mot DBEP API</w:t>
      </w:r>
      <w:r w:rsidR="00EC2C25" w:rsidRPr="00A32B61">
        <w:t xml:space="preserve">, men vil </w:t>
      </w:r>
      <w:r w:rsidR="008D01BF" w:rsidRPr="00A32B61">
        <w:t xml:space="preserve">fordre at man </w:t>
      </w:r>
      <w:r w:rsidRPr="00A32B61">
        <w:t>løse</w:t>
      </w:r>
      <w:r w:rsidR="008D01BF" w:rsidRPr="00A32B61">
        <w:t>r</w:t>
      </w:r>
      <w:r w:rsidRPr="00A32B61">
        <w:t xml:space="preserve"> tilgangsutfordringen som oppstår dersom bruker av IP-systemer er saksbehandler uten tjenstlig behov til den medisinske behandlingsplanen.</w:t>
      </w:r>
    </w:p>
    <w:p w14:paraId="40D2ADF3" w14:textId="77777777" w:rsidR="00C839D2" w:rsidRPr="00A32B61" w:rsidRDefault="00C839D2" w:rsidP="00C839D2">
      <w:r w:rsidRPr="00A32B61">
        <w:t xml:space="preserve">En prinsippskisse av teknisk konsept oppgis under: </w:t>
      </w:r>
    </w:p>
    <w:p w14:paraId="6D68292D" w14:textId="77777777" w:rsidR="00C839D2" w:rsidRPr="00A32B61" w:rsidRDefault="00C839D2" w:rsidP="00C839D2">
      <w:r w:rsidRPr="00A32B61">
        <w:rPr>
          <w:noProof/>
        </w:rPr>
        <w:lastRenderedPageBreak/>
        <w:drawing>
          <wp:inline distT="0" distB="0" distL="0" distR="0" wp14:anchorId="332E416F" wp14:editId="10910576">
            <wp:extent cx="5604679" cy="3152633"/>
            <wp:effectExtent l="0" t="0" r="0" b="0"/>
            <wp:docPr id="11" name="Grafik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644941" cy="3175281"/>
                    </a:xfrm>
                    <a:prstGeom prst="rect">
                      <a:avLst/>
                    </a:prstGeom>
                  </pic:spPr>
                </pic:pic>
              </a:graphicData>
            </a:graphic>
          </wp:inline>
        </w:drawing>
      </w:r>
    </w:p>
    <w:p w14:paraId="43BD27E6" w14:textId="2C86EE40" w:rsidR="00C839D2" w:rsidRPr="00A32B61" w:rsidRDefault="00C839D2" w:rsidP="000D5DCB">
      <w:pPr>
        <w:jc w:val="center"/>
        <w:rPr>
          <w:sz w:val="18"/>
          <w:szCs w:val="18"/>
        </w:rPr>
      </w:pPr>
      <w:r w:rsidRPr="00A32B61">
        <w:rPr>
          <w:rFonts w:eastAsia="Times New Roman"/>
          <w:sz w:val="18"/>
          <w:szCs w:val="18"/>
        </w:rPr>
        <w:t xml:space="preserve">Figur </w:t>
      </w:r>
      <w:r w:rsidR="0039209E" w:rsidRPr="00A32B61">
        <w:rPr>
          <w:rFonts w:eastAsia="Times New Roman"/>
          <w:iCs/>
          <w:sz w:val="18"/>
          <w:szCs w:val="18"/>
        </w:rPr>
        <w:t>2:</w:t>
      </w:r>
      <w:r w:rsidRPr="00A32B61">
        <w:rPr>
          <w:rFonts w:eastAsia="Times New Roman"/>
          <w:sz w:val="18"/>
          <w:szCs w:val="18"/>
        </w:rPr>
        <w:t xml:space="preserve"> Teknisk konsept i DBEP er laget i henhold til politiske føringer om å støtte næringsliv og lokal innovasjon og minimere det som lages sentralt.</w:t>
      </w:r>
    </w:p>
    <w:p w14:paraId="4AB08DB4" w14:textId="77777777" w:rsidR="00C839D2" w:rsidRPr="00A32B61" w:rsidRDefault="00C839D2" w:rsidP="00C839D2"/>
    <w:p w14:paraId="7239027C" w14:textId="77777777" w:rsidR="00C839D2" w:rsidRPr="00A32B61" w:rsidRDefault="00C839D2" w:rsidP="00C839D2">
      <w:pPr>
        <w:rPr>
          <w:b/>
        </w:rPr>
      </w:pPr>
      <w:r w:rsidRPr="00A32B61">
        <w:rPr>
          <w:b/>
        </w:rPr>
        <w:t>Et fleksibelt og generisk utgangspunkt</w:t>
      </w:r>
    </w:p>
    <w:p w14:paraId="102155EC" w14:textId="7D00BB7D" w:rsidR="00C839D2" w:rsidRPr="00A32B61" w:rsidRDefault="00C839D2" w:rsidP="00C839D2">
      <w:r w:rsidRPr="00A32B61">
        <w:t xml:space="preserve">Informasjonsmodellen og API er </w:t>
      </w:r>
      <w:proofErr w:type="gramStart"/>
      <w:r w:rsidRPr="00A32B61">
        <w:t>implementert</w:t>
      </w:r>
      <w:proofErr w:type="gramEnd"/>
      <w:r w:rsidRPr="00A32B61">
        <w:t xml:space="preserve"> på en fleksibel og generisk måte, hvilket gjør det lettere å endre og justere basert på erfaringer og nye behov. Løsningen er laget slik at man kan øke strukturering og standardisering etter behov og etter hvert som minimumsløsningen utvikles videre. Dette gjør det bl.a. enklere å kunne optimalisere løsningen i samarbeid med leverandørmarkedet og sektor. </w:t>
      </w:r>
      <w:r w:rsidR="00BC776A" w:rsidRPr="00A32B61">
        <w:br/>
      </w:r>
      <w:r w:rsidRPr="00A32B61">
        <w:br/>
        <w:t xml:space="preserve">De mest sentrale dataelementene i </w:t>
      </w:r>
      <w:r w:rsidR="00587472" w:rsidRPr="00A32B61">
        <w:t>minimums</w:t>
      </w:r>
      <w:r w:rsidRPr="00A32B61">
        <w:t xml:space="preserve">løsningen er: </w:t>
      </w:r>
    </w:p>
    <w:p w14:paraId="69E9F069" w14:textId="77777777" w:rsidR="00C839D2" w:rsidRPr="00A32B61" w:rsidRDefault="00C839D2" w:rsidP="00C839D2">
      <w:pPr>
        <w:pStyle w:val="Listeavsnitt"/>
        <w:numPr>
          <w:ilvl w:val="0"/>
          <w:numId w:val="1"/>
        </w:numPr>
      </w:pPr>
      <w:r w:rsidRPr="00A32B61">
        <w:t>Diagnose/Problemstilling</w:t>
      </w:r>
    </w:p>
    <w:p w14:paraId="4EB8D664" w14:textId="77777777" w:rsidR="00C839D2" w:rsidRPr="00A32B61" w:rsidRDefault="00C839D2" w:rsidP="00C839D2">
      <w:pPr>
        <w:pStyle w:val="Listeavsnitt"/>
        <w:numPr>
          <w:ilvl w:val="0"/>
          <w:numId w:val="1"/>
        </w:numPr>
      </w:pPr>
      <w:r w:rsidRPr="00A32B61">
        <w:t>Mål (både for pasient og behandler)</w:t>
      </w:r>
    </w:p>
    <w:p w14:paraId="2405A9E6" w14:textId="77777777" w:rsidR="00C839D2" w:rsidRPr="00A32B61" w:rsidRDefault="00C839D2" w:rsidP="00C839D2">
      <w:pPr>
        <w:pStyle w:val="Listeavsnitt"/>
        <w:numPr>
          <w:ilvl w:val="0"/>
          <w:numId w:val="1"/>
        </w:numPr>
      </w:pPr>
      <w:r w:rsidRPr="00A32B61">
        <w:t>Tiltak (både for pasient og behandler)</w:t>
      </w:r>
    </w:p>
    <w:p w14:paraId="0853A1CB" w14:textId="31A265DA" w:rsidR="00C839D2" w:rsidRPr="00A32B61" w:rsidRDefault="00C839D2" w:rsidP="00C839D2">
      <w:r w:rsidRPr="00A32B61">
        <w:t>Det vises til NHN sin utviklerportal [2] for mer detaljer rundt API</w:t>
      </w:r>
      <w:r w:rsidR="003C2D11" w:rsidRPr="00A32B61">
        <w:t xml:space="preserve"> og informasjonsmodell</w:t>
      </w:r>
      <w:r w:rsidRPr="00A32B61">
        <w:t xml:space="preserve">. </w:t>
      </w:r>
    </w:p>
    <w:p w14:paraId="0B7295EE" w14:textId="66D080D6" w:rsidR="00C839D2" w:rsidRPr="00A32B61" w:rsidRDefault="00C839D2" w:rsidP="00C839D2">
      <w:pPr>
        <w:rPr>
          <w:b/>
        </w:rPr>
      </w:pPr>
      <w:r w:rsidRPr="00A32B61">
        <w:rPr>
          <w:b/>
          <w:bCs/>
        </w:rPr>
        <w:br/>
      </w:r>
      <w:r w:rsidR="00A06406" w:rsidRPr="00A32B61">
        <w:rPr>
          <w:b/>
          <w:bCs/>
        </w:rPr>
        <w:t>Konseptvalg</w:t>
      </w:r>
    </w:p>
    <w:p w14:paraId="45EE933E" w14:textId="77777777" w:rsidR="00C839D2" w:rsidRPr="00A32B61" w:rsidRDefault="00C839D2" w:rsidP="00C839D2">
      <w:r w:rsidRPr="00A32B61">
        <w:t xml:space="preserve">Teknisk konseptvalg ble gjort i planleggingsfasen der ulike tekniske konsepter for realisering ble vurdert opp mot hverandre. Konsepter uten API ble forkastet. Følgende konsepter ble mer inngående vurdert mot hverandre: </w:t>
      </w:r>
    </w:p>
    <w:p w14:paraId="6C938BCF" w14:textId="77777777" w:rsidR="00C839D2" w:rsidRPr="00A32B61" w:rsidRDefault="00C839D2" w:rsidP="00C839D2">
      <w:pPr>
        <w:pStyle w:val="Listeavsnitt"/>
        <w:numPr>
          <w:ilvl w:val="0"/>
          <w:numId w:val="2"/>
        </w:numPr>
      </w:pPr>
      <w:r w:rsidRPr="00A32B61">
        <w:t>API</w:t>
      </w:r>
    </w:p>
    <w:p w14:paraId="73677FAE" w14:textId="77777777" w:rsidR="00C839D2" w:rsidRPr="00A32B61" w:rsidRDefault="00C839D2" w:rsidP="00C839D2">
      <w:pPr>
        <w:pStyle w:val="Listeavsnitt"/>
        <w:numPr>
          <w:ilvl w:val="0"/>
          <w:numId w:val="2"/>
        </w:numPr>
      </w:pPr>
      <w:r w:rsidRPr="00A32B61">
        <w:t>API + nasjonal portal</w:t>
      </w:r>
    </w:p>
    <w:p w14:paraId="649A1D3C" w14:textId="77777777" w:rsidR="00C839D2" w:rsidRPr="00A32B61" w:rsidRDefault="00C839D2" w:rsidP="00C839D2">
      <w:pPr>
        <w:pStyle w:val="Listeavsnitt"/>
        <w:numPr>
          <w:ilvl w:val="0"/>
          <w:numId w:val="2"/>
        </w:numPr>
        <w:rPr>
          <w:lang w:val="nn-NO"/>
        </w:rPr>
      </w:pPr>
      <w:r w:rsidRPr="00A32B61">
        <w:rPr>
          <w:lang w:val="nn-NO"/>
        </w:rPr>
        <w:t>API + nasjonal portal + SMART on FHIR applikasjon</w:t>
      </w:r>
    </w:p>
    <w:p w14:paraId="1BC36CB6" w14:textId="54927A9B" w:rsidR="00C839D2" w:rsidRPr="00A32B61" w:rsidRDefault="00C839D2" w:rsidP="00C839D2">
      <w:r w:rsidRPr="00A32B61">
        <w:lastRenderedPageBreak/>
        <w:t xml:space="preserve">Alternativ 2 ble valgt som et første steg, </w:t>
      </w:r>
      <w:r w:rsidR="00760D6E" w:rsidRPr="00A32B61">
        <w:t>og</w:t>
      </w:r>
      <w:r w:rsidRPr="00A32B61">
        <w:t xml:space="preserve"> konseptutredningen anbefalte også å vurdere alternativer </w:t>
      </w:r>
      <w:r w:rsidR="00E50D34" w:rsidRPr="00A32B61">
        <w:t xml:space="preserve">som </w:t>
      </w:r>
      <w:r w:rsidR="00C56BDB" w:rsidRPr="00A32B61">
        <w:t>SMART</w:t>
      </w:r>
      <w:r w:rsidR="00E50D34" w:rsidRPr="00A32B61">
        <w:t xml:space="preserve"> on FHIR </w:t>
      </w:r>
      <w:r w:rsidRPr="00A32B61">
        <w:t xml:space="preserve">for standardisering av grensesnitt i fagsystemene etter at flere erfaringer var gjort. Det vises til "Innholds- og løsningsbeskrivelse"[1] for mer detaljer rundt konseptutredningen. </w:t>
      </w:r>
    </w:p>
    <w:p w14:paraId="36EC06AF" w14:textId="77777777" w:rsidR="00B35BD4" w:rsidRPr="00A32B61" w:rsidRDefault="00B35BD4" w:rsidP="00014F8F"/>
    <w:p w14:paraId="3CA513DE" w14:textId="63634B6E" w:rsidR="00CF1D78" w:rsidRPr="00A32B61" w:rsidRDefault="006E00FD" w:rsidP="00553301">
      <w:pPr>
        <w:pStyle w:val="Overskrift1"/>
        <w:numPr>
          <w:ilvl w:val="0"/>
          <w:numId w:val="6"/>
        </w:numPr>
        <w:rPr>
          <w:b/>
          <w:bCs/>
        </w:rPr>
      </w:pPr>
      <w:bookmarkStart w:id="10" w:name="_Toc156916603"/>
      <w:bookmarkStart w:id="11" w:name="_Toc156916672"/>
      <w:bookmarkStart w:id="12" w:name="_Toc156916741"/>
      <w:bookmarkStart w:id="13" w:name="_Toc156916810"/>
      <w:bookmarkStart w:id="14" w:name="_Toc156916879"/>
      <w:bookmarkStart w:id="15" w:name="_Toc156916937"/>
      <w:bookmarkStart w:id="16" w:name="_Toc157684853"/>
      <w:bookmarkStart w:id="17" w:name="_Toc157686821"/>
      <w:bookmarkStart w:id="18" w:name="_Toc157688764"/>
      <w:bookmarkStart w:id="19" w:name="_Toc157688839"/>
      <w:bookmarkStart w:id="20" w:name="_Toc157764134"/>
      <w:bookmarkStart w:id="21" w:name="_Toc158033128"/>
      <w:bookmarkStart w:id="22" w:name="_Toc156916740"/>
      <w:bookmarkStart w:id="23" w:name="_Toc156916809"/>
      <w:bookmarkStart w:id="24" w:name="_Toc156916878"/>
      <w:bookmarkStart w:id="25" w:name="_Toc156916936"/>
      <w:bookmarkStart w:id="26" w:name="_Toc157684852"/>
      <w:bookmarkStart w:id="27" w:name="_Toc157686820"/>
      <w:bookmarkStart w:id="28" w:name="_Toc157688763"/>
      <w:bookmarkStart w:id="29" w:name="_Toc157688838"/>
      <w:bookmarkStart w:id="30" w:name="_Toc157764133"/>
      <w:bookmarkStart w:id="31" w:name="_Toc158033127"/>
      <w:bookmarkStart w:id="32" w:name="_Toc161408134"/>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A32B61">
        <w:rPr>
          <w:b/>
        </w:rPr>
        <w:t>ARBEIDSMETODE OG GJENNOMFØRING</w:t>
      </w:r>
      <w:bookmarkEnd w:id="32"/>
    </w:p>
    <w:p w14:paraId="1DCF07A8" w14:textId="77777777" w:rsidR="006E00FD" w:rsidRPr="00A32B61" w:rsidRDefault="006E00FD" w:rsidP="00860384"/>
    <w:p w14:paraId="62848C0D" w14:textId="76628569" w:rsidR="00550443" w:rsidRPr="00A32B61" w:rsidRDefault="00550443" w:rsidP="002D5DE3">
      <w:pPr>
        <w:pStyle w:val="Overskrift2"/>
        <w:numPr>
          <w:ilvl w:val="1"/>
          <w:numId w:val="6"/>
        </w:numPr>
      </w:pPr>
      <w:bookmarkStart w:id="33" w:name="_Toc161408135"/>
      <w:r w:rsidRPr="00A32B61">
        <w:t>Smidig utvikling</w:t>
      </w:r>
      <w:bookmarkEnd w:id="33"/>
    </w:p>
    <w:p w14:paraId="30569781" w14:textId="28AC1974" w:rsidR="005E4E95" w:rsidRPr="00A32B61" w:rsidRDefault="003A06B5" w:rsidP="00550443">
      <w:r w:rsidRPr="00A32B61">
        <w:t>Prosjektet og u</w:t>
      </w:r>
      <w:r w:rsidR="00550443" w:rsidRPr="00A32B61">
        <w:t xml:space="preserve">tviklingen av teknisk løsning er gjennomført etter </w:t>
      </w:r>
      <w:r w:rsidR="00550443" w:rsidRPr="00A32B61">
        <w:rPr>
          <w:i/>
          <w:iCs/>
        </w:rPr>
        <w:t>smidige prinsipper</w:t>
      </w:r>
      <w:r w:rsidR="00550443" w:rsidRPr="00A32B61">
        <w:t>. Ved å bruke smidige prinsipper kan man blant annet skifte fokuset mot å levere verdi i mindre leveranser (iterasjoner)</w:t>
      </w:r>
      <w:r w:rsidR="00291151" w:rsidRPr="00A32B61">
        <w:t xml:space="preserve"> </w:t>
      </w:r>
      <w:r w:rsidR="00816FE5" w:rsidRPr="00A32B61">
        <w:t>[</w:t>
      </w:r>
      <w:r w:rsidR="000C1F20" w:rsidRPr="00A32B61">
        <w:t>kapittel 7.1</w:t>
      </w:r>
      <w:r w:rsidR="00816FE5" w:rsidRPr="00A32B61">
        <w:t>]</w:t>
      </w:r>
      <w:r w:rsidR="00550443" w:rsidRPr="00A32B61">
        <w:t>. Dette reduserer kompleksiteten og legger til rette for at man kan endre kurs dersom behovene tilsier det. Det har vært tilrettelagt for å kunne endre på planen etter hvert som prosjektet har fått ny læring.</w:t>
      </w:r>
    </w:p>
    <w:p w14:paraId="4B694BC9" w14:textId="77777777" w:rsidR="00550443" w:rsidRPr="00A32B61" w:rsidRDefault="00550443" w:rsidP="00550443">
      <w:r w:rsidRPr="00A32B61">
        <w:t xml:space="preserve">Dette er også årsaken til at både API og informasjonsmodell er </w:t>
      </w:r>
      <w:proofErr w:type="gramStart"/>
      <w:r w:rsidRPr="00A32B61">
        <w:t>implementert</w:t>
      </w:r>
      <w:proofErr w:type="gramEnd"/>
      <w:r w:rsidRPr="00A32B61">
        <w:t xml:space="preserve"> på en generisk og fleksibel måte. Dette tilrettelegger for å gjøre endringer og justeringer på løsningen som vi vet vil komme når leverandører påbegynner sitt integrasjonsarbeid og etter hvert som prosjektet gjør ny læring. </w:t>
      </w:r>
    </w:p>
    <w:p w14:paraId="218D3E14" w14:textId="50ADBBB6" w:rsidR="00550443" w:rsidRPr="00A32B61" w:rsidRDefault="00550443" w:rsidP="00550443">
      <w:r w:rsidRPr="00A32B61">
        <w:t>Et annet viktig prinsipp med smidig utvikling</w:t>
      </w:r>
      <w:r w:rsidR="004009C7" w:rsidRPr="00A32B61">
        <w:t>,</w:t>
      </w:r>
      <w:r w:rsidRPr="00A32B61">
        <w:t xml:space="preserve"> er at det skal gjøres brukernært</w:t>
      </w:r>
      <w:r w:rsidR="005E4D44" w:rsidRPr="00A32B61">
        <w:t xml:space="preserve">. Det er </w:t>
      </w:r>
      <w:r w:rsidRPr="00A32B61">
        <w:t xml:space="preserve">ikke alltid like lett </w:t>
      </w:r>
      <w:r w:rsidR="005E4D44" w:rsidRPr="00A32B61">
        <w:t xml:space="preserve">å få til </w:t>
      </w:r>
      <w:r w:rsidRPr="00A32B61">
        <w:t>i helsesektoren</w:t>
      </w:r>
      <w:r w:rsidR="005E4D44" w:rsidRPr="00A32B61">
        <w:t>,</w:t>
      </w:r>
      <w:r w:rsidRPr="00A32B61">
        <w:t xml:space="preserve"> spesielt når brukerne både er </w:t>
      </w:r>
      <w:r w:rsidR="00C67854" w:rsidRPr="00A32B61">
        <w:t xml:space="preserve">spredt </w:t>
      </w:r>
      <w:r w:rsidRPr="00A32B61">
        <w:t xml:space="preserve">geografisk og målgruppen er så bred som den er i dette prosjektet. Tilnærmingen til dette har vært å i stor grad </w:t>
      </w:r>
      <w:r w:rsidR="0AB31303" w:rsidRPr="00A32B61">
        <w:t xml:space="preserve">å </w:t>
      </w:r>
      <w:r w:rsidRPr="00A32B61">
        <w:t>basere seg på hyppig innsiktsarbeid for å komme så tett på brukerne som mulig</w:t>
      </w:r>
      <w:r w:rsidR="00782FC3" w:rsidRPr="00A32B61">
        <w:t>,</w:t>
      </w:r>
      <w:r w:rsidRPr="00A32B61">
        <w:t xml:space="preserve"> og </w:t>
      </w:r>
      <w:r w:rsidR="00A35E93" w:rsidRPr="00A32B61">
        <w:t>deretter</w:t>
      </w:r>
      <w:r w:rsidRPr="00A32B61">
        <w:t xml:space="preserve"> omforme innsikten til konkrete endringer og løsningsforslag som igjen testes på brukerne. Se også </w:t>
      </w:r>
      <w:hyperlink w:anchor="_ERFARINGER_FRA_UTPRØVNINGEN_1" w:history="1">
        <w:r w:rsidR="00782FC3" w:rsidRPr="00A32B61">
          <w:rPr>
            <w:rStyle w:val="Hyperkobling"/>
          </w:rPr>
          <w:t>kapittel 3</w:t>
        </w:r>
      </w:hyperlink>
      <w:r w:rsidR="001337CE" w:rsidRPr="00A32B61">
        <w:t xml:space="preserve"> om erfaringer fra utprøvingen.</w:t>
      </w:r>
    </w:p>
    <w:p w14:paraId="5466CD63" w14:textId="77777777" w:rsidR="00550443" w:rsidRPr="00A32B61" w:rsidRDefault="00550443" w:rsidP="00550443">
      <w:pPr>
        <w:tabs>
          <w:tab w:val="left" w:pos="705"/>
          <w:tab w:val="left" w:pos="1605"/>
        </w:tabs>
      </w:pPr>
    </w:p>
    <w:p w14:paraId="09F1DC81" w14:textId="744FDD02" w:rsidR="006A2CC7" w:rsidRPr="00A32B61" w:rsidRDefault="5A50FBF7" w:rsidP="002D5DE3">
      <w:pPr>
        <w:pStyle w:val="Overskrift2"/>
        <w:numPr>
          <w:ilvl w:val="1"/>
          <w:numId w:val="10"/>
        </w:numPr>
      </w:pPr>
      <w:bookmarkStart w:id="34" w:name="_Toc161408136"/>
      <w:r w:rsidRPr="00A32B61">
        <w:t>O</w:t>
      </w:r>
      <w:r w:rsidR="006A2CC7" w:rsidRPr="00A32B61">
        <w:t>rgani</w:t>
      </w:r>
      <w:r w:rsidR="00526430" w:rsidRPr="00A32B61">
        <w:t>s</w:t>
      </w:r>
      <w:r w:rsidR="006A2CC7" w:rsidRPr="00A32B61">
        <w:t>ering</w:t>
      </w:r>
      <w:bookmarkEnd w:id="34"/>
    </w:p>
    <w:p w14:paraId="48CE471F" w14:textId="1A026795" w:rsidR="00A4089F" w:rsidRPr="00A32B61" w:rsidRDefault="00EC4167" w:rsidP="00EC4167">
      <w:r w:rsidRPr="00A32B61">
        <w:t xml:space="preserve">Prosjektet </w:t>
      </w:r>
      <w:r w:rsidR="001B00EE" w:rsidRPr="00A32B61">
        <w:t xml:space="preserve">er </w:t>
      </w:r>
      <w:r w:rsidR="2A5C79DA" w:rsidRPr="00A32B61">
        <w:t>forankret i</w:t>
      </w:r>
      <w:r w:rsidRPr="00A32B61">
        <w:t xml:space="preserve"> Helsedirektoratet og </w:t>
      </w:r>
      <w:r w:rsidR="000B0C08" w:rsidRPr="00A32B61">
        <w:t>er</w:t>
      </w:r>
      <w:r w:rsidRPr="00A32B61">
        <w:t xml:space="preserve"> gjennomfør</w:t>
      </w:r>
      <w:r w:rsidR="000B0C08" w:rsidRPr="00A32B61">
        <w:t>t</w:t>
      </w:r>
      <w:r w:rsidRPr="00A32B61">
        <w:t xml:space="preserve"> i samarbeid med NHN, Helse Nord RHF og Direktoratet for e-helse. Prosjektet ble</w:t>
      </w:r>
      <w:r w:rsidR="0057365E" w:rsidRPr="00A32B61">
        <w:t xml:space="preserve"> initiert av Helsedirektoratet og</w:t>
      </w:r>
      <w:r w:rsidRPr="00A32B61">
        <w:t xml:space="preserve"> gjennomført med midler tildelt gjennom Digitaliseringsdirektoratets medfinansieringsordning. Midlene ble tildelt fra 2021-2023.</w:t>
      </w:r>
      <w:r w:rsidR="00DD3DAD" w:rsidRPr="00A32B61">
        <w:t xml:space="preserve"> </w:t>
      </w:r>
      <w:r w:rsidR="00904C73" w:rsidRPr="00A32B61">
        <w:t xml:space="preserve">Totalt ble prosjektet tildelt </w:t>
      </w:r>
      <w:r w:rsidR="00DD3DAD" w:rsidRPr="00A32B61">
        <w:t>41 735 000</w:t>
      </w:r>
      <w:r w:rsidR="00904C73" w:rsidRPr="00A32B61">
        <w:t xml:space="preserve"> </w:t>
      </w:r>
      <w:r w:rsidR="008656C1" w:rsidRPr="00A32B61">
        <w:t>kroner</w:t>
      </w:r>
      <w:r w:rsidR="00904C73" w:rsidRPr="00A32B61">
        <w:t xml:space="preserve"> fra </w:t>
      </w:r>
      <w:r w:rsidR="000F2521" w:rsidRPr="00A32B61">
        <w:t>D</w:t>
      </w:r>
      <w:r w:rsidR="00904C73" w:rsidRPr="00A32B61">
        <w:t xml:space="preserve">igitaliseringsdirektoratet. Helsedirektoratet og utprøvingsdeltakerne har også bidratt med </w:t>
      </w:r>
      <w:r w:rsidR="00A627D5" w:rsidRPr="00A32B61">
        <w:t xml:space="preserve">midler </w:t>
      </w:r>
      <w:r w:rsidR="000F2521" w:rsidRPr="00A32B61">
        <w:t xml:space="preserve">for å gjennomføre prosjektet. </w:t>
      </w:r>
    </w:p>
    <w:p w14:paraId="1156F148" w14:textId="7184EA4C" w:rsidR="00A4089F" w:rsidRPr="00A32B61" w:rsidRDefault="001B4C3A" w:rsidP="00EC4167">
      <w:r w:rsidRPr="00A32B61">
        <w:t xml:space="preserve">NHN har hatt ansvar for å utvikle den tekniske løsningen </w:t>
      </w:r>
      <w:r w:rsidR="00F44DFA" w:rsidRPr="00A32B61">
        <w:t xml:space="preserve">og </w:t>
      </w:r>
      <w:r w:rsidR="00CB70DD" w:rsidRPr="00A32B61">
        <w:t xml:space="preserve">Helse Nord har ledet utprøvingen. </w:t>
      </w:r>
      <w:r w:rsidR="00D1606F" w:rsidRPr="00A32B61">
        <w:t>Helsedirektoratet, NHN og Helse Nord har utgjort prosjektgrupp</w:t>
      </w:r>
      <w:r w:rsidR="009C290F" w:rsidRPr="00A32B61">
        <w:t xml:space="preserve">en. Prosjektet har hatt et prosjektstyre bestående av representanter fra Helsedirektoratet, NHN, Helse Nord, KS og Direktoratet for e-helse. </w:t>
      </w:r>
      <w:r w:rsidR="006D0597" w:rsidRPr="00A32B61">
        <w:t xml:space="preserve">Prosjektet har vært </w:t>
      </w:r>
      <w:r w:rsidR="00616B55" w:rsidRPr="00A32B61">
        <w:t>e</w:t>
      </w:r>
      <w:r w:rsidR="00A15BB7" w:rsidRPr="00A32B61">
        <w:t>t underprosjekt i</w:t>
      </w:r>
      <w:r w:rsidR="00616B55" w:rsidRPr="00A32B61">
        <w:t xml:space="preserve"> Digi-hjem</w:t>
      </w:r>
      <w:r w:rsidR="00005ED6" w:rsidRPr="00A32B61">
        <w:t>,</w:t>
      </w:r>
      <w:r w:rsidR="00E8181F" w:rsidRPr="00A32B61">
        <w:t xml:space="preserve"> </w:t>
      </w:r>
      <w:r w:rsidR="00D17174" w:rsidRPr="00A32B61">
        <w:t xml:space="preserve">og har delt styringsgruppe med Nasjonalt velferdsteknologiprogram. </w:t>
      </w:r>
    </w:p>
    <w:p w14:paraId="3222768C" w14:textId="59A5828D" w:rsidR="00C23C5E" w:rsidRPr="00A32B61" w:rsidRDefault="00C23C5E" w:rsidP="00C23C5E">
      <w:r w:rsidRPr="00A32B61">
        <w:t xml:space="preserve">Løsningen har vært under utprøving i samarbeid med Helse Nord RHF, Finnmarkssykehuset, Universitetssykehuset i Nord-Norge (UNN), Nordlandssykehuset, Helgelandssykehuset og kommunene Alta, Tromsø, Rana og Bodø, inkludert fastleger, fra november 2022 til desember 2023. </w:t>
      </w:r>
    </w:p>
    <w:p w14:paraId="50BAD55E" w14:textId="43DDBE8F" w:rsidR="00C23C5E" w:rsidRPr="00A32B61" w:rsidRDefault="00C23C5E" w:rsidP="00C23C5E">
      <w:r w:rsidRPr="00A32B61">
        <w:t xml:space="preserve">Aktørene i prosjektet i Nord-Norge har vært en viktig ressurs for å innhente tilbakemeldinger om løsningen fra pasienter og helsepersonell som har tatt løsningen i bruk. Dette innebærer tilbakemeldinger på selve løsningen, i tillegg til hvordan løsningen påvirker arbeidsflyt og andre forhold som ligger utenfor selve løsningen. Tilbakemeldingene har blitt brukt til å videreutvikle </w:t>
      </w:r>
      <w:r w:rsidRPr="00A32B61">
        <w:lastRenderedPageBreak/>
        <w:t xml:space="preserve">løsningen og arbeide med praktiske utfordringer knyttet til blant annet samhandling, ansvarsoverføring og organisering underveis i utprøvingsperioden. Erfaringene fra utprøvingen </w:t>
      </w:r>
      <w:r w:rsidR="00BA661A" w:rsidRPr="00A32B61">
        <w:t xml:space="preserve">beskrives nærmere i kapittel 3. </w:t>
      </w:r>
    </w:p>
    <w:p w14:paraId="3BD220D5" w14:textId="77777777" w:rsidR="00B9076B" w:rsidRPr="00A32B61" w:rsidRDefault="00B9076B" w:rsidP="00C83761"/>
    <w:p w14:paraId="636AB50D" w14:textId="77A418AE" w:rsidR="00C83761" w:rsidRPr="00A32B61" w:rsidRDefault="00486EF4" w:rsidP="002D5DE3">
      <w:pPr>
        <w:pStyle w:val="Overskrift2"/>
        <w:numPr>
          <w:ilvl w:val="1"/>
          <w:numId w:val="10"/>
        </w:numPr>
      </w:pPr>
      <w:bookmarkStart w:id="35" w:name="_Toc161408137"/>
      <w:r w:rsidRPr="00A32B61">
        <w:t>Utprøvningsdeltakere</w:t>
      </w:r>
      <w:r w:rsidR="00C83761" w:rsidRPr="00A32B61">
        <w:t xml:space="preserve"> og gjennomføring</w:t>
      </w:r>
      <w:bookmarkEnd w:id="35"/>
    </w:p>
    <w:p w14:paraId="0FB0B0A2" w14:textId="7317A791" w:rsidR="00C83761" w:rsidRPr="00A32B61" w:rsidRDefault="00C83761" w:rsidP="00C83761">
      <w:r w:rsidRPr="00A32B61">
        <w:t>Helse Nord RHF lede</w:t>
      </w:r>
      <w:r w:rsidR="00790F6E" w:rsidRPr="00A32B61">
        <w:t>t</w:t>
      </w:r>
      <w:r w:rsidRPr="00A32B61">
        <w:t xml:space="preserve"> delprosjektet for utprøving av løsningen. Utprøvingen ble delt inn i fire klynger</w:t>
      </w:r>
      <w:r w:rsidR="00684F5A" w:rsidRPr="00A32B61">
        <w:t xml:space="preserve">, med utgangspunkt i geografi, </w:t>
      </w:r>
      <w:r w:rsidRPr="00A32B61">
        <w:t xml:space="preserve">som </w:t>
      </w:r>
      <w:proofErr w:type="gramStart"/>
      <w:r w:rsidRPr="00A32B61">
        <w:t>fokuserer</w:t>
      </w:r>
      <w:proofErr w:type="gramEnd"/>
      <w:r w:rsidRPr="00A32B61">
        <w:t xml:space="preserve"> på ulike bruksområder. Bruksområdene er valgt av klyngene i samarbeid med prosjektet</w:t>
      </w:r>
      <w:r w:rsidR="1ACA78CA" w:rsidRPr="00A32B61">
        <w:t>. Dette er</w:t>
      </w:r>
      <w:r w:rsidRPr="00A32B61">
        <w:t xml:space="preserve"> basert på </w:t>
      </w:r>
      <w:r w:rsidR="00DA21AE" w:rsidRPr="00A32B61">
        <w:t>innledende</w:t>
      </w:r>
      <w:r w:rsidRPr="00A32B61">
        <w:t xml:space="preserve"> vurderinger av hvor digitale behandlingsplaner ville kunne gi nytte for pasienter og helsetjenesten. Klyngene har etablert et samarbeid mellom fastleger, kommunehelsetjeneste og spesialisthelsetjeneste. </w:t>
      </w:r>
    </w:p>
    <w:p w14:paraId="69311503" w14:textId="0D2C2965" w:rsidR="00C83761" w:rsidRPr="00A32B61" w:rsidRDefault="00C83761" w:rsidP="00943B40">
      <w:r w:rsidRPr="00A32B61">
        <w:t xml:space="preserve">Løsningen er utviklet for å være generell og kunne brukes uavhengig av </w:t>
      </w:r>
      <w:r w:rsidR="69B2A7F4" w:rsidRPr="00A32B61">
        <w:t>hvilke diagnose</w:t>
      </w:r>
      <w:r w:rsidR="00F31AD7" w:rsidRPr="00A32B61">
        <w:t>r</w:t>
      </w:r>
      <w:r w:rsidR="69B2A7F4" w:rsidRPr="00A32B61">
        <w:t xml:space="preserve"> pasienten har. </w:t>
      </w:r>
      <w:r w:rsidR="763633D9" w:rsidRPr="00A32B61">
        <w:t>Dette var et valg man tok for å gi utprøvingsstedene større mulighet til å</w:t>
      </w:r>
      <w:r w:rsidR="3950E37E" w:rsidRPr="00A32B61">
        <w:t xml:space="preserve"> finne egnede pasienter</w:t>
      </w:r>
      <w:r w:rsidR="00CF50FB" w:rsidRPr="00A32B61">
        <w:t xml:space="preserve">. </w:t>
      </w:r>
      <w:r w:rsidR="00856797" w:rsidRPr="00A32B61">
        <w:t>I konseptet var det lagt opp til en stegvis</w:t>
      </w:r>
      <w:r w:rsidR="00812DEE" w:rsidRPr="00A32B61">
        <w:t xml:space="preserve"> utvikling basert på diagnoser. Denne tilnærmingen møtte en del </w:t>
      </w:r>
      <w:r w:rsidR="008C74D8" w:rsidRPr="00A32B61">
        <w:t>kritikk</w:t>
      </w:r>
      <w:r w:rsidR="00F26E01" w:rsidRPr="00A32B61">
        <w:t xml:space="preserve"> knyttet til at </w:t>
      </w:r>
      <w:r w:rsidR="00466A7D" w:rsidRPr="00A32B61">
        <w:t>behovet for samhandling ikke er diagnoseavhengig. I tillegg</w:t>
      </w:r>
      <w:r w:rsidR="008C74D8" w:rsidRPr="00A32B61">
        <w:t xml:space="preserve"> </w:t>
      </w:r>
      <w:r w:rsidR="0090319E" w:rsidRPr="00A32B61">
        <w:t>ville</w:t>
      </w:r>
      <w:r w:rsidR="00EA1D1D" w:rsidRPr="00A32B61">
        <w:t xml:space="preserve"> </w:t>
      </w:r>
      <w:r w:rsidR="003F15F6" w:rsidRPr="00A32B61">
        <w:t xml:space="preserve">det </w:t>
      </w:r>
      <w:r w:rsidR="0090319E" w:rsidRPr="00A32B61">
        <w:t xml:space="preserve">være </w:t>
      </w:r>
      <w:r w:rsidR="00EA1D1D" w:rsidRPr="00A32B61">
        <w:t xml:space="preserve">krevende å gjennomføre rent praktisk. </w:t>
      </w:r>
      <w:r w:rsidRPr="00A32B61">
        <w:t xml:space="preserve">I løpet av utprøving har løsningen blitt prøvd ut på pasienter med </w:t>
      </w:r>
      <w:r w:rsidR="00A72169" w:rsidRPr="00A32B61">
        <w:t>é</w:t>
      </w:r>
      <w:r w:rsidRPr="00A32B61">
        <w:t>n eller flere diagnoser</w:t>
      </w:r>
      <w:r w:rsidR="00DB5C4F" w:rsidRPr="00A32B61">
        <w:t xml:space="preserve">. </w:t>
      </w:r>
      <w:r w:rsidR="00C258B7" w:rsidRPr="00A32B61">
        <w:t>M</w:t>
      </w:r>
      <w:r w:rsidR="00044905" w:rsidRPr="00A32B61">
        <w:t>inst 15 ulike diagnoser</w:t>
      </w:r>
      <w:r w:rsidR="00C258B7" w:rsidRPr="00A32B61">
        <w:t xml:space="preserve"> har</w:t>
      </w:r>
      <w:r w:rsidR="00C544AA" w:rsidRPr="00A32B61">
        <w:t xml:space="preserve"> </w:t>
      </w:r>
      <w:r w:rsidR="00867D72" w:rsidRPr="00A32B61">
        <w:t>vært</w:t>
      </w:r>
      <w:r w:rsidR="00957FD7" w:rsidRPr="00A32B61">
        <w:t xml:space="preserve"> </w:t>
      </w:r>
      <w:r w:rsidR="0024384C" w:rsidRPr="00A32B61">
        <w:t>brukt i løpet av utprøvinge</w:t>
      </w:r>
      <w:r w:rsidR="00AB595F" w:rsidRPr="00A32B61">
        <w:t>n</w:t>
      </w:r>
      <w:r w:rsidR="00044905" w:rsidRPr="00A32B61">
        <w:t>.</w:t>
      </w:r>
    </w:p>
    <w:p w14:paraId="1AFFFC51" w14:textId="77777777" w:rsidR="00C83761" w:rsidRPr="00A32B61" w:rsidRDefault="00C83761" w:rsidP="00C83761">
      <w:r w:rsidRPr="00A32B61">
        <w:t>Løsningen skal også kunne benyttes på tvers av faggrupper. Følgende faggrupper har benyttet løsningen i løpet av utprøvingen:</w:t>
      </w:r>
    </w:p>
    <w:p w14:paraId="697F7C4D" w14:textId="77777777" w:rsidR="00C83761" w:rsidRPr="00A32B61" w:rsidRDefault="00C83761" w:rsidP="002D5DE3">
      <w:pPr>
        <w:pStyle w:val="Listeavsnitt"/>
        <w:numPr>
          <w:ilvl w:val="0"/>
          <w:numId w:val="5"/>
        </w:numPr>
      </w:pPr>
      <w:r w:rsidRPr="00A32B61">
        <w:t>Fysioterapeut</w:t>
      </w:r>
    </w:p>
    <w:p w14:paraId="5AD07DBF" w14:textId="77777777" w:rsidR="00C83761" w:rsidRPr="00A32B61" w:rsidRDefault="00C83761" w:rsidP="002D5DE3">
      <w:pPr>
        <w:pStyle w:val="Listeavsnitt"/>
        <w:numPr>
          <w:ilvl w:val="0"/>
          <w:numId w:val="5"/>
        </w:numPr>
      </w:pPr>
      <w:r w:rsidRPr="00A32B61">
        <w:t>Diabetes sykepleier</w:t>
      </w:r>
    </w:p>
    <w:p w14:paraId="0B74F82F" w14:textId="77777777" w:rsidR="00C83761" w:rsidRPr="00A32B61" w:rsidRDefault="00C83761" w:rsidP="002D5DE3">
      <w:pPr>
        <w:pStyle w:val="Listeavsnitt"/>
        <w:numPr>
          <w:ilvl w:val="0"/>
          <w:numId w:val="5"/>
        </w:numPr>
      </w:pPr>
      <w:r w:rsidRPr="00A32B61">
        <w:t>Sykepleier</w:t>
      </w:r>
    </w:p>
    <w:p w14:paraId="2161D6DA" w14:textId="77777777" w:rsidR="00C83761" w:rsidRPr="00A32B61" w:rsidRDefault="00C83761" w:rsidP="002D5DE3">
      <w:pPr>
        <w:pStyle w:val="Listeavsnitt"/>
        <w:numPr>
          <w:ilvl w:val="0"/>
          <w:numId w:val="5"/>
        </w:numPr>
      </w:pPr>
      <w:r w:rsidRPr="00A32B61">
        <w:t>Fastlege</w:t>
      </w:r>
    </w:p>
    <w:p w14:paraId="417C3061" w14:textId="77777777" w:rsidR="00C83761" w:rsidRPr="00A32B61" w:rsidRDefault="00C83761" w:rsidP="002D5DE3">
      <w:pPr>
        <w:pStyle w:val="Listeavsnitt"/>
        <w:numPr>
          <w:ilvl w:val="0"/>
          <w:numId w:val="5"/>
        </w:numPr>
      </w:pPr>
      <w:r w:rsidRPr="00A32B61">
        <w:t>Sykehuslege</w:t>
      </w:r>
    </w:p>
    <w:p w14:paraId="5458C225" w14:textId="77777777" w:rsidR="00C83761" w:rsidRPr="00A32B61" w:rsidRDefault="00C83761" w:rsidP="002D5DE3">
      <w:pPr>
        <w:pStyle w:val="Listeavsnitt"/>
        <w:numPr>
          <w:ilvl w:val="0"/>
          <w:numId w:val="5"/>
        </w:numPr>
      </w:pPr>
      <w:r w:rsidRPr="00A32B61">
        <w:t>Koordinator</w:t>
      </w:r>
    </w:p>
    <w:p w14:paraId="6C1CD52A" w14:textId="77777777" w:rsidR="00C83761" w:rsidRPr="00A32B61" w:rsidRDefault="00C83761" w:rsidP="002D5DE3">
      <w:pPr>
        <w:pStyle w:val="Listeavsnitt"/>
        <w:numPr>
          <w:ilvl w:val="0"/>
          <w:numId w:val="5"/>
        </w:numPr>
      </w:pPr>
      <w:r w:rsidRPr="00A32B61">
        <w:t>Kreftsykepleier</w:t>
      </w:r>
    </w:p>
    <w:p w14:paraId="292A904A" w14:textId="77777777" w:rsidR="00C83761" w:rsidRPr="00A32B61" w:rsidRDefault="00C83761" w:rsidP="002D5DE3">
      <w:pPr>
        <w:pStyle w:val="Listeavsnitt"/>
        <w:numPr>
          <w:ilvl w:val="0"/>
          <w:numId w:val="5"/>
        </w:numPr>
      </w:pPr>
      <w:r w:rsidRPr="00A32B61">
        <w:t xml:space="preserve">Ernæringsfysiolog </w:t>
      </w:r>
    </w:p>
    <w:p w14:paraId="6E13C4FE" w14:textId="73F57358" w:rsidR="00C83761" w:rsidRPr="00A32B61" w:rsidRDefault="00C83761" w:rsidP="00C83761">
      <w:r w:rsidRPr="00A32B61">
        <w:t>Under følger en nærmere beskrivelse av klyngene og bruksområdene løsningen er prøvd ut på.</w:t>
      </w:r>
    </w:p>
    <w:p w14:paraId="60EE2D3D" w14:textId="31D7D2E3" w:rsidR="00C83761" w:rsidRPr="00A32B61" w:rsidRDefault="00C83761" w:rsidP="00C83761">
      <w:r w:rsidRPr="00A32B61">
        <w:t xml:space="preserve"> </w:t>
      </w:r>
    </w:p>
    <w:p w14:paraId="2C4A6C81" w14:textId="77777777" w:rsidR="00C83761" w:rsidRPr="00A32B61" w:rsidRDefault="00C83761" w:rsidP="0042717A">
      <w:pPr>
        <w:rPr>
          <w:b/>
          <w:bCs/>
        </w:rPr>
      </w:pPr>
      <w:r w:rsidRPr="00A32B61">
        <w:rPr>
          <w:b/>
          <w:bCs/>
        </w:rPr>
        <w:t>Alta og Finnmarkssykehuset</w:t>
      </w:r>
    </w:p>
    <w:p w14:paraId="085E927F" w14:textId="6EEFD944" w:rsidR="00C83761" w:rsidRPr="00A32B61" w:rsidRDefault="00C83761" w:rsidP="00C83761">
      <w:r w:rsidRPr="00A32B61">
        <w:t>Diabetessykepleier i Alta kommune og diabetessykepleier på Finnmarkssykehuset har samarbeidet om å finne pasienter. De har opprettet tre planer. På grunn av manglende digital kompetanse hos pasientene har det vist seg vanskelig å få pasienten til å lese behandlingsplan selv. Man har heller ikke klart å koble på fastlege i stor grad. Årsaken til dette er uklar,</w:t>
      </w:r>
      <w:r w:rsidR="0061057C" w:rsidRPr="00A32B61">
        <w:t xml:space="preserve"> men</w:t>
      </w:r>
      <w:r w:rsidRPr="00A32B61">
        <w:t xml:space="preserve"> stor rotasjon av leger, tidspress og manglende forankring kan være faktorer som har påvirket dette.</w:t>
      </w:r>
      <w:r w:rsidR="00BF43EA" w:rsidRPr="00A32B61">
        <w:t xml:space="preserve"> </w:t>
      </w:r>
      <w:r w:rsidRPr="00A32B61">
        <w:t>Man har i den siste delen av utprøvingen koblet på en kreftsykepleier i kommunen for å kunne finne flere pasienter med større behov for oppfølging av fastlege og hjemmetjeneste.</w:t>
      </w:r>
    </w:p>
    <w:p w14:paraId="77D913B6" w14:textId="114BF84B" w:rsidR="00BE17B9" w:rsidRPr="00A32B61" w:rsidRDefault="00C83761" w:rsidP="00772725">
      <w:r w:rsidRPr="00A32B61">
        <w:t xml:space="preserve">Fra sykehusets side er det ytret ønske om fortsatt </w:t>
      </w:r>
      <w:r w:rsidR="475709E7" w:rsidRPr="00A32B61">
        <w:t xml:space="preserve">å ha </w:t>
      </w:r>
      <w:r w:rsidRPr="00A32B61">
        <w:t>tilgang til DBEP selv om utprøvingen avsluttes</w:t>
      </w:r>
      <w:r w:rsidR="564A4492" w:rsidRPr="00A32B61">
        <w:t>,</w:t>
      </w:r>
      <w:r w:rsidRPr="00A32B61">
        <w:t xml:space="preserve"> </w:t>
      </w:r>
      <w:r w:rsidR="00D6C14A" w:rsidRPr="00A32B61">
        <w:t>siden</w:t>
      </w:r>
      <w:r w:rsidRPr="00A32B61">
        <w:t xml:space="preserve"> </w:t>
      </w:r>
      <w:r w:rsidR="00F95FD1" w:rsidRPr="00A32B61">
        <w:t xml:space="preserve">de </w:t>
      </w:r>
      <w:r w:rsidRPr="00A32B61">
        <w:t>har vært i kontakt med flere omliggende kommuner som vil prøve ut løsningen. Dette ville de kunne håndtere selv</w:t>
      </w:r>
      <w:r w:rsidR="00902E71" w:rsidRPr="00A32B61">
        <w:t>,</w:t>
      </w:r>
      <w:r w:rsidRPr="00A32B61">
        <w:t xml:space="preserve"> så lenge diss</w:t>
      </w:r>
      <w:r w:rsidR="009F388B" w:rsidRPr="00A32B61">
        <w:t>e</w:t>
      </w:r>
      <w:r w:rsidRPr="00A32B61">
        <w:t xml:space="preserve"> kommunene får tilgang til løsningen.</w:t>
      </w:r>
    </w:p>
    <w:p w14:paraId="3415C8EC" w14:textId="77777777" w:rsidR="00772725" w:rsidRPr="00A32B61" w:rsidRDefault="00772725" w:rsidP="00772725"/>
    <w:p w14:paraId="0057C89B" w14:textId="65DD5A2B" w:rsidR="00C83761" w:rsidRPr="00A32B61" w:rsidRDefault="00C83761" w:rsidP="00BE17B9">
      <w:pPr>
        <w:rPr>
          <w:b/>
          <w:bCs/>
        </w:rPr>
      </w:pPr>
      <w:r w:rsidRPr="00A32B61">
        <w:rPr>
          <w:b/>
          <w:bCs/>
        </w:rPr>
        <w:t>Tromsø og UNN</w:t>
      </w:r>
    </w:p>
    <w:p w14:paraId="13753BBA" w14:textId="50EFFC01" w:rsidR="00C83761" w:rsidRPr="00A32B61" w:rsidRDefault="00C83761" w:rsidP="00C83761">
      <w:r w:rsidRPr="00A32B61">
        <w:lastRenderedPageBreak/>
        <w:t>Klyngen har fire pasienter med behandlingsplan. Disse har ulike diagnoser</w:t>
      </w:r>
      <w:r w:rsidR="0094152E" w:rsidRPr="00A32B61">
        <w:t>, blant annet</w:t>
      </w:r>
      <w:r w:rsidRPr="00A32B61">
        <w:t xml:space="preserve"> Parkinson, KOLS, ryggbrudd, hypertensjon og hjertestans.</w:t>
      </w:r>
      <w:r w:rsidR="00BF43EA" w:rsidRPr="00A32B61">
        <w:t xml:space="preserve"> </w:t>
      </w:r>
      <w:r w:rsidRPr="00A32B61">
        <w:t>Det har vært utfordrende å involvere fastlege og hjemmetjeneste i større grad</w:t>
      </w:r>
      <w:r w:rsidR="00152E0A" w:rsidRPr="00A32B61">
        <w:t>.</w:t>
      </w:r>
      <w:r w:rsidR="00BF43EA" w:rsidRPr="00A32B61">
        <w:t xml:space="preserve"> </w:t>
      </w:r>
      <w:r w:rsidRPr="00A32B61">
        <w:t xml:space="preserve">Kreftsykepleier i kommunen ble koblet </w:t>
      </w:r>
      <w:r w:rsidR="00942A03" w:rsidRPr="00A32B61">
        <w:t xml:space="preserve">på </w:t>
      </w:r>
      <w:r w:rsidRPr="00A32B61">
        <w:t xml:space="preserve">og </w:t>
      </w:r>
      <w:r w:rsidR="00570D5C" w:rsidRPr="00A32B61">
        <w:t>de</w:t>
      </w:r>
      <w:r w:rsidRPr="00A32B61">
        <w:t xml:space="preserve"> fant noen kandidater mot slutten av utprøvingen, men fikk ikke etablert plan på disse.</w:t>
      </w:r>
    </w:p>
    <w:p w14:paraId="561DE24F" w14:textId="23237478" w:rsidR="00F42052" w:rsidRPr="00A32B61" w:rsidRDefault="652E1A5C" w:rsidP="00772725">
      <w:r w:rsidRPr="00A32B61">
        <w:t>Pasientsentrert helsetjenesteteam (</w:t>
      </w:r>
      <w:r w:rsidR="00C83761" w:rsidRPr="00A32B61">
        <w:t>PSHT</w:t>
      </w:r>
      <w:r w:rsidR="5D645AFE" w:rsidRPr="00A32B61">
        <w:t>)</w:t>
      </w:r>
      <w:r w:rsidR="00C83761" w:rsidRPr="00A32B61">
        <w:t xml:space="preserve"> ønsker å fortsette utprøvingen av DBEP. De har slitt med å finne pasienter</w:t>
      </w:r>
      <w:r w:rsidR="138CE527" w:rsidRPr="00A32B61">
        <w:t xml:space="preserve"> som passer til utprøvingen</w:t>
      </w:r>
      <w:r w:rsidR="00C83761" w:rsidRPr="00A32B61">
        <w:t>,</w:t>
      </w:r>
      <w:r w:rsidR="006ECFB5" w:rsidRPr="00A32B61">
        <w:t xml:space="preserve"> da hovedvekten av deres pasienter er eldre med sammensatte utfordringer</w:t>
      </w:r>
      <w:r w:rsidR="00874469" w:rsidRPr="00A32B61">
        <w:t xml:space="preserve"> - e</w:t>
      </w:r>
      <w:r w:rsidR="006ECFB5" w:rsidRPr="00A32B61">
        <w:t xml:space="preserve">n gruppe som generelt er </w:t>
      </w:r>
      <w:r w:rsidR="64950DD1" w:rsidRPr="00A32B61">
        <w:t>lite digitalt aktive.</w:t>
      </w:r>
      <w:r w:rsidR="00C83761" w:rsidRPr="00A32B61">
        <w:t xml:space="preserve"> </w:t>
      </w:r>
      <w:r w:rsidR="398BEC9C" w:rsidRPr="00A32B61">
        <w:t>Ved å flytte fokus mot å nå pårørende eller behandlere rundt pasienten</w:t>
      </w:r>
      <w:r w:rsidR="00314AC3" w:rsidRPr="00A32B61">
        <w:t>,</w:t>
      </w:r>
      <w:r w:rsidR="00C83761" w:rsidRPr="00A32B61">
        <w:t xml:space="preserve"> har </w:t>
      </w:r>
      <w:r w:rsidR="5328753C" w:rsidRPr="00A32B61">
        <w:t>man funnet</w:t>
      </w:r>
      <w:r w:rsidR="00C83761" w:rsidRPr="00A32B61">
        <w:t xml:space="preserve"> flere mulig</w:t>
      </w:r>
      <w:r w:rsidR="6768CDCB" w:rsidRPr="00A32B61">
        <w:t>e pasienter</w:t>
      </w:r>
      <w:r w:rsidR="00C83761" w:rsidRPr="00A32B61">
        <w:t xml:space="preserve"> mot slutten av utprøvingen</w:t>
      </w:r>
      <w:r w:rsidR="12475EB0" w:rsidRPr="00A32B61">
        <w:t>.</w:t>
      </w:r>
      <w:r w:rsidR="00C83761" w:rsidRPr="00A32B61">
        <w:t xml:space="preserve"> </w:t>
      </w:r>
      <w:r w:rsidR="12475EB0" w:rsidRPr="00A32B61">
        <w:t xml:space="preserve">De </w:t>
      </w:r>
      <w:r w:rsidR="5B8D80F7" w:rsidRPr="00A32B61">
        <w:t>ønsker</w:t>
      </w:r>
      <w:r w:rsidR="00C83761" w:rsidRPr="00A32B61">
        <w:t xml:space="preserve"> derfor </w:t>
      </w:r>
      <w:r w:rsidR="45958AB1" w:rsidRPr="00A32B61">
        <w:t xml:space="preserve">å </w:t>
      </w:r>
      <w:r w:rsidR="00C83761" w:rsidRPr="00A32B61">
        <w:t>bruke løsningen videre selv om det ikke er i regi av prosjektet.</w:t>
      </w:r>
    </w:p>
    <w:p w14:paraId="4BE055D6" w14:textId="77777777" w:rsidR="00772725" w:rsidRPr="00A32B61" w:rsidRDefault="00772725" w:rsidP="00772725"/>
    <w:p w14:paraId="574C7720" w14:textId="0C37DCCA" w:rsidR="00C83761" w:rsidRPr="00A32B61" w:rsidRDefault="00C83761" w:rsidP="00F42052">
      <w:pPr>
        <w:rPr>
          <w:b/>
          <w:bCs/>
        </w:rPr>
      </w:pPr>
      <w:r w:rsidRPr="00A32B61">
        <w:rPr>
          <w:b/>
          <w:bCs/>
        </w:rPr>
        <w:t>Bodø og Nordlandssykehuset</w:t>
      </w:r>
    </w:p>
    <w:p w14:paraId="73D61F40" w14:textId="4020D4C0" w:rsidR="000A1BDF" w:rsidRPr="00A32B61" w:rsidRDefault="3F415B14" w:rsidP="00F900B0">
      <w:pPr>
        <w:ind w:left="-20" w:right="-20"/>
        <w:rPr>
          <w:rFonts w:eastAsiaTheme="minorEastAsia"/>
        </w:rPr>
      </w:pPr>
      <w:r w:rsidRPr="00A32B61">
        <w:rPr>
          <w:rFonts w:ascii="Calibri" w:eastAsia="Calibri" w:hAnsi="Calibri" w:cs="Calibri"/>
        </w:rPr>
        <w:t>U</w:t>
      </w:r>
      <w:r w:rsidRPr="00A32B61">
        <w:rPr>
          <w:rFonts w:eastAsiaTheme="minorEastAsia"/>
        </w:rPr>
        <w:t xml:space="preserve">tprøvingen har vært på </w:t>
      </w:r>
      <w:r w:rsidR="00814563" w:rsidRPr="00A32B61">
        <w:rPr>
          <w:rFonts w:eastAsiaTheme="minorEastAsia"/>
        </w:rPr>
        <w:t>fem</w:t>
      </w:r>
      <w:r w:rsidRPr="00A32B61">
        <w:rPr>
          <w:rFonts w:eastAsiaTheme="minorEastAsia"/>
        </w:rPr>
        <w:t xml:space="preserve"> pasienter totalt</w:t>
      </w:r>
      <w:r w:rsidR="007A05E7" w:rsidRPr="00A32B61">
        <w:rPr>
          <w:rFonts w:eastAsiaTheme="minorEastAsia"/>
        </w:rPr>
        <w:t xml:space="preserve">. </w:t>
      </w:r>
      <w:r w:rsidR="00B0358A" w:rsidRPr="00A32B61">
        <w:rPr>
          <w:rFonts w:eastAsiaTheme="minorEastAsia"/>
        </w:rPr>
        <w:t xml:space="preserve">Løsningen har vært prøvd ut </w:t>
      </w:r>
      <w:r w:rsidR="00DB4FA8" w:rsidRPr="00A32B61">
        <w:rPr>
          <w:rFonts w:eastAsiaTheme="minorEastAsia"/>
        </w:rPr>
        <w:t>på tvers av</w:t>
      </w:r>
      <w:r w:rsidR="00B0358A" w:rsidRPr="00A32B61">
        <w:rPr>
          <w:rFonts w:eastAsiaTheme="minorEastAsia"/>
        </w:rPr>
        <w:t xml:space="preserve"> hjemmetjeneste, </w:t>
      </w:r>
      <w:r w:rsidR="0033248E" w:rsidRPr="00A32B61">
        <w:rPr>
          <w:rFonts w:eastAsiaTheme="minorEastAsia"/>
        </w:rPr>
        <w:t>fastlege, DHO og</w:t>
      </w:r>
      <w:r w:rsidR="006A1738" w:rsidRPr="00A32B61">
        <w:rPr>
          <w:rFonts w:eastAsiaTheme="minorEastAsia"/>
        </w:rPr>
        <w:t xml:space="preserve"> </w:t>
      </w:r>
      <w:r w:rsidR="0051399F" w:rsidRPr="00A32B61">
        <w:rPr>
          <w:rFonts w:eastAsiaTheme="minorEastAsia"/>
        </w:rPr>
        <w:t>poliklin</w:t>
      </w:r>
      <w:r w:rsidR="005E0033" w:rsidRPr="00A32B61">
        <w:rPr>
          <w:rFonts w:eastAsiaTheme="minorEastAsia"/>
        </w:rPr>
        <w:t>i</w:t>
      </w:r>
      <w:r w:rsidR="0051399F" w:rsidRPr="00A32B61">
        <w:rPr>
          <w:rFonts w:eastAsiaTheme="minorEastAsia"/>
        </w:rPr>
        <w:t xml:space="preserve">kker. </w:t>
      </w:r>
      <w:r w:rsidR="00995C3E" w:rsidRPr="00A32B61">
        <w:rPr>
          <w:rFonts w:eastAsiaTheme="minorEastAsia"/>
        </w:rPr>
        <w:t>Både samhandling på tvers og pasient</w:t>
      </w:r>
      <w:r w:rsidR="003E1C69" w:rsidRPr="00A32B61">
        <w:rPr>
          <w:rFonts w:eastAsiaTheme="minorEastAsia"/>
        </w:rPr>
        <w:t>enes bruk har variert mellom de ulike pasient</w:t>
      </w:r>
      <w:r w:rsidR="000841A0" w:rsidRPr="00A32B61">
        <w:rPr>
          <w:rFonts w:eastAsiaTheme="minorEastAsia"/>
        </w:rPr>
        <w:t>forløpene.</w:t>
      </w:r>
      <w:r w:rsidR="00770E9F" w:rsidRPr="00A32B61">
        <w:t xml:space="preserve"> </w:t>
      </w:r>
      <w:r w:rsidR="00770E9F" w:rsidRPr="00A32B61">
        <w:rPr>
          <w:rFonts w:eastAsiaTheme="minorEastAsia"/>
        </w:rPr>
        <w:t>For tre pasienter ble det gitt opplæring til fastleger og gjort avtale med pasient, men situasjonen endret seg før man fikk etablert en plan, slik at man ikke kom i gang med utprøvingen</w:t>
      </w:r>
      <w:r w:rsidR="001A7B4D" w:rsidRPr="00A32B61">
        <w:rPr>
          <w:rFonts w:eastAsiaTheme="minorEastAsia"/>
        </w:rPr>
        <w:t>.</w:t>
      </w:r>
    </w:p>
    <w:p w14:paraId="2EB2CCF1" w14:textId="68B7F245" w:rsidR="3F415B14" w:rsidRPr="00A32B61" w:rsidRDefault="3F415B14" w:rsidP="00F900B0">
      <w:pPr>
        <w:ind w:left="-20" w:right="-20"/>
        <w:rPr>
          <w:rFonts w:eastAsiaTheme="minorEastAsia"/>
        </w:rPr>
      </w:pPr>
      <w:r w:rsidRPr="00A32B61">
        <w:rPr>
          <w:rFonts w:eastAsiaTheme="minorEastAsia"/>
        </w:rPr>
        <w:t xml:space="preserve">Det har vært krevende å få koblet på poliklinikkene, da pasienten er komplekse og derfor mottar behandling fra flere poliklinikker. En utfordring er at poliklinikkene ikke benytter seg av elektronisk meldingsutveksling mellom poliklinikkene og kommunen. Det har gjort det utfordrende med dialog mellom kommune og poliklinikk, da denne måtte skje via telefon. Noen av poliklinikkene hadde heller ikke tilgang og opplæring i bruk av kjernejournal, noe som gjorde ventetiden fra identifisert pasient til oppstart var tidskrevende. </w:t>
      </w:r>
    </w:p>
    <w:p w14:paraId="54E2631B" w14:textId="3E096EA5" w:rsidR="3F415B14" w:rsidRPr="00A32B61" w:rsidRDefault="3F415B14" w:rsidP="00D95F44">
      <w:pPr>
        <w:ind w:left="-20" w:right="-20"/>
        <w:rPr>
          <w:rFonts w:eastAsiaTheme="minorEastAsia"/>
        </w:rPr>
      </w:pPr>
      <w:r w:rsidRPr="00A32B61">
        <w:rPr>
          <w:rFonts w:eastAsiaTheme="minorEastAsia"/>
        </w:rPr>
        <w:t>Avdeling for palliativ behandling har sett muligheten for å utvikle behandlingsplan slik at den kan benyttes til deling av beredskapsplaner. Dette er et interessant spor vi tar med videre.</w:t>
      </w:r>
    </w:p>
    <w:p w14:paraId="7D249314" w14:textId="44A03C33" w:rsidR="005854AB" w:rsidRPr="00A32B61" w:rsidRDefault="3F415B14" w:rsidP="00772725">
      <w:pPr>
        <w:ind w:left="-20" w:right="-20"/>
        <w:rPr>
          <w:rFonts w:eastAsiaTheme="minorEastAsia"/>
        </w:rPr>
      </w:pPr>
      <w:r w:rsidRPr="00A32B61">
        <w:rPr>
          <w:rFonts w:eastAsiaTheme="minorEastAsia"/>
        </w:rPr>
        <w:t>Denne klyngen vil bidra til videreutvikling av løsningen, men vil ikke fortsette utprøvingen før utfordringene rundt ansvarsoverføring er håndtert på tilfredsstillende måte. For kommunen er det viktig at man tester DBEP på tvers av tjenestenivå. De kan tenke seg å bidra til å utvikle integrasjoner i fagsystem via LINKEN eHelselab.</w:t>
      </w:r>
    </w:p>
    <w:p w14:paraId="6CEEBA3E" w14:textId="77777777" w:rsidR="00772725" w:rsidRPr="00A32B61" w:rsidRDefault="00772725" w:rsidP="00772725">
      <w:pPr>
        <w:ind w:left="-20" w:right="-20"/>
        <w:rPr>
          <w:rFonts w:eastAsiaTheme="minorEastAsia"/>
        </w:rPr>
      </w:pPr>
    </w:p>
    <w:p w14:paraId="143F7E76" w14:textId="09FE558C" w:rsidR="00C83761" w:rsidRPr="00A32B61" w:rsidRDefault="00C83761" w:rsidP="005854AB">
      <w:pPr>
        <w:rPr>
          <w:b/>
          <w:bCs/>
        </w:rPr>
      </w:pPr>
      <w:r w:rsidRPr="00A32B61">
        <w:rPr>
          <w:b/>
          <w:bCs/>
        </w:rPr>
        <w:t>Rana og Helgelandssykehuset</w:t>
      </w:r>
    </w:p>
    <w:p w14:paraId="62E33C7F" w14:textId="251149D2" w:rsidR="00C83761" w:rsidRPr="00A32B61" w:rsidRDefault="0698ABD2" w:rsidP="00C83761">
      <w:r w:rsidRPr="00A32B61">
        <w:t xml:space="preserve">Her har en </w:t>
      </w:r>
      <w:r w:rsidR="6278F5AB" w:rsidRPr="00A32B61">
        <w:t>f</w:t>
      </w:r>
      <w:r w:rsidR="00C83761" w:rsidRPr="00A32B61">
        <w:t xml:space="preserve">astlege skrevet 11 planer. De fleste av disse er kun delt med pasient. Dette </w:t>
      </w:r>
      <w:r w:rsidR="2D3023F0" w:rsidRPr="00A32B61">
        <w:t>opplever</w:t>
      </w:r>
      <w:r w:rsidR="00C83761" w:rsidRPr="00A32B61">
        <w:t xml:space="preserve"> </w:t>
      </w:r>
      <w:r w:rsidR="4D8AC92D" w:rsidRPr="00A32B61">
        <w:t>pasienten</w:t>
      </w:r>
      <w:r w:rsidR="5C0461CA" w:rsidRPr="00A32B61">
        <w:t>e</w:t>
      </w:r>
      <w:r w:rsidR="4D8AC92D" w:rsidRPr="00A32B61">
        <w:t xml:space="preserve"> som</w:t>
      </w:r>
      <w:r w:rsidR="00C83761" w:rsidRPr="00A32B61">
        <w:t xml:space="preserve"> </w:t>
      </w:r>
      <w:r w:rsidR="28E069DD" w:rsidRPr="00A32B61">
        <w:t xml:space="preserve">både </w:t>
      </w:r>
      <w:r w:rsidR="00C83761" w:rsidRPr="00A32B61">
        <w:t xml:space="preserve">nyttig verktøy </w:t>
      </w:r>
      <w:r w:rsidR="3612BA00" w:rsidRPr="00A32B61" w:rsidDel="00887BEF">
        <w:t xml:space="preserve">og </w:t>
      </w:r>
      <w:r w:rsidR="00C83761" w:rsidRPr="00A32B61">
        <w:t>som mer forpliktende ettersom det ligger på Helsenorge.</w:t>
      </w:r>
      <w:r w:rsidR="00887BEF" w:rsidRPr="00A32B61">
        <w:t xml:space="preserve"> </w:t>
      </w:r>
      <w:r w:rsidR="512A5447" w:rsidRPr="00A32B61">
        <w:t>B</w:t>
      </w:r>
      <w:r w:rsidR="00C83761" w:rsidRPr="00A32B61">
        <w:t xml:space="preserve">ehandlingsplaner </w:t>
      </w:r>
      <w:r w:rsidR="3EECBA2E" w:rsidRPr="00A32B61">
        <w:t>er</w:t>
      </w:r>
      <w:r w:rsidR="00C83761" w:rsidRPr="00A32B61">
        <w:t xml:space="preserve"> </w:t>
      </w:r>
      <w:r w:rsidR="0A79F352" w:rsidRPr="00A32B61">
        <w:t xml:space="preserve">delt </w:t>
      </w:r>
      <w:r w:rsidR="00C83761" w:rsidRPr="00A32B61">
        <w:t xml:space="preserve">med gastrospesialist på sykehuset og med lege i rus/psykiatri. Fastlegen har også delt behandlingsplaner med pasienter som </w:t>
      </w:r>
      <w:r w:rsidR="341B428D" w:rsidRPr="00A32B61">
        <w:t xml:space="preserve">for eksempel </w:t>
      </w:r>
      <w:r w:rsidR="00C83761" w:rsidRPr="00A32B61">
        <w:t>er i oppfølging etter operasjon av tarmkreft. Her har man et standardisert oppfølgingsløp som med fordel kan deles med pasient</w:t>
      </w:r>
      <w:r w:rsidR="00875294" w:rsidRPr="00A32B61">
        <w:t xml:space="preserve">, </w:t>
      </w:r>
      <w:r w:rsidR="00C83761" w:rsidRPr="00A32B61">
        <w:t>pårørende</w:t>
      </w:r>
      <w:r w:rsidR="00875294" w:rsidRPr="00A32B61">
        <w:t xml:space="preserve"> og </w:t>
      </w:r>
      <w:r w:rsidR="00C83761" w:rsidRPr="00A32B61">
        <w:t>hjemmetjeneste for å sikre oppfølging.</w:t>
      </w:r>
    </w:p>
    <w:p w14:paraId="4294C6DA" w14:textId="49BF73FE" w:rsidR="00C83761" w:rsidRPr="00A32B61" w:rsidRDefault="17B42001" w:rsidP="00C83761">
      <w:r w:rsidRPr="00A32B61">
        <w:t>I behandlingsplaner for diabetikere er det også</w:t>
      </w:r>
      <w:r w:rsidR="31DB91C3" w:rsidRPr="00A32B61">
        <w:t xml:space="preserve"> </w:t>
      </w:r>
      <w:r w:rsidR="00C83761" w:rsidRPr="00A32B61">
        <w:t>koblet på klinisk ernæringsfysiolog for å lage kostholdsplan</w:t>
      </w:r>
      <w:r w:rsidR="6B567A37" w:rsidRPr="00A32B61">
        <w:t>.</w:t>
      </w:r>
    </w:p>
    <w:p w14:paraId="609D768E" w14:textId="77611373" w:rsidR="00C83761" w:rsidRPr="00A32B61" w:rsidRDefault="00C83761" w:rsidP="00C83761">
      <w:r w:rsidRPr="00A32B61">
        <w:t xml:space="preserve">Fastlege har sett store gevinster i å bruke DBEP </w:t>
      </w:r>
      <w:r w:rsidR="00292655" w:rsidRPr="00A32B61">
        <w:t>i oppfølging av</w:t>
      </w:r>
      <w:r w:rsidRPr="00A32B61">
        <w:t xml:space="preserve"> pasienter</w:t>
      </w:r>
      <w:r w:rsidR="00292655" w:rsidRPr="00A32B61">
        <w:t>,</w:t>
      </w:r>
      <w:r w:rsidRPr="00A32B61">
        <w:t xml:space="preserve"> </w:t>
      </w:r>
      <w:r w:rsidR="72B8F760" w:rsidRPr="00A32B61">
        <w:t xml:space="preserve">og ønsker å </w:t>
      </w:r>
      <w:r w:rsidRPr="00A32B61">
        <w:t>beholde løsningen og bruke denne videre mot egne pasienter</w:t>
      </w:r>
      <w:r w:rsidR="001116BA" w:rsidRPr="00A32B61">
        <w:t xml:space="preserve"> selv uten rammebetingelser som takster</w:t>
      </w:r>
      <w:r w:rsidR="00C93D64" w:rsidRPr="00A32B61">
        <w:t xml:space="preserve">, bistand eller veiledere. </w:t>
      </w:r>
      <w:r w:rsidR="00357BD5" w:rsidRPr="00A32B61">
        <w:t>Dette</w:t>
      </w:r>
      <w:r w:rsidR="00810F2A" w:rsidRPr="00A32B61">
        <w:t xml:space="preserve"> er beskrevet nærmere i kapittel 3.1. </w:t>
      </w:r>
    </w:p>
    <w:p w14:paraId="13DA0BDE" w14:textId="0E137F6C" w:rsidR="00C83761" w:rsidRPr="00A32B61" w:rsidRDefault="00C83761" w:rsidP="00C83761">
      <w:r w:rsidRPr="00A32B61">
        <w:lastRenderedPageBreak/>
        <w:t>Helgelandssykehuset har et prosjekt for hjemmeoppfølging av KOLS</w:t>
      </w:r>
      <w:r w:rsidR="00AE74EE" w:rsidRPr="00A32B61">
        <w:t>-</w:t>
      </w:r>
      <w:r w:rsidRPr="00A32B61">
        <w:t xml:space="preserve">pasienter hvor de ønsker å bruke DBEP. </w:t>
      </w:r>
      <w:r w:rsidR="4E94E90C" w:rsidRPr="00A32B61">
        <w:t>Her h</w:t>
      </w:r>
      <w:r w:rsidRPr="00A32B61">
        <w:t xml:space="preserve">ar </w:t>
      </w:r>
      <w:r w:rsidR="1DD2D90E" w:rsidRPr="00A32B61">
        <w:t>de</w:t>
      </w:r>
      <w:r w:rsidRPr="00A32B61">
        <w:t xml:space="preserve"> behov for å koble på flere kommuner. </w:t>
      </w:r>
    </w:p>
    <w:p w14:paraId="0FEFAE8C" w14:textId="77777777" w:rsidR="00C83761" w:rsidRPr="00A32B61" w:rsidRDefault="00C83761" w:rsidP="00C83761">
      <w:pPr>
        <w:tabs>
          <w:tab w:val="left" w:pos="705"/>
          <w:tab w:val="center" w:pos="4536"/>
        </w:tabs>
      </w:pPr>
    </w:p>
    <w:p w14:paraId="19CC494B" w14:textId="5A37BD3D" w:rsidR="00050E2F" w:rsidRPr="00A32B61" w:rsidRDefault="002C6132" w:rsidP="002D5DE3">
      <w:pPr>
        <w:pStyle w:val="Overskrift2"/>
        <w:numPr>
          <w:ilvl w:val="1"/>
          <w:numId w:val="10"/>
        </w:numPr>
      </w:pPr>
      <w:bookmarkStart w:id="36" w:name="_Toc161408138"/>
      <w:r w:rsidRPr="00A32B61">
        <w:t>Tilgang til løsningen i utprøvning</w:t>
      </w:r>
      <w:bookmarkEnd w:id="36"/>
      <w:r w:rsidR="009A4225" w:rsidRPr="00A32B61">
        <w:t xml:space="preserve"> </w:t>
      </w:r>
    </w:p>
    <w:p w14:paraId="3745AEDE" w14:textId="4E5F41C5" w:rsidR="00B068F8" w:rsidRPr="00A32B61" w:rsidRDefault="00A3726D" w:rsidP="009A4225">
      <w:r w:rsidRPr="00A32B61">
        <w:t>En av for</w:t>
      </w:r>
      <w:r w:rsidR="00C6147B" w:rsidRPr="00A32B61">
        <w:t xml:space="preserve">delene </w:t>
      </w:r>
      <w:r w:rsidR="00C0561E" w:rsidRPr="00A32B61">
        <w:t>m</w:t>
      </w:r>
      <w:r w:rsidR="00C6147B" w:rsidRPr="00A32B61">
        <w:t xml:space="preserve">ed </w:t>
      </w:r>
      <w:r w:rsidR="000818C7" w:rsidRPr="00A32B61">
        <w:t xml:space="preserve">et </w:t>
      </w:r>
      <w:r w:rsidR="00D35EF6" w:rsidRPr="00A32B61">
        <w:t>brukergrensesnitt</w:t>
      </w:r>
      <w:r w:rsidR="006A7E74" w:rsidRPr="00A32B61">
        <w:t xml:space="preserve"> </w:t>
      </w:r>
      <w:r w:rsidR="00F53628" w:rsidRPr="00A32B61">
        <w:t xml:space="preserve">for behandlingsplaner </w:t>
      </w:r>
      <w:r w:rsidR="006A7E74" w:rsidRPr="00A32B61">
        <w:t xml:space="preserve">i Kjernejournal portal </w:t>
      </w:r>
      <w:r w:rsidR="00AA43C2" w:rsidRPr="00A32B61">
        <w:t>har vært</w:t>
      </w:r>
      <w:r w:rsidR="00B0716B" w:rsidRPr="00A32B61">
        <w:t xml:space="preserve"> rask og enkel tilgang</w:t>
      </w:r>
      <w:r w:rsidR="00B068F8" w:rsidRPr="00A32B61">
        <w:t xml:space="preserve"> til behandlerne i utprøvningen. </w:t>
      </w:r>
      <w:r w:rsidR="00F53628" w:rsidRPr="00A32B61">
        <w:t>Så lenge</w:t>
      </w:r>
      <w:r w:rsidR="007E5D01" w:rsidRPr="00A32B61">
        <w:t xml:space="preserve"> behandleren allerede </w:t>
      </w:r>
      <w:r w:rsidR="00A91033" w:rsidRPr="00A32B61">
        <w:t>ha</w:t>
      </w:r>
      <w:r w:rsidR="00966163" w:rsidRPr="00A32B61">
        <w:t>dde</w:t>
      </w:r>
      <w:r w:rsidR="00A91033" w:rsidRPr="00A32B61">
        <w:t xml:space="preserve"> tilgang til Kjernejournal portal</w:t>
      </w:r>
      <w:r w:rsidR="00152B25" w:rsidRPr="00A32B61">
        <w:t xml:space="preserve"> </w:t>
      </w:r>
      <w:r w:rsidR="004C0618" w:rsidRPr="00A32B61">
        <w:t xml:space="preserve">i sitt fagsystem, som </w:t>
      </w:r>
      <w:r w:rsidR="00217FA6" w:rsidRPr="00A32B61">
        <w:t>mange</w:t>
      </w:r>
      <w:r w:rsidR="004C0618" w:rsidRPr="00A32B61">
        <w:t xml:space="preserve"> EPJ har, </w:t>
      </w:r>
      <w:r w:rsidR="00152B25" w:rsidRPr="00A32B61">
        <w:t>treng</w:t>
      </w:r>
      <w:r w:rsidR="00D92B2F" w:rsidRPr="00A32B61">
        <w:t>te</w:t>
      </w:r>
      <w:r w:rsidR="00152B25" w:rsidRPr="00A32B61">
        <w:t xml:space="preserve"> NHN </w:t>
      </w:r>
      <w:r w:rsidR="00852741" w:rsidRPr="00A32B61">
        <w:t>kun</w:t>
      </w:r>
      <w:r w:rsidR="00152B25" w:rsidRPr="00A32B61">
        <w:t xml:space="preserve"> å legge </w:t>
      </w:r>
      <w:r w:rsidR="003B5184" w:rsidRPr="00A32B61">
        <w:t>organisasjonsnummeret til virksomheten som sk</w:t>
      </w:r>
      <w:r w:rsidR="00D92B2F" w:rsidRPr="00A32B61">
        <w:t>ul</w:t>
      </w:r>
      <w:r w:rsidR="003B5184" w:rsidRPr="00A32B61">
        <w:t>l</w:t>
      </w:r>
      <w:r w:rsidR="00D92B2F" w:rsidRPr="00A32B61">
        <w:t>e</w:t>
      </w:r>
      <w:r w:rsidR="003B5184" w:rsidRPr="00A32B61">
        <w:t xml:space="preserve"> ha tilgang til</w:t>
      </w:r>
      <w:r w:rsidR="0003662F" w:rsidRPr="00A32B61">
        <w:t xml:space="preserve"> behandlingsplaner</w:t>
      </w:r>
      <w:r w:rsidR="005C23D7" w:rsidRPr="00A32B61">
        <w:t xml:space="preserve"> til</w:t>
      </w:r>
      <w:r w:rsidR="003B5184" w:rsidRPr="00A32B61">
        <w:t xml:space="preserve"> </w:t>
      </w:r>
      <w:r w:rsidR="00794526" w:rsidRPr="00A32B61">
        <w:t>en sentral liste</w:t>
      </w:r>
      <w:r w:rsidR="003B5021" w:rsidRPr="00A32B61">
        <w:t>.</w:t>
      </w:r>
      <w:r w:rsidR="00794526" w:rsidRPr="00A32B61">
        <w:t xml:space="preserve"> </w:t>
      </w:r>
      <w:r w:rsidR="005206A2" w:rsidRPr="00A32B61">
        <w:t>F</w:t>
      </w:r>
      <w:r w:rsidR="00794526" w:rsidRPr="00A32B61">
        <w:t>unksjonalite</w:t>
      </w:r>
      <w:r w:rsidR="00512259" w:rsidRPr="00A32B61">
        <w:t>ten</w:t>
      </w:r>
      <w:r w:rsidR="005206A2" w:rsidRPr="00A32B61">
        <w:t xml:space="preserve"> dukker da</w:t>
      </w:r>
      <w:r w:rsidR="00512259" w:rsidRPr="00A32B61">
        <w:t xml:space="preserve"> </w:t>
      </w:r>
      <w:r w:rsidR="003019D3" w:rsidRPr="00A32B61">
        <w:t>opp umiddelbart</w:t>
      </w:r>
      <w:r w:rsidR="00325838" w:rsidRPr="00A32B61">
        <w:t xml:space="preserve"> i Kjernejournal portal</w:t>
      </w:r>
      <w:r w:rsidR="003019D3" w:rsidRPr="00A32B61">
        <w:t xml:space="preserve">. </w:t>
      </w:r>
    </w:p>
    <w:p w14:paraId="2E1EA6A2" w14:textId="2B08A739" w:rsidR="009A4225" w:rsidRPr="00A32B61" w:rsidRDefault="003019D3" w:rsidP="009A4225">
      <w:r w:rsidRPr="00A32B61">
        <w:t xml:space="preserve">Siden </w:t>
      </w:r>
      <w:r w:rsidR="00196707" w:rsidRPr="00A32B61">
        <w:t>Helsenorge-løsningen er laget slik at pasienten får tilgang til funksjonaliteten for behandlingsplaner straks en behandlingsplan er opprettet i Kjernejournal</w:t>
      </w:r>
      <w:r w:rsidR="00E04A1F" w:rsidRPr="00A32B61">
        <w:t>, utgj</w:t>
      </w:r>
      <w:r w:rsidR="006B280A" w:rsidRPr="00A32B61">
        <w:t>o</w:t>
      </w:r>
      <w:r w:rsidR="00E04A1F" w:rsidRPr="00A32B61">
        <w:t>r</w:t>
      </w:r>
      <w:r w:rsidR="006B280A" w:rsidRPr="00A32B61">
        <w:t>de</w:t>
      </w:r>
      <w:r w:rsidR="00E04A1F" w:rsidRPr="00A32B61">
        <w:t xml:space="preserve"> dette en svært effektiv måte å </w:t>
      </w:r>
      <w:r w:rsidR="00BD3B19" w:rsidRPr="00A32B61">
        <w:t xml:space="preserve">tilgjengeliggjøre </w:t>
      </w:r>
      <w:r w:rsidR="00C217EA" w:rsidRPr="00A32B61">
        <w:t xml:space="preserve">hele </w:t>
      </w:r>
      <w:r w:rsidR="00BD3B19" w:rsidRPr="00A32B61">
        <w:t xml:space="preserve">løsningen på </w:t>
      </w:r>
      <w:r w:rsidR="00FA75C5" w:rsidRPr="00A32B61">
        <w:t xml:space="preserve">for utprøvningen </w:t>
      </w:r>
      <w:r w:rsidR="00207A61" w:rsidRPr="00A32B61">
        <w:t>– på tvers av systemer</w:t>
      </w:r>
      <w:r w:rsidR="006C4E2F" w:rsidRPr="00A32B61">
        <w:t xml:space="preserve">. </w:t>
      </w:r>
    </w:p>
    <w:p w14:paraId="7B61A252" w14:textId="2B3C5467" w:rsidR="00176C84" w:rsidRPr="00A32B61" w:rsidRDefault="00176C84" w:rsidP="009A4225">
      <w:r w:rsidRPr="00A32B61">
        <w:t>De</w:t>
      </w:r>
      <w:r w:rsidR="005F1106" w:rsidRPr="00A32B61">
        <w:t xml:space="preserve">nne raske tilgangen </w:t>
      </w:r>
      <w:r w:rsidRPr="00A32B61">
        <w:t xml:space="preserve">var </w:t>
      </w:r>
      <w:r w:rsidR="00FE6E66" w:rsidRPr="00A32B61">
        <w:t xml:space="preserve">årsaken til at man kunne </w:t>
      </w:r>
      <w:r w:rsidR="002D23B1" w:rsidRPr="00A32B61">
        <w:t xml:space="preserve">starte utvikling av en løsning i 2022, og ha den tilgjengelig for </w:t>
      </w:r>
      <w:r w:rsidR="00605F9E" w:rsidRPr="00A32B61">
        <w:t xml:space="preserve">alle </w:t>
      </w:r>
      <w:r w:rsidR="00E216C1" w:rsidRPr="00A32B61">
        <w:t xml:space="preserve">behandlerne i </w:t>
      </w:r>
      <w:r w:rsidR="002D23B1" w:rsidRPr="00A32B61">
        <w:t xml:space="preserve">utprøvning </w:t>
      </w:r>
      <w:r w:rsidR="00E216C1" w:rsidRPr="00A32B61">
        <w:t>et halvt år senere</w:t>
      </w:r>
      <w:r w:rsidR="009B4769" w:rsidRPr="00A32B61">
        <w:t xml:space="preserve"> – på tvers av EPJ-systemer og omsorgsnivå. </w:t>
      </w:r>
    </w:p>
    <w:p w14:paraId="1686E9A8" w14:textId="5D319A93" w:rsidR="008B5734" w:rsidRPr="00A32B61" w:rsidRDefault="0043646B" w:rsidP="009A4225">
      <w:r w:rsidRPr="00A32B61">
        <w:t xml:space="preserve">Det er viktig å </w:t>
      </w:r>
      <w:r w:rsidR="00537A61" w:rsidRPr="00A32B61">
        <w:t>presi</w:t>
      </w:r>
      <w:r w:rsidR="00832A22" w:rsidRPr="00A32B61">
        <w:t>s</w:t>
      </w:r>
      <w:r w:rsidR="00537A61" w:rsidRPr="00A32B61">
        <w:t>ere</w:t>
      </w:r>
      <w:r w:rsidRPr="00A32B61">
        <w:t xml:space="preserve"> </w:t>
      </w:r>
      <w:r w:rsidR="00D2165F" w:rsidRPr="00A32B61">
        <w:t xml:space="preserve">at </w:t>
      </w:r>
      <w:r w:rsidR="007E5F08" w:rsidRPr="00A32B61">
        <w:t>API må tas i bruk</w:t>
      </w:r>
      <w:r w:rsidR="00F14D29" w:rsidRPr="00A32B61">
        <w:t xml:space="preserve"> </w:t>
      </w:r>
      <w:r w:rsidR="00297D1E" w:rsidRPr="00A32B61">
        <w:t xml:space="preserve">av fagsystemene </w:t>
      </w:r>
      <w:r w:rsidR="00F14D29" w:rsidRPr="00A32B61">
        <w:t xml:space="preserve">for å </w:t>
      </w:r>
      <w:r w:rsidR="00DA6357" w:rsidRPr="00A32B61">
        <w:t xml:space="preserve">realisere </w:t>
      </w:r>
      <w:r w:rsidR="000E27F6" w:rsidRPr="00A32B61">
        <w:t>og innføre behandlingsplaner</w:t>
      </w:r>
      <w:r w:rsidR="0049684F" w:rsidRPr="00A32B61">
        <w:t xml:space="preserve">. </w:t>
      </w:r>
      <w:r w:rsidR="00973A1E" w:rsidRPr="00A32B61">
        <w:t>D</w:t>
      </w:r>
      <w:r w:rsidR="00F83DC8" w:rsidRPr="00A32B61">
        <w:t>en raske tilgangen via Kjernejournal portal gir</w:t>
      </w:r>
      <w:r w:rsidR="008B5734" w:rsidRPr="00A32B61">
        <w:t xml:space="preserve"> </w:t>
      </w:r>
      <w:r w:rsidR="00C62A6D" w:rsidRPr="00A32B61">
        <w:t>dog stor fleksibilitet</w:t>
      </w:r>
      <w:r w:rsidR="00C04C4D" w:rsidRPr="00A32B61">
        <w:t xml:space="preserve"> for </w:t>
      </w:r>
      <w:r w:rsidR="00EA1319" w:rsidRPr="00A32B61">
        <w:t>vid</w:t>
      </w:r>
      <w:r w:rsidR="001233A6" w:rsidRPr="00A32B61">
        <w:t>ere erfaringsinnhenting, integrasjonsarbeid og videreutvikling</w:t>
      </w:r>
      <w:r w:rsidR="00EA71A5" w:rsidRPr="00A32B61">
        <w:t xml:space="preserve"> av konsept for behandlingsplaner</w:t>
      </w:r>
      <w:r w:rsidR="001233A6" w:rsidRPr="00A32B61">
        <w:t xml:space="preserve">. </w:t>
      </w:r>
    </w:p>
    <w:p w14:paraId="60D336FA" w14:textId="77777777" w:rsidR="009939B4" w:rsidRPr="00A32B61" w:rsidRDefault="009939B4" w:rsidP="009A4225"/>
    <w:p w14:paraId="6518C2E0" w14:textId="05314DC9" w:rsidR="00755A5A" w:rsidRPr="00A32B61" w:rsidRDefault="001C7592" w:rsidP="002D5DE3">
      <w:pPr>
        <w:pStyle w:val="Overskrift1"/>
        <w:numPr>
          <w:ilvl w:val="0"/>
          <w:numId w:val="6"/>
        </w:numPr>
        <w:rPr>
          <w:b/>
          <w:bCs/>
        </w:rPr>
      </w:pPr>
      <w:bookmarkStart w:id="37" w:name="_ERFARINGER_FRA_UTPRØVNINGEN_1"/>
      <w:bookmarkStart w:id="38" w:name="_Toc161408139"/>
      <w:bookmarkEnd w:id="37"/>
      <w:r w:rsidRPr="00A32B61">
        <w:rPr>
          <w:b/>
          <w:bCs/>
        </w:rPr>
        <w:t>ERFARINGER FRA UTPRØVNINGEN</w:t>
      </w:r>
      <w:bookmarkEnd w:id="38"/>
    </w:p>
    <w:p w14:paraId="0535F67C" w14:textId="24FDADE7" w:rsidR="0008607E" w:rsidRPr="00A32B61" w:rsidRDefault="0008607E" w:rsidP="00D9774F">
      <w:bookmarkStart w:id="39" w:name="_Sammenheng_med_annet"/>
      <w:bookmarkStart w:id="40" w:name="_Erfaringer_fra_utprøvningen"/>
      <w:bookmarkEnd w:id="39"/>
      <w:bookmarkEnd w:id="40"/>
      <w:r w:rsidRPr="00A32B61">
        <w:t xml:space="preserve">Målet med utprøvingen </w:t>
      </w:r>
      <w:r w:rsidR="0096796C" w:rsidRPr="00A32B61">
        <w:t>har vært</w:t>
      </w:r>
      <w:r w:rsidRPr="00A32B61">
        <w:t xml:space="preserve"> å teste </w:t>
      </w:r>
      <w:r w:rsidR="0096796C" w:rsidRPr="00A32B61">
        <w:t>minimums</w:t>
      </w:r>
      <w:r w:rsidRPr="00A32B61">
        <w:t xml:space="preserve">løsningen </w:t>
      </w:r>
      <w:r w:rsidR="007F3BC0" w:rsidRPr="00A32B61">
        <w:t xml:space="preserve">og konseptet </w:t>
      </w:r>
      <w:r w:rsidRPr="00A32B61">
        <w:t xml:space="preserve">i praksis og skape innsikt som kan benyttes til </w:t>
      </w:r>
      <w:r w:rsidR="004A6783" w:rsidRPr="00A32B61">
        <w:t>å realisere</w:t>
      </w:r>
      <w:r w:rsidR="007F3BC0" w:rsidRPr="00A32B61">
        <w:t xml:space="preserve"> </w:t>
      </w:r>
      <w:r w:rsidR="001D6E31" w:rsidRPr="00A32B61">
        <w:t xml:space="preserve">en løsning for behandlingsplaner som dekker </w:t>
      </w:r>
      <w:r w:rsidR="001C0F54" w:rsidRPr="00A32B61">
        <w:t xml:space="preserve">de ulike </w:t>
      </w:r>
      <w:r w:rsidR="002E5D6C" w:rsidRPr="00A32B61">
        <w:t xml:space="preserve">behovene </w:t>
      </w:r>
      <w:r w:rsidR="009B12CA" w:rsidRPr="00A32B61">
        <w:t>i helsetjenesten</w:t>
      </w:r>
      <w:r w:rsidR="001C0F54" w:rsidRPr="00A32B61">
        <w:t xml:space="preserve"> på best mulig måte</w:t>
      </w:r>
      <w:r w:rsidRPr="00A32B61">
        <w:t>.</w:t>
      </w:r>
      <w:r w:rsidR="008A1551" w:rsidRPr="00A32B61">
        <w:t xml:space="preserve"> </w:t>
      </w:r>
      <w:r w:rsidR="006F4E92" w:rsidRPr="00A32B61">
        <w:t>D</w:t>
      </w:r>
      <w:r w:rsidRPr="00A32B61">
        <w:t xml:space="preserve">et </w:t>
      </w:r>
      <w:r w:rsidR="006F4E92" w:rsidRPr="00A32B61">
        <w:t xml:space="preserve">har </w:t>
      </w:r>
      <w:r w:rsidRPr="00A32B61">
        <w:t xml:space="preserve">blitt gjennomført en rekke aktiviteter for å hente inn erfaringene </w:t>
      </w:r>
      <w:r w:rsidR="0F1F38F5" w:rsidRPr="00A32B61">
        <w:t xml:space="preserve">fra </w:t>
      </w:r>
      <w:r w:rsidRPr="00A32B61">
        <w:t>deltakerne. Det har vært gjennomført regelmessige møter med utprøvingsdeltakerne og prosjektgruppen der man har gjennomgått status, fått tilbakemelding på hvordan basisløsningen fungerer og drøftet aktuelle problemstillinger. Det er gjennomført to innsiktrunder med intervju av brukerne av løsningen, både helsepersonell</w:t>
      </w:r>
      <w:r w:rsidR="00CF2128" w:rsidRPr="00A32B61">
        <w:t>, ledere</w:t>
      </w:r>
      <w:r w:rsidRPr="00A32B61">
        <w:t xml:space="preserve"> og pasienter. Erfaringene fra utprøvingen har blitt benyttet til å videreutvikle løsningen i </w:t>
      </w:r>
      <w:r w:rsidR="27F961AF" w:rsidRPr="00A32B61">
        <w:t>løpet av</w:t>
      </w:r>
      <w:r w:rsidR="27F961AF" w:rsidRPr="00A32B61" w:rsidDel="00EB4D17">
        <w:t xml:space="preserve"> </w:t>
      </w:r>
      <w:r w:rsidRPr="00A32B61">
        <w:t>prosjektperiode</w:t>
      </w:r>
      <w:r w:rsidR="05BCAE77" w:rsidRPr="00A32B61">
        <w:t>n</w:t>
      </w:r>
      <w:r w:rsidRPr="00A32B61">
        <w:t xml:space="preserve"> og</w:t>
      </w:r>
      <w:r w:rsidR="002C4B55" w:rsidRPr="00A32B61">
        <w:t xml:space="preserve"> kan benyttes i en videreføring av prosjektet. </w:t>
      </w:r>
    </w:p>
    <w:p w14:paraId="023DAA33" w14:textId="48C64A51" w:rsidR="0008607E" w:rsidRPr="00A32B61" w:rsidRDefault="0008607E" w:rsidP="0008607E">
      <w:r w:rsidRPr="00A32B61">
        <w:t xml:space="preserve">De overordnete erfaringene fra utprøvingen er at løsningen muliggjør deling av digitale behandlings- og egenbehandlingsplaner mellom behandlere og pasient. </w:t>
      </w:r>
      <w:r w:rsidR="000C2C90" w:rsidRPr="00A32B61">
        <w:t>Brukergrensesnittet i portalen</w:t>
      </w:r>
      <w:r w:rsidRPr="00A32B61">
        <w:t xml:space="preserve"> er intuitiv og krever ikke omfattende opplæring av helsepersonell. Den har potensial til å fungere som en døråpner for samhandling og kan understøtte teamarbeid på tvers av helsetjenester. </w:t>
      </w:r>
    </w:p>
    <w:p w14:paraId="12B70E05" w14:textId="05C690A1" w:rsidR="0008607E" w:rsidRPr="00A32B61" w:rsidRDefault="054002CA" w:rsidP="0008607E">
      <w:r w:rsidRPr="00A32B61">
        <w:t>S</w:t>
      </w:r>
      <w:r w:rsidR="0008607E" w:rsidRPr="00A32B61">
        <w:t>om forventet</w:t>
      </w:r>
      <w:r w:rsidR="009A31C4" w:rsidRPr="00A32B61">
        <w:t xml:space="preserve"> </w:t>
      </w:r>
      <w:r w:rsidR="2CB0B40E" w:rsidRPr="00A32B61">
        <w:t xml:space="preserve">er </w:t>
      </w:r>
      <w:r w:rsidR="009A31C4" w:rsidRPr="00A32B61">
        <w:t>også</w:t>
      </w:r>
      <w:r w:rsidR="0008607E" w:rsidRPr="00A32B61" w:rsidDel="00722D08">
        <w:t xml:space="preserve"> </w:t>
      </w:r>
      <w:r w:rsidR="0008607E" w:rsidRPr="00A32B61">
        <w:t>erfar</w:t>
      </w:r>
      <w:r w:rsidR="041E9636" w:rsidRPr="00A32B61">
        <w:t>ingen</w:t>
      </w:r>
      <w:r w:rsidR="0008607E" w:rsidRPr="00A32B61">
        <w:t xml:space="preserve"> at </w:t>
      </w:r>
      <w:r w:rsidR="004E2036" w:rsidRPr="00A32B61">
        <w:t>minimumsl</w:t>
      </w:r>
      <w:r w:rsidR="0008607E" w:rsidRPr="00A32B61">
        <w:t>øsningen trenger videreutvikling. Den fører</w:t>
      </w:r>
      <w:r w:rsidR="00170147" w:rsidRPr="00A32B61">
        <w:t xml:space="preserve"> i</w:t>
      </w:r>
      <w:r w:rsidR="0008607E" w:rsidRPr="00A32B61">
        <w:t xml:space="preserve"> </w:t>
      </w:r>
      <w:r w:rsidR="00C17DEB" w:rsidRPr="00A32B61">
        <w:t>flere tilfeller</w:t>
      </w:r>
      <w:r w:rsidR="0008607E" w:rsidRPr="00A32B61">
        <w:t xml:space="preserve"> nå til dobbeltføring og det mangler funksjonalitet som for eksempel varsling og malverk. </w:t>
      </w:r>
      <w:r w:rsidR="00C140DF" w:rsidRPr="00A32B61">
        <w:t xml:space="preserve">Dobbeltføringen </w:t>
      </w:r>
      <w:r w:rsidR="002447B1" w:rsidRPr="00A32B61">
        <w:t xml:space="preserve">forekommer i de tilfellene </w:t>
      </w:r>
      <w:r w:rsidR="00D92C79" w:rsidRPr="00A32B61">
        <w:t xml:space="preserve">helsepersonellet </w:t>
      </w:r>
      <w:r w:rsidR="002E1CD0" w:rsidRPr="00A32B61">
        <w:t xml:space="preserve">har eksisterende behandlingsplaner i sine fagsystem </w:t>
      </w:r>
      <w:r w:rsidR="001459B2" w:rsidRPr="00A32B61">
        <w:t xml:space="preserve">som </w:t>
      </w:r>
      <w:r w:rsidR="002A2450" w:rsidRPr="00A32B61">
        <w:t xml:space="preserve">det er nødvendig å dele med andre. I dagens løsning kan ikke </w:t>
      </w:r>
      <w:r w:rsidR="00DE0AD3" w:rsidRPr="00A32B61">
        <w:t>disse planene overføres</w:t>
      </w:r>
      <w:r w:rsidR="00B2439B" w:rsidRPr="00A32B61">
        <w:t xml:space="preserve"> og må føres inn to ganger</w:t>
      </w:r>
      <w:r w:rsidR="00DE0AD3" w:rsidRPr="00A32B61">
        <w:t xml:space="preserve">. </w:t>
      </w:r>
      <w:r w:rsidR="0008607E" w:rsidRPr="00A32B61">
        <w:t xml:space="preserve">Helsepersonell er tydelige på at de ønsker løsningen </w:t>
      </w:r>
      <w:proofErr w:type="gramStart"/>
      <w:r w:rsidR="0008607E" w:rsidRPr="00A32B61">
        <w:t>integrert</w:t>
      </w:r>
      <w:proofErr w:type="gramEnd"/>
      <w:r w:rsidR="0008607E" w:rsidRPr="00A32B61">
        <w:t xml:space="preserve"> i sine fagsystem</w:t>
      </w:r>
      <w:r w:rsidR="00747047" w:rsidRPr="00A32B61">
        <w:t>.</w:t>
      </w:r>
      <w:r w:rsidR="00DE6C24" w:rsidRPr="00A32B61">
        <w:t xml:space="preserve"> </w:t>
      </w:r>
      <w:r w:rsidR="000450C3" w:rsidRPr="00A32B61">
        <w:t xml:space="preserve">De </w:t>
      </w:r>
      <w:r w:rsidR="00E020E5" w:rsidRPr="00A32B61">
        <w:t xml:space="preserve">oppgir at de </w:t>
      </w:r>
      <w:r w:rsidR="000450C3" w:rsidRPr="00A32B61">
        <w:t xml:space="preserve">viktigste grunnene til </w:t>
      </w:r>
      <w:r w:rsidR="005D1316" w:rsidRPr="00A32B61">
        <w:t xml:space="preserve">dette er </w:t>
      </w:r>
      <w:r w:rsidR="005D7C1E" w:rsidRPr="00A32B61">
        <w:t xml:space="preserve">for </w:t>
      </w:r>
      <w:r w:rsidR="00755049" w:rsidRPr="00A32B61">
        <w:t>å</w:t>
      </w:r>
      <w:r w:rsidR="00982229" w:rsidRPr="00A32B61">
        <w:t xml:space="preserve"> unngå dobbeltføring</w:t>
      </w:r>
      <w:r w:rsidR="00755049" w:rsidRPr="00A32B61">
        <w:t xml:space="preserve"> og å ha løsningen </w:t>
      </w:r>
      <w:r w:rsidR="00C148E7" w:rsidRPr="00A32B61">
        <w:t>lett tilgjengelig</w:t>
      </w:r>
      <w:r w:rsidR="005D7C1E" w:rsidRPr="00A32B61">
        <w:t xml:space="preserve"> i sitt fagsystem</w:t>
      </w:r>
      <w:r w:rsidR="00E84D0D" w:rsidRPr="00A32B61">
        <w:t xml:space="preserve"> med nødvendig funksjonalitet</w:t>
      </w:r>
      <w:r w:rsidR="00982229" w:rsidRPr="00A32B61">
        <w:t xml:space="preserve">. </w:t>
      </w:r>
    </w:p>
    <w:p w14:paraId="0FE9EDBE" w14:textId="77777777" w:rsidR="001C7C73" w:rsidRPr="00A32B61" w:rsidRDefault="001C7C73" w:rsidP="001C7C73">
      <w:r w:rsidRPr="00A32B61">
        <w:lastRenderedPageBreak/>
        <w:t xml:space="preserve">Prosjektet har erfart generelle utfordringer med samhandling og ansvarsoverføring i helsetjenesten førte til mangelfull involvering av relevante behandlere. Dette førte til redusert bruk og utfylling av planene, og dermed også redusert gevinst. Rutiner for bruk og samhandling med behandlingsplan ble funnet å være en viktig forutsetning for å realisere gevinster. Brukerne trenger først og fremst løsninger for å understøtte samhandling og ansvarsoverføring rundt behandlingsplaner slik at flere behandlere kan involveres. Løsninger som kan effektivisere opprettelse og arbeid med behandlingsplan for den enkelte behandler vil også være nyttig, men er underordnet problemstillingen rundt samhandling og involvering. </w:t>
      </w:r>
    </w:p>
    <w:p w14:paraId="3C613313" w14:textId="0E52FFE6" w:rsidR="008B0575" w:rsidRPr="00A32B61" w:rsidRDefault="00C23960" w:rsidP="0030051F">
      <w:r w:rsidRPr="00A32B61">
        <w:t xml:space="preserve">Samtidig </w:t>
      </w:r>
      <w:r w:rsidR="009F5BC1" w:rsidRPr="00A32B61">
        <w:t>ga utprøvninge</w:t>
      </w:r>
      <w:r w:rsidR="005B5790" w:rsidRPr="00A32B61">
        <w:t>n</w:t>
      </w:r>
      <w:r w:rsidR="009F5BC1" w:rsidRPr="00A32B61">
        <w:t xml:space="preserve"> </w:t>
      </w:r>
      <w:r w:rsidR="00D65AC3" w:rsidRPr="00A32B61">
        <w:t xml:space="preserve">positive </w:t>
      </w:r>
      <w:r w:rsidR="009F5BC1" w:rsidRPr="00A32B61">
        <w:t xml:space="preserve">erfaringer knyttet til </w:t>
      </w:r>
      <w:r w:rsidR="001764E1" w:rsidRPr="00A32B61">
        <w:t>ulike bruksområder for behandlingsplaner</w:t>
      </w:r>
      <w:r w:rsidR="007A2672" w:rsidRPr="00A32B61">
        <w:t xml:space="preserve">. </w:t>
      </w:r>
      <w:r w:rsidR="00337B86" w:rsidRPr="00A32B61">
        <w:t xml:space="preserve">Bruksområdet </w:t>
      </w:r>
      <w:r w:rsidR="00CC4A3C" w:rsidRPr="00A32B61">
        <w:t>man lykkes best med i utprøvningen var også det enkleste</w:t>
      </w:r>
      <w:r w:rsidR="00A92F93" w:rsidRPr="00A32B61">
        <w:t>, nemlig</w:t>
      </w:r>
      <w:r w:rsidR="00862F15" w:rsidRPr="00A32B61">
        <w:t xml:space="preserve"> </w:t>
      </w:r>
      <w:r w:rsidR="0039716B" w:rsidRPr="00A32B61">
        <w:t xml:space="preserve">behandlingsplaner </w:t>
      </w:r>
      <w:r w:rsidR="00862F15" w:rsidRPr="00A32B61">
        <w:t>mellom fastlege og pasient</w:t>
      </w:r>
      <w:r w:rsidR="00A92F93" w:rsidRPr="00A32B61">
        <w:t>,</w:t>
      </w:r>
      <w:r w:rsidR="00862F15" w:rsidRPr="00A32B61">
        <w:t xml:space="preserve"> og </w:t>
      </w:r>
      <w:r w:rsidR="0099326A" w:rsidRPr="00A32B61">
        <w:t xml:space="preserve">innen dette området </w:t>
      </w:r>
      <w:r w:rsidR="00254609" w:rsidRPr="00A32B61">
        <w:t xml:space="preserve">inntraff </w:t>
      </w:r>
      <w:r w:rsidR="0099326A" w:rsidRPr="00A32B61">
        <w:t xml:space="preserve">også </w:t>
      </w:r>
      <w:r w:rsidR="003E269A" w:rsidRPr="00A32B61">
        <w:t xml:space="preserve">tilfeller av </w:t>
      </w:r>
      <w:r w:rsidR="0099326A" w:rsidRPr="00A32B61">
        <w:t xml:space="preserve">spennende </w:t>
      </w:r>
      <w:r w:rsidR="005B5B78" w:rsidRPr="00A32B61">
        <w:t>helsegevinster</w:t>
      </w:r>
      <w:r w:rsidR="003E269A" w:rsidRPr="00A32B61">
        <w:t xml:space="preserve"> for pasienter</w:t>
      </w:r>
      <w:r w:rsidR="005B5B78" w:rsidRPr="00A32B61">
        <w:t xml:space="preserve"> i løpet av utprøvningen. Dette beskrives i mer detalj i kapittel 3.</w:t>
      </w:r>
      <w:r w:rsidR="00B318CB" w:rsidRPr="00A32B61">
        <w:t>1</w:t>
      </w:r>
      <w:r w:rsidR="00BA2183" w:rsidRPr="00A32B61">
        <w:t xml:space="preserve">. </w:t>
      </w:r>
    </w:p>
    <w:p w14:paraId="05B8B721" w14:textId="09084BFE" w:rsidR="00905960" w:rsidRPr="00A32B61" w:rsidRDefault="004370EC" w:rsidP="00711F1A">
      <w:r w:rsidRPr="00A32B61">
        <w:t>Prosjektets</w:t>
      </w:r>
      <w:r w:rsidR="0008607E" w:rsidRPr="00A32B61">
        <w:t xml:space="preserve"> </w:t>
      </w:r>
      <w:r w:rsidR="005F2DE9" w:rsidRPr="00A32B61">
        <w:t xml:space="preserve">viktigste erfaring </w:t>
      </w:r>
      <w:r w:rsidR="00D925EB" w:rsidRPr="00A32B61">
        <w:t>er at løsningen har potensial til å oppnå ønskede gevinster</w:t>
      </w:r>
      <w:r w:rsidR="00740FF1" w:rsidRPr="00A32B61">
        <w:t xml:space="preserve"> gitt videre utvikling</w:t>
      </w:r>
      <w:r w:rsidR="00197294" w:rsidRPr="00A32B61">
        <w:t xml:space="preserve"> og rammebetingelser</w:t>
      </w:r>
      <w:r w:rsidR="00740FF1" w:rsidRPr="00A32B61">
        <w:t xml:space="preserve">. </w:t>
      </w:r>
      <w:r w:rsidR="00392E85" w:rsidRPr="00A32B61">
        <w:t xml:space="preserve">Allerede som minimumsløsning har vi sett eksempler på at løsningen </w:t>
      </w:r>
      <w:r w:rsidR="00DC681F" w:rsidRPr="00A32B61">
        <w:t xml:space="preserve">kan gi gevinster. </w:t>
      </w:r>
      <w:r w:rsidR="008A5798" w:rsidRPr="00A32B61">
        <w:t xml:space="preserve">Minimumsløsningen </w:t>
      </w:r>
      <w:r w:rsidR="00493058" w:rsidRPr="00A32B61">
        <w:t>dekker behovet for å dele behandlingsplaner på tvers</w:t>
      </w:r>
      <w:r w:rsidR="00EE7801" w:rsidRPr="00A32B61">
        <w:t>,</w:t>
      </w:r>
      <w:r w:rsidR="00493058" w:rsidRPr="00A32B61">
        <w:t xml:space="preserve"> men </w:t>
      </w:r>
      <w:r w:rsidR="003D011B" w:rsidRPr="00A32B61">
        <w:t xml:space="preserve">mangler </w:t>
      </w:r>
      <w:r w:rsidR="00AA63FF" w:rsidRPr="00A32B61">
        <w:t xml:space="preserve">viktig funksjonalitet som </w:t>
      </w:r>
      <w:r w:rsidR="00D735EF" w:rsidRPr="00A32B61">
        <w:t>vi</w:t>
      </w:r>
      <w:r w:rsidR="00012ED2" w:rsidRPr="00A32B61">
        <w:t>l</w:t>
      </w:r>
      <w:r w:rsidR="00D735EF" w:rsidRPr="00A32B61">
        <w:t xml:space="preserve"> effektivisere og </w:t>
      </w:r>
      <w:r w:rsidR="00E31C41" w:rsidRPr="00A32B61">
        <w:t xml:space="preserve">forbedre løsningen. </w:t>
      </w:r>
      <w:r w:rsidR="00833513" w:rsidRPr="00A32B61">
        <w:t xml:space="preserve"> </w:t>
      </w:r>
      <w:r w:rsidR="0055645B" w:rsidRPr="00A32B61">
        <w:t xml:space="preserve">Dette innebærer funksjonalitet som varsling, </w:t>
      </w:r>
      <w:r w:rsidR="001E5E0D" w:rsidRPr="00A32B61">
        <w:t xml:space="preserve">enklere innlogging og </w:t>
      </w:r>
      <w:r w:rsidR="008D18B5" w:rsidRPr="00A32B61">
        <w:t xml:space="preserve">automatisk journalføring. </w:t>
      </w:r>
      <w:r w:rsidR="00EB0015" w:rsidRPr="00A32B61">
        <w:t>D</w:t>
      </w:r>
      <w:r w:rsidR="00646E09" w:rsidRPr="00A32B61">
        <w:t xml:space="preserve">ette kan løses gjennom integrasjon med fagsystemene. </w:t>
      </w:r>
    </w:p>
    <w:p w14:paraId="31F56B58" w14:textId="77777777" w:rsidR="00472177" w:rsidRPr="00A32B61" w:rsidRDefault="00472177" w:rsidP="00711F1A"/>
    <w:p w14:paraId="74276870" w14:textId="7C500DBB" w:rsidR="00711F1A" w:rsidRPr="00A32B61" w:rsidRDefault="00B91BE9" w:rsidP="002D5DE3">
      <w:pPr>
        <w:pStyle w:val="Overskrift2"/>
        <w:numPr>
          <w:ilvl w:val="1"/>
          <w:numId w:val="6"/>
        </w:numPr>
      </w:pPr>
      <w:bookmarkStart w:id="41" w:name="_Toc161408140"/>
      <w:r w:rsidRPr="00A32B61">
        <w:t>Positive e</w:t>
      </w:r>
      <w:r w:rsidR="00711F1A" w:rsidRPr="00A32B61">
        <w:t xml:space="preserve">rfaringer med </w:t>
      </w:r>
      <w:r w:rsidR="00285441" w:rsidRPr="00A32B61">
        <w:t xml:space="preserve">enkel </w:t>
      </w:r>
      <w:r w:rsidR="00711F1A" w:rsidRPr="00A32B61">
        <w:t>bruk mellom fastlege og pasient</w:t>
      </w:r>
      <w:bookmarkEnd w:id="41"/>
    </w:p>
    <w:p w14:paraId="0A8E6E23" w14:textId="2EB9F8D1" w:rsidR="00122B67" w:rsidRPr="00A32B61" w:rsidRDefault="00C672E8" w:rsidP="00D811B8">
      <w:r w:rsidRPr="00A32B61">
        <w:t>En fastlege så verdi i</w:t>
      </w:r>
      <w:r w:rsidR="00D811B8" w:rsidRPr="00A32B61">
        <w:t xml:space="preserve"> å opprette behandlingsplaner sammen med sine pasienter, uten å involvere flere behandlere i opprettelsen. Dette var den enkleste bruken av behandlingsplaner </w:t>
      </w:r>
      <w:r w:rsidR="00BE1759" w:rsidRPr="00A32B61">
        <w:t>prosjektet</w:t>
      </w:r>
      <w:r w:rsidR="00D811B8" w:rsidRPr="00A32B61">
        <w:t xml:space="preserve"> registrerte i løpet av utprøvningen fordi den ikke krever samhandling for opprettelse. </w:t>
      </w:r>
      <w:r w:rsidR="006F0D89" w:rsidRPr="00A32B61">
        <w:t xml:space="preserve">Det er fortsatt mulig for andre behandlere å vite at pasienten har en behandlingsplan og lese informasjonen i den, </w:t>
      </w:r>
      <w:r w:rsidR="0094211F" w:rsidRPr="00A32B61">
        <w:t xml:space="preserve">og fastlegens planer ble også delt med </w:t>
      </w:r>
      <w:r w:rsidR="00EE7CC6" w:rsidRPr="00A32B61">
        <w:t xml:space="preserve">gastrospesialist på sykehuset og en annen lege </w:t>
      </w:r>
      <w:r w:rsidR="00790570" w:rsidRPr="00A32B61">
        <w:t xml:space="preserve">i rus/psykiatri, </w:t>
      </w:r>
      <w:r w:rsidR="006F0D89" w:rsidRPr="00A32B61">
        <w:t>men de</w:t>
      </w:r>
      <w:r w:rsidR="00DB77CD" w:rsidRPr="00A32B61">
        <w:t xml:space="preserve">res involvering var </w:t>
      </w:r>
      <w:r w:rsidR="006F0D89" w:rsidRPr="00A32B61">
        <w:t xml:space="preserve">ikke nødvendig for opprettelse av planen. </w:t>
      </w:r>
      <w:r w:rsidR="0060551E" w:rsidRPr="00A32B61">
        <w:t xml:space="preserve">Dr. Bent Larsen, som har vært </w:t>
      </w:r>
      <w:r w:rsidR="00406CA3" w:rsidRPr="00A32B61">
        <w:t>med under utviklingen av løsningen, gjorde også tilsvarende erfaringer under utprøvningen, og begge deres erfaringer beskrives nærmere i det følgende</w:t>
      </w:r>
      <w:r w:rsidR="00122B67" w:rsidRPr="00A32B61">
        <w:t>:</w:t>
      </w:r>
    </w:p>
    <w:p w14:paraId="4C777F0F" w14:textId="77777777" w:rsidR="00285441" w:rsidRPr="00A32B61" w:rsidRDefault="00285441" w:rsidP="00D811B8"/>
    <w:p w14:paraId="424F28EB" w14:textId="42C88268" w:rsidR="00C57807" w:rsidRPr="00A32B61" w:rsidRDefault="00B91BE9" w:rsidP="002D5DE3">
      <w:pPr>
        <w:pStyle w:val="Overskrift3"/>
        <w:numPr>
          <w:ilvl w:val="2"/>
          <w:numId w:val="6"/>
        </w:numPr>
      </w:pPr>
      <w:bookmarkStart w:id="42" w:name="_Toc161408141"/>
      <w:r w:rsidRPr="00A32B61">
        <w:t>S</w:t>
      </w:r>
      <w:r w:rsidR="00C57807" w:rsidRPr="00A32B61">
        <w:t>ykdomsforebygging</w:t>
      </w:r>
      <w:bookmarkEnd w:id="42"/>
    </w:p>
    <w:p w14:paraId="5C8EF906" w14:textId="1BB4E168" w:rsidR="002935D3" w:rsidRPr="00A32B61" w:rsidRDefault="00E56761" w:rsidP="002935D3">
      <w:r w:rsidRPr="00A32B61">
        <w:t>Fastlegen</w:t>
      </w:r>
      <w:r w:rsidR="002935D3" w:rsidRPr="00A32B61">
        <w:t xml:space="preserve"> </w:t>
      </w:r>
      <w:r w:rsidR="00B977C8" w:rsidRPr="00A32B61">
        <w:t xml:space="preserve">opprettet </w:t>
      </w:r>
      <w:r w:rsidR="002935D3" w:rsidRPr="00A32B61">
        <w:t>behandlingsplaner sammen med pasientene, og forklarte dem også at de ville finne planen sin på Helsenorge. I konsultasjonene fulgte fastlegen opp pasientens plan og egenbehandlingstiltakene som pasienten skulle gjøre selv. Konsultasjonene kan derfor ha fungert som en form for rapportering av progresjon i henhold til en omforent plan for pasienten</w:t>
      </w:r>
      <w:r w:rsidR="00B61E58" w:rsidRPr="00A32B61">
        <w:t xml:space="preserve">. </w:t>
      </w:r>
      <w:r w:rsidR="00140E5A" w:rsidRPr="00A32B61">
        <w:t>Dette kan</w:t>
      </w:r>
      <w:r w:rsidR="002935D3" w:rsidRPr="00A32B61">
        <w:t xml:space="preserve"> </w:t>
      </w:r>
      <w:proofErr w:type="gramStart"/>
      <w:r w:rsidR="002935D3" w:rsidRPr="00A32B61">
        <w:t>potensielt</w:t>
      </w:r>
      <w:proofErr w:type="gramEnd"/>
      <w:r w:rsidR="002935D3" w:rsidRPr="00A32B61">
        <w:t xml:space="preserve"> et kraftfullt virkemiddel for å motivere pasienten til å gjøre det som </w:t>
      </w:r>
      <w:r w:rsidR="00140E5A" w:rsidRPr="00A32B61">
        <w:t>er</w:t>
      </w:r>
      <w:r w:rsidR="002935D3" w:rsidRPr="00A32B61">
        <w:t xml:space="preserve"> avtalt mellom hver oppfølging/konsultasjon. </w:t>
      </w:r>
      <w:r w:rsidR="004A3DB7" w:rsidRPr="00A32B61">
        <w:t xml:space="preserve">De oppfølgende konsultasjonene ble også </w:t>
      </w:r>
      <w:r w:rsidR="006B287D" w:rsidRPr="00A32B61">
        <w:t xml:space="preserve">mer effektive ved at </w:t>
      </w:r>
      <w:r w:rsidR="0086127E" w:rsidRPr="00A32B61">
        <w:t xml:space="preserve">både behandler og pasient hadde planen tilgjengelig. </w:t>
      </w:r>
      <w:r w:rsidR="00D47287" w:rsidRPr="00A32B61">
        <w:t>Ved endring av planene benyttet fastlegen eksisterende rammeverk for pasientkommunikasjon, og varslet pasienten med SMS via Digital Dialog Fastlege (DDFL).</w:t>
      </w:r>
    </w:p>
    <w:p w14:paraId="65F1CA08" w14:textId="77777777" w:rsidR="009A1946" w:rsidRPr="00A32B61" w:rsidRDefault="006B2803" w:rsidP="00D811B8">
      <w:r w:rsidRPr="00A32B61">
        <w:t xml:space="preserve">Til tross for </w:t>
      </w:r>
      <w:r w:rsidR="00E73EC5" w:rsidRPr="00A32B61">
        <w:t>et lite pasientgrunnlag</w:t>
      </w:r>
      <w:r w:rsidR="00353AB3" w:rsidRPr="00A32B61">
        <w:t>,</w:t>
      </w:r>
      <w:r w:rsidR="00E73EC5" w:rsidRPr="00A32B61">
        <w:t xml:space="preserve"> </w:t>
      </w:r>
      <w:r w:rsidRPr="00A32B61">
        <w:t xml:space="preserve">fikk </w:t>
      </w:r>
      <w:r w:rsidR="00417F25" w:rsidRPr="00A32B61">
        <w:t xml:space="preserve">prosjektet </w:t>
      </w:r>
      <w:r w:rsidRPr="00A32B61">
        <w:t xml:space="preserve">likevel </w:t>
      </w:r>
      <w:r w:rsidR="00F95017" w:rsidRPr="00A32B61">
        <w:t xml:space="preserve">rapportert om </w:t>
      </w:r>
      <w:r w:rsidR="00DF38D6" w:rsidRPr="00A32B61">
        <w:t xml:space="preserve">en </w:t>
      </w:r>
      <w:r w:rsidR="00854586" w:rsidRPr="00A32B61">
        <w:t xml:space="preserve">suksesshistorie der en </w:t>
      </w:r>
      <w:r w:rsidR="00DF38D6" w:rsidRPr="00A32B61">
        <w:t xml:space="preserve">av </w:t>
      </w:r>
      <w:r w:rsidR="001932F4" w:rsidRPr="00A32B61">
        <w:t xml:space="preserve">pasientene </w:t>
      </w:r>
      <w:r w:rsidR="00322DEB" w:rsidRPr="00A32B61">
        <w:t xml:space="preserve">hadde </w:t>
      </w:r>
      <w:r w:rsidR="000C7D7C" w:rsidRPr="00A32B61">
        <w:t>klart å gjennomføre en li</w:t>
      </w:r>
      <w:r w:rsidR="003E3ADE" w:rsidRPr="00A32B61">
        <w:t>vsstilsendring, og bl</w:t>
      </w:r>
      <w:r w:rsidR="00B80231" w:rsidRPr="00A32B61">
        <w:t>ant annet</w:t>
      </w:r>
      <w:r w:rsidR="003E3ADE" w:rsidRPr="00A32B61">
        <w:t xml:space="preserve"> gått ned </w:t>
      </w:r>
      <w:r w:rsidR="00FE3E44" w:rsidRPr="00A32B61">
        <w:t xml:space="preserve">40kg </w:t>
      </w:r>
      <w:r w:rsidR="003E3ADE" w:rsidRPr="00A32B61">
        <w:t xml:space="preserve">i </w:t>
      </w:r>
      <w:r w:rsidR="00B80231" w:rsidRPr="00A32B61">
        <w:t>vekt</w:t>
      </w:r>
      <w:r w:rsidR="00FE3E44" w:rsidRPr="00A32B61">
        <w:t xml:space="preserve"> </w:t>
      </w:r>
      <w:r w:rsidR="003E3ADE" w:rsidRPr="00A32B61">
        <w:t>i løpet av utprøvingsperioden på 9 måneder</w:t>
      </w:r>
      <w:r w:rsidR="00CB3667" w:rsidRPr="00A32B61">
        <w:t>, fra overvekt til tilnærmet normalvekt</w:t>
      </w:r>
      <w:r w:rsidR="003E3ADE" w:rsidRPr="00A32B61">
        <w:t xml:space="preserve">. </w:t>
      </w:r>
      <w:r w:rsidR="001A5AC7" w:rsidRPr="00A32B61">
        <w:t>B</w:t>
      </w:r>
      <w:r w:rsidR="001C35B3" w:rsidRPr="00A32B61">
        <w:t xml:space="preserve">åde </w:t>
      </w:r>
      <w:r w:rsidR="00702D01" w:rsidRPr="00A32B61">
        <w:t>pasient</w:t>
      </w:r>
      <w:r w:rsidR="000306BF" w:rsidRPr="00A32B61">
        <w:t>en</w:t>
      </w:r>
      <w:r w:rsidR="00702D01" w:rsidRPr="00A32B61">
        <w:t xml:space="preserve"> og </w:t>
      </w:r>
      <w:r w:rsidR="00B635B8" w:rsidRPr="00A32B61">
        <w:t xml:space="preserve">fastlegen </w:t>
      </w:r>
      <w:r w:rsidR="00CD63D3" w:rsidRPr="00A32B61">
        <w:t xml:space="preserve">gir behandlingsplanen mye av æren for </w:t>
      </w:r>
      <w:r w:rsidR="000844C1" w:rsidRPr="00A32B61">
        <w:t xml:space="preserve">de positive resultatene. </w:t>
      </w:r>
    </w:p>
    <w:p w14:paraId="5EB670DA" w14:textId="0B7D6ACD" w:rsidR="0063108C" w:rsidRPr="00A32B61" w:rsidRDefault="009A1946" w:rsidP="00D811B8">
      <w:r w:rsidRPr="00A32B61">
        <w:lastRenderedPageBreak/>
        <w:t xml:space="preserve">Innsiktsarbeidet rapporterer om at pasienten </w:t>
      </w:r>
      <w:r w:rsidR="004119FC" w:rsidRPr="00A32B61">
        <w:t xml:space="preserve">oppgir </w:t>
      </w:r>
      <w:r w:rsidR="00E7724D" w:rsidRPr="00A32B61">
        <w:t xml:space="preserve">at årsaken til suksessen var </w:t>
      </w:r>
      <w:r w:rsidRPr="00A32B61">
        <w:t>fastlegens jevnlige oppfølging med støtte og struktur fra behandlingsplanen</w:t>
      </w:r>
      <w:r w:rsidR="00701F98" w:rsidRPr="00A32B61">
        <w:t xml:space="preserve">, </w:t>
      </w:r>
      <w:r w:rsidRPr="00A32B61">
        <w:t>og en tydelighet på pasientens eget ansvar</w:t>
      </w:r>
      <w:r w:rsidR="00263133" w:rsidRPr="00A32B61">
        <w:t xml:space="preserve">. </w:t>
      </w:r>
      <w:r w:rsidR="00D82F09" w:rsidRPr="00A32B61">
        <w:t xml:space="preserve">Videre </w:t>
      </w:r>
      <w:r w:rsidRPr="00A32B61">
        <w:t xml:space="preserve">beskriver </w:t>
      </w:r>
      <w:r w:rsidR="00B502E0" w:rsidRPr="00A32B61">
        <w:t xml:space="preserve">flere pasienter </w:t>
      </w:r>
      <w:r w:rsidRPr="00A32B61">
        <w:t xml:space="preserve">at de opplever det </w:t>
      </w:r>
      <w:r w:rsidR="00E722F2" w:rsidRPr="00A32B61">
        <w:t xml:space="preserve">som </w:t>
      </w:r>
      <w:r w:rsidRPr="00A32B61">
        <w:t>motiverende og forpliktende å ta ansvar for egen helse, når de får en behandlingsplan.</w:t>
      </w:r>
      <w:r w:rsidR="00CD63D3" w:rsidRPr="00A32B61">
        <w:br/>
      </w:r>
    </w:p>
    <w:p w14:paraId="5BDD7335" w14:textId="53DCD71E" w:rsidR="007E40B1" w:rsidRPr="00A32B61" w:rsidRDefault="00876724" w:rsidP="00D811B8">
      <w:r w:rsidRPr="00A32B61">
        <w:t>Fastlegen</w:t>
      </w:r>
      <w:r w:rsidR="009205F6" w:rsidRPr="00A32B61">
        <w:t xml:space="preserve"> har skrevet en egen oppsummering for</w:t>
      </w:r>
      <w:r w:rsidR="00745D35" w:rsidRPr="00A32B61">
        <w:t xml:space="preserve"> bruk i rapporten</w:t>
      </w:r>
      <w:r w:rsidR="004D0D60" w:rsidRPr="00A32B61">
        <w:t>:</w:t>
      </w:r>
    </w:p>
    <w:p w14:paraId="572AE8EE" w14:textId="00918706" w:rsidR="007E40B1" w:rsidRPr="00A32B61" w:rsidRDefault="007E40B1" w:rsidP="000F5015">
      <w:pPr>
        <w:rPr>
          <w:rFonts w:eastAsia="Times New Roman"/>
          <w:i/>
          <w:iCs/>
        </w:rPr>
      </w:pPr>
      <w:r w:rsidRPr="00A32B61">
        <w:rPr>
          <w:rFonts w:eastAsia="Times New Roman"/>
          <w:i/>
          <w:iCs/>
        </w:rPr>
        <w:t>"Jeg har ønsket å bruke denne løsningen, fordi jeg har savnet en digital løsning som pasientene kan gå inn og se på hvis de lurer på noe konkret angående planer vi har lagt, og det er også motiverende for mange at man konkretiserer og skriver ned det man blir enige om. Flere av pasientene opplever dette som en trygghet.</w:t>
      </w:r>
    </w:p>
    <w:p w14:paraId="43513603" w14:textId="6A3C660B" w:rsidR="00563B27" w:rsidRPr="00A32B61" w:rsidRDefault="0022185E" w:rsidP="00D811B8">
      <w:pPr>
        <w:rPr>
          <w:rFonts w:eastAsia="Times New Roman"/>
          <w:i/>
        </w:rPr>
      </w:pPr>
      <w:r w:rsidRPr="00A32B61">
        <w:rPr>
          <w:rFonts w:eastAsia="Times New Roman"/>
          <w:i/>
          <w:iCs/>
        </w:rPr>
        <w:t>Jeg opplever at det fokuset man har når man jobber med en behandlingsplan, blir positivt og at man fokuserer mer på muligheter og mindre på problemer og symptomer. Og på den måten blir det nesten terapeutisk i seg selv. Man flytter fokus over mot mestring og hva man kan klare ut fra de forutsetningene man har - og samtidig ansvarliggjør man pasienten.</w:t>
      </w:r>
      <w:r w:rsidR="000F5015" w:rsidRPr="00A32B61">
        <w:rPr>
          <w:rFonts w:eastAsia="Times New Roman"/>
          <w:i/>
          <w:iCs/>
        </w:rPr>
        <w:t>"</w:t>
      </w:r>
    </w:p>
    <w:p w14:paraId="095B97B7" w14:textId="77777777" w:rsidR="00A44928" w:rsidRPr="00A32B61" w:rsidRDefault="00A44928" w:rsidP="00D811B8">
      <w:pPr>
        <w:rPr>
          <w:rFonts w:eastAsia="Times New Roman"/>
          <w:i/>
          <w:iCs/>
        </w:rPr>
      </w:pPr>
    </w:p>
    <w:p w14:paraId="3B52D136" w14:textId="79406EB7" w:rsidR="009949AF" w:rsidRPr="00A32B61" w:rsidRDefault="000C7954" w:rsidP="00D811B8">
      <w:r w:rsidRPr="00A32B61">
        <w:t xml:space="preserve">Det </w:t>
      </w:r>
      <w:r w:rsidR="001F1BD8" w:rsidRPr="00A32B61">
        <w:t>er</w:t>
      </w:r>
      <w:r w:rsidRPr="00A32B61">
        <w:t xml:space="preserve"> også oppsiktsvekkende at fastlegen ønske</w:t>
      </w:r>
      <w:r w:rsidR="001F1BD8" w:rsidRPr="00A32B61">
        <w:t>r</w:t>
      </w:r>
      <w:r w:rsidRPr="00A32B61">
        <w:t xml:space="preserve"> å fortsette </w:t>
      </w:r>
      <w:r w:rsidR="00FE7ECC" w:rsidRPr="00A32B61">
        <w:t xml:space="preserve">å </w:t>
      </w:r>
      <w:r w:rsidRPr="00A32B61">
        <w:t>bruk</w:t>
      </w:r>
      <w:r w:rsidR="00FE7ECC" w:rsidRPr="00A32B61">
        <w:t>e</w:t>
      </w:r>
      <w:r w:rsidRPr="00A32B61">
        <w:t xml:space="preserve"> minimumsløsningen </w:t>
      </w:r>
      <w:r w:rsidR="00296B8C" w:rsidRPr="00A32B61">
        <w:t xml:space="preserve">etter prosjektets slutt </w:t>
      </w:r>
      <w:r w:rsidR="00B66174" w:rsidRPr="00A32B61">
        <w:t>når vi vet hvor mye bedre en videreutviklet løsning kan bli</w:t>
      </w:r>
      <w:r w:rsidR="00423527" w:rsidRPr="00A32B61">
        <w:t xml:space="preserve">, og </w:t>
      </w:r>
      <w:r w:rsidR="00FA7E11" w:rsidRPr="00A32B61">
        <w:t xml:space="preserve">selv </w:t>
      </w:r>
      <w:r w:rsidR="00423527" w:rsidRPr="00A32B61">
        <w:t xml:space="preserve">uten </w:t>
      </w:r>
      <w:r w:rsidR="002853EB" w:rsidRPr="00A32B61">
        <w:t xml:space="preserve">takster, veiledere, oppfølging fra prosjektet eller andre rammebetingelser. </w:t>
      </w:r>
      <w:r w:rsidR="009949AF" w:rsidRPr="00A32B61">
        <w:t xml:space="preserve">Dette </w:t>
      </w:r>
      <w:r w:rsidR="00D33993" w:rsidRPr="00A32B61">
        <w:t>understreker behovet og potensialet for dette bruksområdet</w:t>
      </w:r>
      <w:r w:rsidR="00273D34" w:rsidRPr="00A32B61">
        <w:t>.</w:t>
      </w:r>
      <w:r w:rsidR="00E64358" w:rsidRPr="00A32B61">
        <w:t xml:space="preserve"> </w:t>
      </w:r>
    </w:p>
    <w:p w14:paraId="6D2C4AC2" w14:textId="77777777" w:rsidR="0081093C" w:rsidRPr="00A32B61" w:rsidRDefault="0081093C" w:rsidP="00D811B8"/>
    <w:p w14:paraId="0F1668E6" w14:textId="773694B3" w:rsidR="000017AD" w:rsidRPr="00A32B61" w:rsidRDefault="00B91BE9" w:rsidP="002D5DE3">
      <w:pPr>
        <w:pStyle w:val="Overskrift3"/>
        <w:numPr>
          <w:ilvl w:val="2"/>
          <w:numId w:val="6"/>
        </w:numPr>
      </w:pPr>
      <w:bookmarkStart w:id="43" w:name="_Toc161408142"/>
      <w:r w:rsidRPr="00A32B61">
        <w:t>O</w:t>
      </w:r>
      <w:r w:rsidR="00900351" w:rsidRPr="00A32B61">
        <w:t>ppfølging</w:t>
      </w:r>
      <w:bookmarkEnd w:id="43"/>
    </w:p>
    <w:p w14:paraId="70F2706C" w14:textId="1E1872D3" w:rsidR="002C20EE" w:rsidRPr="00A32B61" w:rsidRDefault="0002587F" w:rsidP="0008607E">
      <w:pPr>
        <w:rPr>
          <w:bCs/>
        </w:rPr>
      </w:pPr>
      <w:bookmarkStart w:id="44" w:name="_Toc153276881"/>
      <w:bookmarkStart w:id="45" w:name="_Toc153277590"/>
      <w:bookmarkStart w:id="46" w:name="_Toc153291678"/>
      <w:bookmarkStart w:id="47" w:name="_Toc153293372"/>
      <w:bookmarkStart w:id="48" w:name="_Toc153293449"/>
      <w:bookmarkEnd w:id="44"/>
      <w:bookmarkEnd w:id="45"/>
      <w:bookmarkEnd w:id="46"/>
      <w:bookmarkEnd w:id="47"/>
      <w:bookmarkEnd w:id="48"/>
      <w:r w:rsidRPr="00A32B61">
        <w:t xml:space="preserve">I </w:t>
      </w:r>
      <w:r w:rsidRPr="00A32B61">
        <w:rPr>
          <w:bCs/>
        </w:rPr>
        <w:t>tillegg til utprø</w:t>
      </w:r>
      <w:r w:rsidR="00B826A5" w:rsidRPr="00A32B61">
        <w:rPr>
          <w:bCs/>
        </w:rPr>
        <w:t>vningen i Nord Norge</w:t>
      </w:r>
      <w:r w:rsidR="006D0D41" w:rsidRPr="00A32B61">
        <w:rPr>
          <w:bCs/>
        </w:rPr>
        <w:t>,</w:t>
      </w:r>
      <w:r w:rsidRPr="00A32B61">
        <w:rPr>
          <w:bCs/>
        </w:rPr>
        <w:t xml:space="preserve"> har også Dr. Bent Larsen, medisinskfaglig rådgiver </w:t>
      </w:r>
      <w:r w:rsidR="00BF46F7" w:rsidRPr="00A32B61">
        <w:rPr>
          <w:bCs/>
        </w:rPr>
        <w:t xml:space="preserve">for Kjernejournal og fastlege i Halden, benyttet løsningen </w:t>
      </w:r>
      <w:r w:rsidR="00021300" w:rsidRPr="00A32B61">
        <w:rPr>
          <w:bCs/>
        </w:rPr>
        <w:t xml:space="preserve">under utprøvningen. </w:t>
      </w:r>
      <w:r w:rsidR="00BF3692" w:rsidRPr="00A32B61">
        <w:rPr>
          <w:bCs/>
        </w:rPr>
        <w:t xml:space="preserve">Han </w:t>
      </w:r>
      <w:r w:rsidR="006D2090" w:rsidRPr="00A32B61">
        <w:rPr>
          <w:bCs/>
        </w:rPr>
        <w:t>har brukt løsningen</w:t>
      </w:r>
      <w:r w:rsidR="00BF3692" w:rsidRPr="00A32B61">
        <w:rPr>
          <w:bCs/>
        </w:rPr>
        <w:t xml:space="preserve"> </w:t>
      </w:r>
      <w:r w:rsidR="000B72FC" w:rsidRPr="00A32B61">
        <w:rPr>
          <w:bCs/>
        </w:rPr>
        <w:t>på tilsvarende måte som</w:t>
      </w:r>
      <w:r w:rsidR="00E26F35" w:rsidRPr="00A32B61">
        <w:rPr>
          <w:bCs/>
        </w:rPr>
        <w:t xml:space="preserve"> </w:t>
      </w:r>
      <w:r w:rsidR="00DE7D2E" w:rsidRPr="00A32B61">
        <w:rPr>
          <w:bCs/>
        </w:rPr>
        <w:t xml:space="preserve">fastlegen som </w:t>
      </w:r>
      <w:proofErr w:type="gramStart"/>
      <w:r w:rsidR="00DE7D2E" w:rsidRPr="00A32B61">
        <w:rPr>
          <w:bCs/>
        </w:rPr>
        <w:t>fokuserte</w:t>
      </w:r>
      <w:proofErr w:type="gramEnd"/>
      <w:r w:rsidR="00DE7D2E" w:rsidRPr="00A32B61">
        <w:rPr>
          <w:bCs/>
        </w:rPr>
        <w:t xml:space="preserve"> på sykdomsforebygging</w:t>
      </w:r>
      <w:r w:rsidR="00D74BDE" w:rsidRPr="00A32B61">
        <w:rPr>
          <w:bCs/>
        </w:rPr>
        <w:t xml:space="preserve">, men </w:t>
      </w:r>
      <w:r w:rsidR="00001C6F" w:rsidRPr="00A32B61">
        <w:rPr>
          <w:bCs/>
        </w:rPr>
        <w:t xml:space="preserve">for pasienter med behov for oppfølging. Han </w:t>
      </w:r>
      <w:r w:rsidR="00781AF0" w:rsidRPr="00A32B61">
        <w:rPr>
          <w:bCs/>
        </w:rPr>
        <w:t xml:space="preserve">stiller seg bak erfaringene og budskapet til </w:t>
      </w:r>
      <w:r w:rsidR="00001C6F" w:rsidRPr="00A32B61">
        <w:rPr>
          <w:bCs/>
        </w:rPr>
        <w:t xml:space="preserve">den andre </w:t>
      </w:r>
      <w:r w:rsidR="00781AF0" w:rsidRPr="00A32B61">
        <w:rPr>
          <w:bCs/>
        </w:rPr>
        <w:t xml:space="preserve">fastlegen i utprøvningen, og </w:t>
      </w:r>
      <w:r w:rsidR="00BF3692" w:rsidRPr="00A32B61">
        <w:rPr>
          <w:bCs/>
        </w:rPr>
        <w:t>har</w:t>
      </w:r>
      <w:r w:rsidR="00781AF0" w:rsidRPr="00A32B61">
        <w:rPr>
          <w:bCs/>
        </w:rPr>
        <w:t xml:space="preserve"> også</w:t>
      </w:r>
      <w:r w:rsidR="00BF3692" w:rsidRPr="00A32B61">
        <w:rPr>
          <w:bCs/>
        </w:rPr>
        <w:t xml:space="preserve"> sen</w:t>
      </w:r>
      <w:r w:rsidR="009911A8" w:rsidRPr="00A32B61">
        <w:rPr>
          <w:bCs/>
        </w:rPr>
        <w:t xml:space="preserve">dt oss følgende gjengivelse av sin bruk: </w:t>
      </w:r>
    </w:p>
    <w:p w14:paraId="09A7A7D7" w14:textId="7CF318E2" w:rsidR="009911A8" w:rsidRPr="00A32B61" w:rsidRDefault="009911A8" w:rsidP="009911A8">
      <w:pPr>
        <w:rPr>
          <w:i/>
        </w:rPr>
      </w:pPr>
      <w:r w:rsidRPr="00A32B61">
        <w:rPr>
          <w:i/>
        </w:rPr>
        <w:t>"Jeg har brukt behandlingsplan på 2 pasienter:</w:t>
      </w:r>
    </w:p>
    <w:p w14:paraId="7FDEAA0F" w14:textId="77777777" w:rsidR="009911A8" w:rsidRPr="00A32B61" w:rsidRDefault="009911A8" w:rsidP="002D5DE3">
      <w:pPr>
        <w:pStyle w:val="Listeavsnitt"/>
        <w:numPr>
          <w:ilvl w:val="0"/>
          <w:numId w:val="11"/>
        </w:numPr>
        <w:spacing w:after="0" w:line="240" w:lineRule="auto"/>
        <w:contextualSpacing w:val="0"/>
        <w:rPr>
          <w:rFonts w:eastAsia="Times New Roman"/>
          <w:i/>
        </w:rPr>
      </w:pPr>
      <w:r w:rsidRPr="00A32B61">
        <w:rPr>
          <w:rFonts w:eastAsia="Times New Roman"/>
          <w:i/>
        </w:rPr>
        <w:t xml:space="preserve">Tykktarmskreft – oppfølging etter avsluttet sykehusbeh. </w:t>
      </w:r>
    </w:p>
    <w:p w14:paraId="1C2F022E" w14:textId="77777777" w:rsidR="009911A8" w:rsidRPr="00A32B61" w:rsidRDefault="009911A8" w:rsidP="00655D9C">
      <w:pPr>
        <w:pStyle w:val="Listeavsnitt"/>
        <w:numPr>
          <w:ilvl w:val="0"/>
          <w:numId w:val="11"/>
        </w:numPr>
        <w:spacing w:line="240" w:lineRule="auto"/>
        <w:contextualSpacing w:val="0"/>
        <w:rPr>
          <w:rFonts w:eastAsia="Times New Roman"/>
          <w:i/>
        </w:rPr>
      </w:pPr>
      <w:r w:rsidRPr="00A32B61">
        <w:rPr>
          <w:rFonts w:eastAsia="Times New Roman"/>
          <w:i/>
        </w:rPr>
        <w:t>Pasient med mange kroniske diagnoser som skal følges opp</w:t>
      </w:r>
    </w:p>
    <w:p w14:paraId="40AAC110" w14:textId="0842E0CA" w:rsidR="009911A8" w:rsidRPr="00A32B61" w:rsidRDefault="009911A8" w:rsidP="009911A8">
      <w:pPr>
        <w:rPr>
          <w:i/>
        </w:rPr>
      </w:pPr>
      <w:r w:rsidRPr="00A32B61">
        <w:rPr>
          <w:i/>
        </w:rPr>
        <w:t xml:space="preserve">Pasienten med tykktarmskreft hadde fått med seg et ark med planlagt 5 års oppfølging som vi la inn som behandlingsplan i KJ. Etter 1/2 år så ble oppfølging endret fra Helsedirektoratet. Jeg endret da hennes behandlingsplan i KJ og sendte henne beskjed </w:t>
      </w:r>
      <w:r w:rsidR="00FE2C2A" w:rsidRPr="00A32B61">
        <w:t xml:space="preserve">(red: </w:t>
      </w:r>
      <w:r w:rsidR="0003100E" w:rsidRPr="00A32B61">
        <w:t>via DDFL)</w:t>
      </w:r>
      <w:r w:rsidR="0003100E" w:rsidRPr="00A32B61">
        <w:rPr>
          <w:i/>
          <w:iCs/>
        </w:rPr>
        <w:t xml:space="preserve"> </w:t>
      </w:r>
      <w:r w:rsidRPr="00A32B61">
        <w:rPr>
          <w:i/>
        </w:rPr>
        <w:t>om at hun kunne lese den nye planen på Helsenorge. Hun var veldig fornøyd med dette og synes det er mye enklere å følge sin egen kontrollplan på Helsenorge enn på et ark som både blir utdatert og lett mistes.</w:t>
      </w:r>
    </w:p>
    <w:p w14:paraId="71BD5D06" w14:textId="542CDCEF" w:rsidR="009911A8" w:rsidRPr="00A32B61" w:rsidRDefault="009911A8" w:rsidP="009911A8">
      <w:pPr>
        <w:rPr>
          <w:i/>
        </w:rPr>
      </w:pPr>
      <w:r w:rsidRPr="00A32B61">
        <w:rPr>
          <w:i/>
        </w:rPr>
        <w:t>Pasienten med mange diagnoser synes også det er fint å kunne ha oversikt over planlagte kontroller og for meg gjør det at jeg ikke så lett glemmer hva vi har av oppgaver som skal gjøres ved hver konsultasjon.</w:t>
      </w:r>
      <w:r w:rsidR="0048711A" w:rsidRPr="00A32B61">
        <w:rPr>
          <w:i/>
        </w:rPr>
        <w:t>"</w:t>
      </w:r>
      <w:r w:rsidRPr="00A32B61">
        <w:rPr>
          <w:i/>
        </w:rPr>
        <w:t xml:space="preserve"> </w:t>
      </w:r>
    </w:p>
    <w:p w14:paraId="35CDF3D9" w14:textId="1191454D" w:rsidR="00655D9C" w:rsidRPr="00A32B61" w:rsidRDefault="00791CE8" w:rsidP="0008607E">
      <w:pPr>
        <w:rPr>
          <w:bCs/>
        </w:rPr>
      </w:pPr>
      <w:r w:rsidRPr="00A32B61">
        <w:rPr>
          <w:bCs/>
        </w:rPr>
        <w:t xml:space="preserve">Han </w:t>
      </w:r>
      <w:r w:rsidR="00CF4064" w:rsidRPr="00A32B61">
        <w:rPr>
          <w:bCs/>
        </w:rPr>
        <w:t xml:space="preserve">oppgir også at han har diskutert dette bruksområdet med kollegaer og fått mange positive tilbakemeldinger. </w:t>
      </w:r>
    </w:p>
    <w:p w14:paraId="26AA22B4" w14:textId="6D51443F" w:rsidR="00000B70" w:rsidRPr="00A32B61" w:rsidRDefault="003056AE" w:rsidP="0008607E">
      <w:pPr>
        <w:rPr>
          <w:bCs/>
        </w:rPr>
      </w:pPr>
      <w:r w:rsidRPr="00A32B61">
        <w:rPr>
          <w:bCs/>
        </w:rPr>
        <w:t xml:space="preserve">Merk at det er </w:t>
      </w:r>
      <w:r w:rsidR="00A743B4" w:rsidRPr="00A32B61">
        <w:rPr>
          <w:bCs/>
        </w:rPr>
        <w:t>noe overlapp mellom bruksområdene "oppfølging" og "sykdomsforebygging", og at begrep</w:t>
      </w:r>
      <w:r w:rsidR="0099114A" w:rsidRPr="00A32B61">
        <w:rPr>
          <w:bCs/>
        </w:rPr>
        <w:t>sapparatet for behandlingsplaners bruksområder ikke er veletablert enda</w:t>
      </w:r>
      <w:r w:rsidR="00A743B4" w:rsidRPr="00A32B61">
        <w:rPr>
          <w:bCs/>
        </w:rPr>
        <w:t xml:space="preserve">. Selv om </w:t>
      </w:r>
      <w:r w:rsidR="00A743B4" w:rsidRPr="00A32B61">
        <w:rPr>
          <w:bCs/>
        </w:rPr>
        <w:lastRenderedPageBreak/>
        <w:t xml:space="preserve">førstnevnte </w:t>
      </w:r>
      <w:r w:rsidR="00626ABE" w:rsidRPr="00A32B61">
        <w:rPr>
          <w:bCs/>
        </w:rPr>
        <w:t xml:space="preserve">fastlege hadde </w:t>
      </w:r>
      <w:proofErr w:type="gramStart"/>
      <w:r w:rsidR="00626ABE" w:rsidRPr="00A32B61">
        <w:rPr>
          <w:bCs/>
        </w:rPr>
        <w:t>fokus</w:t>
      </w:r>
      <w:proofErr w:type="gramEnd"/>
      <w:r w:rsidR="00626ABE" w:rsidRPr="00A32B61">
        <w:rPr>
          <w:bCs/>
        </w:rPr>
        <w:t xml:space="preserve"> på sykdomsforebygging, har hun også </w:t>
      </w:r>
      <w:r w:rsidR="00564C1B" w:rsidRPr="00A32B61">
        <w:rPr>
          <w:bCs/>
        </w:rPr>
        <w:t xml:space="preserve">brukt behandlingsplaner for å følge opp pasienter med tarmkreft. </w:t>
      </w:r>
    </w:p>
    <w:p w14:paraId="265EA3EC" w14:textId="77777777" w:rsidR="0055249C" w:rsidRPr="00A32B61" w:rsidRDefault="0055249C" w:rsidP="0055249C"/>
    <w:p w14:paraId="0C978C2C" w14:textId="2E7EB65D" w:rsidR="00F54FAB" w:rsidRPr="00A32B61" w:rsidRDefault="00F54FAB" w:rsidP="002D5DE3">
      <w:pPr>
        <w:pStyle w:val="Overskrift2"/>
        <w:numPr>
          <w:ilvl w:val="1"/>
          <w:numId w:val="6"/>
        </w:numPr>
      </w:pPr>
      <w:bookmarkStart w:id="49" w:name="_Toc161408143"/>
      <w:r w:rsidRPr="00A32B61">
        <w:t xml:space="preserve">Erfaringer </w:t>
      </w:r>
      <w:r w:rsidR="004A0ADE" w:rsidRPr="00A32B61">
        <w:t xml:space="preserve">med </w:t>
      </w:r>
      <w:r w:rsidR="00997F49" w:rsidRPr="00A32B61">
        <w:t>bruk på tvers med flere involverte behandlere</w:t>
      </w:r>
      <w:bookmarkEnd w:id="49"/>
    </w:p>
    <w:p w14:paraId="47FE1C72" w14:textId="17270734" w:rsidR="55EDE47D" w:rsidRPr="00A32B61" w:rsidRDefault="739DC36A">
      <w:r w:rsidRPr="00A32B61">
        <w:t>I løpet av utprøvingen klarte man i liten grad å få til involvering av helsepersonell</w:t>
      </w:r>
      <w:r w:rsidR="007B7F5E" w:rsidRPr="00A32B61">
        <w:t xml:space="preserve"> på tvers av </w:t>
      </w:r>
      <w:r w:rsidR="00AD72BF" w:rsidRPr="00A32B61">
        <w:t>hel</w:t>
      </w:r>
      <w:r w:rsidR="009C2E64" w:rsidRPr="00A32B61">
        <w:t>sevesenet</w:t>
      </w:r>
      <w:r w:rsidRPr="00A32B61">
        <w:t xml:space="preserve"> i hele behandlingsforløpet</w:t>
      </w:r>
      <w:r w:rsidR="49C28397" w:rsidRPr="00A32B61">
        <w:t xml:space="preserve">. Hovedårsaken til dette er nettopp utfordringen man prøver å </w:t>
      </w:r>
      <w:r w:rsidR="00872E0B" w:rsidRPr="00A32B61">
        <w:t xml:space="preserve">bidra til å </w:t>
      </w:r>
      <w:r w:rsidR="49C28397" w:rsidRPr="00A32B61">
        <w:t xml:space="preserve">løse gjennom prosjektet, nemlig </w:t>
      </w:r>
      <w:proofErr w:type="gramStart"/>
      <w:r w:rsidR="49C28397" w:rsidRPr="00A32B61">
        <w:t>mangelfull</w:t>
      </w:r>
      <w:proofErr w:type="gramEnd"/>
      <w:r w:rsidR="49C28397" w:rsidRPr="00A32B61">
        <w:t xml:space="preserve"> kommunikasjon mellom beh</w:t>
      </w:r>
      <w:r w:rsidR="344EF7D3" w:rsidRPr="00A32B61">
        <w:t>andlernivå. Dette er ikke på grunn av vrangvilje, men rett og slett fordi det ikke finnes gode systemer for det. I en travel hverdag er det vanskelig å finne tid til å ringe</w:t>
      </w:r>
      <w:r w:rsidR="7ECDB106" w:rsidRPr="00A32B61">
        <w:t>. Hvis man i det hele tatt vet hvem man skal ringe til er det sannsynlig at denne er opptatt. Man kan ikke kommunisere på e-post ettersom sensitiv informasjon</w:t>
      </w:r>
      <w:r w:rsidR="547D4199" w:rsidRPr="00A32B61">
        <w:t xml:space="preserve"> ikke kan deles her. De andre systemene</w:t>
      </w:r>
      <w:r w:rsidR="5A7FB8B0" w:rsidRPr="00A32B61">
        <w:t xml:space="preserve"> man har for digital kommunikasjon mellom behandlere</w:t>
      </w:r>
      <w:r w:rsidR="41FF2B28" w:rsidRPr="00A32B61">
        <w:t xml:space="preserve"> dekker heller ikke behovet for å </w:t>
      </w:r>
      <w:r w:rsidR="003B6A99" w:rsidRPr="00A32B61">
        <w:t>opprette</w:t>
      </w:r>
      <w:r w:rsidR="41FF2B28" w:rsidRPr="00A32B61">
        <w:t xml:space="preserve"> kontakt og koble nye behandlere på planen.</w:t>
      </w:r>
    </w:p>
    <w:p w14:paraId="7EF9485C" w14:textId="19B0EA63" w:rsidR="00DD7157" w:rsidRPr="00A32B61" w:rsidRDefault="00DD7157">
      <w:r w:rsidRPr="00A32B61">
        <w:t>Utfordringen</w:t>
      </w:r>
      <w:r w:rsidR="003677A8" w:rsidRPr="00A32B61">
        <w:t xml:space="preserve"> med å involvere </w:t>
      </w:r>
      <w:r w:rsidR="00AE6BCE" w:rsidRPr="00A32B61">
        <w:t>helsepersonell</w:t>
      </w:r>
      <w:r w:rsidRPr="00A32B61">
        <w:t xml:space="preserve"> lå ikke i løsningen, men å finne noen som hadde tid til å delta. </w:t>
      </w:r>
      <w:r w:rsidR="003A3965" w:rsidRPr="00A32B61">
        <w:t>Grunnen til at de</w:t>
      </w:r>
      <w:r w:rsidRPr="00A32B61">
        <w:t xml:space="preserve"> ikke kunne prioritere tid til dette kan ha noe med at det var noe utydelig hva man skulle bidra med og at løsningen ikke var ferdig. </w:t>
      </w:r>
      <w:r w:rsidR="00A25877" w:rsidRPr="00A32B61">
        <w:t>Flere</w:t>
      </w:r>
      <w:r w:rsidR="000A7B3E" w:rsidRPr="00A32B61">
        <w:t xml:space="preserve"> nevnte at</w:t>
      </w:r>
      <w:r w:rsidRPr="00A32B61">
        <w:t xml:space="preserve"> utprøvingen burde vært større ettersom behovet for opplæring </w:t>
      </w:r>
      <w:r w:rsidR="009350D8" w:rsidRPr="00A32B61">
        <w:t xml:space="preserve">allikevel </w:t>
      </w:r>
      <w:r w:rsidRPr="00A32B61">
        <w:t>ville vært det samme</w:t>
      </w:r>
      <w:r w:rsidR="009350D8" w:rsidRPr="00A32B61">
        <w:t>.</w:t>
      </w:r>
      <w:r w:rsidRPr="00A32B61">
        <w:t xml:space="preserve"> </w:t>
      </w:r>
      <w:r w:rsidR="00100D52" w:rsidRPr="00A32B61">
        <w:t>Det var krevende</w:t>
      </w:r>
      <w:r w:rsidR="00E60958" w:rsidRPr="00A32B61">
        <w:t xml:space="preserve"> for helsepersonell</w:t>
      </w:r>
      <w:r w:rsidR="00100D52" w:rsidRPr="00A32B61">
        <w:t xml:space="preserve"> å prioriter</w:t>
      </w:r>
      <w:r w:rsidR="00700493" w:rsidRPr="00A32B61">
        <w:t>e å</w:t>
      </w:r>
      <w:r w:rsidRPr="00A32B61">
        <w:t xml:space="preserve"> bruke tid på å lære seg løsningen ettersom den skulle brukes i så liten skala og fremtiden var usikker.</w:t>
      </w:r>
    </w:p>
    <w:p w14:paraId="57351F8B" w14:textId="4F3DE388" w:rsidR="003D4E46" w:rsidRPr="00A32B61" w:rsidRDefault="5195EBE3" w:rsidP="003D4E46">
      <w:r w:rsidRPr="00A32B61">
        <w:t xml:space="preserve">Der hvor man fikk til å koble behandlere på tvers opplevdes </w:t>
      </w:r>
      <w:r w:rsidR="5962929E" w:rsidRPr="00A32B61">
        <w:t xml:space="preserve">det </w:t>
      </w:r>
      <w:r w:rsidR="003D4E46" w:rsidRPr="00A32B61">
        <w:t>krevende å koordinere på tvers av kommuner og sykehus. Det ble meldt om et behov for at noen kunne ta denne rollen. Ved at løsningen gjør det mulig å dele behandlingsplaner på tvers åpner det seg nye utfordringer som må løses. Eksempler på slike utfordringer er:</w:t>
      </w:r>
    </w:p>
    <w:p w14:paraId="2C07F77B" w14:textId="77777777" w:rsidR="003D4E46" w:rsidRPr="00A32B61" w:rsidRDefault="003D4E46" w:rsidP="003D4E46">
      <w:pPr>
        <w:pStyle w:val="Listeavsnitt"/>
        <w:numPr>
          <w:ilvl w:val="0"/>
          <w:numId w:val="9"/>
        </w:numPr>
      </w:pPr>
      <w:r w:rsidRPr="00A32B61">
        <w:t>Trenger man en hovedansvarlig for planen? I så fall hvem?</w:t>
      </w:r>
    </w:p>
    <w:p w14:paraId="48ADF74F" w14:textId="77777777" w:rsidR="003D4E46" w:rsidRPr="00A32B61" w:rsidRDefault="003D4E46" w:rsidP="003D4E46">
      <w:pPr>
        <w:pStyle w:val="Listeavsnitt"/>
        <w:numPr>
          <w:ilvl w:val="0"/>
          <w:numId w:val="9"/>
        </w:numPr>
      </w:pPr>
      <w:r w:rsidRPr="00A32B61">
        <w:t>Hvordan håndterer man motstridende mål og tiltak?</w:t>
      </w:r>
    </w:p>
    <w:p w14:paraId="54F5726E" w14:textId="77777777" w:rsidR="003D4E46" w:rsidRPr="00A32B61" w:rsidRDefault="003D4E46" w:rsidP="003D4E46">
      <w:pPr>
        <w:pStyle w:val="Listeavsnitt"/>
        <w:numPr>
          <w:ilvl w:val="0"/>
          <w:numId w:val="9"/>
        </w:numPr>
      </w:pPr>
      <w:r w:rsidRPr="00A32B61">
        <w:t>Kan ansvar fordeles gjennom løsningen?</w:t>
      </w:r>
    </w:p>
    <w:p w14:paraId="2B2DBAC5" w14:textId="24409052" w:rsidR="003D4E46" w:rsidRPr="00A32B61" w:rsidRDefault="003D4E46" w:rsidP="0071678A">
      <w:r w:rsidRPr="00A32B61">
        <w:t xml:space="preserve">Dette er store spørsmål som må sees i en større kontekst enn DBEP. Bruken av digitale behandlingsplaner kan bidra til å skape læring rundt samhandlingsutfordringene. </w:t>
      </w:r>
    </w:p>
    <w:p w14:paraId="3B57E8C1" w14:textId="77777777" w:rsidR="0046157F" w:rsidRPr="00A32B61" w:rsidRDefault="0046157F" w:rsidP="0071678A"/>
    <w:p w14:paraId="073F9CAE" w14:textId="605422E9" w:rsidR="00997F49" w:rsidRPr="00A32B61" w:rsidRDefault="00997F49" w:rsidP="002D5DE3">
      <w:pPr>
        <w:pStyle w:val="Overskrift2"/>
        <w:numPr>
          <w:ilvl w:val="1"/>
          <w:numId w:val="6"/>
        </w:numPr>
      </w:pPr>
      <w:bookmarkStart w:id="50" w:name="_Toc161408144"/>
      <w:r w:rsidRPr="00A32B61">
        <w:t>Erfaringer med bruk innen Digital hjemmeoppfølging</w:t>
      </w:r>
      <w:bookmarkEnd w:id="50"/>
    </w:p>
    <w:p w14:paraId="0C760A3D" w14:textId="13B9BD59" w:rsidR="001B5FA2" w:rsidRPr="00A32B61" w:rsidRDefault="00BB0944" w:rsidP="00BB0944">
      <w:pPr>
        <w:spacing w:line="276" w:lineRule="auto"/>
      </w:pPr>
      <w:r w:rsidRPr="00A32B61">
        <w:t xml:space="preserve">Digital hjemmeoppfølging (DHO) </w:t>
      </w:r>
      <w:r w:rsidR="001B5FA2" w:rsidRPr="00A32B61">
        <w:t xml:space="preserve">er en tjeneste der hele eller deler av et behandlingstilbud foregår uten fysisk kontakt, og dialog og deling av data skjer digitalt. Det </w:t>
      </w:r>
      <w:r w:rsidRPr="00A32B61">
        <w:t>skal bidra til helhetlige og sammenhengende tjenester</w:t>
      </w:r>
      <w:r w:rsidR="005E20D6" w:rsidRPr="00A32B61">
        <w:t xml:space="preserve"> </w:t>
      </w:r>
      <w:r w:rsidR="000D46CB" w:rsidRPr="00A32B61">
        <w:t>(</w:t>
      </w:r>
      <w:hyperlink r:id="rId16" w:history="1">
        <w:r w:rsidR="005E20D6" w:rsidRPr="00A32B61">
          <w:rPr>
            <w:rStyle w:val="Hyperkobling"/>
            <w:rFonts w:ascii="Calibri" w:hAnsi="Calibri" w:cs="Calibri"/>
          </w:rPr>
          <w:t>Helsedirektoratet</w:t>
        </w:r>
      </w:hyperlink>
      <w:r w:rsidR="00CD4A06" w:rsidRPr="00A32B61">
        <w:rPr>
          <w:rStyle w:val="Hyperkobling"/>
          <w:rFonts w:ascii="Calibri" w:hAnsi="Calibri" w:cs="Calibri"/>
        </w:rPr>
        <w:t>,</w:t>
      </w:r>
      <w:r w:rsidR="002C7830" w:rsidRPr="00A32B61">
        <w:rPr>
          <w:rStyle w:val="Hyperkobling"/>
          <w:rFonts w:ascii="Calibri" w:hAnsi="Calibri" w:cs="Calibri"/>
        </w:rPr>
        <w:t xml:space="preserve"> 2023</w:t>
      </w:r>
      <w:r w:rsidR="000D46CB" w:rsidRPr="00A32B61">
        <w:rPr>
          <w:rStyle w:val="Hyperkobling"/>
          <w:rFonts w:ascii="Calibri" w:hAnsi="Calibri" w:cs="Calibri"/>
        </w:rPr>
        <w:t>) [</w:t>
      </w:r>
      <w:r w:rsidR="00595E84" w:rsidRPr="00A32B61">
        <w:rPr>
          <w:rStyle w:val="Hyperkobling"/>
          <w:rFonts w:ascii="Calibri" w:hAnsi="Calibri" w:cs="Calibri"/>
        </w:rPr>
        <w:t>5</w:t>
      </w:r>
      <w:r w:rsidR="000D46CB" w:rsidRPr="00A32B61">
        <w:rPr>
          <w:rStyle w:val="Hyperkobling"/>
          <w:rFonts w:ascii="Calibri" w:hAnsi="Calibri" w:cs="Calibri"/>
        </w:rPr>
        <w:t>]</w:t>
      </w:r>
      <w:r w:rsidRPr="00A32B61">
        <w:t xml:space="preserve">. Innenfor DHO ser man et stort potensial i å kunne dele planer på tvers, der alle aktører rundt pasienten kan oppdatere og justere tiltak, situasjon og mål. </w:t>
      </w:r>
    </w:p>
    <w:p w14:paraId="3515E878" w14:textId="0D61FD69" w:rsidR="00BB0944" w:rsidRPr="00A32B61" w:rsidRDefault="00BB0944" w:rsidP="00BB0944">
      <w:pPr>
        <w:spacing w:line="276" w:lineRule="auto"/>
      </w:pPr>
      <w:r w:rsidRPr="00A32B61">
        <w:t xml:space="preserve">Stadig flere kommuner tar i bruk digital hjemmeoppfølging, og det </w:t>
      </w:r>
      <w:r w:rsidR="00FA2470" w:rsidRPr="00A32B61">
        <w:t xml:space="preserve">er </w:t>
      </w:r>
      <w:r w:rsidRPr="00A32B61">
        <w:t>etablert prosjekt for</w:t>
      </w:r>
      <w:r w:rsidR="005C581D" w:rsidRPr="00A32B61">
        <w:t xml:space="preserve"> innføring av</w:t>
      </w:r>
      <w:r w:rsidRPr="00A32B61">
        <w:t xml:space="preserve"> digital hjemmeoppfølging innenfor alle helsefellesskap i Norge. Prosjektene samarbeider på tvers av kommuner, helseforetak og fastleger, og </w:t>
      </w:r>
      <w:r w:rsidR="0084319F" w:rsidRPr="00A32B61">
        <w:t xml:space="preserve">det er sentralt </w:t>
      </w:r>
      <w:r w:rsidR="00AF4A1C" w:rsidRPr="00A32B61">
        <w:t xml:space="preserve">for aktørene å </w:t>
      </w:r>
      <w:r w:rsidRPr="00A32B61">
        <w:t xml:space="preserve">kunne dele informasjon </w:t>
      </w:r>
      <w:r w:rsidR="00AF4A1C" w:rsidRPr="00A32B61">
        <w:t>på tvers</w:t>
      </w:r>
      <w:r w:rsidR="005E20D6" w:rsidRPr="00A32B61">
        <w:t xml:space="preserve">. </w:t>
      </w:r>
      <w:r w:rsidRPr="00A32B61">
        <w:t xml:space="preserve">I dette arbeidet et det </w:t>
      </w:r>
      <w:r w:rsidR="00AF4A1C" w:rsidRPr="00A32B61">
        <w:t>nødvendig</w:t>
      </w:r>
      <w:r w:rsidRPr="00A32B61">
        <w:t xml:space="preserve"> å skape gode arbeidsprosesser for ansatte, og det kan blant annet oppnås ved å dele informasjon gjennom planer som deles. I Larvik kommune </w:t>
      </w:r>
      <w:r w:rsidR="00AF4A1C" w:rsidRPr="00A32B61">
        <w:t>blir</w:t>
      </w:r>
      <w:r w:rsidRPr="00A32B61">
        <w:t xml:space="preserve"> egenbehandlingsplaner omtalt som "gullet i tjenesten"</w:t>
      </w:r>
      <w:r w:rsidR="00AF4A1C" w:rsidRPr="00A32B61">
        <w:t xml:space="preserve"> (innenfor digital hjemmeoppfølging).</w:t>
      </w:r>
      <w:r w:rsidR="00150FB8" w:rsidRPr="00A32B61">
        <w:t xml:space="preserve"> </w:t>
      </w:r>
      <w:r w:rsidRPr="00A32B61">
        <w:t xml:space="preserve">Det er samtidig flere utfordringer knyttet til bruk av egenbehandlingsplaner. Flere leverandører har utviklet </w:t>
      </w:r>
      <w:r w:rsidRPr="00A32B61">
        <w:lastRenderedPageBreak/>
        <w:t xml:space="preserve">egenbehandlingsplaner som er </w:t>
      </w:r>
      <w:proofErr w:type="gramStart"/>
      <w:r w:rsidRPr="00A32B61">
        <w:t>integrert</w:t>
      </w:r>
      <w:proofErr w:type="gramEnd"/>
      <w:r w:rsidRPr="00A32B61">
        <w:t xml:space="preserve"> i deres egne systemer, men som ikke er integrert med fagsystemene eller </w:t>
      </w:r>
      <w:r w:rsidR="0094662A" w:rsidRPr="00A32B61">
        <w:t xml:space="preserve">som </w:t>
      </w:r>
      <w:r w:rsidR="00AF4A1C" w:rsidRPr="00A32B61">
        <w:t xml:space="preserve">er </w:t>
      </w:r>
      <w:r w:rsidRPr="00A32B61">
        <w:t xml:space="preserve">delbare. </w:t>
      </w:r>
    </w:p>
    <w:p w14:paraId="24840861" w14:textId="77777777" w:rsidR="00BB0944" w:rsidRPr="00A32B61" w:rsidRDefault="00BB0944" w:rsidP="00BB0944">
      <w:pPr>
        <w:spacing w:line="276" w:lineRule="auto"/>
      </w:pPr>
      <w:r w:rsidRPr="00A32B61">
        <w:t>Her er et eksempel på utfordringer knyttet til bruk av egenbehandlingsplaner fra Bodø:</w:t>
      </w:r>
    </w:p>
    <w:p w14:paraId="78424155" w14:textId="77777777" w:rsidR="00BB0944" w:rsidRPr="00A32B61" w:rsidRDefault="00BB0944" w:rsidP="00BB0944">
      <w:pPr>
        <w:spacing w:line="276" w:lineRule="auto"/>
        <w:rPr>
          <w:i/>
          <w:iCs/>
        </w:rPr>
      </w:pPr>
      <w:r w:rsidRPr="00A32B61">
        <w:rPr>
          <w:i/>
        </w:rPr>
        <w:t>"I dag lages disse planene i Word og sendes som vedlegg via PLO. Dette er veldig sårbart da man ikke kan dele planene med spesialisthelsetjenestene og ingen andre aktører enn DHO kan redigere og oppdatere planene. Disse planene er ikke redigerbare, noe som gjør arbeidet svært tidskrevende. I tillegg til disse planene må DHO etablere spørsmål til brukerne i DHO løsning.</w:t>
      </w:r>
    </w:p>
    <w:p w14:paraId="20D160C1" w14:textId="7A32228A" w:rsidR="00BB0944" w:rsidRPr="00A32B61" w:rsidRDefault="00BB0944" w:rsidP="00BB0944">
      <w:pPr>
        <w:spacing w:line="276" w:lineRule="auto"/>
        <w:rPr>
          <w:i/>
          <w:iCs/>
        </w:rPr>
      </w:pPr>
      <w:r w:rsidRPr="00A32B61">
        <w:rPr>
          <w:i/>
        </w:rPr>
        <w:t>Sårbarheten i utprøvingen av DBEP var at man ikke kunne tria</w:t>
      </w:r>
      <w:r w:rsidR="0054255D" w:rsidRPr="00A32B61">
        <w:rPr>
          <w:i/>
        </w:rPr>
        <w:t>g</w:t>
      </w:r>
      <w:r w:rsidRPr="00A32B61">
        <w:rPr>
          <w:i/>
        </w:rPr>
        <w:t>ere tiltakene etter trafikklysmodellen. Både helsepersonell og pasienter var vant til å benytte seg av tria</w:t>
      </w:r>
      <w:r w:rsidR="0054255D" w:rsidRPr="00A32B61">
        <w:rPr>
          <w:i/>
        </w:rPr>
        <w:t>g</w:t>
      </w:r>
      <w:r w:rsidRPr="00A32B61">
        <w:rPr>
          <w:i/>
        </w:rPr>
        <w:t>erte tiltak. For å få dette til i DBEP måtte denne tria</w:t>
      </w:r>
      <w:r w:rsidR="0046293D" w:rsidRPr="00A32B61">
        <w:rPr>
          <w:i/>
        </w:rPr>
        <w:t>g</w:t>
      </w:r>
      <w:r w:rsidRPr="00A32B61">
        <w:rPr>
          <w:i/>
        </w:rPr>
        <w:t xml:space="preserve">eringen synliggjøres tekstlig, noe som ble svært uoversiktlig og lite intuitivt for pasientene. </w:t>
      </w:r>
    </w:p>
    <w:p w14:paraId="1B797DCB" w14:textId="77777777" w:rsidR="00BB0944" w:rsidRPr="00A32B61" w:rsidRDefault="00BB0944" w:rsidP="00BB0944">
      <w:pPr>
        <w:spacing w:line="276" w:lineRule="auto"/>
        <w:rPr>
          <w:i/>
        </w:rPr>
      </w:pPr>
      <w:r w:rsidRPr="00A32B61">
        <w:rPr>
          <w:i/>
        </w:rPr>
        <w:t>For DHO pasienter ble bruk av DBEP i Helsenorge også lite aktuelt, da de var vante med å benytte sin App for DHO daglig.</w:t>
      </w:r>
      <w:r w:rsidRPr="00A32B61">
        <w:rPr>
          <w:i/>
          <w:iCs/>
        </w:rPr>
        <w:t xml:space="preserve"> </w:t>
      </w:r>
      <w:r w:rsidRPr="00A32B61">
        <w:rPr>
          <w:i/>
        </w:rPr>
        <w:t>Pasientene hadde behov for å kunne se også sin egenbehandlingsplan i DHO applikasjon. Siden Helsenorge kun var tilgjengelig for oppslag for pasienten, ble det naturlig å heller benytte seg av DHO app for disse pasientene."</w:t>
      </w:r>
    </w:p>
    <w:p w14:paraId="71CEE6B4" w14:textId="77777777" w:rsidR="00F54FAB" w:rsidRPr="00A32B61" w:rsidRDefault="00F54FAB" w:rsidP="0055249C"/>
    <w:p w14:paraId="17C355A0" w14:textId="0DB3681F" w:rsidR="0055249C" w:rsidRPr="00A32B61" w:rsidRDefault="0055249C" w:rsidP="002D5DE3">
      <w:pPr>
        <w:pStyle w:val="Overskrift2"/>
        <w:numPr>
          <w:ilvl w:val="1"/>
          <w:numId w:val="6"/>
        </w:numPr>
      </w:pPr>
      <w:bookmarkStart w:id="51" w:name="_Toc161408145"/>
      <w:r w:rsidRPr="00A32B61">
        <w:t>Læringspunkter fra gjennomføringen</w:t>
      </w:r>
      <w:bookmarkEnd w:id="51"/>
    </w:p>
    <w:p w14:paraId="3BB89A24" w14:textId="5E8BB283" w:rsidR="0055249C" w:rsidRPr="00A32B61" w:rsidRDefault="0055249C" w:rsidP="0055249C">
      <w:r w:rsidRPr="00A32B61">
        <w:t xml:space="preserve">Utprøvning av løsninger på tvers av helsevesenet er krevende. Selv om vi </w:t>
      </w:r>
      <w:r w:rsidR="001364E4" w:rsidRPr="00A32B61">
        <w:t xml:space="preserve">i større grad </w:t>
      </w:r>
      <w:r w:rsidRPr="00A32B61">
        <w:t>skulle ønsket å prøve ut bruk på tvers</w:t>
      </w:r>
      <w:r w:rsidR="005C742A" w:rsidRPr="00A32B61">
        <w:t>,</w:t>
      </w:r>
      <w:r w:rsidRPr="00A32B61">
        <w:t xml:space="preserve"> har prosjektet i hovedsak oppnådd målene med utprøvningen og har på noen områder oppnådd mer enn forventet. Vi har også gjort noen læringspunkter som bør hensyntas i en fortsettelse for å forbedre fremtidige gjennomføringer av utprøvning</w:t>
      </w:r>
      <w:r w:rsidR="00BD47FA" w:rsidRPr="00A32B61">
        <w:t>.</w:t>
      </w:r>
    </w:p>
    <w:p w14:paraId="33FE27B4" w14:textId="77777777" w:rsidR="0055249C" w:rsidRPr="00A32B61" w:rsidRDefault="0055249C" w:rsidP="0055249C">
      <w:pPr>
        <w:rPr>
          <w:b/>
          <w:bCs/>
        </w:rPr>
      </w:pPr>
    </w:p>
    <w:p w14:paraId="26D5F2E2" w14:textId="3AD7FECA" w:rsidR="005A35E6" w:rsidRPr="00A32B61" w:rsidRDefault="00F311B3" w:rsidP="0055249C">
      <w:pPr>
        <w:rPr>
          <w:b/>
          <w:bCs/>
        </w:rPr>
      </w:pPr>
      <w:r w:rsidRPr="00A32B61">
        <w:rPr>
          <w:b/>
          <w:bCs/>
        </w:rPr>
        <w:t>Innretning</w:t>
      </w:r>
    </w:p>
    <w:p w14:paraId="19EAC11B" w14:textId="77777777" w:rsidR="00C72B12" w:rsidRPr="00A32B61" w:rsidRDefault="00C72B12" w:rsidP="00C72B12">
      <w:r w:rsidRPr="00A32B61">
        <w:t xml:space="preserve">Utprøvningens organisering og innretning medførte at man tok utgangspunkt i pasienter, og ikke behandlere eller forløp med etablert samhandling. Dette medførte igjen at pasientens tilstand bestemte hvilke behandlere man måtte få tak i for å involvere dem i prosjektet ad-hoc. Dette ble en svært vanskelig oppgave. Et typisk eksempel var at en behandler eller et behandlerteam hadde funnet en pasient som var velegnet og villig til å bli med på utprøvning. For denne pasienten var det nødvendig å involvere en spesifikk behandler som for eksempel fastlegen, som de ikke kjente til, som ikke kjente til prosjektet, og/eller som de ikke fikk tak i. På denne måten stanget man i veggen i løpet av utprøvningen. Dette er også årsaken til at videre utprøvning anbefales å orienteres rundt etablert samhandling fremfor enkeltpasienter.  </w:t>
      </w:r>
    </w:p>
    <w:p w14:paraId="7B61706D" w14:textId="77777777" w:rsidR="00C72B12" w:rsidRPr="00A32B61" w:rsidRDefault="00C72B12" w:rsidP="0055249C">
      <w:pPr>
        <w:rPr>
          <w:b/>
          <w:bCs/>
        </w:rPr>
      </w:pPr>
    </w:p>
    <w:p w14:paraId="3845E8F3" w14:textId="77777777" w:rsidR="0055249C" w:rsidRPr="00A32B61" w:rsidRDefault="0055249C" w:rsidP="0055249C">
      <w:pPr>
        <w:rPr>
          <w:b/>
          <w:bCs/>
        </w:rPr>
      </w:pPr>
      <w:r w:rsidRPr="00A32B61">
        <w:rPr>
          <w:b/>
          <w:bCs/>
        </w:rPr>
        <w:t>Pasientbegrensning</w:t>
      </w:r>
    </w:p>
    <w:p w14:paraId="6D0693D5" w14:textId="64817440" w:rsidR="0055249C" w:rsidRPr="00A32B61" w:rsidRDefault="0055249C" w:rsidP="0055249C">
      <w:r w:rsidRPr="00A32B61">
        <w:t xml:space="preserve">For å ha kontroll på den første bruken av løsningen satte prosjektet en grense på </w:t>
      </w:r>
      <w:r w:rsidR="00026363" w:rsidRPr="00A32B61">
        <w:t>fem</w:t>
      </w:r>
      <w:r w:rsidRPr="00A32B61">
        <w:t xml:space="preserve"> pasienter per klynge. Tanken var at dette kunne utvides iterativt etter at vi hadde erfaringer som tilsa at utprøvningen gikk greit, men bl</w:t>
      </w:r>
      <w:r w:rsidR="00D2003A" w:rsidRPr="00A32B61">
        <w:t>ant annet</w:t>
      </w:r>
      <w:r w:rsidRPr="00A32B61">
        <w:t xml:space="preserve"> gjennom innsiktsarbeidet har vi fått tilbakemelding om at klyngene og behandlerne opplevde dette som begrensende og vanskeliggjorde rekruttering av pasienter. I fremtidige utprøvninger må vi ta med oss disse erfaringene og vurdere andre </w:t>
      </w:r>
      <w:r w:rsidRPr="00A32B61">
        <w:lastRenderedPageBreak/>
        <w:t xml:space="preserve">tilnærminger for å holde kontroll på utprøvningen, eksempelvis gjennom å tydeliggjøre bruksområder. </w:t>
      </w:r>
    </w:p>
    <w:p w14:paraId="30623F40" w14:textId="77777777" w:rsidR="0055249C" w:rsidRPr="00A32B61" w:rsidRDefault="0055249C" w:rsidP="0055249C"/>
    <w:p w14:paraId="4421513E" w14:textId="77777777" w:rsidR="0055249C" w:rsidRPr="00A32B61" w:rsidRDefault="0055249C" w:rsidP="0055249C">
      <w:pPr>
        <w:rPr>
          <w:b/>
          <w:bCs/>
        </w:rPr>
      </w:pPr>
      <w:r w:rsidRPr="00A32B61">
        <w:rPr>
          <w:b/>
          <w:bCs/>
        </w:rPr>
        <w:t>Organisering</w:t>
      </w:r>
    </w:p>
    <w:p w14:paraId="4D368CF1" w14:textId="3FD0CBCD" w:rsidR="0055249C" w:rsidRPr="00A32B61" w:rsidRDefault="0055249C" w:rsidP="0055249C">
      <w:r w:rsidRPr="00A32B61">
        <w:t xml:space="preserve">Prosjektet har delt de ulike utprøvningsaktørene inn i "klynger", bestående av sykehus, kommuner og fastleger. Det har vært tenkt at prosjektet skulle ha dialog med hver klynge, og at hver klynge skulle kunne vurdere hensiktsmessig bruk på tvers av omsorgsnivåer og også involvere nødvendige behandlere for tiltenkt bruk. Det ble satt lite begrensninger på bruksområder fra prosjektets side, og tanken var at dette skulle kunne besluttes innenfor hver klynge. Dette har vist seg vanskelig i praksis, da det ikke er veletablerte strukturer i helsevesenet for å samarbeide på tvers av omsorgsnivåer, slik at en "klynge" i stor grad har vært en teoretisk struktur. Forankring hos ulike aktører i klyngene har også vært varierende. </w:t>
      </w:r>
      <w:r w:rsidR="00C12977" w:rsidRPr="00A32B61">
        <w:t>Å oppnå god samhandling innenfor</w:t>
      </w:r>
      <w:r w:rsidR="00487AF7" w:rsidRPr="00A32B61">
        <w:t xml:space="preserve"> en </w:t>
      </w:r>
      <w:r w:rsidR="00C12977" w:rsidRPr="00A32B61">
        <w:t>"klynge"</w:t>
      </w:r>
      <w:r w:rsidR="000A0D6E" w:rsidRPr="00A32B61">
        <w:t xml:space="preserve"> er krevende, og desto mer krevende for fire klynger. </w:t>
      </w:r>
      <w:r w:rsidR="00487AF7" w:rsidRPr="00A32B61">
        <w:t xml:space="preserve">Omfanget av videre utprøvning bør </w:t>
      </w:r>
      <w:r w:rsidR="00E43AAB" w:rsidRPr="00A32B61">
        <w:t xml:space="preserve">vurderes og bygge på erfaringene som er gjort i løpet av prosjektet. </w:t>
      </w:r>
    </w:p>
    <w:p w14:paraId="40C9D616" w14:textId="77777777" w:rsidR="0055249C" w:rsidRPr="00A32B61" w:rsidRDefault="0055249C" w:rsidP="0055249C"/>
    <w:p w14:paraId="1A26F059" w14:textId="77777777" w:rsidR="0055249C" w:rsidRPr="00A32B61" w:rsidRDefault="0055249C" w:rsidP="0055249C">
      <w:pPr>
        <w:rPr>
          <w:b/>
          <w:bCs/>
        </w:rPr>
      </w:pPr>
      <w:r w:rsidRPr="00A32B61">
        <w:rPr>
          <w:b/>
          <w:bCs/>
        </w:rPr>
        <w:t>Modning</w:t>
      </w:r>
    </w:p>
    <w:p w14:paraId="62DF3E74" w14:textId="34B2B01E" w:rsidR="0055249C" w:rsidRPr="00A32B61" w:rsidRDefault="0055249C" w:rsidP="0055249C">
      <w:r w:rsidRPr="00A32B61">
        <w:t xml:space="preserve">Behandlingsplaner på tvers av helsevesenet er et relativt nytt konsept, og å arbeide med en minimumsløsning under utvikling er uvant for mange, spesielt når prosesser og rutiner for bruk ikke er etablert. Forståelse for både løsningspotensiale, deltagelse i utviklingsarbeidet og mulige bruksområder og arbeidsprosesser krever modning og tett dialog. Vi ser absolutt at bedre dialog og felles forståelse kunne vært utarbeidet tidligere. Samtidig har prosjektet gjennomgått sin egen modningsprosess.  </w:t>
      </w:r>
    </w:p>
    <w:p w14:paraId="296BC3DB" w14:textId="77777777" w:rsidR="0055249C" w:rsidRPr="00A32B61" w:rsidRDefault="0055249C" w:rsidP="0055249C"/>
    <w:p w14:paraId="264568A0" w14:textId="77777777" w:rsidR="0055249C" w:rsidRPr="00A32B61" w:rsidRDefault="0055249C" w:rsidP="0055249C">
      <w:pPr>
        <w:rPr>
          <w:b/>
          <w:bCs/>
        </w:rPr>
      </w:pPr>
      <w:r w:rsidRPr="00A32B61">
        <w:rPr>
          <w:b/>
          <w:bCs/>
        </w:rPr>
        <w:t>Kommunikasjon</w:t>
      </w:r>
    </w:p>
    <w:p w14:paraId="4FCB8137" w14:textId="77777777" w:rsidR="0055249C" w:rsidRPr="00A32B61" w:rsidRDefault="0055249C" w:rsidP="0055249C">
      <w:r w:rsidRPr="00A32B61">
        <w:t xml:space="preserve">Gjennom innsiktsarbeidet har vi også fått tilbakemelding på at dialog og kommunikasjon mellom prosjekt, klyngene og behandlerne i utprøvningen kunne vært tettere og bedre. </w:t>
      </w:r>
    </w:p>
    <w:p w14:paraId="36EEB1D7" w14:textId="03E837AB" w:rsidR="0055249C" w:rsidRPr="00A32B61" w:rsidRDefault="0055249C" w:rsidP="0055249C">
      <w:r w:rsidRPr="00A32B61">
        <w:t xml:space="preserve">De ovennevnte punktene utgjør verdifulle erfaringer å ta med seg i videre arbeid. Videre utprøvninger bør søke å etablere god og tett dialog mellom prosjekt og utprøvingsaktører, sikre en organisering som ivaretar helhetstenkning på tvers av helsevesenet og mandat til å gjennomføre, samt sørge for tilstrekkelig forankring og felles forståelse både hos behandlerne og ledelsen i de respektive aktørene. </w:t>
      </w:r>
    </w:p>
    <w:p w14:paraId="7E296709" w14:textId="77777777" w:rsidR="0055249C" w:rsidRPr="00A32B61" w:rsidRDefault="0055249C" w:rsidP="0055249C"/>
    <w:p w14:paraId="74F5DFE6" w14:textId="244E0816" w:rsidR="0055249C" w:rsidRPr="00A32B61" w:rsidRDefault="0055249C" w:rsidP="002D5DE3">
      <w:pPr>
        <w:pStyle w:val="Overskrift2"/>
        <w:numPr>
          <w:ilvl w:val="1"/>
          <w:numId w:val="6"/>
        </w:numPr>
      </w:pPr>
      <w:bookmarkStart w:id="52" w:name="_Toc152766848"/>
      <w:bookmarkStart w:id="53" w:name="_Toc161408146"/>
      <w:bookmarkEnd w:id="52"/>
      <w:r w:rsidRPr="00A32B61">
        <w:t>Statistikk fra bruk</w:t>
      </w:r>
      <w:bookmarkEnd w:id="53"/>
    </w:p>
    <w:p w14:paraId="179B6D59" w14:textId="77777777" w:rsidR="0055249C" w:rsidRPr="00A32B61" w:rsidRDefault="0055249C" w:rsidP="0055249C">
      <w:r w:rsidRPr="00A32B61">
        <w:t>NHN har tatt ut statistikk fra både Helsenorge og Kjernejournal som kan bidra til å belyse hvordan løsningen har blitt tatt i bruk i løpet av utprøvningen. Det må tas hensyn til at datagrunnlaget fra en begrenset utprøvning med få pasienter ikke er stort, og at noe bruk har vært relatert til test/opplæring i produksjon. Det er også noe avvik mellom statistikken og det som rapporteres fra utprøvningsdeltagerne. Statistikken må derfor tolkes nøkternt frem til et bedre datagrunnlag foreligger.</w:t>
      </w:r>
    </w:p>
    <w:p w14:paraId="3BA81D18" w14:textId="77777777" w:rsidR="0055249C" w:rsidRPr="00A32B61" w:rsidRDefault="0055249C" w:rsidP="0055249C">
      <w:r w:rsidRPr="00A32B61">
        <w:t xml:space="preserve">Statistikken fra Helsenorge indikerer at de fleste besøkene på Helsenorge for behandlingsplan har vært målrettede, og har inkludert at innbygger har sett gjennom hele planen når de først har vært </w:t>
      </w:r>
      <w:r w:rsidRPr="00A32B61">
        <w:lastRenderedPageBreak/>
        <w:t xml:space="preserve">inne i den. Pårørende har vært lite involvert, med bare ett oppslag. Trafikken viser også at noen pasienter benytter planen hyppig, andre mindre. Noen planer er ikke lest av pasient i det hele tatt, hvilket tyder på et visst potensiale i pasientinvolveringen. I utprøvningen har det primært vært fastlegene som har hatt mulighet til å sende direktemelding til pasient om oppdatert plan fra EPJ, hvilket er en funksjonalitet som kan bidra til å styrke pasientinvolveringen. </w:t>
      </w:r>
    </w:p>
    <w:p w14:paraId="3B70FE1B" w14:textId="77777777" w:rsidR="0055249C" w:rsidRPr="00A32B61" w:rsidRDefault="0055249C" w:rsidP="0055249C">
      <w:r w:rsidRPr="00A32B61">
        <w:t xml:space="preserve">Statistikken fra Kjernejournal indikerer at det har vært en viss grad av samhandling mellom behandlere i utprøvningen, men at bred samhandling og involvering i liten grad har inntruffet. Over halvparten av planene har vært begrenset til samhandling mellom pasient og opprettende behandler, primært mellom fastlege og pasient. </w:t>
      </w:r>
    </w:p>
    <w:p w14:paraId="78D12A39" w14:textId="53AA8D74" w:rsidR="0055249C" w:rsidRPr="00A32B61" w:rsidRDefault="0055249C" w:rsidP="0055249C">
      <w:r w:rsidRPr="00A32B61">
        <w:t>Statistikken indikerer også at gjennomsnittsplanen har vært aktivt jobbet med i vesentlig grad som et arbeidsdokument over tid, med flere visninger, oppdateringer og endringer etter opprettelse. Dette kan tolkes som at arbeidet med planer i utprøvningen i stor grad har vært gjennomført som en pågående prosess der planen oppdateres og jobbes med over tid, og ikke som en enkel dokumentasjonsjobb</w:t>
      </w:r>
      <w:r w:rsidR="00CE0B85" w:rsidRPr="00A32B61">
        <w:t>. P</w:t>
      </w:r>
      <w:r w:rsidRPr="00A32B61">
        <w:t>lanene har altså stort sett ikke vært opprettet</w:t>
      </w:r>
      <w:r w:rsidR="00CE0B85" w:rsidRPr="00A32B61">
        <w:t>,</w:t>
      </w:r>
      <w:r w:rsidRPr="00A32B61">
        <w:t xml:space="preserve"> for så å bli "lagt i en skuff". Muligheten for kontinuerlig arbeid og oppdatering av planene er en av styrkene til løsningen, og statistikken kan tyde på at denne egenskapen benyttes av brukerne. </w:t>
      </w:r>
    </w:p>
    <w:p w14:paraId="0B4DB370" w14:textId="77777777" w:rsidR="0055249C" w:rsidRPr="00A32B61" w:rsidRDefault="0055249C" w:rsidP="0055249C"/>
    <w:p w14:paraId="3EE9845D" w14:textId="77777777" w:rsidR="0055249C" w:rsidRPr="00A32B61" w:rsidRDefault="0055249C" w:rsidP="0055249C">
      <w:r w:rsidRPr="00A32B61">
        <w:t xml:space="preserve">Noen utvalg fra statistikken oppgis her: </w:t>
      </w:r>
    </w:p>
    <w:p w14:paraId="1F87B1DD" w14:textId="67DCB454" w:rsidR="0055249C" w:rsidRPr="00A32B61" w:rsidRDefault="0055249C" w:rsidP="002D5DE3">
      <w:pPr>
        <w:pStyle w:val="Listeavsnitt"/>
        <w:numPr>
          <w:ilvl w:val="0"/>
          <w:numId w:val="8"/>
        </w:numPr>
      </w:pPr>
      <w:r w:rsidRPr="00A32B61">
        <w:t>En gjennomsnittlig behandlingsplan</w:t>
      </w:r>
      <w:r w:rsidR="00A1435B" w:rsidRPr="00A32B61">
        <w:t xml:space="preserve"> i utprøvningen</w:t>
      </w:r>
      <w:r w:rsidRPr="00A32B61">
        <w:t xml:space="preserve"> innehold</w:t>
      </w:r>
      <w:r w:rsidR="00A1435B" w:rsidRPr="00A32B61">
        <w:t>t</w:t>
      </w:r>
      <w:r w:rsidRPr="00A32B61">
        <w:t xml:space="preserve"> ca. 2 diagnoser/</w:t>
      </w:r>
      <w:r w:rsidR="00CE0B85" w:rsidRPr="00A32B61">
        <w:t xml:space="preserve"> </w:t>
      </w:r>
      <w:r w:rsidRPr="00A32B61">
        <w:t xml:space="preserve">problemstillinger, 5 tiltak, samt både pasientmål og behandlingsmål. Det er en relativt jevn fordeling mellom behandlingstiltak og egenbehandlingstiltak, og mellom behandlingsmål og pasientmål. Tiltakene </w:t>
      </w:r>
      <w:r w:rsidR="007D476F" w:rsidRPr="00A32B61">
        <w:t>har</w:t>
      </w:r>
      <w:r w:rsidRPr="00A32B61">
        <w:t xml:space="preserve"> en snittlengde på 98 tegn.   </w:t>
      </w:r>
    </w:p>
    <w:p w14:paraId="33BF291A" w14:textId="77777777" w:rsidR="0055249C" w:rsidRPr="00A32B61" w:rsidRDefault="0055249C" w:rsidP="002D5DE3">
      <w:pPr>
        <w:pStyle w:val="Listeavsnitt"/>
        <w:numPr>
          <w:ilvl w:val="0"/>
          <w:numId w:val="8"/>
        </w:numPr>
      </w:pPr>
      <w:r w:rsidRPr="00A32B61">
        <w:t xml:space="preserve">Per 1. juli 2023 hadde 22 pasienter lest behandlingsplanen sin på Helsenorge totalt 101 ganger, med relativt jevn fordeling gjennom utprøvingsperioden. </w:t>
      </w:r>
    </w:p>
    <w:p w14:paraId="47989EAA" w14:textId="77777777" w:rsidR="0055249C" w:rsidRPr="00A32B61" w:rsidRDefault="0055249C" w:rsidP="002D5DE3">
      <w:pPr>
        <w:pStyle w:val="Listeavsnitt"/>
        <w:numPr>
          <w:ilvl w:val="0"/>
          <w:numId w:val="8"/>
        </w:numPr>
      </w:pPr>
      <w:r w:rsidRPr="00A32B61">
        <w:t>Av 44 totalt opprettede planer har 43% blitt opprettet av fastlege, 30% av sykehus, og 27% av kommune/hjemmetjeneste.</w:t>
      </w:r>
    </w:p>
    <w:p w14:paraId="450BBFE4" w14:textId="6BF57134" w:rsidR="0055249C" w:rsidRPr="00A32B61" w:rsidRDefault="0055249C" w:rsidP="002D5DE3">
      <w:pPr>
        <w:pStyle w:val="Listeavsnitt"/>
        <w:numPr>
          <w:ilvl w:val="0"/>
          <w:numId w:val="8"/>
        </w:numPr>
      </w:pPr>
      <w:r w:rsidRPr="00A32B61">
        <w:t xml:space="preserve">Nesten halvparten av planene har blitt lest av minst </w:t>
      </w:r>
      <w:r w:rsidR="00CE0B85" w:rsidRPr="00A32B61">
        <w:t>én</w:t>
      </w:r>
      <w:r w:rsidRPr="00A32B61">
        <w:t xml:space="preserve"> annen behandler enn den </w:t>
      </w:r>
      <w:r w:rsidR="004831DC" w:rsidRPr="00A32B61">
        <w:t>som opprettet den</w:t>
      </w:r>
      <w:r w:rsidRPr="00A32B61">
        <w:t xml:space="preserve">, og over en tredjedel har blitt redigert av minst </w:t>
      </w:r>
      <w:r w:rsidR="004831DC" w:rsidRPr="00A32B61">
        <w:t>é</w:t>
      </w:r>
      <w:r w:rsidRPr="00A32B61">
        <w:t xml:space="preserve">n annen behandler. </w:t>
      </w:r>
    </w:p>
    <w:p w14:paraId="6ECD6963" w14:textId="21EEBFEA" w:rsidR="0055249C" w:rsidRPr="00A32B61" w:rsidRDefault="0055249C" w:rsidP="002D5DE3">
      <w:pPr>
        <w:pStyle w:val="Listeavsnitt"/>
        <w:numPr>
          <w:ilvl w:val="0"/>
          <w:numId w:val="8"/>
        </w:numPr>
      </w:pPr>
      <w:r w:rsidRPr="00A32B61">
        <w:t>Ca. en fjerdedel av planene har blitt lest av mer enn to andre behandlere enn den opprettende, og litt over 10% (4 planer) har blitt oppdatert av mer enn to andre behandlere.</w:t>
      </w:r>
    </w:p>
    <w:p w14:paraId="0ECF0050" w14:textId="77777777" w:rsidR="00EB3D94" w:rsidRPr="00A32B61" w:rsidRDefault="00EB3D94" w:rsidP="00CC4255">
      <w:bookmarkStart w:id="54" w:name="_Toc153221987"/>
      <w:bookmarkEnd w:id="54"/>
    </w:p>
    <w:p w14:paraId="038FB853" w14:textId="002DFC75" w:rsidR="00C27032" w:rsidRPr="00A32B61" w:rsidRDefault="00C27032" w:rsidP="00E3219C">
      <w:pPr>
        <w:pStyle w:val="Overskrift1"/>
        <w:numPr>
          <w:ilvl w:val="0"/>
          <w:numId w:val="6"/>
        </w:numPr>
        <w:rPr>
          <w:b/>
          <w:bCs/>
        </w:rPr>
      </w:pPr>
      <w:bookmarkStart w:id="55" w:name="_HOVEDFUNN"/>
      <w:bookmarkStart w:id="56" w:name="_Toc161408147"/>
      <w:bookmarkEnd w:id="55"/>
      <w:r w:rsidRPr="00A32B61">
        <w:rPr>
          <w:b/>
          <w:bCs/>
        </w:rPr>
        <w:t>HOVEDFUNN</w:t>
      </w:r>
      <w:bookmarkEnd w:id="56"/>
    </w:p>
    <w:p w14:paraId="45F26C35" w14:textId="77777777" w:rsidR="00E3219C" w:rsidRPr="00A32B61" w:rsidRDefault="00E3219C" w:rsidP="00207180"/>
    <w:p w14:paraId="54383267" w14:textId="77777777" w:rsidR="00E13BAA" w:rsidRPr="00A32B61" w:rsidRDefault="00C27032" w:rsidP="00C27032">
      <w:pPr>
        <w:pStyle w:val="Overskrift2"/>
      </w:pPr>
      <w:bookmarkStart w:id="57" w:name="_Toc161408148"/>
      <w:r w:rsidRPr="00A32B61">
        <w:t>4.1. Hovedfunn 1: Bruk av behandlingsplaner på tvers i helsevesenet</w:t>
      </w:r>
      <w:bookmarkEnd w:id="57"/>
      <w:r w:rsidRPr="00A32B61">
        <w:t xml:space="preserve"> </w:t>
      </w:r>
    </w:p>
    <w:p w14:paraId="35BFFB9D" w14:textId="162A2870" w:rsidR="00466789" w:rsidRPr="00A32B61" w:rsidRDefault="00466789" w:rsidP="00823B68">
      <w:pPr>
        <w:rPr>
          <w:b/>
        </w:rPr>
      </w:pPr>
      <w:r w:rsidRPr="00A32B61">
        <w:rPr>
          <w:b/>
        </w:rPr>
        <w:t>"</w:t>
      </w:r>
      <w:r w:rsidR="00823B68" w:rsidRPr="00A32B61">
        <w:rPr>
          <w:b/>
        </w:rPr>
        <w:t>Digitale behandlingsplaner kan stimulere og støtte økt samhandling på tvers av helsevesenet, som et av flere nødvendige tiltak.</w:t>
      </w:r>
      <w:r w:rsidR="00291213" w:rsidRPr="00A32B61">
        <w:rPr>
          <w:b/>
        </w:rPr>
        <w:t>"</w:t>
      </w:r>
    </w:p>
    <w:p w14:paraId="2520B65E" w14:textId="20A145FA" w:rsidR="008718AB" w:rsidRPr="00A32B61" w:rsidRDefault="008718AB" w:rsidP="001231F3">
      <w:r w:rsidRPr="00A32B61">
        <w:t xml:space="preserve">Samhandling på tvers er svært krevende i helsetjenesten. Det er en kjent utfordring som det er jobbet mye med å forbedre gjennom mange år med begrenset hell, som Helsepersonellkommisjonen </w:t>
      </w:r>
      <w:r w:rsidR="00F7047D" w:rsidRPr="00A32B61">
        <w:t>påpeker</w:t>
      </w:r>
      <w:r w:rsidRPr="00A32B61">
        <w:t xml:space="preserve">. </w:t>
      </w:r>
      <w:r w:rsidR="00D34C52" w:rsidRPr="00A32B61">
        <w:t xml:space="preserve">Det har vært </w:t>
      </w:r>
      <w:r w:rsidR="00F7047D" w:rsidRPr="00A32B61">
        <w:t>begrenset bruk på tvers</w:t>
      </w:r>
      <w:r w:rsidR="0012227D" w:rsidRPr="00A32B61">
        <w:t xml:space="preserve"> i utprøvningen</w:t>
      </w:r>
      <w:r w:rsidR="00B45743" w:rsidRPr="00A32B61">
        <w:t>, som beskrevet i kapittel 3.2</w:t>
      </w:r>
      <w:r w:rsidR="002C1365" w:rsidRPr="00A32B61">
        <w:t xml:space="preserve">, </w:t>
      </w:r>
      <w:r w:rsidR="0012227D" w:rsidRPr="00A32B61">
        <w:t xml:space="preserve">og </w:t>
      </w:r>
      <w:r w:rsidR="00D34C52" w:rsidRPr="00A32B61">
        <w:t xml:space="preserve">minimumsløsningen </w:t>
      </w:r>
      <w:r w:rsidR="00025659" w:rsidRPr="00A32B61">
        <w:t>gir begrenset støtte til samhandling før EPJ tar API i bruk</w:t>
      </w:r>
      <w:r w:rsidR="00D7057C" w:rsidRPr="00A32B61">
        <w:t xml:space="preserve">. Til tross for dette ser behandlerne i utprøvningen potensialet i løsningen, og </w:t>
      </w:r>
      <w:r w:rsidR="002C1365" w:rsidRPr="00A32B61">
        <w:t>t</w:t>
      </w:r>
      <w:r w:rsidRPr="00A32B61">
        <w:t>ilbakemeldinge</w:t>
      </w:r>
      <w:r w:rsidR="00D7057C" w:rsidRPr="00A32B61">
        <w:t>n</w:t>
      </w:r>
      <w:r w:rsidRPr="00A32B61">
        <w:t xml:space="preserve"> fra utprøvingen </w:t>
      </w:r>
      <w:r w:rsidR="00551DC0" w:rsidRPr="00A32B61">
        <w:t xml:space="preserve">er </w:t>
      </w:r>
      <w:r w:rsidRPr="00A32B61">
        <w:t>at løsningen kan fungere som en døråpner for samhandling på tvers.</w:t>
      </w:r>
    </w:p>
    <w:p w14:paraId="1D67875F" w14:textId="38F634B5" w:rsidR="005F334C" w:rsidRPr="00A32B61" w:rsidRDefault="00763DA3" w:rsidP="001231F3">
      <w:r w:rsidRPr="00A32B61">
        <w:lastRenderedPageBreak/>
        <w:t xml:space="preserve">Det har også </w:t>
      </w:r>
      <w:proofErr w:type="gramStart"/>
      <w:r w:rsidRPr="00A32B61">
        <w:t>fremkommet</w:t>
      </w:r>
      <w:proofErr w:type="gramEnd"/>
      <w:r w:rsidRPr="00A32B61">
        <w:t xml:space="preserve"> at </w:t>
      </w:r>
      <w:r w:rsidR="00256BC1" w:rsidRPr="00A32B61">
        <w:t xml:space="preserve">selv om løsningen </w:t>
      </w:r>
      <w:r w:rsidR="00534838" w:rsidRPr="00A32B61">
        <w:t xml:space="preserve">muliggjør </w:t>
      </w:r>
      <w:r w:rsidR="00BE72BB" w:rsidRPr="00A32B61">
        <w:t>samhandling</w:t>
      </w:r>
      <w:r w:rsidR="00C7754E" w:rsidRPr="00A32B61">
        <w:t xml:space="preserve"> på tvers så er ikke dette noe som skjer av seg selv. Det er nødvendig </w:t>
      </w:r>
      <w:r w:rsidR="00EF5CB7" w:rsidRPr="00A32B61">
        <w:t>å se nærme</w:t>
      </w:r>
      <w:r w:rsidR="00CB50D5" w:rsidRPr="00A32B61">
        <w:t>re på hvordan rutiner o</w:t>
      </w:r>
      <w:r w:rsidR="005A6533" w:rsidRPr="00A32B61">
        <w:t xml:space="preserve">g arbeidsprosesser </w:t>
      </w:r>
      <w:r w:rsidR="00852D3E" w:rsidRPr="00A32B61">
        <w:t>kan</w:t>
      </w:r>
      <w:r w:rsidR="005A6533" w:rsidRPr="00A32B61">
        <w:t xml:space="preserve"> endres for å </w:t>
      </w:r>
      <w:r w:rsidR="00C65008" w:rsidRPr="00A32B61">
        <w:t xml:space="preserve">fremme </w:t>
      </w:r>
      <w:r w:rsidR="00B22A3F" w:rsidRPr="00A32B61">
        <w:t xml:space="preserve">samhandling </w:t>
      </w:r>
      <w:r w:rsidR="00D374C2" w:rsidRPr="00A32B61">
        <w:t xml:space="preserve">ved bruk av løsningen. </w:t>
      </w:r>
      <w:r w:rsidR="008B3067" w:rsidRPr="00A32B61">
        <w:t xml:space="preserve">Utprøvingen ble gjennomført i </w:t>
      </w:r>
      <w:r w:rsidR="00FC3BC8" w:rsidRPr="00A32B61">
        <w:t xml:space="preserve">en </w:t>
      </w:r>
      <w:r w:rsidR="00C0733E" w:rsidRPr="00A32B61">
        <w:t>begrenset</w:t>
      </w:r>
      <w:r w:rsidR="008B3067" w:rsidRPr="00A32B61">
        <w:t xml:space="preserve"> skala </w:t>
      </w:r>
      <w:r w:rsidR="00EF79DA" w:rsidRPr="00A32B61">
        <w:t>så</w:t>
      </w:r>
      <w:r w:rsidR="008B3067" w:rsidRPr="00A32B61">
        <w:t xml:space="preserve"> det ikke ble</w:t>
      </w:r>
      <w:r w:rsidR="000B0E8A" w:rsidRPr="00A32B61">
        <w:t xml:space="preserve"> vurdert som hensiktsmessig å</w:t>
      </w:r>
      <w:r w:rsidR="00837AF0" w:rsidRPr="00A32B61">
        <w:t xml:space="preserve"> prioritere å</w:t>
      </w:r>
      <w:r w:rsidR="000B0E8A" w:rsidRPr="00A32B61">
        <w:t xml:space="preserve"> endre rutiner og arbeidsprosesser</w:t>
      </w:r>
      <w:r w:rsidR="00DD7449" w:rsidRPr="00A32B61">
        <w:t xml:space="preserve"> i løpet av denne perioden</w:t>
      </w:r>
      <w:r w:rsidR="000B0E8A" w:rsidRPr="00A32B61">
        <w:t xml:space="preserve">. </w:t>
      </w:r>
    </w:p>
    <w:p w14:paraId="0A920CC4" w14:textId="3150D22C" w:rsidR="00872E0B" w:rsidRPr="00A32B61" w:rsidRDefault="00872E0B" w:rsidP="00872E0B">
      <w:r w:rsidRPr="00A32B61">
        <w:t xml:space="preserve">Når pasientene ble presentert for potensialene i en behandlingsplan var de alle veldig positivt innstilt. Det var flere av de som hadde vært med på å opprette planen som fant den motiverende for å gjøre noe med livsstils utfordringene. Andre ble truffet av hverdagen og livet, slik at intensjonene ikke ble innfridd. De oppga det å ha helsepersonell som følger opp planen som essensen i å lykkes. Alle så planen som til for pasientene sin skyld. Det var viktig for pasientene at behandlerne jobbet sammen om planen. </w:t>
      </w:r>
    </w:p>
    <w:p w14:paraId="579AB2CB" w14:textId="123D2CDE" w:rsidR="000429F1" w:rsidRPr="00A32B61" w:rsidRDefault="00B62CF6" w:rsidP="00872E0B">
      <w:r w:rsidRPr="00A32B61">
        <w:t>Utprøvningen har bekreftet a</w:t>
      </w:r>
      <w:r w:rsidR="00AE1F0D" w:rsidRPr="00A32B61">
        <w:t>ntagelsen om at en videreutviklet løsning</w:t>
      </w:r>
      <w:r w:rsidR="002E2630" w:rsidRPr="00A32B61">
        <w:t>,</w:t>
      </w:r>
      <w:r w:rsidR="00AE1F0D" w:rsidRPr="00A32B61">
        <w:t xml:space="preserve"> der EPJ også benytter API</w:t>
      </w:r>
      <w:r w:rsidR="002E2630" w:rsidRPr="00A32B61">
        <w:t>,</w:t>
      </w:r>
      <w:r w:rsidR="00AE1F0D" w:rsidRPr="00A32B61">
        <w:t xml:space="preserve"> vil </w:t>
      </w:r>
      <w:r w:rsidR="000B3A5F" w:rsidRPr="00A32B61">
        <w:t>gi muligheten for at behandlere på tvers av helsetjenesten kan samarbeide om en felles digital behandlingsplan</w:t>
      </w:r>
      <w:r w:rsidR="002E2630" w:rsidRPr="00A32B61">
        <w:t xml:space="preserve">, og at dette vil kunne bidra til </w:t>
      </w:r>
      <w:r w:rsidR="00ED29CF" w:rsidRPr="00A32B61">
        <w:t xml:space="preserve">økt samhandling og mer helhet i pasientforløp. </w:t>
      </w:r>
    </w:p>
    <w:p w14:paraId="0460FBE6" w14:textId="77777777" w:rsidR="00207180" w:rsidRPr="00A32B61" w:rsidRDefault="00207180" w:rsidP="00207180"/>
    <w:p w14:paraId="5A25C3D1" w14:textId="6F65F797" w:rsidR="00C27032" w:rsidRPr="00A32B61" w:rsidRDefault="00C27032" w:rsidP="00C27032">
      <w:pPr>
        <w:pStyle w:val="Overskrift2"/>
      </w:pPr>
      <w:bookmarkStart w:id="58" w:name="_Toc161408149"/>
      <w:r w:rsidRPr="00A32B61">
        <w:t xml:space="preserve">4.2. Hovedfunn 2: </w:t>
      </w:r>
      <w:r w:rsidR="00192907" w:rsidRPr="00A32B61">
        <w:t>"Enkel bruk</w:t>
      </w:r>
      <w:r w:rsidR="00524513" w:rsidRPr="00A32B61">
        <w:t>"</w:t>
      </w:r>
      <w:r w:rsidR="00192907" w:rsidRPr="00A32B61">
        <w:t xml:space="preserve"> mellom fastlege og pasient</w:t>
      </w:r>
      <w:bookmarkEnd w:id="58"/>
    </w:p>
    <w:p w14:paraId="473816E9" w14:textId="65B25A1E" w:rsidR="00207180" w:rsidRPr="00A32B61" w:rsidRDefault="00BF3BEB" w:rsidP="00207180">
      <w:pPr>
        <w:rPr>
          <w:b/>
        </w:rPr>
      </w:pPr>
      <w:r w:rsidRPr="00A32B61">
        <w:rPr>
          <w:rFonts w:eastAsia="Times New Roman"/>
          <w:b/>
        </w:rPr>
        <w:t>"Det er oppnådd svært spennende resultater innen enkel bruk mellom fastlege og pasient, og et stort potensial innenfor sykdomsforebygging og oppfølging"</w:t>
      </w:r>
    </w:p>
    <w:p w14:paraId="7E3A11F3" w14:textId="7314A01E" w:rsidR="00505BF9" w:rsidRPr="00A32B61" w:rsidRDefault="006A18D9" w:rsidP="00C14DD9">
      <w:pPr>
        <w:rPr>
          <w:bCs/>
        </w:rPr>
      </w:pPr>
      <w:r w:rsidRPr="00A32B61">
        <w:rPr>
          <w:bCs/>
        </w:rPr>
        <w:t xml:space="preserve">Erfaringer fra </w:t>
      </w:r>
      <w:r w:rsidR="00073FBD" w:rsidRPr="00A32B61">
        <w:rPr>
          <w:bCs/>
        </w:rPr>
        <w:t>utprøvningen</w:t>
      </w:r>
      <w:r w:rsidRPr="00A32B61">
        <w:rPr>
          <w:bCs/>
        </w:rPr>
        <w:t xml:space="preserve"> </w:t>
      </w:r>
      <w:r w:rsidR="004E3F7B" w:rsidRPr="00A32B61">
        <w:rPr>
          <w:bCs/>
        </w:rPr>
        <w:t>innenfor dette bruksområdet er beskrevet n</w:t>
      </w:r>
      <w:r w:rsidR="005D5BE8" w:rsidRPr="00A32B61">
        <w:rPr>
          <w:bCs/>
        </w:rPr>
        <w:t xml:space="preserve">ærmere i </w:t>
      </w:r>
      <w:r w:rsidR="005D5BE8" w:rsidRPr="00A32B61">
        <w:t>kapittel 3.1</w:t>
      </w:r>
      <w:r w:rsidR="005D5BE8" w:rsidRPr="00A32B61">
        <w:rPr>
          <w:bCs/>
        </w:rPr>
        <w:t>.</w:t>
      </w:r>
      <w:r w:rsidR="000E0FC8" w:rsidRPr="00A32B61">
        <w:rPr>
          <w:bCs/>
        </w:rPr>
        <w:t xml:space="preserve"> Her ser vi nærmere på potensialet</w:t>
      </w:r>
      <w:r w:rsidR="00023F24" w:rsidRPr="00A32B61">
        <w:rPr>
          <w:bCs/>
        </w:rPr>
        <w:t>.</w:t>
      </w:r>
    </w:p>
    <w:p w14:paraId="1B08F1B9" w14:textId="62FD02AB" w:rsidR="000D5699" w:rsidRPr="00A32B61" w:rsidRDefault="00080B0A" w:rsidP="0031151B">
      <w:pPr>
        <w:rPr>
          <w:b/>
          <w:bCs/>
        </w:rPr>
      </w:pPr>
      <w:r w:rsidRPr="00A32B61">
        <w:rPr>
          <w:b/>
          <w:bCs/>
        </w:rPr>
        <w:t>P</w:t>
      </w:r>
      <w:r w:rsidR="00543055" w:rsidRPr="00A32B61">
        <w:rPr>
          <w:b/>
          <w:bCs/>
        </w:rPr>
        <w:t xml:space="preserve">otensiale </w:t>
      </w:r>
      <w:r w:rsidR="00FC5009" w:rsidRPr="00A32B61">
        <w:rPr>
          <w:b/>
          <w:bCs/>
        </w:rPr>
        <w:t>for</w:t>
      </w:r>
      <w:r w:rsidR="00543055" w:rsidRPr="00A32B61">
        <w:rPr>
          <w:b/>
          <w:bCs/>
        </w:rPr>
        <w:t xml:space="preserve"> </w:t>
      </w:r>
      <w:r w:rsidR="009B6763" w:rsidRPr="00A32B61">
        <w:rPr>
          <w:b/>
          <w:bCs/>
        </w:rPr>
        <w:t>B</w:t>
      </w:r>
      <w:r w:rsidR="00543055" w:rsidRPr="00A32B61">
        <w:rPr>
          <w:b/>
          <w:bCs/>
        </w:rPr>
        <w:t>ruksområde</w:t>
      </w:r>
      <w:r w:rsidR="009B6763" w:rsidRPr="00A32B61">
        <w:rPr>
          <w:b/>
          <w:bCs/>
        </w:rPr>
        <w:t>: S</w:t>
      </w:r>
      <w:r w:rsidR="00543055" w:rsidRPr="00A32B61">
        <w:rPr>
          <w:b/>
          <w:bCs/>
        </w:rPr>
        <w:t>ykdomsforebygging</w:t>
      </w:r>
    </w:p>
    <w:p w14:paraId="1AB1AE82" w14:textId="7F9CA326" w:rsidR="0031151B" w:rsidRPr="00A32B61" w:rsidRDefault="0031151B" w:rsidP="0031151B">
      <w:r w:rsidRPr="00A32B61">
        <w:t>I en nylig undersøkelse gjennomført av Helsedirektoratet oppgir nesten alle respondenter at de mener de har stor påvirkningskraft på egen helse gjennom faktorer som kosthold, søvn, sosial aktivitet, fysisk aktivitet og bruk av rusmidler. Spesifikt viser data fra 2021 at halvparten av røykere ønsker å endre sine vaner, og nært halvparten ser etter måter å øke sin fysiske aktivitet på</w:t>
      </w:r>
      <w:commentRangeStart w:id="59"/>
      <w:commentRangeStart w:id="60"/>
      <w:r w:rsidRPr="00A32B61">
        <w:t xml:space="preserve">. </w:t>
      </w:r>
      <w:r w:rsidR="00914777" w:rsidRPr="00A32B61">
        <w:t>[X]</w:t>
      </w:r>
      <w:commentRangeEnd w:id="59"/>
      <w:r w:rsidR="00A35C47" w:rsidRPr="00A32B61">
        <w:rPr>
          <w:rStyle w:val="Merknadsreferanse"/>
        </w:rPr>
        <w:commentReference w:id="59"/>
      </w:r>
      <w:commentRangeEnd w:id="60"/>
      <w:r w:rsidR="006A33F9" w:rsidRPr="00A32B61">
        <w:rPr>
          <w:rStyle w:val="Merknadsreferanse"/>
        </w:rPr>
        <w:commentReference w:id="60"/>
      </w:r>
      <w:r w:rsidR="00914777" w:rsidRPr="00A32B61">
        <w:t xml:space="preserve"> </w:t>
      </w:r>
      <w:r w:rsidRPr="00A32B61">
        <w:t>Dette peker på et betydelig engasjement i befolkningen for å forbedre egen helse.</w:t>
      </w:r>
    </w:p>
    <w:p w14:paraId="2D8066CD" w14:textId="14EE476E" w:rsidR="0031151B" w:rsidRPr="00A32B61" w:rsidRDefault="00A4326E" w:rsidP="0031151B">
      <w:r w:rsidRPr="00A32B61">
        <w:t>I Folkehelserapporten</w:t>
      </w:r>
      <w:r w:rsidR="00B45191" w:rsidRPr="00A32B61">
        <w:t xml:space="preserve"> [13]</w:t>
      </w:r>
      <w:r w:rsidRPr="00A32B61">
        <w:t xml:space="preserve"> oppgir FHI</w:t>
      </w:r>
      <w:r w:rsidR="0031151B" w:rsidRPr="00A32B61">
        <w:t xml:space="preserve"> at omtrent 7% av befolkningen røyker daglig, noe som utgjør rundt 320 000 personer. Samtidig </w:t>
      </w:r>
      <w:r w:rsidR="00B45191" w:rsidRPr="00A32B61">
        <w:t>oppgis det</w:t>
      </w:r>
      <w:r w:rsidR="0031151B" w:rsidRPr="00A32B61">
        <w:t xml:space="preserve"> at andelen nordmenn med overvekt eller fedme nå er høyere enn andelen som er normalvektige, noe som ytterligere understreker behovet for effektive forebyggende tiltak.</w:t>
      </w:r>
      <w:r w:rsidR="00793B88" w:rsidRPr="00A32B61">
        <w:t xml:space="preserve"> </w:t>
      </w:r>
    </w:p>
    <w:p w14:paraId="6E89A357" w14:textId="592EA66B" w:rsidR="009879FD" w:rsidRPr="00A32B61" w:rsidRDefault="007D1F87" w:rsidP="0031151B">
      <w:r w:rsidRPr="00A32B61">
        <w:t xml:space="preserve">I en artikkel </w:t>
      </w:r>
      <w:r w:rsidR="00101B74" w:rsidRPr="00A32B61">
        <w:t>publisert i</w:t>
      </w:r>
      <w:r w:rsidRPr="00A32B61">
        <w:t xml:space="preserve"> American Journal</w:t>
      </w:r>
      <w:r w:rsidR="001D08D6" w:rsidRPr="00A32B61">
        <w:t xml:space="preserve"> of Health </w:t>
      </w:r>
      <w:proofErr w:type="gramStart"/>
      <w:r w:rsidR="001D08D6" w:rsidRPr="00A32B61">
        <w:t>Promotion</w:t>
      </w:r>
      <w:r w:rsidR="00BE1C9C" w:rsidRPr="00A32B61">
        <w:t>[</w:t>
      </w:r>
      <w:proofErr w:type="gramEnd"/>
      <w:r w:rsidR="00595283" w:rsidRPr="00A32B61">
        <w:t>1</w:t>
      </w:r>
      <w:r w:rsidR="002008C4" w:rsidRPr="00A32B61">
        <w:t>5</w:t>
      </w:r>
      <w:r w:rsidR="0020019D" w:rsidRPr="00A32B61">
        <w:t>]</w:t>
      </w:r>
      <w:r w:rsidR="001D08D6" w:rsidRPr="00A32B61">
        <w:t xml:space="preserve">, oppgis det at </w:t>
      </w:r>
      <w:r w:rsidR="009879FD" w:rsidRPr="00A32B61">
        <w:t xml:space="preserve">omtrent 80 % av kroniske sykdommer og for tidlig død kan </w:t>
      </w:r>
      <w:r w:rsidR="00D84418" w:rsidRPr="00A32B61">
        <w:t>unngås</w:t>
      </w:r>
      <w:r w:rsidR="009879FD" w:rsidRPr="00A32B61">
        <w:t xml:space="preserve"> ved ikke å røyke, være fysisk aktiv og </w:t>
      </w:r>
      <w:r w:rsidR="00E27C02" w:rsidRPr="00A32B61">
        <w:t>ha</w:t>
      </w:r>
      <w:r w:rsidR="009879FD" w:rsidRPr="00A32B61">
        <w:t xml:space="preserve"> et sunt </w:t>
      </w:r>
      <w:r w:rsidR="00E27C02" w:rsidRPr="00A32B61">
        <w:t>kosthold</w:t>
      </w:r>
      <w:r w:rsidR="009879FD" w:rsidRPr="00A32B61">
        <w:t>. Hjerte- og karsykdommer, diabetes, slag, demens og kreft påvirkes alle av livsstilsvalg</w:t>
      </w:r>
      <w:r w:rsidR="004B1103" w:rsidRPr="00A32B61">
        <w:t xml:space="preserve"> (Katz et. </w:t>
      </w:r>
      <w:r w:rsidR="00FA54D7" w:rsidRPr="00A32B61">
        <w:t>a</w:t>
      </w:r>
      <w:r w:rsidR="004B1103" w:rsidRPr="00A32B61">
        <w:t>l</w:t>
      </w:r>
      <w:r w:rsidR="00FA54D7" w:rsidRPr="00A32B61">
        <w:t xml:space="preserve">, </w:t>
      </w:r>
      <w:proofErr w:type="gramStart"/>
      <w:r w:rsidR="00FA54D7" w:rsidRPr="00A32B61">
        <w:t>2018)[</w:t>
      </w:r>
      <w:proofErr w:type="gramEnd"/>
      <w:r w:rsidR="00FA54D7" w:rsidRPr="00A32B61">
        <w:t>1</w:t>
      </w:r>
      <w:r w:rsidR="00660469" w:rsidRPr="00A32B61">
        <w:t>5]</w:t>
      </w:r>
      <w:r w:rsidR="009879FD" w:rsidRPr="00A32B61">
        <w:t>.</w:t>
      </w:r>
    </w:p>
    <w:p w14:paraId="524C77C6" w14:textId="67CAE819" w:rsidR="007A06C0" w:rsidRPr="00A32B61" w:rsidRDefault="007A06C0" w:rsidP="0031151B">
      <w:r w:rsidRPr="00A32B61">
        <w:t xml:space="preserve">Helsedirektoratets rapport </w:t>
      </w:r>
      <w:r w:rsidRPr="00A32B61">
        <w:rPr>
          <w:i/>
        </w:rPr>
        <w:t>"Samfunnsgevinster av å følge Helsedirektoratets kostråd</w:t>
      </w:r>
      <w:r w:rsidRPr="00A32B61">
        <w:rPr>
          <w:i/>
          <w:iCs/>
        </w:rPr>
        <w:t>"</w:t>
      </w:r>
      <w:r w:rsidR="00096209" w:rsidRPr="00A32B61">
        <w:rPr>
          <w:i/>
          <w:iCs/>
        </w:rPr>
        <w:t xml:space="preserve"> </w:t>
      </w:r>
      <w:r w:rsidRPr="00A32B61">
        <w:t xml:space="preserve">belyser de </w:t>
      </w:r>
      <w:proofErr w:type="gramStart"/>
      <w:r w:rsidRPr="00A32B61">
        <w:t>potensielle</w:t>
      </w:r>
      <w:proofErr w:type="gramEnd"/>
      <w:r w:rsidRPr="00A32B61">
        <w:t xml:space="preserve"> økonomiske gevinstene ved å følge offentlige kostråd, med en estimert årlig gevinst på totalt 154 milliarder kroner</w:t>
      </w:r>
      <w:r w:rsidR="00A8562C" w:rsidRPr="00A32B61">
        <w:rPr>
          <w:i/>
          <w:iCs/>
        </w:rPr>
        <w:t xml:space="preserve"> </w:t>
      </w:r>
      <w:r w:rsidR="00467AE8" w:rsidRPr="00A32B61">
        <w:rPr>
          <w:i/>
          <w:iCs/>
        </w:rPr>
        <w:t>(</w:t>
      </w:r>
      <w:r w:rsidR="00467AE8" w:rsidRPr="00A32B61">
        <w:t>Helsedirektoratet, 2016, s.5)</w:t>
      </w:r>
      <w:r w:rsidR="004359B3" w:rsidRPr="00A32B61">
        <w:t xml:space="preserve"> </w:t>
      </w:r>
      <w:r w:rsidR="00467AE8" w:rsidRPr="00A32B61">
        <w:t>[6]</w:t>
      </w:r>
      <w:r w:rsidRPr="00A32B61">
        <w:t xml:space="preserve">. Dersom vi klarer å realisere så lite som 0,01 % av denne gevinsten gjennom målrettede løsninger, som for eksempel oppfølging av pasienter med forebyggende behandlingsplaner i fastlegekonsultasjoner som beskrevet i kapittel 3.1, representerer dette en årlig gevinst på 15,4 millioner kroner. </w:t>
      </w:r>
      <w:r w:rsidR="00A54736" w:rsidRPr="00A32B61">
        <w:t xml:space="preserve">Det er naturlig å forvente gevinster innen andre områder rundt forebygging som søvn, bruk av rusmidler og sosial og fysisk aktivitet, men her kjenner ikke prosjektet til at samfunnsgevinster er tallfestet. </w:t>
      </w:r>
      <w:r w:rsidR="000E5FD6" w:rsidRPr="00A32B61">
        <w:t xml:space="preserve">Tallene </w:t>
      </w:r>
      <w:r w:rsidR="00F6061A" w:rsidRPr="00A32B61">
        <w:t>innen</w:t>
      </w:r>
      <w:r w:rsidR="000E5FD6" w:rsidRPr="00A32B61">
        <w:t xml:space="preserve"> kostrå</w:t>
      </w:r>
      <w:r w:rsidR="00EC25F3" w:rsidRPr="00A32B61">
        <w:t>d</w:t>
      </w:r>
      <w:r w:rsidRPr="00A32B61">
        <w:t xml:space="preserve"> viser </w:t>
      </w:r>
      <w:r w:rsidR="00300EC9" w:rsidRPr="00A32B61">
        <w:t xml:space="preserve">dog </w:t>
      </w:r>
      <w:r w:rsidR="00300EC9" w:rsidRPr="00A32B61">
        <w:lastRenderedPageBreak/>
        <w:t xml:space="preserve">alene </w:t>
      </w:r>
      <w:r w:rsidRPr="00A32B61">
        <w:t>til et betydelig samfunnsøkonomisk potensial som kan utløses gjennom fokuserte innsatser på sykdomsforebygging</w:t>
      </w:r>
      <w:r w:rsidR="00377A49" w:rsidRPr="00A32B61">
        <w:t xml:space="preserve">, og </w:t>
      </w:r>
      <w:r w:rsidR="00193462" w:rsidRPr="00A32B61">
        <w:t xml:space="preserve">basert på erfaringene fra utprøvningen </w:t>
      </w:r>
      <w:r w:rsidR="00377A49" w:rsidRPr="00A32B61">
        <w:t xml:space="preserve">understreker </w:t>
      </w:r>
      <w:r w:rsidR="00193462" w:rsidRPr="00A32B61">
        <w:t xml:space="preserve">det også </w:t>
      </w:r>
      <w:r w:rsidR="00377A49" w:rsidRPr="00A32B61">
        <w:t xml:space="preserve">gevinstpotensialet til behandlingsplaner som helhet. </w:t>
      </w:r>
    </w:p>
    <w:p w14:paraId="2E7C3B21" w14:textId="5C7D48B6" w:rsidR="00A1664C" w:rsidRPr="00A32B61" w:rsidRDefault="00A1664C" w:rsidP="00A1664C">
      <w:r w:rsidRPr="00A32B61">
        <w:t xml:space="preserve">En viktig komponent i å realisere dette potensialet vil være integreringen av forebyggende behandlingsplaner i vanlige konsultasjoner uten at det medfører merarbeid for fastlegen. </w:t>
      </w:r>
      <w:r w:rsidR="00865B92" w:rsidRPr="00A32B61">
        <w:t>Erfaringene fra utprøvningen indikerer at dette i</w:t>
      </w:r>
      <w:r w:rsidRPr="00A32B61">
        <w:t xml:space="preserve">kke bare </w:t>
      </w:r>
      <w:r w:rsidR="00865B92" w:rsidRPr="00A32B61">
        <w:t xml:space="preserve">kan </w:t>
      </w:r>
      <w:r w:rsidRPr="00A32B61">
        <w:t>forbedre pasientenes helse, men også effektivisere oppfølgingen ved senere konsultasjoner, siden det reduserer behovet for å oppsummere tidligere samtaler.</w:t>
      </w:r>
    </w:p>
    <w:p w14:paraId="20E716A0" w14:textId="634AAD61" w:rsidR="00BF3BEB" w:rsidRPr="00A32B61" w:rsidRDefault="00721CED" w:rsidP="00207180">
      <w:r w:rsidRPr="00A32B61">
        <w:t>Siden dette bruksområdet faller inn under</w:t>
      </w:r>
      <w:r w:rsidR="007F0DAB" w:rsidRPr="00A32B61">
        <w:t xml:space="preserve"> kategorien</w:t>
      </w:r>
      <w:r w:rsidRPr="00A32B61">
        <w:t xml:space="preserve"> "enkel bruk" mellom fastlege og pasient, og ikke krever samhandling med andre behandlere for å gi verdi, er d</w:t>
      </w:r>
      <w:r w:rsidR="000E6139" w:rsidRPr="00A32B61">
        <w:t xml:space="preserve">ette bruksområdet også etter prosjektets vurdering det minst kostbare og komplekse å </w:t>
      </w:r>
      <w:r w:rsidR="007970AD" w:rsidRPr="00A32B61">
        <w:t xml:space="preserve">utvikle og </w:t>
      </w:r>
      <w:r w:rsidR="000E6139" w:rsidRPr="00A32B61">
        <w:t xml:space="preserve">innføre, slik at kost/nytte beregningene ser svært lovende ut. </w:t>
      </w:r>
      <w:r w:rsidR="00940685" w:rsidRPr="00A32B61">
        <w:t xml:space="preserve">Dette bør utredes og dokumenteres nærmere. </w:t>
      </w:r>
    </w:p>
    <w:p w14:paraId="340BE385" w14:textId="77777777" w:rsidR="008F7026" w:rsidRPr="00A32B61" w:rsidRDefault="008F7026" w:rsidP="00207180"/>
    <w:p w14:paraId="5F60E2C0" w14:textId="31246509" w:rsidR="004439D5" w:rsidRPr="00A32B61" w:rsidRDefault="004439D5" w:rsidP="00A87850">
      <w:pPr>
        <w:rPr>
          <w:b/>
          <w:bCs/>
        </w:rPr>
      </w:pPr>
      <w:r w:rsidRPr="00A32B61">
        <w:rPr>
          <w:b/>
          <w:bCs/>
        </w:rPr>
        <w:t xml:space="preserve">Potensiale for </w:t>
      </w:r>
      <w:r w:rsidR="00B338FA" w:rsidRPr="00A32B61">
        <w:rPr>
          <w:b/>
          <w:bCs/>
        </w:rPr>
        <w:t>B</w:t>
      </w:r>
      <w:r w:rsidRPr="00A32B61">
        <w:rPr>
          <w:b/>
          <w:bCs/>
        </w:rPr>
        <w:t>ruksområde</w:t>
      </w:r>
      <w:r w:rsidR="00B338FA" w:rsidRPr="00A32B61">
        <w:rPr>
          <w:b/>
          <w:bCs/>
        </w:rPr>
        <w:t>: O</w:t>
      </w:r>
      <w:r w:rsidRPr="00A32B61">
        <w:rPr>
          <w:b/>
          <w:bCs/>
        </w:rPr>
        <w:t>ppfølging</w:t>
      </w:r>
    </w:p>
    <w:p w14:paraId="22E7C31B" w14:textId="21765277" w:rsidR="004439D5" w:rsidRPr="00A32B61" w:rsidRDefault="004439D5" w:rsidP="004439D5">
      <w:pPr>
        <w:rPr>
          <w:bCs/>
        </w:rPr>
      </w:pPr>
      <w:r w:rsidRPr="00A32B61">
        <w:rPr>
          <w:bCs/>
        </w:rPr>
        <w:t>Pasienter med behov for oppfølging generelt er et stort og diffust bruksområde med tilsvarende stort potensial for gevinster fra behandlingsplaner. For kreftoppfølging spesielt har vi dog noen relevante tall fra kreftregisteret</w:t>
      </w:r>
      <w:r w:rsidR="00137E97" w:rsidRPr="00A32B61">
        <w:rPr>
          <w:bCs/>
        </w:rPr>
        <w:t>, og rapporten Cancer in Norway 2022 [14]</w:t>
      </w:r>
      <w:r w:rsidRPr="00A32B61">
        <w:rPr>
          <w:bCs/>
        </w:rPr>
        <w:t>. Tykktarmskreft var den fjerde hyppigst forekommende kreftformen i 2022 med 3252 nye tilfeller, og tykk- og endetarmskreft førte til nest flest dødsfall etter kreftform med 1591 dødsfall i 2021. Lungekreft er kreftformen med flest dødsfall, med 2202 tilfeller registrert i 2021. Ved utgangen av 2021 var det 316.145 menn og kvinner i Norge som har hatt kreft eller som lever med sin kreftsykdom</w:t>
      </w:r>
      <w:r w:rsidR="00A40C75" w:rsidRPr="00A32B61">
        <w:rPr>
          <w:bCs/>
        </w:rPr>
        <w:t>.</w:t>
      </w:r>
      <w:r w:rsidRPr="00A32B61">
        <w:rPr>
          <w:bCs/>
        </w:rPr>
        <w:t xml:space="preserve"> Vi har ikke funnet tall som spesifiserer hvordan dødsfallene fordeler seg i forløpet, men siden nærmere tre av fire overlever sin kreftsykdom i fem år eller mer er det grunn til å tro at en vesentlig andel dør under oppfølging, etter pakkeforløp. </w:t>
      </w:r>
    </w:p>
    <w:p w14:paraId="3034B71B" w14:textId="77777777" w:rsidR="004439D5" w:rsidRPr="00A32B61" w:rsidRDefault="004439D5" w:rsidP="004439D5">
      <w:pPr>
        <w:rPr>
          <w:bCs/>
        </w:rPr>
      </w:pPr>
      <w:r w:rsidRPr="00A32B61">
        <w:rPr>
          <w:bCs/>
        </w:rPr>
        <w:t xml:space="preserve">Oppfølging av kreft etter pakkeforløp er langvarige prosesser der tiltak fra både pasient og behandlere på tvers av helsevesenet kan inngå. Det er risiko for at ting glipper i langvarig oppfølging med flere involverte behandlere, kanskje spesielt når behandlingsplanen foreligger på papir som lett kan mistes eller utdateres. Dersom behandlingsplaner kan bidra til at relevant informasjon deles mellom behandlere, eller til at oppfølgingen gjennomføres som den skal, utgjør dette også et bruksområde med et stort samfunnsøkonomisk potensial ved nasjonal innføring. </w:t>
      </w:r>
    </w:p>
    <w:p w14:paraId="52A438B4" w14:textId="248DB765" w:rsidR="00543055" w:rsidRPr="00A32B61" w:rsidRDefault="004439D5" w:rsidP="00207180">
      <w:r w:rsidRPr="00A32B61">
        <w:rPr>
          <w:bCs/>
        </w:rPr>
        <w:t xml:space="preserve">På sikt med en moden og velinnført løsning kan behandlingsplaner på tvers også benyttes for selve kreftforløpet, men oppfølging etter pakkeforløp antas å være et mindre komplekst bruksområde, der man kan tilføre verdi på kortere sikt. Med en stegvis tilnærming til utvikling og innføring av behandlingsplaner er derfor kreftoppfølging et aktuelt område å vurdere. </w:t>
      </w:r>
    </w:p>
    <w:p w14:paraId="30ECACB3" w14:textId="77777777" w:rsidR="00543055" w:rsidRPr="00A32B61" w:rsidRDefault="00543055" w:rsidP="00207180"/>
    <w:p w14:paraId="7CCF9306" w14:textId="77777777" w:rsidR="00E13BAA" w:rsidRPr="00A32B61" w:rsidRDefault="00C27032" w:rsidP="00C27032">
      <w:pPr>
        <w:pStyle w:val="Overskrift2"/>
      </w:pPr>
      <w:bookmarkStart w:id="61" w:name="_Toc161408150"/>
      <w:r w:rsidRPr="00A32B61">
        <w:t xml:space="preserve">4.3. Hovedfunn 3: </w:t>
      </w:r>
      <w:r w:rsidR="008C5DC9" w:rsidRPr="00A32B61">
        <w:t>Behandlingsplaner på papir</w:t>
      </w:r>
      <w:bookmarkEnd w:id="61"/>
      <w:r w:rsidR="00B52F3C" w:rsidRPr="00A32B61">
        <w:t xml:space="preserve"> </w:t>
      </w:r>
    </w:p>
    <w:p w14:paraId="75D62095" w14:textId="7A49422B" w:rsidR="00C27032" w:rsidRPr="00A32B61" w:rsidRDefault="006C07D7" w:rsidP="00E13BAA">
      <w:pPr>
        <w:rPr>
          <w:rFonts w:eastAsia="Times New Roman"/>
        </w:rPr>
      </w:pPr>
      <w:r w:rsidRPr="00A32B61">
        <w:rPr>
          <w:rFonts w:eastAsia="Times New Roman"/>
          <w:b/>
        </w:rPr>
        <w:t>"</w:t>
      </w:r>
      <w:r w:rsidR="00B8683B" w:rsidRPr="00A32B61">
        <w:rPr>
          <w:rFonts w:eastAsia="Times New Roman"/>
          <w:b/>
        </w:rPr>
        <w:t>Digitale behandlingsplaner kan erstatte behandlingsplaner på papir, redusere tidsbruk, økt kvalitet på behandling, bedre pasientsikkerhet og bidra til normering</w:t>
      </w:r>
      <w:r w:rsidRPr="00A32B61">
        <w:rPr>
          <w:rFonts w:eastAsia="Times New Roman"/>
          <w:b/>
        </w:rPr>
        <w:t>"</w:t>
      </w:r>
    </w:p>
    <w:p w14:paraId="5513BB6C" w14:textId="4F0972DF" w:rsidR="000F6714" w:rsidRPr="00A32B61" w:rsidRDefault="000229F9" w:rsidP="000F6714">
      <w:pPr>
        <w:rPr>
          <w:b/>
        </w:rPr>
      </w:pPr>
      <w:r w:rsidRPr="00A32B61">
        <w:t xml:space="preserve">Vi </w:t>
      </w:r>
      <w:r w:rsidR="004C1EE5" w:rsidRPr="00A32B61">
        <w:t>ser et s</w:t>
      </w:r>
      <w:r w:rsidR="000F6714" w:rsidRPr="00A32B61">
        <w:t xml:space="preserve">tort potensial </w:t>
      </w:r>
      <w:r w:rsidR="00A445D6" w:rsidRPr="00A32B61">
        <w:t>for</w:t>
      </w:r>
      <w:r w:rsidR="000F6714" w:rsidRPr="00A32B61">
        <w:t xml:space="preserve"> bruk av behandlingsplaner me</w:t>
      </w:r>
      <w:r w:rsidR="00B33D3C" w:rsidRPr="00A32B61">
        <w:t xml:space="preserve">d </w:t>
      </w:r>
      <w:r w:rsidR="000F6714" w:rsidRPr="00A32B61">
        <w:t>maler</w:t>
      </w:r>
      <w:r w:rsidR="004C1EE5" w:rsidRPr="00A32B61">
        <w:t xml:space="preserve">. </w:t>
      </w:r>
      <w:r w:rsidR="000F6714" w:rsidRPr="00A32B61">
        <w:rPr>
          <w:bCs/>
        </w:rPr>
        <w:t xml:space="preserve">I tillegg til fellesbehovene nevnt i </w:t>
      </w:r>
      <w:r w:rsidR="000F6714" w:rsidRPr="00A32B61">
        <w:t>kapittel</w:t>
      </w:r>
      <w:r w:rsidR="00EE4D82" w:rsidRPr="00A32B61">
        <w:t xml:space="preserve"> 3</w:t>
      </w:r>
      <w:r w:rsidR="000F6714" w:rsidRPr="00A32B61">
        <w:rPr>
          <w:bCs/>
        </w:rPr>
        <w:t xml:space="preserve">, er fastlegenes primære ønske for forbedring en enklere utfylling ved bruk av maler med noen viktige oppfølgingspunkter for en del hyppige diagnoser. </w:t>
      </w:r>
    </w:p>
    <w:p w14:paraId="710A034F" w14:textId="07C06C35" w:rsidR="000F6714" w:rsidRPr="00A32B61" w:rsidRDefault="000F6714" w:rsidP="000F6714">
      <w:pPr>
        <w:rPr>
          <w:bCs/>
        </w:rPr>
      </w:pPr>
      <w:r w:rsidRPr="00A32B61">
        <w:rPr>
          <w:bCs/>
        </w:rPr>
        <w:lastRenderedPageBreak/>
        <w:t>I dag sendes oppdaterte retningslinjer/maler på papir til legene. En fastlege i Legeforeningen har fortalt prosjektet at dette er en stor utfordring, og at det er stor fare for svikt med papirskjema dersom noe skjer med fastlegen (blir syk, får barn, slutter eller lignende). Vi har fått tilsendt vedlagte</w:t>
      </w:r>
      <w:r w:rsidR="00FC4B13" w:rsidRPr="00A32B61">
        <w:rPr>
          <w:bCs/>
        </w:rPr>
        <w:t xml:space="preserve"> </w:t>
      </w:r>
      <w:r w:rsidRPr="00A32B61">
        <w:rPr>
          <w:bCs/>
        </w:rPr>
        <w:t xml:space="preserve">papirskjema fra en fastlege som viser oppdaterte retningslinjer for tykktarmskreft som kom i </w:t>
      </w:r>
      <w:proofErr w:type="gramStart"/>
      <w:r w:rsidRPr="00A32B61">
        <w:rPr>
          <w:bCs/>
        </w:rPr>
        <w:t>2023</w:t>
      </w:r>
      <w:r w:rsidR="00947801" w:rsidRPr="00A32B61">
        <w:rPr>
          <w:bCs/>
        </w:rPr>
        <w:t xml:space="preserve"> </w:t>
      </w:r>
      <w:r w:rsidR="002F1B64" w:rsidRPr="00A32B61">
        <w:rPr>
          <w:bCs/>
        </w:rPr>
        <w:t>,</w:t>
      </w:r>
      <w:proofErr w:type="gramEnd"/>
      <w:r w:rsidR="002F1B64" w:rsidRPr="00A32B61">
        <w:rPr>
          <w:bCs/>
        </w:rPr>
        <w:t xml:space="preserve"> </w:t>
      </w:r>
      <w:r w:rsidR="007D0EAF" w:rsidRPr="00A32B61">
        <w:rPr>
          <w:bCs/>
        </w:rPr>
        <w:t xml:space="preserve">skjema ligger vedlagt i </w:t>
      </w:r>
      <w:r w:rsidR="00AB6023" w:rsidRPr="00A32B61">
        <w:rPr>
          <w:bCs/>
        </w:rPr>
        <w:t>kapittel 8.1</w:t>
      </w:r>
      <w:r w:rsidRPr="00A32B61">
        <w:rPr>
          <w:bCs/>
        </w:rPr>
        <w:t xml:space="preserve">. Dersom løsning for behandlingsplaner innføres, vil maler for ulike behandlingsområder hentet via sentrale API kunne utgjøre en effektiv måte å normere behandling i Norge. I en moden løsning med maler </w:t>
      </w:r>
      <w:proofErr w:type="gramStart"/>
      <w:r w:rsidRPr="00A32B61">
        <w:rPr>
          <w:bCs/>
        </w:rPr>
        <w:t>implementert</w:t>
      </w:r>
      <w:proofErr w:type="gramEnd"/>
      <w:r w:rsidRPr="00A32B61">
        <w:rPr>
          <w:bCs/>
        </w:rPr>
        <w:t xml:space="preserve"> kunne en oppdatert retningslinje enkelt vært håndtert som et elektronisk varsel til fastlegen om at mal var oppdatert. En oversikt over hvilke pasienter som hadde behandlingsplan med den gamle malen kunne enkelt gis til behandler slik at disse kunne gjennomgås, og den nye malen kunne automatisk oppdateres for fremtidige behandlingsplaner. </w:t>
      </w:r>
    </w:p>
    <w:p w14:paraId="282DEF2D" w14:textId="44F985CF" w:rsidR="000F6714" w:rsidRPr="00A32B61" w:rsidRDefault="000F6714" w:rsidP="000F6714">
      <w:pPr>
        <w:rPr>
          <w:bCs/>
        </w:rPr>
      </w:pPr>
      <w:r w:rsidRPr="00A32B61">
        <w:rPr>
          <w:bCs/>
        </w:rPr>
        <w:t>Prosjektet har ikke gjort en full kartlegging av videreutvikling tilknyttet maler, men bl</w:t>
      </w:r>
      <w:r w:rsidR="0033137C" w:rsidRPr="00A32B61">
        <w:rPr>
          <w:bCs/>
        </w:rPr>
        <w:t>ant annet</w:t>
      </w:r>
      <w:r w:rsidRPr="00A32B61">
        <w:rPr>
          <w:bCs/>
        </w:rPr>
        <w:t xml:space="preserve"> mal for oppfølging av tykktarmskreft er åpent tilgjengelig via Helsedirektoratets API (HAPI), og kan teknisk benyttes for å </w:t>
      </w:r>
      <w:proofErr w:type="gramStart"/>
      <w:r w:rsidRPr="00A32B61">
        <w:rPr>
          <w:bCs/>
        </w:rPr>
        <w:t>implementere</w:t>
      </w:r>
      <w:proofErr w:type="gramEnd"/>
      <w:r w:rsidRPr="00A32B61">
        <w:rPr>
          <w:bCs/>
        </w:rPr>
        <w:t xml:space="preserve"> funksjonalitet rundt maler. </w:t>
      </w:r>
    </w:p>
    <w:p w14:paraId="38DE8260" w14:textId="2C7986CE" w:rsidR="000F6714" w:rsidRPr="00A32B61" w:rsidRDefault="000F6714" w:rsidP="00E13BAA">
      <w:r w:rsidRPr="00A32B61">
        <w:rPr>
          <w:bCs/>
        </w:rPr>
        <w:t>Prosjektet vurderer at dette er en naturlig videreutvikling av minimumsløsningen for behandlingsplaner, med et stort potensial for både normering, avlasting av helsepersonell og bedret pasientsikkerhet.</w:t>
      </w:r>
      <w:r w:rsidR="007F618A" w:rsidRPr="00A32B61">
        <w:rPr>
          <w:bCs/>
        </w:rPr>
        <w:t xml:space="preserve"> </w:t>
      </w:r>
    </w:p>
    <w:p w14:paraId="4EF2EB10" w14:textId="77777777" w:rsidR="00207180" w:rsidRPr="00A32B61" w:rsidRDefault="00207180" w:rsidP="00207180"/>
    <w:p w14:paraId="6763359C" w14:textId="31C9AA03" w:rsidR="00E13BAA" w:rsidRPr="00A32B61" w:rsidRDefault="00CD347E" w:rsidP="00C27032">
      <w:pPr>
        <w:pStyle w:val="Overskrift2"/>
      </w:pPr>
      <w:bookmarkStart w:id="62" w:name="_Toc161408151"/>
      <w:r w:rsidRPr="00A32B61">
        <w:t>4.4 Hovedfunn</w:t>
      </w:r>
      <w:r w:rsidR="00C27032" w:rsidRPr="00A32B61">
        <w:t xml:space="preserve"> 4: </w:t>
      </w:r>
      <w:r w:rsidR="001E6C4C" w:rsidRPr="00A32B61">
        <w:t>Erfaringer med løsningskonseptet</w:t>
      </w:r>
      <w:bookmarkEnd w:id="62"/>
    </w:p>
    <w:p w14:paraId="4D15FC3E" w14:textId="043D5208" w:rsidR="004C1887" w:rsidRPr="00A32B61" w:rsidRDefault="004C1887" w:rsidP="00F44810">
      <w:pPr>
        <w:rPr>
          <w:b/>
        </w:rPr>
      </w:pPr>
      <w:r w:rsidRPr="00A32B61">
        <w:rPr>
          <w:b/>
        </w:rPr>
        <w:t>"</w:t>
      </w:r>
      <w:r w:rsidRPr="00A32B61">
        <w:rPr>
          <w:rFonts w:eastAsia="Times New Roman"/>
          <w:b/>
        </w:rPr>
        <w:t>Minimumsløsning og løsningskonsept har fungert svært bra teknisk og kan raskt og kontrollert tilgjengeliggjøres på tvers i helsetjenesten for videre utvikling"</w:t>
      </w:r>
    </w:p>
    <w:p w14:paraId="0702CF0C" w14:textId="507B30BC" w:rsidR="00F44810" w:rsidRPr="00A32B61" w:rsidRDefault="00F44810" w:rsidP="00F44810">
      <w:r w:rsidRPr="00A32B61">
        <w:t xml:space="preserve">I løpet av utprøvningen har </w:t>
      </w:r>
      <w:r w:rsidR="00EE789F" w:rsidRPr="00A32B61">
        <w:t>prosjektet</w:t>
      </w:r>
      <w:r w:rsidRPr="00A32B61">
        <w:t xml:space="preserve"> prøvd ut løsningskonseptet med sentrale API for behandlingsplaner via Kjernejournal med to konsumenter: Helsenorge.no og Kjernejournal portal. Helsenorge har bare benyttet les-kall, mens Kjernejournal portal også har brukt skriv-kall. API-kallene har gått fra begge konsumenter uten nevneverdige problemer, og løsningen har fungert teknisk svært tilfredsstillende. Volumet på datatrafikken har vært begrenset av en begrenset utprøvning, men løsningen er laget for å kunne skaleres, og vi er ikke kjent med noen spesielle tekniske utfordringer med dette. </w:t>
      </w:r>
    </w:p>
    <w:p w14:paraId="11CDBFE0" w14:textId="34533C2F" w:rsidR="00F44810" w:rsidRPr="00A32B61" w:rsidRDefault="00F44810" w:rsidP="00F44810">
      <w:r w:rsidRPr="00A32B61">
        <w:t>Utover manglende bruk av API fra EPJ og funksjonalitet som er utelatt fra MVP, er vi ikke kjent med noen tekniske mangler eller utfordringer meldt fra hverken pasienter fra Helsenorge eller behandlere i Kjernejournal portal</w:t>
      </w:r>
      <w:r w:rsidR="00A967BF" w:rsidRPr="00A32B61">
        <w:t xml:space="preserve"> som ikke er løst</w:t>
      </w:r>
      <w:r w:rsidRPr="00A32B61">
        <w:t>. Innsiktsarbeidet har meldt at brukerne finner begge brukergrensesnittene intuitive og lette å bruke. Den enkle strukturen med problemstilling/diagnose, målsetninger og tiltak er intuitiv og dekkende som en basisløsning. Statistikken viser at både mål for pasienten og for behandlingen tas i bruk</w:t>
      </w:r>
      <w:r w:rsidRPr="00A32B61">
        <w:rPr>
          <w:color w:val="000000" w:themeColor="text1"/>
        </w:rPr>
        <w:t xml:space="preserve">. Det har vært noe usikkerhet rundt behandlingstiltak versus egenbehandlingstiltak. </w:t>
      </w:r>
    </w:p>
    <w:p w14:paraId="3CE3EDE0" w14:textId="528FF64E" w:rsidR="00F44810" w:rsidRPr="00A32B61" w:rsidRDefault="00F44810" w:rsidP="00F44810">
      <w:r w:rsidRPr="00A32B61">
        <w:t>API og informasjonsmodell må optimaliseres basert på erfaringer med integrasjoner fra EPJ/fagsystemer</w:t>
      </w:r>
      <w:r w:rsidR="00904E02" w:rsidRPr="00A32B61">
        <w:t>. D</w:t>
      </w:r>
      <w:r w:rsidRPr="00A32B61">
        <w:t xml:space="preserve">et er behov for å standardisere og forankre informasjonsmodellen innenfor ulike bruksområder, men løsningen er laget generisk og fleksibel nettopp for å kunne utvides og videreutvikles stegvis og smidig. </w:t>
      </w:r>
    </w:p>
    <w:p w14:paraId="5F9BD7CD" w14:textId="71127869" w:rsidR="00207180" w:rsidRPr="00A32B61" w:rsidRDefault="00F44810" w:rsidP="00207180">
      <w:r w:rsidRPr="00A32B61">
        <w:t xml:space="preserve">Løsningskonseptet bør </w:t>
      </w:r>
      <w:r w:rsidR="00AC388E" w:rsidRPr="00A32B61">
        <w:t xml:space="preserve">vurderes </w:t>
      </w:r>
      <w:r w:rsidRPr="00A32B61">
        <w:t xml:space="preserve">og forankres videre, som beskrevet i kapittel </w:t>
      </w:r>
      <w:r w:rsidR="00D8353A" w:rsidRPr="00A32B61">
        <w:t>5.2</w:t>
      </w:r>
      <w:r w:rsidR="00AE4D84" w:rsidRPr="00A32B61">
        <w:t xml:space="preserve">. </w:t>
      </w:r>
    </w:p>
    <w:p w14:paraId="00D57399" w14:textId="0AA91FDF" w:rsidR="00E13BAA" w:rsidRPr="00A32B61" w:rsidRDefault="00CD347E" w:rsidP="00D85E45">
      <w:pPr>
        <w:pStyle w:val="Overskrift2"/>
      </w:pPr>
      <w:bookmarkStart w:id="63" w:name="_Toc161408152"/>
      <w:r w:rsidRPr="00A32B61">
        <w:t>4.5 Hovedfunn</w:t>
      </w:r>
      <w:r w:rsidR="00C27032" w:rsidRPr="00A32B61">
        <w:t xml:space="preserve"> 5:</w:t>
      </w:r>
      <w:r w:rsidR="00D85E45" w:rsidRPr="00A32B61">
        <w:t xml:space="preserve"> Tilbakemeldinger fra sektor og leverandører</w:t>
      </w:r>
      <w:bookmarkEnd w:id="63"/>
    </w:p>
    <w:p w14:paraId="5C0079A8" w14:textId="009AC274" w:rsidR="00D85E45" w:rsidRPr="00A32B61" w:rsidRDefault="001A5285" w:rsidP="00E13BAA">
      <w:pPr>
        <w:rPr>
          <w:rFonts w:eastAsia="Times New Roman"/>
          <w:b/>
          <w:bCs/>
        </w:rPr>
      </w:pPr>
      <w:r w:rsidRPr="00A32B61">
        <w:rPr>
          <w:rFonts w:eastAsia="Times New Roman"/>
          <w:b/>
          <w:bCs/>
        </w:rPr>
        <w:t>"Både sektor og leverandører ser et stort potensial i løsningen og flere aktører ønsker å prøve ut løsningen i drift"</w:t>
      </w:r>
    </w:p>
    <w:p w14:paraId="6841C148" w14:textId="4758015A" w:rsidR="00C565FB" w:rsidRPr="00A32B61" w:rsidRDefault="00594B2C" w:rsidP="00E13BAA">
      <w:pPr>
        <w:rPr>
          <w:rFonts w:eastAsia="Times New Roman"/>
        </w:rPr>
      </w:pPr>
      <w:r w:rsidRPr="00A32B61">
        <w:rPr>
          <w:rFonts w:eastAsia="Times New Roman"/>
        </w:rPr>
        <w:lastRenderedPageBreak/>
        <w:t>Vi</w:t>
      </w:r>
      <w:r w:rsidR="00B12BAD" w:rsidRPr="00A32B61">
        <w:rPr>
          <w:rFonts w:eastAsia="Times New Roman"/>
        </w:rPr>
        <w:t xml:space="preserve"> </w:t>
      </w:r>
      <w:r w:rsidR="00A41E38" w:rsidRPr="00A32B61">
        <w:rPr>
          <w:rFonts w:eastAsia="Times New Roman"/>
        </w:rPr>
        <w:t xml:space="preserve">erfarer at både sektor </w:t>
      </w:r>
      <w:r w:rsidRPr="00A32B61">
        <w:rPr>
          <w:rFonts w:eastAsia="Times New Roman"/>
        </w:rPr>
        <w:t>og</w:t>
      </w:r>
      <w:r w:rsidR="00A41E38" w:rsidRPr="00A32B61">
        <w:rPr>
          <w:rFonts w:eastAsia="Times New Roman"/>
        </w:rPr>
        <w:t xml:space="preserve"> leverandører er positive til </w:t>
      </w:r>
      <w:r w:rsidR="002569F5" w:rsidRPr="00A32B61">
        <w:rPr>
          <w:rFonts w:eastAsia="Times New Roman"/>
        </w:rPr>
        <w:t xml:space="preserve">behandlingsplaner, og ser </w:t>
      </w:r>
      <w:r w:rsidR="000F49CE" w:rsidRPr="00A32B61">
        <w:rPr>
          <w:rFonts w:eastAsia="Times New Roman"/>
        </w:rPr>
        <w:t>et stort potensial</w:t>
      </w:r>
      <w:r w:rsidR="002569F5" w:rsidRPr="00A32B61">
        <w:rPr>
          <w:rFonts w:eastAsia="Times New Roman"/>
        </w:rPr>
        <w:t xml:space="preserve"> i løsningen. </w:t>
      </w:r>
      <w:r w:rsidR="00534A8A" w:rsidRPr="00A32B61">
        <w:rPr>
          <w:rFonts w:eastAsia="Times New Roman"/>
        </w:rPr>
        <w:t xml:space="preserve">Prosjektet har hatt dialog med </w:t>
      </w:r>
      <w:r w:rsidR="00380118" w:rsidRPr="00A32B61">
        <w:rPr>
          <w:rFonts w:eastAsia="Times New Roman"/>
        </w:rPr>
        <w:t xml:space="preserve">EPJ-leverandører på tvers av helsevesenet, og </w:t>
      </w:r>
      <w:r w:rsidR="00F0215B" w:rsidRPr="00A32B61">
        <w:rPr>
          <w:rFonts w:eastAsia="Times New Roman"/>
        </w:rPr>
        <w:t xml:space="preserve">har </w:t>
      </w:r>
      <w:r w:rsidR="00337E79" w:rsidRPr="00A32B61">
        <w:rPr>
          <w:rFonts w:eastAsia="Times New Roman"/>
        </w:rPr>
        <w:t>opplevd positive tilbakemeldinger</w:t>
      </w:r>
      <w:r w:rsidR="00C913A6" w:rsidRPr="00A32B61">
        <w:rPr>
          <w:rFonts w:eastAsia="Times New Roman"/>
        </w:rPr>
        <w:t xml:space="preserve">, stor interesse og </w:t>
      </w:r>
      <w:r w:rsidR="00E24190" w:rsidRPr="00A32B61">
        <w:rPr>
          <w:rFonts w:eastAsia="Times New Roman"/>
        </w:rPr>
        <w:t>uttalelser om at de ser potensialet</w:t>
      </w:r>
      <w:r w:rsidR="00C213B5" w:rsidRPr="00A32B61">
        <w:rPr>
          <w:rFonts w:eastAsia="Times New Roman"/>
        </w:rPr>
        <w:t xml:space="preserve">. </w:t>
      </w:r>
      <w:r w:rsidR="00C565FB" w:rsidRPr="00A32B61">
        <w:rPr>
          <w:rFonts w:eastAsia="Times New Roman"/>
        </w:rPr>
        <w:t xml:space="preserve">Samtidig medfører ikke leverandørers </w:t>
      </w:r>
      <w:r w:rsidR="00144A11" w:rsidRPr="00A32B61">
        <w:rPr>
          <w:rFonts w:eastAsia="Times New Roman"/>
        </w:rPr>
        <w:t xml:space="preserve">optimisme nødvendigvis til </w:t>
      </w:r>
      <w:r w:rsidR="000D5280" w:rsidRPr="00A32B61">
        <w:rPr>
          <w:rFonts w:eastAsia="Times New Roman"/>
        </w:rPr>
        <w:t>investeringer i integrasjoner av seg selv</w:t>
      </w:r>
      <w:r w:rsidR="00BC20BB" w:rsidRPr="00A32B61">
        <w:rPr>
          <w:rFonts w:eastAsia="Times New Roman"/>
        </w:rPr>
        <w:t>.</w:t>
      </w:r>
      <w:r w:rsidR="000D5280" w:rsidRPr="00A32B61">
        <w:rPr>
          <w:rFonts w:eastAsia="Times New Roman"/>
        </w:rPr>
        <w:t xml:space="preserve"> </w:t>
      </w:r>
      <w:r w:rsidR="00CE608F" w:rsidRPr="00A32B61">
        <w:rPr>
          <w:rFonts w:eastAsia="Times New Roman"/>
        </w:rPr>
        <w:t>V</w:t>
      </w:r>
      <w:r w:rsidR="000D5280" w:rsidRPr="00A32B61">
        <w:rPr>
          <w:rFonts w:eastAsia="Times New Roman"/>
        </w:rPr>
        <w:t>i</w:t>
      </w:r>
      <w:r w:rsidR="009F6F37" w:rsidRPr="00A32B61">
        <w:rPr>
          <w:rFonts w:eastAsia="Times New Roman"/>
        </w:rPr>
        <w:t xml:space="preserve"> </w:t>
      </w:r>
      <w:r w:rsidR="00CE608F" w:rsidRPr="00A32B61">
        <w:rPr>
          <w:rFonts w:eastAsia="Times New Roman"/>
        </w:rPr>
        <w:t xml:space="preserve">har fått tilbakemelding </w:t>
      </w:r>
      <w:r w:rsidR="00293846" w:rsidRPr="00A32B61">
        <w:rPr>
          <w:rFonts w:eastAsia="Times New Roman"/>
        </w:rPr>
        <w:t>om</w:t>
      </w:r>
      <w:r w:rsidR="00CE608F" w:rsidRPr="00A32B61">
        <w:rPr>
          <w:rFonts w:eastAsia="Times New Roman"/>
        </w:rPr>
        <w:t xml:space="preserve"> </w:t>
      </w:r>
      <w:r w:rsidR="000D5280" w:rsidRPr="00A32B61">
        <w:rPr>
          <w:rFonts w:eastAsia="Times New Roman"/>
        </w:rPr>
        <w:t xml:space="preserve">at det er behov for langsiktig finansiering av løsningen for å trygge leverandørers investeringer med å ta i bruk API. </w:t>
      </w:r>
      <w:r w:rsidR="00EB7069" w:rsidRPr="00A32B61">
        <w:rPr>
          <w:rFonts w:eastAsia="Times New Roman"/>
        </w:rPr>
        <w:t>Flere leverandører har indikert at de vil ønske muligheten for en stegvis implementering ved at det også er mulighet for å API-</w:t>
      </w:r>
      <w:proofErr w:type="gramStart"/>
      <w:r w:rsidR="00EB7069" w:rsidRPr="00A32B61">
        <w:rPr>
          <w:rFonts w:eastAsia="Times New Roman"/>
        </w:rPr>
        <w:t>integrere</w:t>
      </w:r>
      <w:proofErr w:type="gramEnd"/>
      <w:r w:rsidR="00EB7069" w:rsidRPr="00A32B61">
        <w:rPr>
          <w:rFonts w:eastAsia="Times New Roman"/>
        </w:rPr>
        <w:t xml:space="preserve"> seg mot portal/sentralisert grensesnitt først.</w:t>
      </w:r>
    </w:p>
    <w:p w14:paraId="2F854C62" w14:textId="1A6D4AD2" w:rsidR="00594B2C" w:rsidRPr="00A32B61" w:rsidRDefault="000D0DEE" w:rsidP="00E13BAA">
      <w:pPr>
        <w:rPr>
          <w:rFonts w:eastAsia="Times New Roman"/>
        </w:rPr>
      </w:pPr>
      <w:r w:rsidRPr="00A32B61">
        <w:rPr>
          <w:rFonts w:eastAsia="Times New Roman"/>
        </w:rPr>
        <w:t xml:space="preserve">Klyngene som har prøvd ut løsningen </w:t>
      </w:r>
      <w:r w:rsidR="00B77607" w:rsidRPr="00A32B61">
        <w:rPr>
          <w:rFonts w:eastAsia="Times New Roman"/>
        </w:rPr>
        <w:t xml:space="preserve">i </w:t>
      </w:r>
      <w:r w:rsidR="00BF259E" w:rsidRPr="00A32B61">
        <w:rPr>
          <w:rFonts w:eastAsia="Times New Roman"/>
        </w:rPr>
        <w:t xml:space="preserve">Helse </w:t>
      </w:r>
      <w:r w:rsidR="00B77607" w:rsidRPr="00A32B61">
        <w:rPr>
          <w:rFonts w:eastAsia="Times New Roman"/>
        </w:rPr>
        <w:t xml:space="preserve">Nord </w:t>
      </w:r>
      <w:r w:rsidR="00796E1A" w:rsidRPr="00A32B61">
        <w:rPr>
          <w:rFonts w:eastAsia="Times New Roman"/>
        </w:rPr>
        <w:t xml:space="preserve">ønsker også å fortsette </w:t>
      </w:r>
      <w:r w:rsidR="000E4085" w:rsidRPr="00A32B61">
        <w:rPr>
          <w:rFonts w:eastAsia="Times New Roman"/>
        </w:rPr>
        <w:t>bruken for å lære mer</w:t>
      </w:r>
      <w:r w:rsidR="00AE4CDD" w:rsidRPr="00A32B61">
        <w:rPr>
          <w:rFonts w:eastAsia="Times New Roman"/>
        </w:rPr>
        <w:t xml:space="preserve">, og </w:t>
      </w:r>
      <w:r w:rsidR="00CC364C" w:rsidRPr="00A32B61">
        <w:rPr>
          <w:rFonts w:eastAsia="Times New Roman"/>
        </w:rPr>
        <w:t>å investere i API-integrasjoner</w:t>
      </w:r>
      <w:r w:rsidR="00BF259E" w:rsidRPr="00A32B61">
        <w:rPr>
          <w:rFonts w:eastAsia="Times New Roman"/>
        </w:rPr>
        <w:t>. V</w:t>
      </w:r>
      <w:r w:rsidR="000E4085" w:rsidRPr="00A32B61">
        <w:rPr>
          <w:rFonts w:eastAsia="Times New Roman"/>
        </w:rPr>
        <w:t xml:space="preserve">i har også </w:t>
      </w:r>
      <w:r w:rsidR="00F65D5C" w:rsidRPr="00A32B61">
        <w:rPr>
          <w:rFonts w:eastAsia="Times New Roman"/>
        </w:rPr>
        <w:t>konkrete henvendelser fra andre områder i landet som ønsker å</w:t>
      </w:r>
      <w:r w:rsidR="009A6579" w:rsidRPr="00A32B61">
        <w:rPr>
          <w:rFonts w:eastAsia="Times New Roman"/>
        </w:rPr>
        <w:t xml:space="preserve"> starte opp</w:t>
      </w:r>
      <w:r w:rsidR="007B3C7A" w:rsidRPr="00A32B61">
        <w:rPr>
          <w:rFonts w:eastAsia="Times New Roman"/>
        </w:rPr>
        <w:t xml:space="preserve">. Dette står beskrevet nærmere i </w:t>
      </w:r>
      <w:r w:rsidR="00EA2736" w:rsidRPr="00A32B61">
        <w:rPr>
          <w:rFonts w:eastAsia="Times New Roman"/>
        </w:rPr>
        <w:t>kapittel 5.4.</w:t>
      </w:r>
      <w:r w:rsidR="00D44BEF" w:rsidRPr="00A32B61">
        <w:rPr>
          <w:rFonts w:eastAsia="Times New Roman"/>
        </w:rPr>
        <w:t>1</w:t>
      </w:r>
      <w:r w:rsidR="00EA2736" w:rsidRPr="00A32B61">
        <w:rPr>
          <w:rFonts w:eastAsia="Times New Roman"/>
        </w:rPr>
        <w:t xml:space="preserve">. </w:t>
      </w:r>
    </w:p>
    <w:p w14:paraId="36C24F26" w14:textId="3F8FAC6B" w:rsidR="00731844" w:rsidRPr="00A32B61" w:rsidRDefault="00510EA1" w:rsidP="009A498F">
      <w:pPr>
        <w:tabs>
          <w:tab w:val="left" w:pos="705"/>
          <w:tab w:val="center" w:pos="4536"/>
        </w:tabs>
      </w:pPr>
      <w:r w:rsidRPr="00A32B61">
        <w:t>Selv om det underliggende behovet for behandlingsplaner har vært godt kjent lenge</w:t>
      </w:r>
      <w:r w:rsidR="009A46F2" w:rsidRPr="00A32B61">
        <w:t xml:space="preserve">, </w:t>
      </w:r>
      <w:r w:rsidR="00E703A4" w:rsidRPr="00A32B61">
        <w:t>opplever</w:t>
      </w:r>
      <w:r w:rsidRPr="00A32B61">
        <w:t xml:space="preserve"> </w:t>
      </w:r>
      <w:r w:rsidR="00E703A4" w:rsidRPr="00A32B61">
        <w:t>p</w:t>
      </w:r>
      <w:r w:rsidR="00721A70" w:rsidRPr="00A32B61">
        <w:t xml:space="preserve">rosjektet at </w:t>
      </w:r>
      <w:r w:rsidR="001B4F51" w:rsidRPr="00A32B61">
        <w:t>oppslutningen og interessen for digitale behandlingsplaner er økende.</w:t>
      </w:r>
      <w:r w:rsidR="00E703A4" w:rsidRPr="00A32B61">
        <w:t xml:space="preserve"> Vi ser det so</w:t>
      </w:r>
      <w:r w:rsidR="008C33E8" w:rsidRPr="00A32B61">
        <w:t xml:space="preserve">m </w:t>
      </w:r>
      <w:r w:rsidR="009A639F" w:rsidRPr="00A32B61">
        <w:t xml:space="preserve">en naturlig konsekvens av at </w:t>
      </w:r>
      <w:r w:rsidR="00721A70" w:rsidRPr="00A32B61">
        <w:t>prosjektet og løsningen er i startfasen av et lengre løp basert på stegvis utvikling</w:t>
      </w:r>
      <w:r w:rsidR="00D30406" w:rsidRPr="00A32B61">
        <w:t xml:space="preserve">. </w:t>
      </w:r>
      <w:r w:rsidR="00C61E61" w:rsidRPr="00A32B61">
        <w:t>G</w:t>
      </w:r>
      <w:r w:rsidR="00721A70" w:rsidRPr="00A32B61">
        <w:t xml:space="preserve">evinstene, potensialet og løsningene er utydelige i starten, men blir </w:t>
      </w:r>
      <w:r w:rsidR="00C61E61" w:rsidRPr="00A32B61">
        <w:t>stadig mer tydelig</w:t>
      </w:r>
      <w:r w:rsidR="00721A70" w:rsidRPr="00A32B61">
        <w:t xml:space="preserve"> etter hvert som man får innhentet flere erfaringer og tydeliggjort hvordan en fullverdig løsning kan bli og gevinstene den kan gi. </w:t>
      </w:r>
    </w:p>
    <w:p w14:paraId="447D3E7A" w14:textId="1CCF01B7" w:rsidR="00A0157E" w:rsidRPr="00A32B61" w:rsidRDefault="00B47B54" w:rsidP="009A498F">
      <w:pPr>
        <w:tabs>
          <w:tab w:val="left" w:pos="705"/>
          <w:tab w:val="center" w:pos="4536"/>
        </w:tabs>
      </w:pPr>
      <w:r w:rsidRPr="00A32B61">
        <w:t xml:space="preserve">Vi har vært i kontakt med flere ulike </w:t>
      </w:r>
      <w:r w:rsidR="00D2393F" w:rsidRPr="00A32B61">
        <w:t>miljøer</w:t>
      </w:r>
      <w:r w:rsidR="00BA453C" w:rsidRPr="00A32B61">
        <w:t>, fra ulike fagfelt</w:t>
      </w:r>
      <w:r w:rsidR="00555392" w:rsidRPr="00A32B61">
        <w:t xml:space="preserve"> og bruksområder</w:t>
      </w:r>
      <w:r w:rsidR="00BA453C" w:rsidRPr="00A32B61">
        <w:t>,</w:t>
      </w:r>
      <w:r w:rsidR="00D2393F" w:rsidRPr="00A32B61">
        <w:t xml:space="preserve"> </w:t>
      </w:r>
      <w:r w:rsidR="00B21268" w:rsidRPr="00A32B61">
        <w:t xml:space="preserve">som ønsker å prøve ut løsningen. Felles for miljøene er at de jobber med </w:t>
      </w:r>
      <w:r w:rsidR="00D4741D" w:rsidRPr="00A32B61">
        <w:t xml:space="preserve">samhandling på tvers og savner </w:t>
      </w:r>
      <w:r w:rsidR="0082139A" w:rsidRPr="00A32B61">
        <w:t xml:space="preserve">en løsning som kan muliggjøre samarbeid på tvers. </w:t>
      </w:r>
      <w:r w:rsidR="005F6339" w:rsidRPr="00A32B61">
        <w:t xml:space="preserve">Selv etter </w:t>
      </w:r>
      <w:r w:rsidR="00645B39" w:rsidRPr="00A32B61">
        <w:t>at prosjektet har forklart begrensingene i minimumsløsningen</w:t>
      </w:r>
      <w:r w:rsidR="00C26662" w:rsidRPr="00A32B61">
        <w:t>,</w:t>
      </w:r>
      <w:r w:rsidR="009C65B1" w:rsidRPr="00A32B61">
        <w:t xml:space="preserve"> </w:t>
      </w:r>
      <w:r w:rsidR="00964F79" w:rsidRPr="00A32B61">
        <w:t xml:space="preserve">har vi fått tilbakemeldinger om at </w:t>
      </w:r>
      <w:r w:rsidR="00120C7A" w:rsidRPr="00A32B61">
        <w:t xml:space="preserve">den er bedre enn </w:t>
      </w:r>
      <w:r w:rsidR="00F97BC1" w:rsidRPr="00A32B61">
        <w:t>dagens praksis</w:t>
      </w:r>
      <w:r w:rsidR="00570D03" w:rsidRPr="00A32B61">
        <w:t xml:space="preserve"> og at man ønsker å prøve den ut</w:t>
      </w:r>
      <w:r w:rsidR="00A0157E" w:rsidRPr="00A32B61">
        <w:t xml:space="preserve"> slik den er</w:t>
      </w:r>
      <w:r w:rsidR="00F97BC1" w:rsidRPr="00A32B61">
        <w:t>.</w:t>
      </w:r>
    </w:p>
    <w:p w14:paraId="569A94A1" w14:textId="4942D407" w:rsidR="00860912" w:rsidRPr="00A32B61" w:rsidRDefault="00860912" w:rsidP="00860912">
      <w:pPr>
        <w:rPr>
          <w:rFonts w:eastAsia="Times New Roman"/>
        </w:rPr>
      </w:pPr>
      <w:r w:rsidRPr="00A32B61">
        <w:t>Legeforeningen skriver følgende angående DBEP i sitt høringsinnspill til regjeringen knyttet til Digitalisering i nasjonal helse- og samhandlingsplan: "Legeforeningen er positive til intensjonen bak prosjektet, men vil påpeke at uten en helintegrert løsning i journalsystemene vil dette bli en helt ny dokumentasjonsoppgave for helsepersonell"</w:t>
      </w:r>
      <w:r w:rsidR="00F54D6F" w:rsidRPr="00A32B61">
        <w:t>(</w:t>
      </w:r>
      <w:r w:rsidR="008A1DBF" w:rsidRPr="00A32B61">
        <w:t>Den norske l</w:t>
      </w:r>
      <w:r w:rsidR="00F54D6F" w:rsidRPr="00A32B61">
        <w:t xml:space="preserve">egeforening, </w:t>
      </w:r>
      <w:proofErr w:type="gramStart"/>
      <w:r w:rsidR="00F54D6F" w:rsidRPr="00A32B61">
        <w:t>202</w:t>
      </w:r>
      <w:r w:rsidR="008A1DBF" w:rsidRPr="00A32B61">
        <w:t>3)</w:t>
      </w:r>
      <w:r w:rsidR="00D03A35" w:rsidRPr="00A32B61">
        <w:t>[</w:t>
      </w:r>
      <w:proofErr w:type="gramEnd"/>
      <w:r w:rsidR="00D03A35" w:rsidRPr="00A32B61">
        <w:t>12]</w:t>
      </w:r>
      <w:r w:rsidRPr="00A32B61">
        <w:t xml:space="preserve">. </w:t>
      </w:r>
    </w:p>
    <w:p w14:paraId="6B995BEC" w14:textId="406A1A99" w:rsidR="000B509A" w:rsidRPr="00A32B61" w:rsidRDefault="00F2464C" w:rsidP="009A498F">
      <w:pPr>
        <w:tabs>
          <w:tab w:val="left" w:pos="705"/>
          <w:tab w:val="center" w:pos="4536"/>
        </w:tabs>
      </w:pPr>
      <w:r w:rsidRPr="00A32B61">
        <w:t>Med tanke på den usikre finansieringen</w:t>
      </w:r>
      <w:r w:rsidR="008E40EF" w:rsidRPr="00A32B61">
        <w:t>,</w:t>
      </w:r>
      <w:r w:rsidRPr="00A32B61">
        <w:t xml:space="preserve"> har det ikke vært ønskelig å koble flere</w:t>
      </w:r>
      <w:r w:rsidR="00666E8A" w:rsidRPr="00A32B61">
        <w:t xml:space="preserve"> aktører</w:t>
      </w:r>
      <w:r w:rsidRPr="00A32B61">
        <w:t xml:space="preserve"> på løsningen i 2023. </w:t>
      </w:r>
      <w:r w:rsidR="00A0157E" w:rsidRPr="00A32B61">
        <w:t xml:space="preserve">Teknisk </w:t>
      </w:r>
      <w:r w:rsidR="00EE6EC4" w:rsidRPr="00A32B61">
        <w:t xml:space="preserve">sett er det </w:t>
      </w:r>
      <w:r w:rsidR="009205AD" w:rsidRPr="00A32B61">
        <w:t>enkelt</w:t>
      </w:r>
      <w:r w:rsidR="00E12AA0" w:rsidRPr="00A32B61">
        <w:t xml:space="preserve"> å gi tilgang til løsningen. </w:t>
      </w:r>
      <w:r w:rsidR="004748C6" w:rsidRPr="00A32B61">
        <w:t>Når man får på plass mer forutsigbarhet rundt løsningen</w:t>
      </w:r>
      <w:r w:rsidR="000D5F4C" w:rsidRPr="00A32B61">
        <w:t>,</w:t>
      </w:r>
      <w:r w:rsidR="004748C6" w:rsidRPr="00A32B61">
        <w:t xml:space="preserve"> </w:t>
      </w:r>
      <w:r w:rsidR="003D229B" w:rsidRPr="00A32B61">
        <w:t>kan</w:t>
      </w:r>
      <w:r w:rsidR="008443D4" w:rsidRPr="00A32B61">
        <w:t xml:space="preserve"> det</w:t>
      </w:r>
      <w:r w:rsidR="003D229B" w:rsidRPr="00A32B61">
        <w:t xml:space="preserve"> </w:t>
      </w:r>
      <w:r w:rsidR="003A1308" w:rsidRPr="00A32B61">
        <w:t xml:space="preserve">være hensiktsmessig å tilgjengeliggjøre løsningen til miljøer som </w:t>
      </w:r>
      <w:r w:rsidR="003D229B" w:rsidRPr="00A32B61">
        <w:t>ønsker å prøve den ut</w:t>
      </w:r>
      <w:r w:rsidR="00AA24E6" w:rsidRPr="00A32B61">
        <w:t>.</w:t>
      </w:r>
      <w:r w:rsidR="009223A0" w:rsidRPr="00A32B61">
        <w:t xml:space="preserve"> E</w:t>
      </w:r>
      <w:r w:rsidR="00ED6994" w:rsidRPr="00A32B61">
        <w:t>n slik tilgjengeliggjøring bør være</w:t>
      </w:r>
      <w:r w:rsidR="009223A0" w:rsidRPr="00A32B61">
        <w:t xml:space="preserve"> målrettet med formål om</w:t>
      </w:r>
      <w:r w:rsidR="00ED6994" w:rsidRPr="00A32B61">
        <w:t xml:space="preserve"> å </w:t>
      </w:r>
      <w:r w:rsidR="007900FF" w:rsidRPr="00A32B61">
        <w:t>bidra</w:t>
      </w:r>
      <w:r w:rsidR="00F61366" w:rsidRPr="00A32B61">
        <w:t xml:space="preserve"> med innsikt</w:t>
      </w:r>
      <w:r w:rsidR="007900FF" w:rsidRPr="00A32B61">
        <w:t xml:space="preserve"> til</w:t>
      </w:r>
      <w:r w:rsidR="001936DD" w:rsidRPr="00A32B61">
        <w:t xml:space="preserve"> videreutvikling inn mot ulike bruksområder</w:t>
      </w:r>
      <w:r w:rsidR="006C3283" w:rsidRPr="00A32B61">
        <w:t xml:space="preserve"> og integrasjoner i fagsystemene</w:t>
      </w:r>
      <w:r w:rsidR="001936DD" w:rsidRPr="00A32B61">
        <w:t>.</w:t>
      </w:r>
    </w:p>
    <w:p w14:paraId="74313BAB" w14:textId="4B163BAA" w:rsidR="000B7547" w:rsidRPr="00A32B61" w:rsidRDefault="002E53DF" w:rsidP="00E94516">
      <w:pPr>
        <w:tabs>
          <w:tab w:val="left" w:pos="705"/>
          <w:tab w:val="center" w:pos="4536"/>
        </w:tabs>
      </w:pPr>
      <w:r w:rsidRPr="00A32B61">
        <w:t xml:space="preserve">I utprøvingen har løsningen blitt prøvd ut i 4 forskjellige klynger der </w:t>
      </w:r>
      <w:r w:rsidR="00E74B80" w:rsidRPr="00A32B61">
        <w:t xml:space="preserve">det på forhånd ikke har vært etablert et system for samhandling på tvers av aktørene. </w:t>
      </w:r>
      <w:r w:rsidR="00D544AD" w:rsidRPr="00A32B61">
        <w:t xml:space="preserve">I en utvidelse av prosjektet ville det vært interessant </w:t>
      </w:r>
      <w:r w:rsidR="00307EA4" w:rsidRPr="00A32B61">
        <w:t>å</w:t>
      </w:r>
      <w:r w:rsidR="00D544AD" w:rsidRPr="00A32B61">
        <w:t xml:space="preserve"> gi tilgang til miljøer der </w:t>
      </w:r>
      <w:r w:rsidR="00D64E61" w:rsidRPr="00A32B61">
        <w:t>dette var etablert</w:t>
      </w:r>
      <w:r w:rsidR="00A33EEA" w:rsidRPr="00A32B61">
        <w:t>,</w:t>
      </w:r>
      <w:r w:rsidR="00D64E61" w:rsidRPr="00A32B61">
        <w:t xml:space="preserve"> men man manglet e</w:t>
      </w:r>
      <w:r w:rsidR="00307EA4" w:rsidRPr="00A32B61">
        <w:t>n løs</w:t>
      </w:r>
      <w:r w:rsidR="005F4E8B" w:rsidRPr="00A32B61">
        <w:t>n</w:t>
      </w:r>
      <w:r w:rsidR="00307EA4" w:rsidRPr="00A32B61">
        <w:t>ing</w:t>
      </w:r>
      <w:r w:rsidR="00D64E61" w:rsidRPr="00A32B61">
        <w:t xml:space="preserve"> for samhandling. IHT- prosjektet på Ahus er et eksempel på e</w:t>
      </w:r>
      <w:r w:rsidR="005F4E8B" w:rsidRPr="00A32B61">
        <w:t>t slikt miljø.</w:t>
      </w:r>
    </w:p>
    <w:p w14:paraId="0D8A408E" w14:textId="77777777" w:rsidR="00E94516" w:rsidRPr="00A32B61" w:rsidRDefault="00E94516" w:rsidP="00E94516">
      <w:pPr>
        <w:tabs>
          <w:tab w:val="left" w:pos="705"/>
          <w:tab w:val="center" w:pos="4536"/>
        </w:tabs>
      </w:pPr>
    </w:p>
    <w:p w14:paraId="5D79E8BD" w14:textId="77777777" w:rsidR="004B3F76" w:rsidRPr="00A32B61" w:rsidRDefault="00C27032" w:rsidP="00C27032">
      <w:pPr>
        <w:pStyle w:val="Overskrift2"/>
      </w:pPr>
      <w:bookmarkStart w:id="64" w:name="_Toc161408153"/>
      <w:r w:rsidRPr="00A32B61">
        <w:t xml:space="preserve">4.6 Hovedfunn 6: </w:t>
      </w:r>
      <w:r w:rsidR="00975D5B" w:rsidRPr="00A32B61">
        <w:t>Ulike bruksområder med ulike behov</w:t>
      </w:r>
      <w:bookmarkEnd w:id="64"/>
    </w:p>
    <w:p w14:paraId="6DB51A20" w14:textId="5B5CB0AE" w:rsidR="00C27032" w:rsidRPr="00A32B61" w:rsidRDefault="00F2627F" w:rsidP="004B3F76">
      <w:r w:rsidRPr="00A32B61">
        <w:rPr>
          <w:rFonts w:eastAsia="Times New Roman"/>
          <w:b/>
          <w:bCs/>
        </w:rPr>
        <w:t>"</w:t>
      </w:r>
      <w:r w:rsidR="00697F76" w:rsidRPr="00A32B61">
        <w:rPr>
          <w:rFonts w:eastAsia="Times New Roman"/>
          <w:b/>
          <w:bCs/>
        </w:rPr>
        <w:t>Minimumsløsningen dekker ulike bruksområder i varierende grad. Det er behov for å videreutvikle behandlingsplaner innen ulike bruksområder, som har ulike utviklingsløp</w:t>
      </w:r>
      <w:r w:rsidRPr="00A32B61">
        <w:rPr>
          <w:rFonts w:eastAsia="Times New Roman"/>
          <w:b/>
          <w:bCs/>
        </w:rPr>
        <w:t>"</w:t>
      </w:r>
      <w:r w:rsidR="00697F76" w:rsidRPr="00A32B61">
        <w:rPr>
          <w:b/>
          <w:bCs/>
        </w:rPr>
        <w:br/>
      </w:r>
    </w:p>
    <w:p w14:paraId="75BB7BFD" w14:textId="01CD4434" w:rsidR="007141C7" w:rsidRPr="00A32B61" w:rsidRDefault="00B462C7" w:rsidP="007141C7">
      <w:r w:rsidRPr="00A32B61">
        <w:t xml:space="preserve">Prosjektet har erfart at </w:t>
      </w:r>
      <w:r w:rsidR="00F51B64" w:rsidRPr="00A32B61">
        <w:t>Digitale b</w:t>
      </w:r>
      <w:r w:rsidR="007141C7" w:rsidRPr="00A32B61">
        <w:t>ehandlings</w:t>
      </w:r>
      <w:r w:rsidRPr="00A32B61">
        <w:t>- og egenbehandlings</w:t>
      </w:r>
      <w:r w:rsidR="007141C7" w:rsidRPr="00A32B61">
        <w:t xml:space="preserve">planer </w:t>
      </w:r>
      <w:r w:rsidR="00236190" w:rsidRPr="00A32B61">
        <w:t xml:space="preserve">kan </w:t>
      </w:r>
      <w:r w:rsidR="007141C7" w:rsidRPr="00A32B61">
        <w:t xml:space="preserve">benyttes for mange formål i mange steder i helsevesenet, og det er viktig </w:t>
      </w:r>
      <w:r w:rsidR="009F4582" w:rsidRPr="00A32B61">
        <w:t xml:space="preserve">å merke seg at det er ulike problemstillinger og behov </w:t>
      </w:r>
      <w:r w:rsidR="007141C7" w:rsidRPr="00A32B61">
        <w:t>innen de ulike bruksområdene. Det er ulike behov/problemstillinger, ulike</w:t>
      </w:r>
      <w:r w:rsidR="00513620" w:rsidRPr="00A32B61">
        <w:t xml:space="preserve"> helseaktører,</w:t>
      </w:r>
      <w:r w:rsidR="007141C7" w:rsidRPr="00A32B61">
        <w:t xml:space="preserve"> </w:t>
      </w:r>
      <w:r w:rsidR="007141C7" w:rsidRPr="00A32B61">
        <w:lastRenderedPageBreak/>
        <w:t xml:space="preserve">leverandører og fagsystemer, ulike behov for rammebetingelser, og dermed også ulik tidslinje til innføring. Dette er en av de viktigste årsakene til at vi anbefaler en stegvis utvikling og innføring. Samtidig er det også noen felles behov som går igjen. </w:t>
      </w:r>
    </w:p>
    <w:p w14:paraId="34909B83" w14:textId="2A1FDEAA" w:rsidR="007141C7" w:rsidRPr="00A32B61" w:rsidRDefault="007141C7" w:rsidP="007141C7">
      <w:r w:rsidRPr="00A32B61">
        <w:t>Prosjektet har ikke full oversikt over behovene i de ulike bruksområdene. Dette betyr også at løsningskonseptet ikke nødvendigvis støtter samtlige bruksområder</w:t>
      </w:r>
      <w:r w:rsidR="00335D5D" w:rsidRPr="00A32B61">
        <w:t xml:space="preserve"> godt</w:t>
      </w:r>
      <w:r w:rsidRPr="00A32B61">
        <w:t>. Spesielt for områder der eksisterende lokale planer allerede eksisterer, og det viktigste behovet er å dele den med andre behandlere til informasjon</w:t>
      </w:r>
      <w:r w:rsidR="000B31FF" w:rsidRPr="00A32B61">
        <w:t xml:space="preserve"> (som kan være tilfellet innen Digital hjemmeoppfølging)</w:t>
      </w:r>
      <w:r w:rsidRPr="00A32B61">
        <w:t xml:space="preserve">, bør man vurdere om </w:t>
      </w:r>
      <w:r w:rsidR="00D32EB6" w:rsidRPr="00A32B61">
        <w:t xml:space="preserve">løsningskonseptet </w:t>
      </w:r>
      <w:r w:rsidR="00310A07" w:rsidRPr="00A32B61">
        <w:t xml:space="preserve">for </w:t>
      </w:r>
      <w:r w:rsidRPr="00A32B61">
        <w:t xml:space="preserve">dokumentdeling er best egnet til å dekke behovene. </w:t>
      </w:r>
    </w:p>
    <w:p w14:paraId="2AAABB25" w14:textId="20DEA32D" w:rsidR="007141C7" w:rsidRPr="00A32B61" w:rsidRDefault="007141C7" w:rsidP="007141C7">
      <w:pPr>
        <w:rPr>
          <w:b/>
          <w:bCs/>
        </w:rPr>
      </w:pPr>
      <w:r w:rsidRPr="00A32B61">
        <w:t>Behovene innen de ulike bruksområdene må gås nærmere opp i senere faser i prosjektet, men vi oppgir en grov</w:t>
      </w:r>
      <w:r w:rsidR="003727D9" w:rsidRPr="00A32B61">
        <w:t>,</w:t>
      </w:r>
      <w:r w:rsidRPr="00A32B61">
        <w:t xml:space="preserve"> overordnet oversikt over erfaringene vi har gjort oss så langt, og oppgir de behov/problemstillinger som har blitt fremmet til prosjektet. Vi gjør oppmerksom på at dette ikke er en uttømmende liste over samtlige mulige bruksområder </w:t>
      </w:r>
      <w:r w:rsidR="003E30C8" w:rsidRPr="00A32B61">
        <w:t>og behov</w:t>
      </w:r>
      <w:r w:rsidRPr="00A32B61">
        <w:t xml:space="preserve"> som en </w:t>
      </w:r>
      <w:r w:rsidR="00AB3882" w:rsidRPr="00A32B61">
        <w:t>fullverdig</w:t>
      </w:r>
      <w:r w:rsidRPr="00A32B61">
        <w:t xml:space="preserve"> løsning for behandlingsplaner kan dekke. </w:t>
      </w:r>
    </w:p>
    <w:tbl>
      <w:tblPr>
        <w:tblStyle w:val="Tabellrutenett"/>
        <w:tblW w:w="8229" w:type="dxa"/>
        <w:tblLook w:val="04A0" w:firstRow="1" w:lastRow="0" w:firstColumn="1" w:lastColumn="0" w:noHBand="0" w:noVBand="1"/>
      </w:tblPr>
      <w:tblGrid>
        <w:gridCol w:w="1991"/>
        <w:gridCol w:w="2028"/>
        <w:gridCol w:w="2105"/>
        <w:gridCol w:w="2105"/>
      </w:tblGrid>
      <w:tr w:rsidR="007141C7" w:rsidRPr="00A32B61" w14:paraId="0BAF3DD2" w14:textId="77777777" w:rsidTr="00857EAB">
        <w:tc>
          <w:tcPr>
            <w:tcW w:w="1991" w:type="dxa"/>
          </w:tcPr>
          <w:p w14:paraId="72DA4A03" w14:textId="77777777" w:rsidR="007141C7" w:rsidRPr="00A32B61" w:rsidRDefault="007141C7" w:rsidP="00857EAB">
            <w:pPr>
              <w:rPr>
                <w:b/>
                <w:bCs/>
              </w:rPr>
            </w:pPr>
            <w:r w:rsidRPr="00A32B61">
              <w:rPr>
                <w:b/>
                <w:bCs/>
              </w:rPr>
              <w:t>Bruksområde</w:t>
            </w:r>
          </w:p>
        </w:tc>
        <w:tc>
          <w:tcPr>
            <w:tcW w:w="2028" w:type="dxa"/>
          </w:tcPr>
          <w:p w14:paraId="3B56518C" w14:textId="77777777" w:rsidR="007141C7" w:rsidRPr="00A32B61" w:rsidRDefault="007141C7" w:rsidP="00857EAB">
            <w:pPr>
              <w:rPr>
                <w:b/>
                <w:bCs/>
              </w:rPr>
            </w:pPr>
            <w:r w:rsidRPr="00A32B61">
              <w:rPr>
                <w:b/>
                <w:bCs/>
              </w:rPr>
              <w:t>Primære aktører*</w:t>
            </w:r>
          </w:p>
        </w:tc>
        <w:tc>
          <w:tcPr>
            <w:tcW w:w="2105" w:type="dxa"/>
          </w:tcPr>
          <w:p w14:paraId="79833675" w14:textId="77777777" w:rsidR="007141C7" w:rsidRPr="00A32B61" w:rsidRDefault="007141C7" w:rsidP="00857EAB">
            <w:pPr>
              <w:rPr>
                <w:b/>
                <w:bCs/>
              </w:rPr>
            </w:pPr>
            <w:r w:rsidRPr="00A32B61">
              <w:rPr>
                <w:b/>
                <w:bCs/>
              </w:rPr>
              <w:t>Fremhevde Behov / Problemstillinger</w:t>
            </w:r>
          </w:p>
        </w:tc>
        <w:tc>
          <w:tcPr>
            <w:tcW w:w="2105" w:type="dxa"/>
          </w:tcPr>
          <w:p w14:paraId="39CD1519" w14:textId="77777777" w:rsidR="007141C7" w:rsidRPr="00A32B61" w:rsidRDefault="007141C7" w:rsidP="00857EAB">
            <w:pPr>
              <w:rPr>
                <w:b/>
                <w:bCs/>
              </w:rPr>
            </w:pPr>
            <w:r w:rsidRPr="00A32B61">
              <w:rPr>
                <w:b/>
                <w:bCs/>
              </w:rPr>
              <w:t>Systemer / Leverandører**</w:t>
            </w:r>
          </w:p>
        </w:tc>
      </w:tr>
      <w:tr w:rsidR="007141C7" w:rsidRPr="00A32B61" w14:paraId="5C4B7BB3" w14:textId="77777777" w:rsidTr="00857EAB">
        <w:tc>
          <w:tcPr>
            <w:tcW w:w="1991" w:type="dxa"/>
          </w:tcPr>
          <w:p w14:paraId="5CE35DAE" w14:textId="77777777" w:rsidR="007141C7" w:rsidRPr="00A32B61" w:rsidRDefault="007141C7" w:rsidP="00857EAB">
            <w:r w:rsidRPr="00A32B61">
              <w:t>Enkel bruk fastlege/pasient</w:t>
            </w:r>
          </w:p>
        </w:tc>
        <w:tc>
          <w:tcPr>
            <w:tcW w:w="2028" w:type="dxa"/>
          </w:tcPr>
          <w:p w14:paraId="198DC57D" w14:textId="77777777" w:rsidR="007141C7" w:rsidRPr="00A32B61" w:rsidRDefault="007141C7" w:rsidP="00857EAB">
            <w:r w:rsidRPr="00A32B61">
              <w:t>Fastleger</w:t>
            </w:r>
          </w:p>
        </w:tc>
        <w:tc>
          <w:tcPr>
            <w:tcW w:w="2105" w:type="dxa"/>
          </w:tcPr>
          <w:p w14:paraId="6EDE07C0" w14:textId="77777777" w:rsidR="007141C7" w:rsidRPr="00A32B61" w:rsidRDefault="007141C7" w:rsidP="00857EAB">
            <w:r w:rsidRPr="00A32B61">
              <w:t>Maler / "Ferdiglagde planer"</w:t>
            </w:r>
          </w:p>
        </w:tc>
        <w:tc>
          <w:tcPr>
            <w:tcW w:w="2105" w:type="dxa"/>
          </w:tcPr>
          <w:p w14:paraId="56DC4B8E" w14:textId="77777777" w:rsidR="007141C7" w:rsidRPr="00A32B61" w:rsidRDefault="007141C7" w:rsidP="00857EAB">
            <w:r w:rsidRPr="00A32B61">
              <w:t>Pridok, CGM, Infodoc, System X, mm.</w:t>
            </w:r>
          </w:p>
        </w:tc>
      </w:tr>
      <w:tr w:rsidR="007141C7" w:rsidRPr="00A32B61" w14:paraId="527167DC" w14:textId="77777777" w:rsidTr="00857EAB">
        <w:tc>
          <w:tcPr>
            <w:tcW w:w="1991" w:type="dxa"/>
          </w:tcPr>
          <w:p w14:paraId="56D55832" w14:textId="77777777" w:rsidR="007141C7" w:rsidRPr="00A32B61" w:rsidRDefault="007141C7" w:rsidP="00857EAB">
            <w:r w:rsidRPr="00A32B61">
              <w:t>Forløp på tvers / pasienter med store og sammensatte behov</w:t>
            </w:r>
          </w:p>
        </w:tc>
        <w:tc>
          <w:tcPr>
            <w:tcW w:w="2028" w:type="dxa"/>
          </w:tcPr>
          <w:p w14:paraId="51A54BA8" w14:textId="77777777" w:rsidR="007141C7" w:rsidRPr="00A32B61" w:rsidRDefault="007141C7" w:rsidP="00857EAB">
            <w:r w:rsidRPr="00A32B61">
              <w:t>Sykehus, kommuner, fastleger</w:t>
            </w:r>
          </w:p>
        </w:tc>
        <w:tc>
          <w:tcPr>
            <w:tcW w:w="2105" w:type="dxa"/>
          </w:tcPr>
          <w:p w14:paraId="4D544F89" w14:textId="77777777" w:rsidR="007141C7" w:rsidRPr="00A32B61" w:rsidRDefault="007141C7" w:rsidP="00857EAB">
            <w:r w:rsidRPr="00A32B61">
              <w:t>Ansvarsoverføring (flere typer planer, behandlerteam, mm)</w:t>
            </w:r>
          </w:p>
        </w:tc>
        <w:tc>
          <w:tcPr>
            <w:tcW w:w="2105" w:type="dxa"/>
          </w:tcPr>
          <w:p w14:paraId="367C1D00" w14:textId="77777777" w:rsidR="007141C7" w:rsidRPr="00A32B61" w:rsidRDefault="007141C7" w:rsidP="00857EAB">
            <w:r w:rsidRPr="00A32B61">
              <w:t>DIPS, DIPS Front, Visma, TietoEvry, (Aidn), (Helseplattformen)</w:t>
            </w:r>
          </w:p>
        </w:tc>
      </w:tr>
      <w:tr w:rsidR="007141C7" w:rsidRPr="00A32B61" w14:paraId="2CCFDCEE" w14:textId="77777777" w:rsidTr="00857EAB">
        <w:tc>
          <w:tcPr>
            <w:tcW w:w="1991" w:type="dxa"/>
          </w:tcPr>
          <w:p w14:paraId="63AA3B1C" w14:textId="77777777" w:rsidR="007141C7" w:rsidRPr="00A32B61" w:rsidRDefault="007141C7" w:rsidP="00857EAB">
            <w:r w:rsidRPr="00A32B61">
              <w:t>Digital Hjemmeoppfølging (DHO)</w:t>
            </w:r>
          </w:p>
        </w:tc>
        <w:tc>
          <w:tcPr>
            <w:tcW w:w="2028" w:type="dxa"/>
          </w:tcPr>
          <w:p w14:paraId="14AA995C" w14:textId="77777777" w:rsidR="007141C7" w:rsidRPr="00A32B61" w:rsidRDefault="007141C7" w:rsidP="00857EAB">
            <w:r w:rsidRPr="00A32B61">
              <w:t xml:space="preserve">Fastlege, kommune, sykehus </w:t>
            </w:r>
          </w:p>
        </w:tc>
        <w:tc>
          <w:tcPr>
            <w:tcW w:w="2105" w:type="dxa"/>
          </w:tcPr>
          <w:p w14:paraId="6FCA1F62" w14:textId="77777777" w:rsidR="007141C7" w:rsidRPr="00A32B61" w:rsidRDefault="007141C7" w:rsidP="00857EAB">
            <w:r w:rsidRPr="00A32B61">
              <w:t xml:space="preserve">Legemiddeldosering, trafikklys, standardisering av informasjonsmodell </w:t>
            </w:r>
          </w:p>
        </w:tc>
        <w:tc>
          <w:tcPr>
            <w:tcW w:w="2105" w:type="dxa"/>
          </w:tcPr>
          <w:p w14:paraId="3822DEF3" w14:textId="77777777" w:rsidR="007141C7" w:rsidRPr="00A32B61" w:rsidRDefault="007141C7" w:rsidP="00857EAB">
            <w:pPr>
              <w:rPr>
                <w:lang w:val="en-US"/>
              </w:rPr>
            </w:pPr>
            <w:r w:rsidRPr="00A32B61">
              <w:rPr>
                <w:lang w:val="en-US"/>
              </w:rPr>
              <w:t xml:space="preserve">Siemens Healthineers, Tellu, Dignio, mm. </w:t>
            </w:r>
          </w:p>
        </w:tc>
      </w:tr>
      <w:tr w:rsidR="007141C7" w:rsidRPr="00A32B61" w14:paraId="01DBBB40" w14:textId="77777777" w:rsidTr="00857EAB">
        <w:tc>
          <w:tcPr>
            <w:tcW w:w="1991" w:type="dxa"/>
          </w:tcPr>
          <w:p w14:paraId="3D5B6955" w14:textId="77777777" w:rsidR="007141C7" w:rsidRPr="00A32B61" w:rsidRDefault="007141C7" w:rsidP="00857EAB">
            <w:r w:rsidRPr="00A32B61">
              <w:t>Psykisk Helse</w:t>
            </w:r>
          </w:p>
        </w:tc>
        <w:tc>
          <w:tcPr>
            <w:tcW w:w="2028" w:type="dxa"/>
          </w:tcPr>
          <w:p w14:paraId="76E4B7AB" w14:textId="77777777" w:rsidR="007141C7" w:rsidRPr="00A32B61" w:rsidRDefault="007141C7" w:rsidP="00857EAB">
            <w:r w:rsidRPr="00A32B61">
              <w:t xml:space="preserve">Psykologer, psykiatere, terapeuter, fastleger, mm. </w:t>
            </w:r>
          </w:p>
        </w:tc>
        <w:tc>
          <w:tcPr>
            <w:tcW w:w="2105" w:type="dxa"/>
          </w:tcPr>
          <w:p w14:paraId="3F671A80" w14:textId="77777777" w:rsidR="007141C7" w:rsidRPr="00A32B61" w:rsidRDefault="007141C7" w:rsidP="00857EAB">
            <w:r w:rsidRPr="00A32B61">
              <w:t>Må avklares nærmere. Eksisterende planer finnes (bl.a kriseplaner)</w:t>
            </w:r>
          </w:p>
        </w:tc>
        <w:tc>
          <w:tcPr>
            <w:tcW w:w="2105" w:type="dxa"/>
          </w:tcPr>
          <w:p w14:paraId="7170723E" w14:textId="77777777" w:rsidR="007141C7" w:rsidRPr="00A32B61" w:rsidRDefault="007141C7" w:rsidP="00857EAB">
            <w:r w:rsidRPr="00A32B61">
              <w:t xml:space="preserve">Psykbase, mm. </w:t>
            </w:r>
          </w:p>
        </w:tc>
      </w:tr>
      <w:tr w:rsidR="007141C7" w:rsidRPr="00A32B61" w14:paraId="655A453B" w14:textId="77777777" w:rsidTr="00857EAB">
        <w:tc>
          <w:tcPr>
            <w:tcW w:w="1991" w:type="dxa"/>
          </w:tcPr>
          <w:p w14:paraId="65AB2A24" w14:textId="77777777" w:rsidR="007141C7" w:rsidRPr="00A32B61" w:rsidRDefault="007141C7" w:rsidP="00857EAB">
            <w:r w:rsidRPr="00A32B61">
              <w:t>Fysioterapi</w:t>
            </w:r>
          </w:p>
        </w:tc>
        <w:tc>
          <w:tcPr>
            <w:tcW w:w="2028" w:type="dxa"/>
          </w:tcPr>
          <w:p w14:paraId="727C8124" w14:textId="77777777" w:rsidR="007141C7" w:rsidRPr="00A32B61" w:rsidRDefault="007141C7" w:rsidP="00857EAB">
            <w:r w:rsidRPr="00A32B61">
              <w:t>Fysioterapeuter, manuellterapeuter, mm.</w:t>
            </w:r>
          </w:p>
        </w:tc>
        <w:tc>
          <w:tcPr>
            <w:tcW w:w="2105" w:type="dxa"/>
          </w:tcPr>
          <w:p w14:paraId="2D733FA9" w14:textId="77777777" w:rsidR="007141C7" w:rsidRPr="00A32B61" w:rsidRDefault="007141C7" w:rsidP="00857EAB">
            <w:r w:rsidRPr="00A32B61">
              <w:t>Vedlegg / treningsplan</w:t>
            </w:r>
          </w:p>
        </w:tc>
        <w:tc>
          <w:tcPr>
            <w:tcW w:w="2105" w:type="dxa"/>
          </w:tcPr>
          <w:p w14:paraId="395DFA5B" w14:textId="77777777" w:rsidR="007141C7" w:rsidRPr="00A32B61" w:rsidRDefault="007141C7" w:rsidP="00857EAB">
            <w:pPr>
              <w:rPr>
                <w:lang w:val="en-US"/>
              </w:rPr>
            </w:pPr>
            <w:r w:rsidRPr="00A32B61">
              <w:rPr>
                <w:lang w:val="en-US"/>
              </w:rPr>
              <w:t xml:space="preserve">PatientSky, Extensor, Arko, Pridok, mm. </w:t>
            </w:r>
          </w:p>
        </w:tc>
      </w:tr>
      <w:tr w:rsidR="007141C7" w:rsidRPr="00A32B61" w14:paraId="0EB43102" w14:textId="77777777" w:rsidTr="00857EAB">
        <w:tc>
          <w:tcPr>
            <w:tcW w:w="1991" w:type="dxa"/>
          </w:tcPr>
          <w:p w14:paraId="531ECFE9" w14:textId="77777777" w:rsidR="007141C7" w:rsidRPr="00A32B61" w:rsidRDefault="007141C7" w:rsidP="00857EAB">
            <w:r w:rsidRPr="00A32B61">
              <w:t>Individuell plan</w:t>
            </w:r>
          </w:p>
        </w:tc>
        <w:tc>
          <w:tcPr>
            <w:tcW w:w="2028" w:type="dxa"/>
          </w:tcPr>
          <w:p w14:paraId="601AF190" w14:textId="77777777" w:rsidR="007141C7" w:rsidRPr="00A32B61" w:rsidRDefault="007141C7" w:rsidP="00857EAB">
            <w:r w:rsidRPr="00A32B61">
              <w:t>Kommuner/Sykehus</w:t>
            </w:r>
          </w:p>
        </w:tc>
        <w:tc>
          <w:tcPr>
            <w:tcW w:w="2105" w:type="dxa"/>
          </w:tcPr>
          <w:p w14:paraId="04B20BF0" w14:textId="77777777" w:rsidR="007141C7" w:rsidRPr="00A32B61" w:rsidRDefault="007141C7" w:rsidP="00857EAB">
            <w:r w:rsidRPr="00A32B61">
              <w:t>Tjenstlig behov fra saksbehandlere</w:t>
            </w:r>
          </w:p>
        </w:tc>
        <w:tc>
          <w:tcPr>
            <w:tcW w:w="2105" w:type="dxa"/>
          </w:tcPr>
          <w:p w14:paraId="3D80BBDF" w14:textId="77777777" w:rsidR="007141C7" w:rsidRPr="00A32B61" w:rsidRDefault="007141C7" w:rsidP="00857EAB">
            <w:r w:rsidRPr="00A32B61">
              <w:t>ACOS IP, Visma SamPro, mm. Marked ikke kartlagt.[9]</w:t>
            </w:r>
          </w:p>
        </w:tc>
      </w:tr>
      <w:tr w:rsidR="007141C7" w:rsidRPr="00A32B61" w14:paraId="2947DF20" w14:textId="77777777" w:rsidTr="00857EAB">
        <w:tc>
          <w:tcPr>
            <w:tcW w:w="1991" w:type="dxa"/>
          </w:tcPr>
          <w:p w14:paraId="31C8C8C8" w14:textId="77777777" w:rsidR="007141C7" w:rsidRPr="00A32B61" w:rsidRDefault="007141C7" w:rsidP="00857EAB">
            <w:r w:rsidRPr="00A32B61">
              <w:t>Pallativ plan / Kriseplan</w:t>
            </w:r>
          </w:p>
        </w:tc>
        <w:tc>
          <w:tcPr>
            <w:tcW w:w="2028" w:type="dxa"/>
          </w:tcPr>
          <w:p w14:paraId="7ECB7D30" w14:textId="77777777" w:rsidR="007141C7" w:rsidRPr="00A32B61" w:rsidRDefault="007141C7" w:rsidP="00857EAB">
            <w:r w:rsidRPr="00A32B61">
              <w:t>Sykehus/Kommune</w:t>
            </w:r>
          </w:p>
        </w:tc>
        <w:tc>
          <w:tcPr>
            <w:tcW w:w="2105" w:type="dxa"/>
          </w:tcPr>
          <w:p w14:paraId="5F8EA727" w14:textId="77777777" w:rsidR="007141C7" w:rsidRPr="00A32B61" w:rsidRDefault="007141C7" w:rsidP="00857EAB">
            <w:r w:rsidRPr="00A32B61">
              <w:t>Rask/effektiv visning, Kontaktpersoner, Hendelser, mm.</w:t>
            </w:r>
          </w:p>
        </w:tc>
        <w:tc>
          <w:tcPr>
            <w:tcW w:w="2105" w:type="dxa"/>
          </w:tcPr>
          <w:p w14:paraId="7EAF61CD" w14:textId="77777777" w:rsidR="007141C7" w:rsidRPr="00A32B61" w:rsidRDefault="007141C7" w:rsidP="00857EAB">
            <w:r w:rsidRPr="00A32B61">
              <w:t>DIPS</w:t>
            </w:r>
          </w:p>
        </w:tc>
      </w:tr>
      <w:tr w:rsidR="007141C7" w:rsidRPr="00A32B61" w14:paraId="43007610" w14:textId="77777777" w:rsidTr="00857EAB">
        <w:tc>
          <w:tcPr>
            <w:tcW w:w="1991" w:type="dxa"/>
          </w:tcPr>
          <w:p w14:paraId="45478699" w14:textId="77777777" w:rsidR="007141C7" w:rsidRPr="00A32B61" w:rsidRDefault="007141C7" w:rsidP="00857EAB">
            <w:r w:rsidRPr="00A32B61">
              <w:t>Rehabilitering</w:t>
            </w:r>
          </w:p>
        </w:tc>
        <w:tc>
          <w:tcPr>
            <w:tcW w:w="2028" w:type="dxa"/>
          </w:tcPr>
          <w:p w14:paraId="6403695B" w14:textId="77777777" w:rsidR="007141C7" w:rsidRPr="00A32B61" w:rsidRDefault="007141C7" w:rsidP="00857EAB">
            <w:r w:rsidRPr="00A32B61">
              <w:t xml:space="preserve">Private og kommunale aktører. </w:t>
            </w:r>
          </w:p>
        </w:tc>
        <w:tc>
          <w:tcPr>
            <w:tcW w:w="2105" w:type="dxa"/>
          </w:tcPr>
          <w:p w14:paraId="71EDB6BA" w14:textId="77777777" w:rsidR="007141C7" w:rsidRPr="00A32B61" w:rsidRDefault="007141C7" w:rsidP="00857EAB">
            <w:r w:rsidRPr="00A32B61">
              <w:t xml:space="preserve">Ansvarsoverføring (flere typer planer, behandlerteam), mm., statistikk. </w:t>
            </w:r>
          </w:p>
        </w:tc>
        <w:tc>
          <w:tcPr>
            <w:tcW w:w="2105" w:type="dxa"/>
          </w:tcPr>
          <w:p w14:paraId="4787E246" w14:textId="77777777" w:rsidR="007141C7" w:rsidRPr="00A32B61" w:rsidRDefault="007141C7" w:rsidP="00857EAB">
            <w:r w:rsidRPr="00A32B61">
              <w:t>Marked ikke kartlagt</w:t>
            </w:r>
          </w:p>
        </w:tc>
      </w:tr>
    </w:tbl>
    <w:p w14:paraId="03BE2D77" w14:textId="63DE975A" w:rsidR="007141C7" w:rsidRPr="00A32B61" w:rsidRDefault="007141C7" w:rsidP="007141C7">
      <w:pPr>
        <w:rPr>
          <w:i/>
          <w:iCs/>
        </w:rPr>
      </w:pPr>
      <w:r w:rsidRPr="00A32B61">
        <w:rPr>
          <w:i/>
          <w:iCs/>
        </w:rPr>
        <w:lastRenderedPageBreak/>
        <w:t xml:space="preserve">*Merk at flere "sekundæraktører" som legevakt, ØHD, mm. kan være relevante innen samtlige bruksområder. </w:t>
      </w:r>
    </w:p>
    <w:p w14:paraId="31E2E60E" w14:textId="78F2CFB6" w:rsidR="007141C7" w:rsidRPr="00A32B61" w:rsidRDefault="007141C7" w:rsidP="007141C7">
      <w:pPr>
        <w:rPr>
          <w:i/>
          <w:iCs/>
        </w:rPr>
      </w:pPr>
      <w:r w:rsidRPr="00A32B61">
        <w:rPr>
          <w:i/>
          <w:iCs/>
        </w:rPr>
        <w:t>**Et tilfeldig utvalg av leverandører/systemer er nevnt her for å tydeliggjøre at ulike bruksområder involverer ulike leverandører. For en oversikt over alle 41 EPJ i markedet vises det til</w:t>
      </w:r>
      <w:r w:rsidR="00611046" w:rsidRPr="00A32B61">
        <w:rPr>
          <w:i/>
          <w:iCs/>
        </w:rPr>
        <w:t xml:space="preserve"> rapporten </w:t>
      </w:r>
      <w:r w:rsidR="001F6878" w:rsidRPr="00A32B61">
        <w:rPr>
          <w:i/>
          <w:iCs/>
        </w:rPr>
        <w:t>"</w:t>
      </w:r>
      <w:r w:rsidR="001F6878" w:rsidRPr="00A32B61">
        <w:t>Kartlegging av elektroniske pasientjournalsystemer og deres støtte for nasjonale e-helseløsninger"</w:t>
      </w:r>
      <w:r w:rsidRPr="00A32B61">
        <w:rPr>
          <w:i/>
          <w:iCs/>
        </w:rPr>
        <w:t xml:space="preserve"> </w:t>
      </w:r>
      <w:r w:rsidR="00F41E2E" w:rsidRPr="00A32B61">
        <w:rPr>
          <w:i/>
          <w:iCs/>
        </w:rPr>
        <w:t>[</w:t>
      </w:r>
      <w:r w:rsidR="00DD1078" w:rsidRPr="00A32B61">
        <w:rPr>
          <w:i/>
          <w:iCs/>
        </w:rPr>
        <w:t>8</w:t>
      </w:r>
      <w:r w:rsidR="00611046" w:rsidRPr="00A32B61">
        <w:rPr>
          <w:i/>
          <w:iCs/>
        </w:rPr>
        <w:t>]</w:t>
      </w:r>
      <w:r w:rsidRPr="00A32B61">
        <w:rPr>
          <w:i/>
          <w:iCs/>
        </w:rPr>
        <w:t>, og gjør samtidig oppmerksom på at bruksområdene "Individuell Plan" og "DHO" ikke er dekket i EPJ-oversikten, og dermed utgjør enda flere leverandører</w:t>
      </w:r>
      <w:r w:rsidR="00ED12E2" w:rsidRPr="00A32B61">
        <w:rPr>
          <w:i/>
          <w:iCs/>
        </w:rPr>
        <w:t xml:space="preserve"> og </w:t>
      </w:r>
      <w:proofErr w:type="gramStart"/>
      <w:r w:rsidR="00ED12E2" w:rsidRPr="00A32B61">
        <w:rPr>
          <w:i/>
          <w:iCs/>
        </w:rPr>
        <w:t>systemer</w:t>
      </w:r>
      <w:r w:rsidRPr="00A32B61">
        <w:rPr>
          <w:i/>
          <w:iCs/>
        </w:rPr>
        <w:t xml:space="preserve"> .</w:t>
      </w:r>
      <w:proofErr w:type="gramEnd"/>
      <w:r w:rsidRPr="00A32B61">
        <w:rPr>
          <w:i/>
          <w:iCs/>
        </w:rPr>
        <w:t xml:space="preserve"> </w:t>
      </w:r>
    </w:p>
    <w:p w14:paraId="68A066EC" w14:textId="77777777" w:rsidR="007141C7" w:rsidRPr="00A32B61" w:rsidRDefault="007141C7" w:rsidP="007141C7">
      <w:pPr>
        <w:rPr>
          <w:b/>
          <w:bCs/>
        </w:rPr>
      </w:pPr>
    </w:p>
    <w:p w14:paraId="6C9962A5" w14:textId="77777777" w:rsidR="007141C7" w:rsidRPr="00A32B61" w:rsidRDefault="007141C7" w:rsidP="007141C7">
      <w:pPr>
        <w:rPr>
          <w:b/>
          <w:bCs/>
        </w:rPr>
      </w:pPr>
      <w:r w:rsidRPr="00A32B61">
        <w:rPr>
          <w:b/>
          <w:bCs/>
        </w:rPr>
        <w:t>Fellesbehov</w:t>
      </w:r>
    </w:p>
    <w:p w14:paraId="536A37E5" w14:textId="0623E745" w:rsidR="007141C7" w:rsidRPr="00A32B61" w:rsidRDefault="007141C7" w:rsidP="007141C7">
      <w:r w:rsidRPr="00A32B61">
        <w:t>Felles for alle bruksområdene</w:t>
      </w:r>
      <w:r w:rsidR="0052051D" w:rsidRPr="00A32B61">
        <w:t xml:space="preserve"> i </w:t>
      </w:r>
      <w:r w:rsidR="00B6353D" w:rsidRPr="00A32B61">
        <w:t>utprøvningen</w:t>
      </w:r>
      <w:r w:rsidRPr="00A32B61">
        <w:t xml:space="preserve"> er at det er behov for en løsning som er bedre integrert i EPJ</w:t>
      </w:r>
      <w:r w:rsidR="00A15C6A" w:rsidRPr="00A32B61">
        <w:t xml:space="preserve">. </w:t>
      </w:r>
      <w:r w:rsidR="00C60149" w:rsidRPr="00A32B61">
        <w:t xml:space="preserve">Behovene som er trukket frem spesifikt </w:t>
      </w:r>
      <w:r w:rsidR="00F815F2" w:rsidRPr="00A32B61">
        <w:t xml:space="preserve">med en "bedre integrasjon" </w:t>
      </w:r>
      <w:r w:rsidR="00C60149" w:rsidRPr="00A32B61">
        <w:t xml:space="preserve">er </w:t>
      </w:r>
      <w:r w:rsidRPr="00A32B61">
        <w:t xml:space="preserve">at tilgang, journalføring og pålogging gjøres enkelt. Ved samhandling mellom flere behandlere er </w:t>
      </w:r>
      <w:r w:rsidR="00866D0E" w:rsidRPr="00A32B61">
        <w:t>det</w:t>
      </w:r>
      <w:r w:rsidRPr="00A32B61">
        <w:t xml:space="preserve"> behov for varslinger </w:t>
      </w:r>
      <w:r w:rsidR="00883E8B" w:rsidRPr="00A32B61">
        <w:t xml:space="preserve">ved endringer </w:t>
      </w:r>
      <w:r w:rsidR="00866D0E" w:rsidRPr="00A32B61">
        <w:t>av</w:t>
      </w:r>
      <w:r w:rsidR="00883E8B" w:rsidRPr="00A32B61">
        <w:t xml:space="preserve"> </w:t>
      </w:r>
      <w:r w:rsidRPr="00A32B61">
        <w:t>et fellesbehov</w:t>
      </w:r>
      <w:r w:rsidR="007B5AA7" w:rsidRPr="00A32B61">
        <w:t>, og det er også behov innen ansvars</w:t>
      </w:r>
      <w:r w:rsidR="003356A9" w:rsidRPr="00A32B61">
        <w:t xml:space="preserve">overføring og tilgangskontroll som bør </w:t>
      </w:r>
      <w:r w:rsidR="00E12518" w:rsidRPr="00A32B61">
        <w:t>undersøkes nærmere</w:t>
      </w:r>
      <w:r w:rsidRPr="00A32B61">
        <w:t xml:space="preserve">. Innenfor løsningskonseptet kan alle fellesbehov løses ved at fagsystemene benytter API. </w:t>
      </w:r>
      <w:r w:rsidR="00472A3E" w:rsidRPr="00A32B61">
        <w:t>Den ekstra påloggingen for Kjernejournal Portal</w:t>
      </w:r>
      <w:r w:rsidR="00A15CAE" w:rsidRPr="00A32B61">
        <w:t xml:space="preserve"> løses ved at EPJ benytter </w:t>
      </w:r>
      <w:r w:rsidR="000E42B0" w:rsidRPr="00A32B61">
        <w:t xml:space="preserve">"HelseID SSO". Dette er under utrulling i RHF nå, og </w:t>
      </w:r>
      <w:r w:rsidR="00F47BF3" w:rsidRPr="00A32B61">
        <w:t>er allerede i drift i noen EPJ</w:t>
      </w:r>
      <w:r w:rsidR="005D028F" w:rsidRPr="00A32B61">
        <w:t xml:space="preserve"> på fastlegesiden</w:t>
      </w:r>
      <w:r w:rsidR="003E62CC" w:rsidRPr="00A32B61">
        <w:t xml:space="preserve">, og bruker vil da kunne åpne Kjernejournal portal </w:t>
      </w:r>
      <w:r w:rsidR="00BA5467" w:rsidRPr="00A32B61">
        <w:t xml:space="preserve">eller benytte </w:t>
      </w:r>
      <w:r w:rsidR="00D24216" w:rsidRPr="00A32B61">
        <w:t xml:space="preserve">eget brukergrensesnitt via API </w:t>
      </w:r>
      <w:r w:rsidR="003E62CC" w:rsidRPr="00A32B61">
        <w:t xml:space="preserve">uten ekstra pålogging. </w:t>
      </w:r>
    </w:p>
    <w:p w14:paraId="2CEF3205" w14:textId="1EBA9E70" w:rsidR="007141C7" w:rsidRPr="00A32B61" w:rsidRDefault="007141C7" w:rsidP="007141C7">
      <w:r w:rsidRPr="00A32B61">
        <w:t>Det er også overlapp mellom noen av de spesifikke behovene, slik at de bør ses i sammenheng. Eksempelvis kan støtte for maler</w:t>
      </w:r>
      <w:r w:rsidR="0058485D" w:rsidRPr="00A32B61">
        <w:t xml:space="preserve"> eller "ferdiglagde planer"</w:t>
      </w:r>
      <w:r w:rsidRPr="00A32B61">
        <w:t xml:space="preserve"> være nyttig innen flere bruksområder selv om det ikke nødvendigvis er fremhevet i løpet av dette prosjektet. </w:t>
      </w:r>
    </w:p>
    <w:p w14:paraId="20A77FAA" w14:textId="77777777" w:rsidR="007141C7" w:rsidRPr="00A32B61" w:rsidRDefault="007141C7" w:rsidP="007141C7">
      <w:pPr>
        <w:rPr>
          <w:b/>
          <w:bCs/>
        </w:rPr>
      </w:pPr>
      <w:r w:rsidRPr="00A32B61">
        <w:rPr>
          <w:b/>
          <w:bCs/>
        </w:rPr>
        <w:t xml:space="preserve">MVP og ulike bruksområder </w:t>
      </w:r>
    </w:p>
    <w:p w14:paraId="31690E24" w14:textId="3338BEA2" w:rsidR="007141C7" w:rsidRPr="00A32B61" w:rsidRDefault="007141C7" w:rsidP="007141C7">
      <w:pPr>
        <w:rPr>
          <w:b/>
          <w:bCs/>
        </w:rPr>
      </w:pPr>
      <w:r w:rsidRPr="00A32B61">
        <w:t xml:space="preserve">Prosjektet vurderer at enkel bruk mellom behandler og pasient er det området som MVP er best egnet for per nå, men minner om at MVP er laget for å kunne bygges ut for å dekke behovene innen flere bruksområder. For eksempel inngår behovene "behandlerteam" og "flere typer planer" allerede i informasjonsmodellen FHIR CarePlan, men funksjonaliteten er ikke laget enda. </w:t>
      </w:r>
    </w:p>
    <w:p w14:paraId="10CC1158" w14:textId="43049240" w:rsidR="00216FFD" w:rsidRPr="00A32B61" w:rsidRDefault="00216FFD" w:rsidP="00216FFD">
      <w:r w:rsidRPr="00A32B61">
        <w:t xml:space="preserve">For noen områder har man en papirbasert praksis (f.eks. </w:t>
      </w:r>
      <w:r w:rsidR="00612C83" w:rsidRPr="00A32B61">
        <w:t>behandlingsplan for kreftoppfølging)</w:t>
      </w:r>
      <w:r w:rsidRPr="00A32B61">
        <w:t xml:space="preserve">, for andre har man digitale løsninger </w:t>
      </w:r>
      <w:r w:rsidR="004C208E" w:rsidRPr="00A32B61">
        <w:t xml:space="preserve">med primært behov for deling </w:t>
      </w:r>
      <w:r w:rsidRPr="00A32B61">
        <w:t xml:space="preserve">(f.eks. DHO), og for noen områder har man ingen etablert praksis </w:t>
      </w:r>
      <w:r w:rsidR="00F3036B" w:rsidRPr="00A32B61">
        <w:t xml:space="preserve">for behandlingsplaner </w:t>
      </w:r>
      <w:r w:rsidRPr="00A32B61">
        <w:t xml:space="preserve">selv om det er et behov (f.eks. forebygging). For noen bruksområder gir MVP allerede verdi, og ønskes å benyttes av sektor både for behandlernes egen del og for å bidra til videreutviklingen av løsningen. </w:t>
      </w:r>
    </w:p>
    <w:p w14:paraId="7080A7F1" w14:textId="4F593D89" w:rsidR="007141C7" w:rsidRPr="00A32B61" w:rsidRDefault="007C336F" w:rsidP="007141C7">
      <w:r w:rsidRPr="00A32B61">
        <w:rPr>
          <w:b/>
          <w:bCs/>
        </w:rPr>
        <w:t>O</w:t>
      </w:r>
      <w:r w:rsidR="007141C7" w:rsidRPr="00A32B61">
        <w:rPr>
          <w:b/>
          <w:bCs/>
        </w:rPr>
        <w:t>versikt over EPJ og leverandører</w:t>
      </w:r>
    </w:p>
    <w:p w14:paraId="2AAE317A" w14:textId="75390B2D" w:rsidR="005B08CF" w:rsidRPr="00A32B61" w:rsidRDefault="007141C7" w:rsidP="007141C7">
      <w:r w:rsidRPr="00A32B61">
        <w:t>Vi oppgir her et utdrag fra rapporten "</w:t>
      </w:r>
      <w:r w:rsidR="00854962" w:rsidRPr="00A32B61">
        <w:t>Kartlegging av elektroniske pasientjournalsystemer og deres støtte for nasjonale e-helseløsninger"</w:t>
      </w:r>
      <w:r w:rsidRPr="00A32B61">
        <w:t xml:space="preserve">, kapittel 3.2.1, for å gi en oversikt over de 41 EPJ systemene som er kartlagt i </w:t>
      </w:r>
      <w:proofErr w:type="gramStart"/>
      <w:r w:rsidRPr="00A32B61">
        <w:t>rapporten</w:t>
      </w:r>
      <w:r w:rsidR="00224164" w:rsidRPr="00A32B61">
        <w:t>(</w:t>
      </w:r>
      <w:proofErr w:type="gramEnd"/>
      <w:r w:rsidR="00224164" w:rsidRPr="00A32B61">
        <w:t>Direktoratet for e-helse, 2023)</w:t>
      </w:r>
      <w:r w:rsidR="00B00CDF" w:rsidRPr="00A32B61">
        <w:t xml:space="preserve"> [9]</w:t>
      </w:r>
      <w:r w:rsidRPr="00A32B61">
        <w:t xml:space="preserve">. </w:t>
      </w:r>
    </w:p>
    <w:p w14:paraId="12B7AF21" w14:textId="58720ECA" w:rsidR="007141C7" w:rsidRPr="00A32B61" w:rsidRDefault="007141C7" w:rsidP="007141C7">
      <w:pPr>
        <w:rPr>
          <w:b/>
          <w:bCs/>
        </w:rPr>
      </w:pPr>
      <w:r w:rsidRPr="00A32B61">
        <w:rPr>
          <w:b/>
          <w:bCs/>
          <w:noProof/>
        </w:rPr>
        <w:lastRenderedPageBreak/>
        <w:drawing>
          <wp:inline distT="0" distB="0" distL="0" distR="0" wp14:anchorId="6B22E0EA" wp14:editId="341B6B11">
            <wp:extent cx="5562356" cy="7104291"/>
            <wp:effectExtent l="0" t="0" r="635" b="1905"/>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1870" cy="7116443"/>
                    </a:xfrm>
                    <a:prstGeom prst="rect">
                      <a:avLst/>
                    </a:prstGeom>
                  </pic:spPr>
                </pic:pic>
              </a:graphicData>
            </a:graphic>
          </wp:inline>
        </w:drawing>
      </w:r>
    </w:p>
    <w:p w14:paraId="2BC65217" w14:textId="77777777" w:rsidR="007141C7" w:rsidRPr="00A32B61" w:rsidRDefault="007141C7" w:rsidP="007141C7">
      <w:pPr>
        <w:rPr>
          <w:b/>
          <w:bCs/>
        </w:rPr>
      </w:pPr>
    </w:p>
    <w:p w14:paraId="724812AC" w14:textId="77777777" w:rsidR="007141C7" w:rsidRPr="00A32B61" w:rsidRDefault="007141C7" w:rsidP="007141C7">
      <w:pPr>
        <w:rPr>
          <w:b/>
          <w:bCs/>
        </w:rPr>
      </w:pPr>
      <w:r w:rsidRPr="00A32B61">
        <w:rPr>
          <w:b/>
          <w:bCs/>
          <w:noProof/>
        </w:rPr>
        <w:lastRenderedPageBreak/>
        <w:drawing>
          <wp:inline distT="0" distB="0" distL="0" distR="0" wp14:anchorId="1AE740F9" wp14:editId="34B4431C">
            <wp:extent cx="5760720" cy="5874385"/>
            <wp:effectExtent l="0" t="0" r="0" b="0"/>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5874385"/>
                    </a:xfrm>
                    <a:prstGeom prst="rect">
                      <a:avLst/>
                    </a:prstGeom>
                  </pic:spPr>
                </pic:pic>
              </a:graphicData>
            </a:graphic>
          </wp:inline>
        </w:drawing>
      </w:r>
    </w:p>
    <w:p w14:paraId="7A375255" w14:textId="77777777" w:rsidR="006F1D33" w:rsidRPr="00A32B61" w:rsidRDefault="000706CC" w:rsidP="004B3F76">
      <w:pPr>
        <w:rPr>
          <w:i/>
          <w:iCs/>
        </w:rPr>
      </w:pPr>
      <w:r w:rsidRPr="00A32B61">
        <w:rPr>
          <w:i/>
          <w:iCs/>
        </w:rPr>
        <w:t xml:space="preserve">Figuren er hentet fra rapporten "Kartlegging av elektroniske pasientjournalsystemer og deres støtte for nasjonale e-helseløsninger" (Direktoratet for e-helse, 2023) [9]. </w:t>
      </w:r>
    </w:p>
    <w:p w14:paraId="2DF5A74B" w14:textId="757D27D9" w:rsidR="00013B9F" w:rsidRPr="00A32B61" w:rsidRDefault="00A22819" w:rsidP="004B3F76">
      <w:r w:rsidRPr="00A32B61">
        <w:t xml:space="preserve">Denne bredden i </w:t>
      </w:r>
      <w:r w:rsidR="002A59C0" w:rsidRPr="00A32B61">
        <w:t xml:space="preserve">både </w:t>
      </w:r>
      <w:r w:rsidR="008806CA" w:rsidRPr="00A32B61">
        <w:t>bruksområder og leverandørmarke</w:t>
      </w:r>
      <w:r w:rsidR="001D01C5" w:rsidRPr="00A32B61">
        <w:t>d</w:t>
      </w:r>
      <w:r w:rsidR="008806CA" w:rsidRPr="00A32B61">
        <w:t xml:space="preserve"> understreker behovet for </w:t>
      </w:r>
      <w:r w:rsidR="00A16A23" w:rsidRPr="00A32B61">
        <w:t>et brukergrensesnitt</w:t>
      </w:r>
      <w:r w:rsidR="00F71A02" w:rsidRPr="00A32B61">
        <w:t xml:space="preserve"> som er tilgjengelig på tvers av systemer for å ta ut </w:t>
      </w:r>
      <w:r w:rsidR="002A4E41" w:rsidRPr="00A32B61">
        <w:t>gevinster innen samhandling</w:t>
      </w:r>
      <w:r w:rsidR="00AD46B7" w:rsidRPr="00A32B61">
        <w:t>.</w:t>
      </w:r>
      <w:r w:rsidR="00747274" w:rsidRPr="00A32B61">
        <w:t xml:space="preserve"> </w:t>
      </w:r>
    </w:p>
    <w:p w14:paraId="44C30BE6" w14:textId="0257CBE1" w:rsidR="00671B52" w:rsidRPr="00A32B61" w:rsidRDefault="00671B52" w:rsidP="004B3F76">
      <w:r w:rsidRPr="00A32B61">
        <w:t xml:space="preserve">Den understreker også behovet for en stegvis tilnærming </w:t>
      </w:r>
      <w:r w:rsidR="009C258B" w:rsidRPr="00A32B61">
        <w:t xml:space="preserve">for å kunne dekke </w:t>
      </w:r>
      <w:r w:rsidR="00191671" w:rsidRPr="00A32B61">
        <w:t xml:space="preserve">de ulike behovene innen de ulike bruksområdene. </w:t>
      </w:r>
    </w:p>
    <w:p w14:paraId="3A731B8C" w14:textId="77777777" w:rsidR="00207180" w:rsidRPr="00A32B61" w:rsidRDefault="00207180" w:rsidP="00207180"/>
    <w:p w14:paraId="57B84193" w14:textId="4E08F276" w:rsidR="00C27032" w:rsidRPr="00A32B61" w:rsidRDefault="00C27032" w:rsidP="00C27032">
      <w:pPr>
        <w:pStyle w:val="Overskrift2"/>
      </w:pPr>
      <w:bookmarkStart w:id="65" w:name="_Toc161408154"/>
      <w:r w:rsidRPr="00A32B61">
        <w:t xml:space="preserve">4.7 Hovedfunn 7: </w:t>
      </w:r>
      <w:r w:rsidR="008A13FA" w:rsidRPr="00A32B61">
        <w:t>P</w:t>
      </w:r>
      <w:r w:rsidRPr="00A32B61">
        <w:t>raksis og begrepsbruk for behandlingsplaner</w:t>
      </w:r>
      <w:bookmarkEnd w:id="65"/>
    </w:p>
    <w:p w14:paraId="7E810F7C" w14:textId="288F7D83" w:rsidR="00207180" w:rsidRPr="00A32B61" w:rsidRDefault="00BB7C54" w:rsidP="00207180">
      <w:pPr>
        <w:rPr>
          <w:rFonts w:eastAsia="Times New Roman"/>
          <w:b/>
        </w:rPr>
      </w:pPr>
      <w:r w:rsidRPr="00A32B61">
        <w:rPr>
          <w:b/>
        </w:rPr>
        <w:t>"</w:t>
      </w:r>
      <w:r w:rsidRPr="00A32B61">
        <w:rPr>
          <w:rFonts w:eastAsia="Times New Roman"/>
          <w:b/>
        </w:rPr>
        <w:t>Det er ulik praksis rundt behandlingsplaner, begrepet er ikke normert"</w:t>
      </w:r>
    </w:p>
    <w:p w14:paraId="48CE8203" w14:textId="5BD42D08" w:rsidR="00C9701E" w:rsidRPr="00A32B61" w:rsidRDefault="0061429D" w:rsidP="00207180">
      <w:r w:rsidRPr="00A32B61">
        <w:t xml:space="preserve">Det er behov for </w:t>
      </w:r>
      <w:r w:rsidR="00E653D0" w:rsidRPr="00A32B61">
        <w:t xml:space="preserve">normering og nærmere definisjoner av </w:t>
      </w:r>
      <w:r w:rsidR="00AD2E98" w:rsidRPr="00A32B61">
        <w:t xml:space="preserve">ulike typer behandlingsplaner. </w:t>
      </w:r>
    </w:p>
    <w:p w14:paraId="4770607D" w14:textId="411FCB71" w:rsidR="00C338E0" w:rsidRPr="00A32B61" w:rsidRDefault="00F8559E" w:rsidP="000F5015">
      <w:pPr>
        <w:rPr>
          <w:rFonts w:eastAsia="Times New Roman"/>
        </w:rPr>
      </w:pPr>
      <w:r w:rsidRPr="00A32B61">
        <w:t xml:space="preserve">Fastlegen </w:t>
      </w:r>
      <w:r w:rsidR="00AF4C6D" w:rsidRPr="00A32B61">
        <w:t>fra kapittel 3.1. beskr</w:t>
      </w:r>
      <w:r w:rsidR="000F2242" w:rsidRPr="00A32B61">
        <w:t>iver</w:t>
      </w:r>
      <w:r w:rsidR="00AF4C6D" w:rsidRPr="00A32B61">
        <w:t xml:space="preserve"> hennes erfaringer om dette slik: </w:t>
      </w:r>
    </w:p>
    <w:p w14:paraId="351F7EE9" w14:textId="56CF330B" w:rsidR="000F5015" w:rsidRPr="00A32B61" w:rsidRDefault="00AF4C6D" w:rsidP="00207180">
      <w:r w:rsidRPr="00A32B61">
        <w:rPr>
          <w:rFonts w:eastAsia="Times New Roman"/>
          <w:i/>
          <w:iCs/>
        </w:rPr>
        <w:lastRenderedPageBreak/>
        <w:t>"</w:t>
      </w:r>
      <w:r w:rsidR="000F5015" w:rsidRPr="00A32B61">
        <w:rPr>
          <w:rFonts w:eastAsia="Times New Roman"/>
          <w:i/>
          <w:iCs/>
        </w:rPr>
        <w:t>Det stilles krav om "behandlingsplaner" av flere aktører, for eksempel på sykmeldinger, og i legeerklæring ved søknad om uføretrygd må man skissere hvilken behandlingsplan som foreligger, og hvis man skal søke om smertestillende medisiner på blå resept er det en forutsetning at pasienten har en "behandlingsplan". Det er ikke spesifisert hva som menes med en behandlingsplan og vi har ikke noe verktøy for å lage dette - så dette ville også vært et veldig relevant bruksområde hvis løsningen eventuelt skulle breddes"</w:t>
      </w:r>
      <w:r w:rsidR="000F5015" w:rsidRPr="00A32B61">
        <w:rPr>
          <w:rFonts w:eastAsia="Times New Roman"/>
        </w:rPr>
        <w:t>.</w:t>
      </w:r>
    </w:p>
    <w:p w14:paraId="24A0574A" w14:textId="083AD527" w:rsidR="00FA668D" w:rsidRPr="00A32B61" w:rsidRDefault="00FA668D" w:rsidP="00207180">
      <w:r w:rsidRPr="00A32B61">
        <w:t xml:space="preserve">Prosjektet har </w:t>
      </w:r>
      <w:r w:rsidR="0018585A" w:rsidRPr="00A32B61">
        <w:t xml:space="preserve">definert </w:t>
      </w:r>
      <w:r w:rsidR="003302D7" w:rsidRPr="00A32B61">
        <w:t xml:space="preserve">prosjektets </w:t>
      </w:r>
      <w:r w:rsidR="0018585A" w:rsidRPr="00A32B61">
        <w:t>begrepsbruk for "Behandlingsplan", "Egenbehandlingsplan", og "Individuell plan", men det er mange flere plantyper</w:t>
      </w:r>
      <w:r w:rsidR="00D56D93" w:rsidRPr="00A32B61">
        <w:t xml:space="preserve"> </w:t>
      </w:r>
      <w:r w:rsidR="003E4BDD" w:rsidRPr="00A32B61">
        <w:t xml:space="preserve">som </w:t>
      </w:r>
      <w:r w:rsidR="003616D8" w:rsidRPr="00A32B61">
        <w:t>benyttes i dag</w:t>
      </w:r>
      <w:r w:rsidR="00F0344F" w:rsidRPr="00A32B61">
        <w:t xml:space="preserve">, og som benyttes noe ulikt </w:t>
      </w:r>
      <w:r w:rsidR="00634CAF" w:rsidRPr="00A32B61">
        <w:t xml:space="preserve">i sektor. </w:t>
      </w:r>
    </w:p>
    <w:p w14:paraId="46A49C2E" w14:textId="55639153" w:rsidR="007E046F" w:rsidRPr="00A32B61" w:rsidRDefault="007E046F" w:rsidP="00207180">
      <w:r w:rsidRPr="00A32B61">
        <w:t>Vi nevner noen vi har støtt på i løpet av prosjektet her, men gjør oppmerksom på at vi ikke har en fullstendig oversikt</w:t>
      </w:r>
      <w:r w:rsidR="007F7EB9" w:rsidRPr="00A32B61">
        <w:t xml:space="preserve"> over begrepsbruken </w:t>
      </w:r>
      <w:r w:rsidR="00FE62D6" w:rsidRPr="00A32B61">
        <w:t>i ulike regioner</w:t>
      </w:r>
      <w:r w:rsidRPr="00A32B61">
        <w:t xml:space="preserve">: </w:t>
      </w:r>
    </w:p>
    <w:p w14:paraId="128FE0F6" w14:textId="77777777" w:rsidR="00EE39CE" w:rsidRPr="00A32B61" w:rsidRDefault="00EE39CE" w:rsidP="00207180"/>
    <w:p w14:paraId="1CD4183A" w14:textId="500CB530" w:rsidR="006E5EAB" w:rsidRPr="00A32B61" w:rsidRDefault="001F7F73" w:rsidP="00207180">
      <w:r w:rsidRPr="00A32B61">
        <w:t>Pallativ Plan</w:t>
      </w:r>
      <w:r w:rsidR="005A55F7" w:rsidRPr="00A32B61">
        <w:t xml:space="preserve"> / Beredskapsplan</w:t>
      </w:r>
    </w:p>
    <w:p w14:paraId="4443691A" w14:textId="1A4BCFAD" w:rsidR="001F7F73" w:rsidRPr="00A32B61" w:rsidRDefault="001F7F73" w:rsidP="00207180">
      <w:r w:rsidRPr="00A32B61">
        <w:t>Kriseplan</w:t>
      </w:r>
      <w:r w:rsidR="00DE4FA8" w:rsidRPr="00A32B61">
        <w:t xml:space="preserve"> (Psykisk helse og annet)</w:t>
      </w:r>
    </w:p>
    <w:p w14:paraId="585A14E4" w14:textId="37999C4E" w:rsidR="00F8531F" w:rsidRPr="00A32B61" w:rsidRDefault="00F8531F" w:rsidP="00207180">
      <w:r w:rsidRPr="00A32B61">
        <w:t>Mestringsplan</w:t>
      </w:r>
      <w:r w:rsidR="00DE4FA8" w:rsidRPr="00A32B61">
        <w:t xml:space="preserve"> (Psykisk helse)</w:t>
      </w:r>
    </w:p>
    <w:p w14:paraId="36C599B1" w14:textId="077818DA" w:rsidR="00B96C67" w:rsidRPr="00A32B61" w:rsidRDefault="00700438" w:rsidP="00207180">
      <w:r w:rsidRPr="00A32B61">
        <w:t>Pleieplan</w:t>
      </w:r>
      <w:r w:rsidR="00D11990" w:rsidRPr="00A32B61">
        <w:t xml:space="preserve"> / </w:t>
      </w:r>
      <w:r w:rsidR="00B96C67" w:rsidRPr="00A32B61">
        <w:t>Sykepleieplan</w:t>
      </w:r>
    </w:p>
    <w:p w14:paraId="37F6FC6C" w14:textId="2BFDE385" w:rsidR="00700438" w:rsidRPr="00A32B61" w:rsidRDefault="004123A5" w:rsidP="00207180">
      <w:r w:rsidRPr="00A32B61">
        <w:t>Tiltaksplan</w:t>
      </w:r>
    </w:p>
    <w:p w14:paraId="358D29ED" w14:textId="6EE0B274" w:rsidR="00F92A14" w:rsidRPr="00A32B61" w:rsidRDefault="00F92A14" w:rsidP="00207180">
      <w:r w:rsidRPr="00A32B61">
        <w:t>Oppfølgingsplan</w:t>
      </w:r>
    </w:p>
    <w:p w14:paraId="304F86FA" w14:textId="099A0AA8" w:rsidR="00CD4AC5" w:rsidRPr="00A32B61" w:rsidRDefault="00CD4AC5" w:rsidP="00207180">
      <w:r w:rsidRPr="00A32B61">
        <w:t>Rehabiliteringsplan</w:t>
      </w:r>
    </w:p>
    <w:p w14:paraId="653E899C" w14:textId="7440CDEF" w:rsidR="00A016C2" w:rsidRPr="00A32B61" w:rsidRDefault="00A016C2" w:rsidP="00207180">
      <w:r w:rsidRPr="00A32B61">
        <w:t>Forløpsplan</w:t>
      </w:r>
    </w:p>
    <w:p w14:paraId="5D55BC77" w14:textId="709BF6C8" w:rsidR="00EE3235" w:rsidRPr="00A32B61" w:rsidRDefault="00EE3235" w:rsidP="00207180">
      <w:r w:rsidRPr="00A32B61">
        <w:t>Veiledende plan</w:t>
      </w:r>
    </w:p>
    <w:p w14:paraId="23A642E9" w14:textId="2E2AB984" w:rsidR="00EF18AE" w:rsidRPr="00A32B61" w:rsidRDefault="00EF18AE" w:rsidP="00207180">
      <w:r w:rsidRPr="00A32B61">
        <w:t>Selvhjelpsplan (Psykisk helse)</w:t>
      </w:r>
    </w:p>
    <w:p w14:paraId="62F4FDB9" w14:textId="77777777" w:rsidR="00736E76" w:rsidRPr="00A32B61" w:rsidRDefault="00736E76" w:rsidP="00207180"/>
    <w:p w14:paraId="03C2CA24" w14:textId="544DBA83" w:rsidR="00A356A8" w:rsidRPr="00A32B61" w:rsidRDefault="00643E9D" w:rsidP="00207180">
      <w:r w:rsidRPr="00A32B61">
        <w:t xml:space="preserve">I teorien kan ordet "behandlingsplan" </w:t>
      </w:r>
      <w:r w:rsidR="00E74E89" w:rsidRPr="00A32B61">
        <w:t>dekke alle disse planbegrepene</w:t>
      </w:r>
      <w:r w:rsidR="002462CA" w:rsidRPr="00A32B61">
        <w:t>, men</w:t>
      </w:r>
      <w:r w:rsidR="00332A77" w:rsidRPr="00A32B61">
        <w:t xml:space="preserve"> det</w:t>
      </w:r>
      <w:r w:rsidR="00B50041" w:rsidRPr="00A32B61">
        <w:t xml:space="preserve">te må også ses i lys av hvilke av disse bruksområdene som løsningen kan eller skal benyttes til. </w:t>
      </w:r>
      <w:r w:rsidR="00E25767" w:rsidRPr="00A32B61">
        <w:t xml:space="preserve">Lokale planer uten behov for å deles med </w:t>
      </w:r>
      <w:r w:rsidR="00E10408" w:rsidRPr="00A32B61">
        <w:t xml:space="preserve">pasient eller </w:t>
      </w:r>
      <w:r w:rsidR="00E25767" w:rsidRPr="00A32B61">
        <w:t>andre behandlere</w:t>
      </w:r>
      <w:r w:rsidR="009E1D0D" w:rsidRPr="00A32B61">
        <w:t xml:space="preserve"> og der </w:t>
      </w:r>
      <w:r w:rsidR="00997A58" w:rsidRPr="00A32B61">
        <w:t>lokale løsninger allerede eksisterer</w:t>
      </w:r>
      <w:r w:rsidR="00E25767" w:rsidRPr="00A32B61">
        <w:t xml:space="preserve"> har mindre behov</w:t>
      </w:r>
      <w:r w:rsidR="00FC229C" w:rsidRPr="00A32B61">
        <w:t xml:space="preserve"> for å benytte digitale behandlings- og egenbehandlingsplaner. </w:t>
      </w:r>
    </w:p>
    <w:p w14:paraId="4AFB99FB" w14:textId="0F4DEE68" w:rsidR="001628F8" w:rsidRPr="00A32B61" w:rsidRDefault="001628F8" w:rsidP="00207180">
      <w:r w:rsidRPr="00A32B61">
        <w:t xml:space="preserve">I tillegg </w:t>
      </w:r>
      <w:r w:rsidR="00C6739C" w:rsidRPr="00A32B61">
        <w:t xml:space="preserve">brukes </w:t>
      </w:r>
      <w:r w:rsidR="0061787C" w:rsidRPr="00A32B61">
        <w:t xml:space="preserve">også </w:t>
      </w:r>
      <w:r w:rsidR="00C6739C" w:rsidRPr="00A32B61">
        <w:t xml:space="preserve">begreper som </w:t>
      </w:r>
      <w:r w:rsidR="009B3E6B" w:rsidRPr="00A32B61">
        <w:t>"oppfølgingsskjema"</w:t>
      </w:r>
      <w:r w:rsidR="007F5892" w:rsidRPr="00A32B61">
        <w:t xml:space="preserve">, som i praksis </w:t>
      </w:r>
      <w:r w:rsidR="008B0D42" w:rsidRPr="00A32B61">
        <w:t xml:space="preserve">kan være en </w:t>
      </w:r>
      <w:r w:rsidR="00F0775E" w:rsidRPr="00A32B61">
        <w:t>oppfølgingsplan,</w:t>
      </w:r>
      <w:r w:rsidR="000E5F8D" w:rsidRPr="00A32B61">
        <w:t xml:space="preserve"> men der </w:t>
      </w:r>
      <w:r w:rsidR="00F0775E" w:rsidRPr="00A32B61">
        <w:t xml:space="preserve">planbegrepet ikke er tatt i bruk. </w:t>
      </w:r>
    </w:p>
    <w:p w14:paraId="3ADAC06E" w14:textId="09048648" w:rsidR="00F0099A" w:rsidRPr="00A32B61" w:rsidRDefault="001F1595" w:rsidP="00207180">
      <w:r w:rsidRPr="00A32B61">
        <w:t xml:space="preserve">Prosjektet vurderer at </w:t>
      </w:r>
      <w:r w:rsidR="009B4FD9" w:rsidRPr="00A32B61">
        <w:t xml:space="preserve">digitale behandlings- og egenbehandlingsplaner kan bidra til at begrepsbruken </w:t>
      </w:r>
      <w:r w:rsidR="00B13EC4" w:rsidRPr="00A32B61">
        <w:t xml:space="preserve">rundt planer </w:t>
      </w:r>
      <w:r w:rsidR="00F012B0" w:rsidRPr="00A32B61">
        <w:t xml:space="preserve">normeres </w:t>
      </w:r>
      <w:r w:rsidR="00E42408" w:rsidRPr="00A32B61">
        <w:t xml:space="preserve">og standardiseres </w:t>
      </w:r>
      <w:r w:rsidR="00F012B0" w:rsidRPr="00A32B61">
        <w:t>i større grad</w:t>
      </w:r>
      <w:r w:rsidR="001F19E5" w:rsidRPr="00A32B61">
        <w:t xml:space="preserve">. Informasjonsmodellen FHIR CarePlan </w:t>
      </w:r>
      <w:r w:rsidR="00A201F1" w:rsidRPr="00A32B61">
        <w:t xml:space="preserve">kan bidra til </w:t>
      </w:r>
      <w:r w:rsidR="00866804" w:rsidRPr="00A32B61">
        <w:t xml:space="preserve">dette arbeidet. </w:t>
      </w:r>
    </w:p>
    <w:p w14:paraId="54105536" w14:textId="77777777" w:rsidR="00A17DC2" w:rsidRPr="00A32B61" w:rsidRDefault="00A17DC2" w:rsidP="00207180"/>
    <w:p w14:paraId="5EC3EBC4" w14:textId="77777777" w:rsidR="00CA6E99" w:rsidRPr="00A32B61" w:rsidRDefault="00C27032" w:rsidP="00C27032">
      <w:pPr>
        <w:pStyle w:val="Overskrift2"/>
      </w:pPr>
      <w:bookmarkStart w:id="66" w:name="_Toc161408155"/>
      <w:r w:rsidRPr="00A32B61">
        <w:t>4.8 Hovedfunn 8: Smidig utvikling av en nasjonal løsning</w:t>
      </w:r>
      <w:bookmarkEnd w:id="66"/>
    </w:p>
    <w:p w14:paraId="4BF69CDF" w14:textId="14C13DF1" w:rsidR="00BF243F" w:rsidRPr="00A32B61" w:rsidRDefault="00E52000" w:rsidP="005E60D7">
      <w:pPr>
        <w:rPr>
          <w:b/>
        </w:rPr>
      </w:pPr>
      <w:r w:rsidRPr="00A32B61">
        <w:rPr>
          <w:b/>
        </w:rPr>
        <w:t>"</w:t>
      </w:r>
      <w:r w:rsidRPr="00A32B61">
        <w:rPr>
          <w:rFonts w:eastAsia="Times New Roman"/>
          <w:b/>
        </w:rPr>
        <w:t>Smidig utvikling av en nasjonal løsning er uvant, både organisatorisk, finansielt og i sektor"</w:t>
      </w:r>
    </w:p>
    <w:p w14:paraId="0FD7C798" w14:textId="4784C7ED" w:rsidR="00DB23E9" w:rsidRPr="00A32B61" w:rsidRDefault="00DB23E9" w:rsidP="00DB23E9">
      <w:pPr>
        <w:tabs>
          <w:tab w:val="left" w:pos="7590"/>
        </w:tabs>
      </w:pPr>
      <w:r w:rsidRPr="00A32B61">
        <w:t xml:space="preserve">Prosjektet har erfart at smidig utvikling er en uvant arbeidsform for sektoren, og kanskje spesielt for en nasjonal løsning. Arbeidsformen skiller seg ut fra tradisjonell prosjektmetodikk på flere punkter. I </w:t>
      </w:r>
      <w:r w:rsidRPr="00A32B61">
        <w:lastRenderedPageBreak/>
        <w:t xml:space="preserve">rekruttering av utprøvingsdeltakere var det krevende å forklare at løsningen ikke var ferdig og at den skulle forbedres basert på tilbakemeldingene fra utprøvingen. Det var bekymringer rundt at det var for tidlig å ta løsningen i bruk og at prosjektet ikke hadde svaret på sentrale spørsmål rundt blant annet roller og ansvarsforhold. Mangelen på avklarte roller og ansvarsforhold skaper også en usikkerhet for helsepersonellet som skal bruke, noe som gjør det vanskeligere å ta løsningen i bruk. Prosjektet har erfart at det kan oppstå misforståelser knyttet til kommunikasjonen rundt minimumsløsningen. Spesielt dersom man ikke tydelig nok klarer å formidle at man jobber med smidig utvikling. De vanligste misforståelsene bunner i at når man snakker om en minimumsløsning som skal videreutvikles, så kan det oppfattes som en ferdig løsning med store mangler. Når man snakker om utfordringene og forbedringspunktene som har kommet frem under utprøvingen så kan det oppfattes som grunner til at løsningen ikke fungerer. Det er derfor nødvendig å være tydelig på dette når man kommuniserer rundt minimumsløsningen. </w:t>
      </w:r>
    </w:p>
    <w:p w14:paraId="6410BB5A" w14:textId="1894F59F" w:rsidR="00DB23E9" w:rsidRPr="00A32B61" w:rsidRDefault="00DB23E9" w:rsidP="00DB23E9">
      <w:pPr>
        <w:tabs>
          <w:tab w:val="left" w:pos="7590"/>
        </w:tabs>
      </w:pPr>
      <w:r w:rsidRPr="00A32B61">
        <w:t>Noe av utfordringen kan komme fra begrepet "utprøving", som kan gi assosiasjoner til kliniske utprøvninger eller andre områder der man prøver ut mer ferdig teknologi. Dette står i kontrast til utprøving i forbindelse med utvikling av en IT-løsning</w:t>
      </w:r>
      <w:r w:rsidR="008C543B" w:rsidRPr="00A32B61">
        <w:t>. R</w:t>
      </w:r>
      <w:r w:rsidRPr="00A32B61">
        <w:t>ent språkmessig er det da viktig å presisere at man prøver ut en minimumsløsning eller "prototype" snarere enn en "løsning", og å sørge for at alle deltagere er innforstått med hva det innebærer og hva som er formålet med utprøvningen.</w:t>
      </w:r>
    </w:p>
    <w:p w14:paraId="70F0612E" w14:textId="21642F7D" w:rsidR="00DB23E9" w:rsidRPr="00A32B61" w:rsidRDefault="00DB23E9" w:rsidP="00DB23E9">
      <w:pPr>
        <w:tabs>
          <w:tab w:val="left" w:pos="7590"/>
        </w:tabs>
      </w:pPr>
      <w:r w:rsidRPr="00A32B61">
        <w:t>Prosjektet har også erfart at når man kommer i gang</w:t>
      </w:r>
      <w:r w:rsidR="00221974" w:rsidRPr="00A32B61">
        <w:t>,</w:t>
      </w:r>
      <w:r w:rsidRPr="00A32B61">
        <w:t xml:space="preserve"> så oppleves det som både positivt og meningsfylt å kunne påvirke utviklingen av løsningen. Det er viktig å sørge for at utprøvingsdeltakerne opplever at deres innspill blir hørt. Gjennom innsiktsarbeidet sier tre av fire klynger at deres innspill har blitt tatt til etterretning og justert. Det er også delte meninger om hvor godt samarbeidet mellom klyngene og prosjektet har vært. Tilbakemeldingene går på at det er et stort behov for tydeligere forventninger, rolleavklaring, ansvar og oppgaver. Det er også viktig å forankre godt mot de som skal være med i utprøvingen. </w:t>
      </w:r>
    </w:p>
    <w:p w14:paraId="50CD1AB8" w14:textId="77777777" w:rsidR="00DB23E9" w:rsidRPr="00A32B61" w:rsidRDefault="00DB23E9" w:rsidP="00DB23E9">
      <w:pPr>
        <w:tabs>
          <w:tab w:val="left" w:pos="7590"/>
        </w:tabs>
      </w:pPr>
      <w:r w:rsidRPr="00A32B61">
        <w:t xml:space="preserve">Å sikre videre finansiering har vært krevende i dette prosjektet. Prosjektet er initiert av Helsedirektoratet og finansiert av Digitaliseringsdirektoratets medfinansieringsordning. Prosjektet har ikke hatt finansiering fra Helse- og omsorgsdepartementet (HOD). Den smidige innretningen har ikke passet sammen med dagens finansieringsordninger. Da utprøvingen startet i november 2022 var det for tidlig for at prosjektet kunne vise til resultater. Da resultatene kom etter første innsiktsrunde i mars 2023 var man for sent ute for å komme med innspill til neste års budsjett. Selv om erfaringene og tilbakemeldingene bekrefter behovet og potensialet i løsningen, er det manglende finansiering og forutsigbarhet som stopper fremdriften. Selv om det fra flere hold er et ønske om å videreføre prosjektet, har det ikke lykkes prosjektet i å finne egnede finansieringsordninger. </w:t>
      </w:r>
    </w:p>
    <w:p w14:paraId="6786EC2B" w14:textId="77777777" w:rsidR="00DB23E9" w:rsidRPr="00A32B61" w:rsidRDefault="00DB23E9" w:rsidP="00DB23E9">
      <w:pPr>
        <w:tabs>
          <w:tab w:val="left" w:pos="7590"/>
        </w:tabs>
      </w:pPr>
      <w:r w:rsidRPr="00A32B61">
        <w:t>For å nå de langsiktige målene er man avhengig av langsiktig finansiering og forankring. Så lenge et smidig prosjekt ikke kan vise til dette, vil det være risikofylt for leverandører å investere i det.</w:t>
      </w:r>
    </w:p>
    <w:p w14:paraId="6EC83704" w14:textId="00A77411" w:rsidR="00207180" w:rsidRPr="00A32B61" w:rsidRDefault="002528F7" w:rsidP="00207180">
      <w:r w:rsidRPr="00A32B61">
        <w:t>Minimums</w:t>
      </w:r>
      <w:r w:rsidR="00F737D0" w:rsidRPr="00A32B61">
        <w:t xml:space="preserve">finansieringen </w:t>
      </w:r>
      <w:r w:rsidRPr="00A32B61">
        <w:t xml:space="preserve">prosjektet har sikret </w:t>
      </w:r>
      <w:r w:rsidR="00DF1C98" w:rsidRPr="00A32B61">
        <w:t>for</w:t>
      </w:r>
      <w:r w:rsidRPr="00A32B61">
        <w:t xml:space="preserve"> 2024 </w:t>
      </w:r>
      <w:r w:rsidR="00F737D0" w:rsidRPr="00A32B61">
        <w:t>er ikke tilstrekkelig til å videreutvikle eller utvide utprøvingen i tråd med anbefalingene beskrevet i denne rapporten. Uten videre finansiering på kort og lang sikt må løsningen tas ned</w:t>
      </w:r>
      <w:r w:rsidRPr="00A32B61">
        <w:t>.</w:t>
      </w:r>
      <w:r w:rsidR="00F737D0" w:rsidRPr="00A32B61">
        <w:t xml:space="preserve">  </w:t>
      </w:r>
    </w:p>
    <w:p w14:paraId="6C9ACA5A" w14:textId="5289E46E" w:rsidR="00CA6E99" w:rsidRPr="00A32B61" w:rsidRDefault="00C27032" w:rsidP="00C27032">
      <w:pPr>
        <w:pStyle w:val="Overskrift2"/>
      </w:pPr>
      <w:bookmarkStart w:id="67" w:name="_Toc161408156"/>
      <w:r w:rsidRPr="00A32B61">
        <w:t xml:space="preserve">4.9 Hovedfunn 9: </w:t>
      </w:r>
      <w:r w:rsidR="00431E42" w:rsidRPr="00A32B61">
        <w:t>Behov f</w:t>
      </w:r>
      <w:r w:rsidRPr="00A32B61">
        <w:t>or</w:t>
      </w:r>
      <w:r w:rsidR="00431E42" w:rsidRPr="00A32B61">
        <w:t xml:space="preserve"> for</w:t>
      </w:r>
      <w:r w:rsidRPr="00A32B61">
        <w:t>utsigbarhet rundt løsningen</w:t>
      </w:r>
      <w:bookmarkEnd w:id="67"/>
    </w:p>
    <w:p w14:paraId="3FE0D5DF" w14:textId="10DEEADC" w:rsidR="0072540C" w:rsidRPr="00A32B61" w:rsidRDefault="0072540C" w:rsidP="00CA6E99">
      <w:pPr>
        <w:rPr>
          <w:rFonts w:eastAsia="Times New Roman"/>
          <w:b/>
          <w:bCs/>
        </w:rPr>
      </w:pPr>
      <w:r w:rsidRPr="00A32B61">
        <w:rPr>
          <w:b/>
          <w:bCs/>
        </w:rPr>
        <w:t>"</w:t>
      </w:r>
      <w:r w:rsidRPr="00A32B61">
        <w:rPr>
          <w:rFonts w:eastAsia="Times New Roman"/>
          <w:b/>
          <w:bCs/>
        </w:rPr>
        <w:t>Forutsigbarhet rundt løsningen er en forutsetning for at leverandører skal ta i bruk API"</w:t>
      </w:r>
    </w:p>
    <w:p w14:paraId="6A4D72F4" w14:textId="3846CF44" w:rsidR="008D6587" w:rsidRPr="00A32B61" w:rsidRDefault="008D6587" w:rsidP="00CA6E99">
      <w:pPr>
        <w:rPr>
          <w:rFonts w:eastAsia="Times New Roman"/>
        </w:rPr>
      </w:pPr>
      <w:r w:rsidRPr="00A32B61">
        <w:rPr>
          <w:rFonts w:eastAsia="Times New Roman"/>
        </w:rPr>
        <w:t xml:space="preserve">Prosjektet har gjennomført </w:t>
      </w:r>
      <w:r w:rsidR="00EC1DEE" w:rsidRPr="00A32B61">
        <w:rPr>
          <w:rFonts w:eastAsia="Times New Roman"/>
        </w:rPr>
        <w:t xml:space="preserve">leverandørdialog </w:t>
      </w:r>
      <w:r w:rsidR="006C646B" w:rsidRPr="00A32B61">
        <w:rPr>
          <w:rFonts w:eastAsia="Times New Roman"/>
        </w:rPr>
        <w:t xml:space="preserve">med leverandører som dekker </w:t>
      </w:r>
      <w:r w:rsidR="003B7389" w:rsidRPr="00A32B61">
        <w:rPr>
          <w:rFonts w:eastAsia="Times New Roman"/>
        </w:rPr>
        <w:t>EPJ</w:t>
      </w:r>
      <w:r w:rsidR="008F62AD" w:rsidRPr="00A32B61">
        <w:rPr>
          <w:rFonts w:eastAsia="Times New Roman"/>
        </w:rPr>
        <w:t>-leverandører</w:t>
      </w:r>
      <w:r w:rsidR="003B7389" w:rsidRPr="00A32B61">
        <w:rPr>
          <w:rFonts w:eastAsia="Times New Roman"/>
        </w:rPr>
        <w:t xml:space="preserve"> i </w:t>
      </w:r>
      <w:r w:rsidR="006C646B" w:rsidRPr="00A32B61">
        <w:rPr>
          <w:rFonts w:eastAsia="Times New Roman"/>
        </w:rPr>
        <w:t xml:space="preserve">både </w:t>
      </w:r>
      <w:r w:rsidR="009142B6" w:rsidRPr="00A32B61">
        <w:rPr>
          <w:rFonts w:eastAsia="Times New Roman"/>
        </w:rPr>
        <w:t>spesialisthelsetjenesten</w:t>
      </w:r>
      <w:r w:rsidR="00B666DE" w:rsidRPr="00A32B61">
        <w:rPr>
          <w:rFonts w:eastAsia="Times New Roman"/>
        </w:rPr>
        <w:t xml:space="preserve"> og primærhelsetjenesten</w:t>
      </w:r>
      <w:r w:rsidR="0032709B" w:rsidRPr="00A32B61">
        <w:rPr>
          <w:rFonts w:eastAsia="Times New Roman"/>
        </w:rPr>
        <w:t>, samt</w:t>
      </w:r>
      <w:r w:rsidR="008F62AD" w:rsidRPr="00A32B61">
        <w:rPr>
          <w:rFonts w:eastAsia="Times New Roman"/>
        </w:rPr>
        <w:t xml:space="preserve"> leverandører </w:t>
      </w:r>
      <w:r w:rsidR="000256F4" w:rsidRPr="00A32B61">
        <w:rPr>
          <w:rFonts w:eastAsia="Times New Roman"/>
        </w:rPr>
        <w:t xml:space="preserve">innen </w:t>
      </w:r>
      <w:r w:rsidR="00073A75" w:rsidRPr="00A32B61">
        <w:rPr>
          <w:rFonts w:eastAsia="Times New Roman"/>
        </w:rPr>
        <w:t xml:space="preserve">Digital hjemmeoppfølging. </w:t>
      </w:r>
      <w:r w:rsidR="00473782" w:rsidRPr="00A32B61">
        <w:rPr>
          <w:rFonts w:eastAsia="Times New Roman"/>
        </w:rPr>
        <w:t xml:space="preserve">Selv om tilbakemeldingene i hovedsak har vært positive </w:t>
      </w:r>
      <w:r w:rsidR="00B42629" w:rsidRPr="00A32B61">
        <w:rPr>
          <w:rFonts w:eastAsia="Times New Roman"/>
        </w:rPr>
        <w:t xml:space="preserve">og leverandørene ser </w:t>
      </w:r>
      <w:r w:rsidR="00B42629" w:rsidRPr="00A32B61">
        <w:rPr>
          <w:rFonts w:eastAsia="Times New Roman"/>
        </w:rPr>
        <w:lastRenderedPageBreak/>
        <w:t xml:space="preserve">potensialet, </w:t>
      </w:r>
      <w:r w:rsidR="00C01FD0" w:rsidRPr="00A32B61">
        <w:rPr>
          <w:rFonts w:eastAsia="Times New Roman"/>
        </w:rPr>
        <w:t xml:space="preserve">er det også en tydelig tilbakemelding at </w:t>
      </w:r>
      <w:r w:rsidR="000D66C5" w:rsidRPr="00A32B61">
        <w:rPr>
          <w:rFonts w:eastAsia="Times New Roman"/>
        </w:rPr>
        <w:t xml:space="preserve">det er behov for forutsigbarhet rundt </w:t>
      </w:r>
      <w:r w:rsidR="000D63CA" w:rsidRPr="00A32B61">
        <w:rPr>
          <w:rFonts w:eastAsia="Times New Roman"/>
        </w:rPr>
        <w:t xml:space="preserve">den sentrale </w:t>
      </w:r>
      <w:r w:rsidR="000D66C5" w:rsidRPr="00A32B61">
        <w:rPr>
          <w:rFonts w:eastAsia="Times New Roman"/>
        </w:rPr>
        <w:t xml:space="preserve">løsningen for at leverandører skal investere i å benytte API. </w:t>
      </w:r>
    </w:p>
    <w:p w14:paraId="6C765E5D" w14:textId="7637D257" w:rsidR="00A32184" w:rsidRPr="00A32B61" w:rsidRDefault="00D14A18" w:rsidP="00CA6E99">
      <w:pPr>
        <w:rPr>
          <w:rFonts w:eastAsia="Times New Roman"/>
        </w:rPr>
      </w:pPr>
      <w:r w:rsidRPr="00A32B61">
        <w:rPr>
          <w:rFonts w:eastAsia="Times New Roman"/>
        </w:rPr>
        <w:t xml:space="preserve">Leverandørenes API-bruk er avhengig av </w:t>
      </w:r>
      <w:r w:rsidR="00862812" w:rsidRPr="00A32B61">
        <w:rPr>
          <w:rFonts w:eastAsia="Times New Roman"/>
        </w:rPr>
        <w:t>den sentrale løsningen, og s</w:t>
      </w:r>
      <w:r w:rsidR="00A32184" w:rsidRPr="00A32B61">
        <w:rPr>
          <w:rFonts w:eastAsia="Times New Roman"/>
        </w:rPr>
        <w:t xml:space="preserve">å lenge </w:t>
      </w:r>
      <w:r w:rsidR="00862812" w:rsidRPr="00A32B61">
        <w:rPr>
          <w:rFonts w:eastAsia="Times New Roman"/>
        </w:rPr>
        <w:t xml:space="preserve">den sentrale </w:t>
      </w:r>
      <w:r w:rsidR="0055560C" w:rsidRPr="00A32B61">
        <w:rPr>
          <w:rFonts w:eastAsia="Times New Roman"/>
        </w:rPr>
        <w:t>finansiering</w:t>
      </w:r>
      <w:r w:rsidR="00862812" w:rsidRPr="00A32B61">
        <w:rPr>
          <w:rFonts w:eastAsia="Times New Roman"/>
        </w:rPr>
        <w:t>en</w:t>
      </w:r>
      <w:r w:rsidR="0055560C" w:rsidRPr="00A32B61">
        <w:rPr>
          <w:rFonts w:eastAsia="Times New Roman"/>
        </w:rPr>
        <w:t xml:space="preserve"> </w:t>
      </w:r>
      <w:r w:rsidR="0005344C" w:rsidRPr="00A32B61">
        <w:rPr>
          <w:rFonts w:eastAsia="Times New Roman"/>
        </w:rPr>
        <w:t xml:space="preserve">over tid ikke er sikret </w:t>
      </w:r>
      <w:r w:rsidR="00607EE8" w:rsidRPr="00A32B61">
        <w:rPr>
          <w:rFonts w:eastAsia="Times New Roman"/>
        </w:rPr>
        <w:t xml:space="preserve">og løsningen </w:t>
      </w:r>
      <w:proofErr w:type="gramStart"/>
      <w:r w:rsidR="00607EE8" w:rsidRPr="00A32B61">
        <w:rPr>
          <w:rFonts w:eastAsia="Times New Roman"/>
        </w:rPr>
        <w:t>potensielt</w:t>
      </w:r>
      <w:proofErr w:type="gramEnd"/>
      <w:r w:rsidR="00607EE8" w:rsidRPr="00A32B61">
        <w:rPr>
          <w:rFonts w:eastAsia="Times New Roman"/>
        </w:rPr>
        <w:t xml:space="preserve"> kan tas ned i n</w:t>
      </w:r>
      <w:r w:rsidRPr="00A32B61">
        <w:rPr>
          <w:rFonts w:eastAsia="Times New Roman"/>
        </w:rPr>
        <w:t xml:space="preserve">ær fremtid, </w:t>
      </w:r>
      <w:r w:rsidR="0005344C" w:rsidRPr="00A32B61">
        <w:rPr>
          <w:rFonts w:eastAsia="Times New Roman"/>
        </w:rPr>
        <w:t>løper leverandørene en for høy investeringsrisiko</w:t>
      </w:r>
      <w:r w:rsidRPr="00A32B61">
        <w:rPr>
          <w:rFonts w:eastAsia="Times New Roman"/>
        </w:rPr>
        <w:t xml:space="preserve"> til at de kan forsvare å bruke </w:t>
      </w:r>
      <w:r w:rsidR="00862812" w:rsidRPr="00A32B61">
        <w:rPr>
          <w:rFonts w:eastAsia="Times New Roman"/>
        </w:rPr>
        <w:t xml:space="preserve">ressurser på å ta API i bruk. </w:t>
      </w:r>
    </w:p>
    <w:p w14:paraId="6EE753D0" w14:textId="4A089D9C" w:rsidR="001E12CA" w:rsidRPr="00A32B61" w:rsidRDefault="004A0410" w:rsidP="00CA6E99">
      <w:pPr>
        <w:rPr>
          <w:rFonts w:eastAsia="Times New Roman"/>
        </w:rPr>
      </w:pPr>
      <w:r w:rsidRPr="00A32B61">
        <w:rPr>
          <w:rFonts w:eastAsia="Times New Roman"/>
        </w:rPr>
        <w:t>D</w:t>
      </w:r>
      <w:r w:rsidR="008D236F" w:rsidRPr="00A32B61">
        <w:rPr>
          <w:rFonts w:eastAsia="Times New Roman"/>
        </w:rPr>
        <w:t xml:space="preserve">et </w:t>
      </w:r>
      <w:r w:rsidRPr="00A32B61">
        <w:rPr>
          <w:rFonts w:eastAsia="Times New Roman"/>
        </w:rPr>
        <w:t xml:space="preserve">er </w:t>
      </w:r>
      <w:r w:rsidR="00492D12" w:rsidRPr="00A32B61">
        <w:rPr>
          <w:rFonts w:eastAsia="Times New Roman"/>
        </w:rPr>
        <w:t xml:space="preserve">derfor </w:t>
      </w:r>
      <w:r w:rsidR="008D236F" w:rsidRPr="00A32B61">
        <w:rPr>
          <w:rFonts w:eastAsia="Times New Roman"/>
        </w:rPr>
        <w:t xml:space="preserve">en forutsetning med langsiktig finansiering. </w:t>
      </w:r>
      <w:r w:rsidR="00A90210" w:rsidRPr="00A32B61">
        <w:rPr>
          <w:rFonts w:eastAsia="Times New Roman"/>
        </w:rPr>
        <w:t>Løsningen kan fortsatt utvikles stegvis, og f</w:t>
      </w:r>
      <w:r w:rsidR="001E12CA" w:rsidRPr="00A32B61">
        <w:rPr>
          <w:rFonts w:eastAsia="Times New Roman"/>
        </w:rPr>
        <w:t xml:space="preserve">inansieringen kan variere avhengig av aktiviteter og fokus, men en langsiktig bunnfinansiering som dekker løsningens drift- og forvaltning </w:t>
      </w:r>
      <w:r w:rsidR="002616D0" w:rsidRPr="00A32B61">
        <w:rPr>
          <w:rFonts w:eastAsia="Times New Roman"/>
        </w:rPr>
        <w:t xml:space="preserve">er nødvendig å avklare for å </w:t>
      </w:r>
      <w:r w:rsidR="00B577AF" w:rsidRPr="00A32B61">
        <w:rPr>
          <w:rFonts w:eastAsia="Times New Roman"/>
        </w:rPr>
        <w:t>etablere API integrasjoner</w:t>
      </w:r>
      <w:r w:rsidR="00E63B53" w:rsidRPr="00A32B61">
        <w:rPr>
          <w:rFonts w:eastAsia="Times New Roman"/>
        </w:rPr>
        <w:t xml:space="preserve"> </w:t>
      </w:r>
      <w:r w:rsidR="00B577AF" w:rsidRPr="00A32B61">
        <w:rPr>
          <w:rFonts w:eastAsia="Times New Roman"/>
        </w:rPr>
        <w:t xml:space="preserve">og realisere løsningen. </w:t>
      </w:r>
    </w:p>
    <w:p w14:paraId="472DB321" w14:textId="77777777" w:rsidR="00207180" w:rsidRPr="00A32B61" w:rsidRDefault="00207180" w:rsidP="00207180"/>
    <w:p w14:paraId="6CE07113" w14:textId="1E76FA1F" w:rsidR="00CA6E99" w:rsidRPr="00A32B61" w:rsidRDefault="00C27032" w:rsidP="00C27032">
      <w:pPr>
        <w:pStyle w:val="Overskrift2"/>
      </w:pPr>
      <w:bookmarkStart w:id="68" w:name="_Toc161408157"/>
      <w:r w:rsidRPr="00A32B61">
        <w:t>4.10 Hovedfunn 10: Behov for tilgang</w:t>
      </w:r>
      <w:r w:rsidR="00A57F3A" w:rsidRPr="00A32B61">
        <w:t xml:space="preserve"> på tvers av systemer</w:t>
      </w:r>
      <w:bookmarkEnd w:id="68"/>
    </w:p>
    <w:p w14:paraId="44F7E7E4" w14:textId="09B900FF" w:rsidR="00C81E5A" w:rsidRPr="00A32B61" w:rsidRDefault="00C81E5A" w:rsidP="00CA6E99">
      <w:pPr>
        <w:rPr>
          <w:b/>
          <w:bCs/>
        </w:rPr>
      </w:pPr>
      <w:r w:rsidRPr="00A32B61">
        <w:rPr>
          <w:b/>
          <w:bCs/>
        </w:rPr>
        <w:t>"</w:t>
      </w:r>
      <w:r w:rsidRPr="00A32B61">
        <w:rPr>
          <w:rFonts w:eastAsia="Times New Roman"/>
          <w:b/>
          <w:bCs/>
        </w:rPr>
        <w:t>Løsningen må tilgjengeliggjøres på tvers av systemer for å skape verdi i samhandling"</w:t>
      </w:r>
    </w:p>
    <w:p w14:paraId="010093EA" w14:textId="2C36A552" w:rsidR="00E71D06" w:rsidRPr="00A32B61" w:rsidRDefault="00C64404" w:rsidP="00E71D06">
      <w:r w:rsidRPr="00A32B61">
        <w:t>Behandlere på ulike nivå i helsetjenesten har ulike fagsystemer</w:t>
      </w:r>
      <w:r w:rsidR="00E71ADF" w:rsidRPr="00A32B61">
        <w:t xml:space="preserve"> </w:t>
      </w:r>
      <w:r w:rsidR="00846CBB" w:rsidRPr="00A32B61">
        <w:t xml:space="preserve">med begrenset </w:t>
      </w:r>
      <w:r w:rsidR="00E71ADF" w:rsidRPr="00A32B61">
        <w:t xml:space="preserve">utveksling av informasjon mellom </w:t>
      </w:r>
      <w:r w:rsidR="00EF1428" w:rsidRPr="00A32B61">
        <w:t>systemene</w:t>
      </w:r>
      <w:r w:rsidR="00E8146E" w:rsidRPr="00A32B61">
        <w:t xml:space="preserve">. </w:t>
      </w:r>
      <w:r w:rsidR="004D7D98" w:rsidRPr="00A32B61">
        <w:t xml:space="preserve">For at </w:t>
      </w:r>
      <w:r w:rsidR="00FC5065" w:rsidRPr="00A32B61">
        <w:t xml:space="preserve">løsningen skal </w:t>
      </w:r>
      <w:r w:rsidR="00C9605E" w:rsidRPr="00A32B61">
        <w:t xml:space="preserve">kunne brukes </w:t>
      </w:r>
      <w:r w:rsidR="00E31344" w:rsidRPr="00A32B61">
        <w:t>i behandlingsforløp på tvers</w:t>
      </w:r>
      <w:r w:rsidR="002A0995" w:rsidRPr="00A32B61">
        <w:t>,</w:t>
      </w:r>
      <w:r w:rsidR="00E31344" w:rsidRPr="00A32B61">
        <w:t xml:space="preserve"> må </w:t>
      </w:r>
      <w:r w:rsidR="00A772FB" w:rsidRPr="00A32B61">
        <w:t>den</w:t>
      </w:r>
      <w:r w:rsidR="00E31344" w:rsidRPr="00A32B61">
        <w:t xml:space="preserve"> være tilgjengelig for</w:t>
      </w:r>
      <w:r w:rsidR="008C7B31" w:rsidRPr="00A32B61">
        <w:t xml:space="preserve"> </w:t>
      </w:r>
      <w:r w:rsidR="0077376A" w:rsidRPr="00A32B61">
        <w:t xml:space="preserve">alle </w:t>
      </w:r>
      <w:r w:rsidR="00E31344" w:rsidRPr="00A32B61">
        <w:t xml:space="preserve">behandlerne </w:t>
      </w:r>
      <w:r w:rsidR="0077376A" w:rsidRPr="00A32B61">
        <w:t xml:space="preserve">i forløpet. </w:t>
      </w:r>
      <w:r w:rsidR="00D002C4" w:rsidRPr="00A32B61">
        <w:t xml:space="preserve">Løsningskonseptet med </w:t>
      </w:r>
      <w:r w:rsidR="009B7833" w:rsidRPr="00A32B61">
        <w:t>API,</w:t>
      </w:r>
      <w:r w:rsidR="00D002C4" w:rsidRPr="00A32B61">
        <w:t xml:space="preserve"> sentral lagring i kjernejournal og </w:t>
      </w:r>
      <w:r w:rsidR="00FC2E93" w:rsidRPr="00A32B61">
        <w:t xml:space="preserve">tilgjengeliggjøring gjennom </w:t>
      </w:r>
      <w:r w:rsidR="00126385" w:rsidRPr="00A32B61">
        <w:t>portal i Kjernejournal og Helsenorge</w:t>
      </w:r>
      <w:r w:rsidR="005B630D" w:rsidRPr="00A32B61">
        <w:t xml:space="preserve"> </w:t>
      </w:r>
      <w:r w:rsidR="003E31EC" w:rsidRPr="00A32B61">
        <w:t xml:space="preserve">muliggjør </w:t>
      </w:r>
      <w:r w:rsidR="00A0504F" w:rsidRPr="00A32B61">
        <w:t xml:space="preserve">dette. </w:t>
      </w:r>
      <w:r w:rsidR="00E71D06" w:rsidRPr="00A32B61">
        <w:t xml:space="preserve">I utprøvingen har behandlerne fått tilgang til behandlingsplanen uavhengig av fagsystem. Det eneste som kreves er tilgang til </w:t>
      </w:r>
      <w:r w:rsidR="00C0070B" w:rsidRPr="00A32B61">
        <w:t>K</w:t>
      </w:r>
      <w:r w:rsidR="00E71D06" w:rsidRPr="00A32B61">
        <w:t>jernejournal</w:t>
      </w:r>
      <w:r w:rsidR="00F54EBC" w:rsidRPr="00A32B61">
        <w:t xml:space="preserve"> portal</w:t>
      </w:r>
      <w:r w:rsidR="001956DD" w:rsidRPr="00A32B61">
        <w:t xml:space="preserve">, som de fleste </w:t>
      </w:r>
      <w:r w:rsidR="00C10E48" w:rsidRPr="00A32B61">
        <w:t xml:space="preserve">etablerte </w:t>
      </w:r>
      <w:r w:rsidR="001956DD" w:rsidRPr="00A32B61">
        <w:t xml:space="preserve">EPJ har </w:t>
      </w:r>
      <w:proofErr w:type="gramStart"/>
      <w:r w:rsidR="00AE1387" w:rsidRPr="00A32B61">
        <w:t>implementert</w:t>
      </w:r>
      <w:proofErr w:type="gramEnd"/>
      <w:r w:rsidR="00E71D06" w:rsidRPr="00A32B61">
        <w:t xml:space="preserve">. </w:t>
      </w:r>
    </w:p>
    <w:p w14:paraId="3FAE9921" w14:textId="30951725" w:rsidR="00207180" w:rsidRPr="00A32B61" w:rsidRDefault="00156C31" w:rsidP="00207180">
      <w:r w:rsidRPr="00A32B61">
        <w:t xml:space="preserve">Målet er at </w:t>
      </w:r>
      <w:r w:rsidR="008E6847" w:rsidRPr="00A32B61">
        <w:t xml:space="preserve">løsningen skal </w:t>
      </w:r>
      <w:proofErr w:type="gramStart"/>
      <w:r w:rsidR="008E6847" w:rsidRPr="00A32B61">
        <w:t>integreres</w:t>
      </w:r>
      <w:proofErr w:type="gramEnd"/>
      <w:r w:rsidR="008E6847" w:rsidRPr="00A32B61">
        <w:t xml:space="preserve"> i </w:t>
      </w:r>
      <w:r w:rsidR="00547CFD" w:rsidRPr="00A32B61">
        <w:t>fagsystemene</w:t>
      </w:r>
      <w:r w:rsidR="0046582E" w:rsidRPr="00A32B61">
        <w:t>,</w:t>
      </w:r>
      <w:r w:rsidR="007D6C16" w:rsidRPr="00A32B61">
        <w:t xml:space="preserve"> men dette vil </w:t>
      </w:r>
      <w:r w:rsidR="003E2287" w:rsidRPr="00A32B61">
        <w:t xml:space="preserve">foregå </w:t>
      </w:r>
      <w:r w:rsidR="00590149" w:rsidRPr="00A32B61">
        <w:t xml:space="preserve">i ulik takt. Uten </w:t>
      </w:r>
      <w:r w:rsidR="00577B62" w:rsidRPr="00A32B61">
        <w:t>tilgang til portalen</w:t>
      </w:r>
      <w:r w:rsidR="00FF0239" w:rsidRPr="00A32B61">
        <w:t xml:space="preserve"> i denne fasen</w:t>
      </w:r>
      <w:r w:rsidR="00577B62" w:rsidRPr="00A32B61">
        <w:t xml:space="preserve"> </w:t>
      </w:r>
      <w:r w:rsidR="00DE6121" w:rsidRPr="00A32B61">
        <w:t>vil</w:t>
      </w:r>
      <w:r w:rsidR="00577B62" w:rsidRPr="00A32B61">
        <w:t xml:space="preserve"> </w:t>
      </w:r>
      <w:r w:rsidR="00DD39B6" w:rsidRPr="00A32B61">
        <w:t xml:space="preserve">man havne i en situasjon der </w:t>
      </w:r>
      <w:r w:rsidR="00536851" w:rsidRPr="00A32B61">
        <w:t>behandlingsplanen</w:t>
      </w:r>
      <w:r w:rsidR="00330BDF" w:rsidRPr="00A32B61">
        <w:t xml:space="preserve"> kun er tilgjengelig for </w:t>
      </w:r>
      <w:r w:rsidR="00AB314E" w:rsidRPr="00A32B61">
        <w:t xml:space="preserve">behandlere med fagsystemer som har </w:t>
      </w:r>
      <w:proofErr w:type="gramStart"/>
      <w:r w:rsidR="00AB314E" w:rsidRPr="00A32B61">
        <w:t>integrert</w:t>
      </w:r>
      <w:proofErr w:type="gramEnd"/>
      <w:r w:rsidR="00AB314E" w:rsidRPr="00A32B61">
        <w:t xml:space="preserve"> løsningen</w:t>
      </w:r>
      <w:r w:rsidR="000F544C" w:rsidRPr="00A32B61">
        <w:t>, og d</w:t>
      </w:r>
      <w:r w:rsidR="00DB42E3" w:rsidRPr="00A32B61">
        <w:t xml:space="preserve">ette </w:t>
      </w:r>
      <w:r w:rsidR="006E782B" w:rsidRPr="00A32B61">
        <w:t>begrense</w:t>
      </w:r>
      <w:r w:rsidR="0068445D" w:rsidRPr="00A32B61">
        <w:t>r</w:t>
      </w:r>
      <w:r w:rsidR="001E160B" w:rsidRPr="00A32B61">
        <w:t xml:space="preserve"> muligheten</w:t>
      </w:r>
      <w:r w:rsidR="007628D0" w:rsidRPr="00A32B61">
        <w:t xml:space="preserve">e for </w:t>
      </w:r>
      <w:r w:rsidR="00B00D7A" w:rsidRPr="00A32B61">
        <w:t xml:space="preserve">erfaringsinnhenting og </w:t>
      </w:r>
      <w:r w:rsidR="00A04002" w:rsidRPr="00A32B61">
        <w:t>samhandling</w:t>
      </w:r>
      <w:r w:rsidR="00665C6D" w:rsidRPr="00A32B61">
        <w:t xml:space="preserve">. </w:t>
      </w:r>
      <w:r w:rsidR="00BB2973" w:rsidRPr="00A32B61">
        <w:t xml:space="preserve"> </w:t>
      </w:r>
      <w:r w:rsidR="00FA47BF" w:rsidRPr="00A32B61">
        <w:br/>
      </w:r>
    </w:p>
    <w:p w14:paraId="1B6D61A1" w14:textId="4B660640" w:rsidR="00A815B9" w:rsidRPr="00A32B61" w:rsidRDefault="00C27032" w:rsidP="00C27032">
      <w:pPr>
        <w:pStyle w:val="Overskrift1"/>
        <w:ind w:left="360"/>
        <w:rPr>
          <w:b/>
          <w:bCs/>
        </w:rPr>
      </w:pPr>
      <w:bookmarkStart w:id="69" w:name="_Toc156916894"/>
      <w:bookmarkStart w:id="70" w:name="_Toc156916952"/>
      <w:bookmarkStart w:id="71" w:name="_Toc156916825"/>
      <w:bookmarkStart w:id="72" w:name="_Toc156916895"/>
      <w:bookmarkStart w:id="73" w:name="_Toc156916953"/>
      <w:bookmarkStart w:id="74" w:name="_Toc158317715"/>
      <w:bookmarkStart w:id="75" w:name="_Toc153276879"/>
      <w:bookmarkStart w:id="76" w:name="_Toc153277588"/>
      <w:bookmarkStart w:id="77" w:name="_Toc153291676"/>
      <w:bookmarkStart w:id="78" w:name="_Toc153293370"/>
      <w:bookmarkStart w:id="79" w:name="_Toc153293447"/>
      <w:bookmarkStart w:id="80" w:name="_Toc153276882"/>
      <w:bookmarkStart w:id="81" w:name="_Toc153277591"/>
      <w:bookmarkStart w:id="82" w:name="_Toc153291679"/>
      <w:bookmarkStart w:id="83" w:name="_Toc153293373"/>
      <w:bookmarkStart w:id="84" w:name="_Toc153293450"/>
      <w:bookmarkStart w:id="85" w:name="_Toc153276880"/>
      <w:bookmarkStart w:id="86" w:name="_Toc153277589"/>
      <w:bookmarkStart w:id="87" w:name="_Toc153291677"/>
      <w:bookmarkStart w:id="88" w:name="_Toc153293371"/>
      <w:bookmarkStart w:id="89" w:name="_Toc153293448"/>
      <w:bookmarkStart w:id="90" w:name="_Toc16140815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r w:rsidRPr="00A32B61">
        <w:rPr>
          <w:b/>
          <w:bCs/>
        </w:rPr>
        <w:t xml:space="preserve">5. </w:t>
      </w:r>
      <w:r w:rsidR="002A1F43" w:rsidRPr="00A32B61">
        <w:rPr>
          <w:b/>
          <w:bCs/>
        </w:rPr>
        <w:t>DISKUSJON</w:t>
      </w:r>
      <w:bookmarkEnd w:id="90"/>
    </w:p>
    <w:p w14:paraId="49755029" w14:textId="39DE8705" w:rsidR="00C7345E" w:rsidRPr="00A32B61" w:rsidRDefault="0011464E" w:rsidP="005D1F42">
      <w:r w:rsidRPr="00A32B61">
        <w:t xml:space="preserve">Som </w:t>
      </w:r>
      <w:r w:rsidR="00123101" w:rsidRPr="00A32B61">
        <w:t>nevnt i sammendraget</w:t>
      </w:r>
      <w:r w:rsidR="00807713" w:rsidRPr="00A32B61">
        <w:t>,</w:t>
      </w:r>
      <w:r w:rsidR="00123101" w:rsidRPr="00A32B61">
        <w:t xml:space="preserve"> </w:t>
      </w:r>
      <w:r w:rsidR="00C81DFF" w:rsidRPr="00A32B61">
        <w:t xml:space="preserve">anbefaler vi at </w:t>
      </w:r>
      <w:r w:rsidR="000E12C2" w:rsidRPr="00A32B61">
        <w:t xml:space="preserve">det jobbes videre med underlag </w:t>
      </w:r>
      <w:r w:rsidR="005D5E2D" w:rsidRPr="00A32B61">
        <w:t xml:space="preserve">knyttet til </w:t>
      </w:r>
      <w:r w:rsidR="00B9472E" w:rsidRPr="00A32B61">
        <w:t>nyttevurderinger</w:t>
      </w:r>
      <w:r w:rsidR="00D25560" w:rsidRPr="00A32B61">
        <w:t xml:space="preserve"> og behov</w:t>
      </w:r>
      <w:r w:rsidR="00B9472E" w:rsidRPr="00A32B61">
        <w:t xml:space="preserve">, </w:t>
      </w:r>
      <w:r w:rsidR="001377D1" w:rsidRPr="00A32B61">
        <w:t xml:space="preserve">løsningskonsept, kostnadsberegninger og gjennomføringsplan. </w:t>
      </w:r>
      <w:r w:rsidR="001C1846" w:rsidRPr="00A32B61">
        <w:t xml:space="preserve">I dette kapittelet </w:t>
      </w:r>
      <w:r w:rsidR="0012506E" w:rsidRPr="00A32B61">
        <w:t xml:space="preserve">diskuterer vi </w:t>
      </w:r>
      <w:r w:rsidR="004B753B" w:rsidRPr="00A32B61">
        <w:t xml:space="preserve">disse </w:t>
      </w:r>
      <w:r w:rsidR="00CB1EAC" w:rsidRPr="00A32B61">
        <w:t xml:space="preserve">områdene knyttet til erfaring og innsikt som er </w:t>
      </w:r>
      <w:r w:rsidR="00CF2B7C" w:rsidRPr="00A32B61">
        <w:t xml:space="preserve">opparbeidet </w:t>
      </w:r>
      <w:r w:rsidR="00CB1EAC" w:rsidRPr="00A32B61">
        <w:t>så langt</w:t>
      </w:r>
      <w:r w:rsidR="00FA187F" w:rsidRPr="00A32B61">
        <w:t>.</w:t>
      </w:r>
    </w:p>
    <w:p w14:paraId="7448998F" w14:textId="43160CFF" w:rsidR="005026E0" w:rsidRPr="00A32B61" w:rsidRDefault="00052571" w:rsidP="005D1F42">
      <w:r w:rsidRPr="00A32B61">
        <w:t xml:space="preserve">For å </w:t>
      </w:r>
      <w:r w:rsidR="00B24449" w:rsidRPr="00A32B61">
        <w:t xml:space="preserve">bedre </w:t>
      </w:r>
      <w:r w:rsidR="00C65FB1" w:rsidRPr="00A32B61">
        <w:t xml:space="preserve">underlaget innen disse områdene er det nødvendig å </w:t>
      </w:r>
      <w:r w:rsidR="0039349E" w:rsidRPr="00A32B61">
        <w:t>i</w:t>
      </w:r>
      <w:r w:rsidR="001900E1" w:rsidRPr="00A32B61">
        <w:t>n</w:t>
      </w:r>
      <w:r w:rsidR="0039349E" w:rsidRPr="00A32B61">
        <w:t>nhente mer innsikt og erfaringer fra bruk</w:t>
      </w:r>
      <w:r w:rsidR="001900E1" w:rsidRPr="00A32B61">
        <w:t xml:space="preserve"> knyttet til </w:t>
      </w:r>
      <w:r w:rsidR="00E038EA" w:rsidRPr="00A32B61">
        <w:t>behov og løsning</w:t>
      </w:r>
      <w:r w:rsidR="006D1828" w:rsidRPr="00A32B61">
        <w:t>, herunder integrerte løsninger</w:t>
      </w:r>
      <w:r w:rsidR="00E038EA" w:rsidRPr="00A32B61">
        <w:t xml:space="preserve"> innen de ulike bruksområdene</w:t>
      </w:r>
      <w:r w:rsidR="0039349E" w:rsidRPr="00A32B61">
        <w:t xml:space="preserve">. </w:t>
      </w:r>
      <w:r w:rsidR="00DA632F" w:rsidRPr="00A32B61">
        <w:t xml:space="preserve">Dette vil være mulig ved bruk av portalen og dialog med sektor og leverandører. </w:t>
      </w:r>
      <w:r w:rsidR="004D3179" w:rsidRPr="00A32B61">
        <w:t xml:space="preserve"> </w:t>
      </w:r>
    </w:p>
    <w:p w14:paraId="0FEC3560" w14:textId="77777777" w:rsidR="005026E0" w:rsidRPr="00A32B61" w:rsidRDefault="005026E0" w:rsidP="005D1F42"/>
    <w:p w14:paraId="2BD6CDF2" w14:textId="466C0EB7" w:rsidR="00D83B4F" w:rsidRPr="00A32B61" w:rsidRDefault="005B1F15" w:rsidP="00334E5F">
      <w:pPr>
        <w:pStyle w:val="Overskrift2"/>
        <w:numPr>
          <w:ilvl w:val="1"/>
          <w:numId w:val="30"/>
        </w:numPr>
      </w:pPr>
      <w:bookmarkStart w:id="91" w:name="_Toc161408159"/>
      <w:r w:rsidRPr="00A32B61">
        <w:t>Nyttevurderinger</w:t>
      </w:r>
      <w:r w:rsidR="007D2714" w:rsidRPr="00A32B61">
        <w:t xml:space="preserve"> og behov</w:t>
      </w:r>
      <w:bookmarkEnd w:id="91"/>
    </w:p>
    <w:p w14:paraId="60ECCBFC" w14:textId="1667323D" w:rsidR="0051745F" w:rsidRPr="00A32B61" w:rsidRDefault="0051745F" w:rsidP="00B076C9">
      <w:r w:rsidRPr="00A32B61">
        <w:t>D</w:t>
      </w:r>
      <w:r w:rsidR="00A83CCE" w:rsidRPr="00A32B61">
        <w:t xml:space="preserve">e </w:t>
      </w:r>
      <w:r w:rsidR="00BC0D74" w:rsidRPr="00A32B61">
        <w:t>mange ulike bruksområdene</w:t>
      </w:r>
      <w:r w:rsidR="00A83CCE" w:rsidRPr="00A32B61">
        <w:t xml:space="preserve"> og </w:t>
      </w:r>
      <w:r w:rsidR="00E63257" w:rsidRPr="00A32B61">
        <w:t xml:space="preserve">mangel på normering av konseptet behandlingsplan gjør det krevende å utarbeide </w:t>
      </w:r>
      <w:r w:rsidR="00BC0D74" w:rsidRPr="00A32B61">
        <w:t xml:space="preserve">en presis samfunnsøkonomisk </w:t>
      </w:r>
      <w:r w:rsidR="00545445" w:rsidRPr="00A32B61">
        <w:t>gevinstberegning</w:t>
      </w:r>
      <w:r w:rsidR="00AB4E09" w:rsidRPr="00A32B61">
        <w:t xml:space="preserve"> for løsningen som helhet.</w:t>
      </w:r>
      <w:r w:rsidR="00A52365" w:rsidRPr="00A32B61">
        <w:t xml:space="preserve"> </w:t>
      </w:r>
      <w:r w:rsidR="000A1670" w:rsidRPr="00A32B61">
        <w:t>Økonomiske beregninger vil kunne utføres mer presist per bruksområde ett</w:t>
      </w:r>
      <w:r w:rsidR="0073448B" w:rsidRPr="00A32B61">
        <w:t xml:space="preserve">er hvert som man </w:t>
      </w:r>
      <w:r w:rsidR="00CB2CB0" w:rsidRPr="00A32B61">
        <w:t xml:space="preserve">opparbeider </w:t>
      </w:r>
      <w:r w:rsidR="005935A9" w:rsidRPr="00A32B61">
        <w:t xml:space="preserve">mer </w:t>
      </w:r>
      <w:r w:rsidR="0073448B" w:rsidRPr="00A32B61">
        <w:t xml:space="preserve">kunnskap om </w:t>
      </w:r>
      <w:r w:rsidR="00B82B69" w:rsidRPr="00A32B61">
        <w:t>behov</w:t>
      </w:r>
      <w:r w:rsidR="008F65B2" w:rsidRPr="00A32B61">
        <w:t xml:space="preserve"> og </w:t>
      </w:r>
      <w:r w:rsidR="00B82B69" w:rsidRPr="00A32B61">
        <w:t>løsning</w:t>
      </w:r>
      <w:r w:rsidR="009F2543" w:rsidRPr="00A32B61">
        <w:t xml:space="preserve">. </w:t>
      </w:r>
      <w:r w:rsidR="00A043A3" w:rsidRPr="00A32B61">
        <w:t>Gevinstrealiseringsplanen fra forprosjektet kan med fordel oppdateres.</w:t>
      </w:r>
    </w:p>
    <w:p w14:paraId="474A40BA" w14:textId="77777777" w:rsidR="001D7BFE" w:rsidRPr="00A32B61" w:rsidRDefault="001D7BFE" w:rsidP="00B076C9"/>
    <w:p w14:paraId="3199F267" w14:textId="430F64AE" w:rsidR="00E44BE1" w:rsidRPr="00A32B61" w:rsidRDefault="00E44BE1" w:rsidP="00B076C9">
      <w:pPr>
        <w:rPr>
          <w:b/>
          <w:bCs/>
        </w:rPr>
      </w:pPr>
      <w:r w:rsidRPr="00A32B61">
        <w:rPr>
          <w:b/>
          <w:bCs/>
        </w:rPr>
        <w:t xml:space="preserve">Samfunnsøkonomisk analyse </w:t>
      </w:r>
      <w:r w:rsidR="00417F22" w:rsidRPr="00A32B61">
        <w:rPr>
          <w:b/>
          <w:bCs/>
        </w:rPr>
        <w:t>fra forprosjektet</w:t>
      </w:r>
    </w:p>
    <w:p w14:paraId="4CC354B7" w14:textId="77777777" w:rsidR="00417F22" w:rsidRPr="00A32B61" w:rsidRDefault="00417F22" w:rsidP="00417F22">
      <w:r w:rsidRPr="00A32B61">
        <w:lastRenderedPageBreak/>
        <w:t xml:space="preserve">Det ble i forprosjektet gjennomført en samfunnsøkonomisk analyse av Rambøll/Halogen som presenterte forventete gevinster ved å ta DBEP i bruk. Analysen presenterte en positiv netto nåverdi sett opp mot tidsbesparelsen løsningen vil gi. </w:t>
      </w:r>
    </w:p>
    <w:p w14:paraId="4C9135C0" w14:textId="553B443F" w:rsidR="002747C7" w:rsidRPr="00A32B61" w:rsidRDefault="0091751F" w:rsidP="00417F22">
      <w:r w:rsidRPr="00A32B61">
        <w:t>D</w:t>
      </w:r>
      <w:r w:rsidR="0083286B" w:rsidRPr="00A32B61">
        <w:t xml:space="preserve">et </w:t>
      </w:r>
      <w:r w:rsidR="000A3DF1" w:rsidRPr="00A32B61">
        <w:t xml:space="preserve">ble også </w:t>
      </w:r>
      <w:r w:rsidR="0083286B" w:rsidRPr="00A32B61">
        <w:t xml:space="preserve">påpekt flere </w:t>
      </w:r>
      <w:r w:rsidR="00282198" w:rsidRPr="00A32B61">
        <w:t>ikke-tallfestede gevinster</w:t>
      </w:r>
      <w:r w:rsidRPr="00A32B61">
        <w:t xml:space="preserve"> som da vil komme </w:t>
      </w:r>
      <w:r w:rsidRPr="00A32B61">
        <w:rPr>
          <w:i/>
          <w:iCs/>
        </w:rPr>
        <w:t>i t</w:t>
      </w:r>
      <w:r w:rsidR="000A3DF1" w:rsidRPr="00A32B61">
        <w:rPr>
          <w:i/>
          <w:iCs/>
        </w:rPr>
        <w:t>illegg</w:t>
      </w:r>
      <w:r w:rsidR="000A3DF1" w:rsidRPr="00A32B61">
        <w:t xml:space="preserve"> til en positiv netto nåverdi</w:t>
      </w:r>
      <w:r w:rsidR="009D5291" w:rsidRPr="00A32B61">
        <w:t xml:space="preserve">. </w:t>
      </w:r>
      <w:r w:rsidR="000A3DF1" w:rsidRPr="00A32B61">
        <w:t xml:space="preserve"> </w:t>
      </w:r>
    </w:p>
    <w:p w14:paraId="7C95BC28" w14:textId="7797F6E6" w:rsidR="00417F22" w:rsidRPr="00A32B61" w:rsidRDefault="00417F22" w:rsidP="00417F22">
      <w:r w:rsidRPr="00A32B61">
        <w:t>Følgende ikke</w:t>
      </w:r>
      <w:r w:rsidR="009D5291" w:rsidRPr="00A32B61">
        <w:t>-</w:t>
      </w:r>
      <w:r w:rsidRPr="00A32B61">
        <w:t xml:space="preserve">prissatte gevinster ble presentert. Skala for ikke-prissatte gevinster var fra 1 (Lav) til 9 (Høy). </w:t>
      </w:r>
    </w:p>
    <w:p w14:paraId="176035E8" w14:textId="77777777" w:rsidR="00417F22" w:rsidRPr="00A32B61" w:rsidRDefault="00417F22" w:rsidP="00417F22">
      <w:pPr>
        <w:pStyle w:val="Listeavsnitt"/>
        <w:numPr>
          <w:ilvl w:val="0"/>
          <w:numId w:val="8"/>
        </w:numPr>
      </w:pPr>
      <w:r w:rsidRPr="00A32B61">
        <w:t xml:space="preserve">Bedre sammenheng og samhandling i pasientforløpet medfører økt kvalitet i behandlingen og økt pasientsikkerhet </w:t>
      </w:r>
      <w:r w:rsidRPr="00A32B61">
        <w:rPr>
          <w:b/>
          <w:bCs/>
        </w:rPr>
        <w:t>(7)</w:t>
      </w:r>
    </w:p>
    <w:p w14:paraId="6100C3FF" w14:textId="77777777" w:rsidR="00417F22" w:rsidRPr="00A32B61" w:rsidRDefault="00417F22" w:rsidP="00417F22">
      <w:pPr>
        <w:pStyle w:val="Listeavsnitt"/>
        <w:numPr>
          <w:ilvl w:val="0"/>
          <w:numId w:val="8"/>
        </w:numPr>
      </w:pPr>
      <w:r w:rsidRPr="00A32B61">
        <w:t xml:space="preserve">Redusert antall unødvendige henvendelser til fastlege og konsultasjoner på sykehus </w:t>
      </w:r>
      <w:r w:rsidRPr="00A32B61">
        <w:rPr>
          <w:b/>
          <w:bCs/>
        </w:rPr>
        <w:t>(7)</w:t>
      </w:r>
    </w:p>
    <w:p w14:paraId="756BE8BF" w14:textId="77777777" w:rsidR="00417F22" w:rsidRPr="00A32B61" w:rsidRDefault="00417F22" w:rsidP="00417F22">
      <w:pPr>
        <w:pStyle w:val="Listeavsnitt"/>
        <w:numPr>
          <w:ilvl w:val="0"/>
          <w:numId w:val="8"/>
        </w:numPr>
      </w:pPr>
      <w:r w:rsidRPr="00A32B61">
        <w:t xml:space="preserve">Mer individuelt tilpasset oppfølging av pasienter </w:t>
      </w:r>
      <w:r w:rsidRPr="00A32B61">
        <w:rPr>
          <w:b/>
          <w:bCs/>
        </w:rPr>
        <w:t>(7)</w:t>
      </w:r>
    </w:p>
    <w:p w14:paraId="47CCE2CB" w14:textId="77777777" w:rsidR="00417F22" w:rsidRPr="00A32B61" w:rsidRDefault="00417F22" w:rsidP="00417F22">
      <w:pPr>
        <w:pStyle w:val="Listeavsnitt"/>
        <w:numPr>
          <w:ilvl w:val="0"/>
          <w:numId w:val="8"/>
        </w:numPr>
      </w:pPr>
      <w:r w:rsidRPr="00A32B61">
        <w:t xml:space="preserve">Flere pasienter føler seg tryggere i egen behandling og mestrer hverdagen bedre, og belastningen for pårørende reduseres </w:t>
      </w:r>
      <w:r w:rsidRPr="00A32B61">
        <w:rPr>
          <w:b/>
          <w:bCs/>
        </w:rPr>
        <w:t>(8)</w:t>
      </w:r>
    </w:p>
    <w:p w14:paraId="1A2565E2" w14:textId="77777777" w:rsidR="00417F22" w:rsidRPr="00A32B61" w:rsidRDefault="00417F22" w:rsidP="00417F22">
      <w:pPr>
        <w:pStyle w:val="Listeavsnitt"/>
        <w:numPr>
          <w:ilvl w:val="0"/>
          <w:numId w:val="8"/>
        </w:numPr>
      </w:pPr>
      <w:r w:rsidRPr="00A32B61">
        <w:t xml:space="preserve">Redusert tidsbruk for pasienter og pårørende </w:t>
      </w:r>
      <w:r w:rsidRPr="00A32B61">
        <w:rPr>
          <w:b/>
          <w:bCs/>
        </w:rPr>
        <w:t>(7)</w:t>
      </w:r>
    </w:p>
    <w:p w14:paraId="3D7BADB2" w14:textId="361D8963" w:rsidR="00417F22" w:rsidRPr="00A32B61" w:rsidRDefault="00417F22" w:rsidP="00B076C9">
      <w:r w:rsidRPr="00A32B61">
        <w:t xml:space="preserve">Erfaringene fra utprøvingen samsvarer på flere punkter med den samfunnsøkonomiske analysen. </w:t>
      </w:r>
    </w:p>
    <w:p w14:paraId="344C6057" w14:textId="42118636" w:rsidR="007B0612" w:rsidRPr="00A32B61" w:rsidRDefault="007B0612" w:rsidP="007B0612">
      <w:pPr>
        <w:jc w:val="both"/>
      </w:pPr>
      <w:r w:rsidRPr="00A32B61">
        <w:t xml:space="preserve">Vi ser at løsningen kan bidra til å samle relevant informasjon om pasientforløpet på ett sted der alle har tilgang. Det kan bidra til gode overganger mellom helseaktører, gi pasient og pårørende tilgang til etterlengtet informasjon og bidra til at pasienten tar enda mer eierskap for egen helse. </w:t>
      </w:r>
    </w:p>
    <w:p w14:paraId="7118AF36" w14:textId="29E90955" w:rsidR="007B0612" w:rsidRPr="00A32B61" w:rsidRDefault="007B0612" w:rsidP="007B0612">
      <w:r w:rsidRPr="00A32B61">
        <w:t xml:space="preserve">Minimumsløsningen kan bidra til at enkelte av disse gevinstene kan tas ut på kort sikt. For å utløse det store gevinstpotensialet som ligger i løsningen er man avhengig av at løsningen videreutvikles med mer funksjonalitet og </w:t>
      </w:r>
      <w:r w:rsidR="00D57320" w:rsidRPr="00A32B61">
        <w:t>at API tas i bruk</w:t>
      </w:r>
      <w:r w:rsidR="00DC2F40" w:rsidRPr="00A32B61">
        <w:t xml:space="preserve"> av fagsystemene</w:t>
      </w:r>
      <w:r w:rsidRPr="00A32B61">
        <w:t xml:space="preserve">. </w:t>
      </w:r>
    </w:p>
    <w:p w14:paraId="608BB97D" w14:textId="77777777" w:rsidR="000411AE" w:rsidRPr="00A32B61" w:rsidRDefault="000411AE" w:rsidP="007B0612"/>
    <w:p w14:paraId="382CAD80" w14:textId="3EA1112A" w:rsidR="000411AE" w:rsidRPr="00A32B61" w:rsidRDefault="00FD5550" w:rsidP="00FD5550">
      <w:pPr>
        <w:rPr>
          <w:b/>
          <w:bCs/>
        </w:rPr>
      </w:pPr>
      <w:r w:rsidRPr="00A32B61">
        <w:rPr>
          <w:b/>
          <w:bCs/>
        </w:rPr>
        <w:t>S</w:t>
      </w:r>
      <w:r w:rsidR="000411AE" w:rsidRPr="00A32B61">
        <w:rPr>
          <w:b/>
          <w:bCs/>
        </w:rPr>
        <w:t>tor</w:t>
      </w:r>
      <w:r w:rsidR="00EB7A12" w:rsidRPr="00A32B61">
        <w:rPr>
          <w:b/>
          <w:bCs/>
        </w:rPr>
        <w:t>t</w:t>
      </w:r>
      <w:r w:rsidR="000411AE" w:rsidRPr="00A32B61">
        <w:rPr>
          <w:b/>
          <w:bCs/>
        </w:rPr>
        <w:t xml:space="preserve"> </w:t>
      </w:r>
      <w:r w:rsidR="00792877" w:rsidRPr="00A32B61">
        <w:rPr>
          <w:b/>
          <w:bCs/>
        </w:rPr>
        <w:t xml:space="preserve">kost/nytte </w:t>
      </w:r>
      <w:r w:rsidR="000411AE" w:rsidRPr="00A32B61">
        <w:rPr>
          <w:b/>
          <w:bCs/>
        </w:rPr>
        <w:t xml:space="preserve">potensiale </w:t>
      </w:r>
      <w:r w:rsidR="00F253FC" w:rsidRPr="00A32B61">
        <w:rPr>
          <w:b/>
          <w:bCs/>
        </w:rPr>
        <w:t>med "enkel bruk"</w:t>
      </w:r>
    </w:p>
    <w:p w14:paraId="6D985FFB" w14:textId="55383F6E" w:rsidR="00B57723" w:rsidRPr="00A32B61" w:rsidRDefault="007F4A9D" w:rsidP="005D1F42">
      <w:r w:rsidRPr="00A32B61">
        <w:t>B</w:t>
      </w:r>
      <w:r w:rsidR="000411AE" w:rsidRPr="00A32B61">
        <w:t>ruksområde</w:t>
      </w:r>
      <w:r w:rsidRPr="00A32B61">
        <w:t>t</w:t>
      </w:r>
      <w:r w:rsidR="000411AE" w:rsidRPr="00A32B61">
        <w:t xml:space="preserve"> "enkel bruk mellom fastlege og pasient", som beskrevet i kapittel </w:t>
      </w:r>
      <w:r w:rsidR="002C5D40" w:rsidRPr="00A32B61">
        <w:t xml:space="preserve">3 og </w:t>
      </w:r>
      <w:r w:rsidR="000411AE" w:rsidRPr="00A32B61">
        <w:t xml:space="preserve">4.2, </w:t>
      </w:r>
      <w:r w:rsidRPr="00A32B61">
        <w:t xml:space="preserve">er </w:t>
      </w:r>
      <w:r w:rsidR="000411AE" w:rsidRPr="00A32B61">
        <w:t xml:space="preserve">et bruksområde man i løpet av relativt kort tid bør kunne innhente tilstrekkelig informasjon til å kunne gjøre en mer presis samfunnsøkonomisk gevinstberegning. Som </w:t>
      </w:r>
      <w:r w:rsidR="00B358A8" w:rsidRPr="00A32B61">
        <w:t>beskrevet</w:t>
      </w:r>
      <w:r w:rsidR="000411AE" w:rsidRPr="00A32B61">
        <w:t xml:space="preserve"> i kapittel 4.2 ser kost/nytte</w:t>
      </w:r>
      <w:r w:rsidR="004A5B7A" w:rsidRPr="00A32B61">
        <w:t>-</w:t>
      </w:r>
      <w:r w:rsidR="000411AE" w:rsidRPr="00A32B61">
        <w:t xml:space="preserve">effektene for dette bruksområdet alene så positive ut at det </w:t>
      </w:r>
      <w:proofErr w:type="gramStart"/>
      <w:r w:rsidR="000411AE" w:rsidRPr="00A32B61">
        <w:t>potensielt</w:t>
      </w:r>
      <w:proofErr w:type="gramEnd"/>
      <w:r w:rsidR="000411AE" w:rsidRPr="00A32B61">
        <w:t xml:space="preserve"> kan dekke kostnadene for samtlige bruksområder, men dette bør verifiseres.   </w:t>
      </w:r>
      <w:r w:rsidR="00B91287" w:rsidRPr="00A32B61">
        <w:br/>
      </w:r>
    </w:p>
    <w:p w14:paraId="17CE548F" w14:textId="51EF9EEA" w:rsidR="00DE4E58" w:rsidRPr="00A32B61" w:rsidRDefault="00DE4E58" w:rsidP="00FD5550">
      <w:pPr>
        <w:pStyle w:val="Overskrift3"/>
        <w:numPr>
          <w:ilvl w:val="2"/>
          <w:numId w:val="30"/>
        </w:numPr>
      </w:pPr>
      <w:bookmarkStart w:id="92" w:name="_Toc161408160"/>
      <w:r w:rsidRPr="00A32B61">
        <w:t>Avlasting av helsepersonell</w:t>
      </w:r>
      <w:bookmarkEnd w:id="92"/>
    </w:p>
    <w:p w14:paraId="37FCE9F6" w14:textId="7939B721" w:rsidR="00DE4E58" w:rsidRPr="00A32B61" w:rsidRDefault="00DE4E58" w:rsidP="00E87E15">
      <w:pPr>
        <w:tabs>
          <w:tab w:val="left" w:pos="705"/>
          <w:tab w:val="center" w:pos="4536"/>
        </w:tabs>
      </w:pPr>
      <w:r w:rsidRPr="00A32B61">
        <w:t xml:space="preserve">I NOU 2023:4, </w:t>
      </w:r>
      <w:r w:rsidRPr="00A32B61">
        <w:rPr>
          <w:i/>
        </w:rPr>
        <w:t>"Tid for handling"</w:t>
      </w:r>
      <w:r w:rsidR="00AC02AA" w:rsidRPr="00A32B61">
        <w:rPr>
          <w:i/>
        </w:rPr>
        <w:t xml:space="preserve"> </w:t>
      </w:r>
      <w:r w:rsidR="00AC02AA" w:rsidRPr="00A32B61">
        <w:rPr>
          <w:iCs/>
        </w:rPr>
        <w:t>[3]</w:t>
      </w:r>
      <w:r w:rsidRPr="00A32B61">
        <w:rPr>
          <w:iCs/>
        </w:rPr>
        <w:t>,</w:t>
      </w:r>
      <w:r w:rsidRPr="00A32B61">
        <w:t xml:space="preserve"> understreker Helsepersonellkommisjonen de alvorlige utfordringene helse- og omsorgstjenesten og samfunnet står ovenfor frem mot 2040. Demografiutviklingen medfører både en økning i antallet eldre og en reduksjon i antallet i arbeidsfør alder – samtidig. Kombinert med vesentlig lavere samlet verdiskapning i Norge som konsekvens av reduserte inntekter fra petroleumsnæringen og økt behov for ressurser og arbeidskraft fra andre sektorer som klima, miljø og naturmangfold, fornybar energi og forsvar, står helse- og omsorgstjenesten overfor vesentlige utfordringer der det vil bli færre ansatte per pasient.  </w:t>
      </w:r>
    </w:p>
    <w:p w14:paraId="7CA844C0" w14:textId="48BF87ED" w:rsidR="00DE4E58" w:rsidRPr="00A32B61" w:rsidRDefault="00DE4E58" w:rsidP="00E87E15">
      <w:pPr>
        <w:tabs>
          <w:tab w:val="left" w:pos="705"/>
          <w:tab w:val="center" w:pos="4536"/>
        </w:tabs>
      </w:pPr>
      <w:r w:rsidRPr="00A32B61">
        <w:t>Rapporten skriver at utvikling og bruk av teknologi og digitale løsninger i helse- og omsorgstjenestene i enda større grad bør begrunnes i og rettes mot en effektivisering av helse- og omsorgstjenestene. For at teknologi og digitalisering skal kunne bidra til at flere pasienter og brukere kan behandles av helsepersonellet enn i dag, må det bidra til raskere og mer tidseffektive prosesser for personellet</w:t>
      </w:r>
      <w:r w:rsidR="007B41B9" w:rsidRPr="00A32B61">
        <w:t xml:space="preserve"> "(</w:t>
      </w:r>
      <w:hyperlink r:id="rId23" w:history="1">
        <w:r w:rsidR="007B41B9" w:rsidRPr="00A32B61">
          <w:rPr>
            <w:rStyle w:val="Hyperkobling"/>
          </w:rPr>
          <w:t>NOU 2023:4</w:t>
        </w:r>
      </w:hyperlink>
      <w:r w:rsidR="007B41B9" w:rsidRPr="00A32B61">
        <w:rPr>
          <w:rStyle w:val="Hyperkobling"/>
        </w:rPr>
        <w:t xml:space="preserve">, </w:t>
      </w:r>
      <w:proofErr w:type="gramStart"/>
      <w:r w:rsidR="007B41B9" w:rsidRPr="00A32B61">
        <w:rPr>
          <w:rStyle w:val="Hyperkobling"/>
        </w:rPr>
        <w:t>s.257</w:t>
      </w:r>
      <w:r w:rsidR="007B41B9" w:rsidRPr="00A32B61">
        <w:t>)</w:t>
      </w:r>
      <w:r w:rsidR="00A853BA" w:rsidRPr="00A32B61">
        <w:t>[</w:t>
      </w:r>
      <w:proofErr w:type="gramEnd"/>
      <w:r w:rsidR="00A853BA" w:rsidRPr="00A32B61">
        <w:t>3]</w:t>
      </w:r>
      <w:r w:rsidR="007B41B9" w:rsidRPr="00A32B61">
        <w:t>.</w:t>
      </w:r>
    </w:p>
    <w:p w14:paraId="3B16EBA8" w14:textId="77777777" w:rsidR="00ED44D4" w:rsidRPr="00A32B61" w:rsidRDefault="00ED44D4" w:rsidP="00DE4E58">
      <w:pPr>
        <w:tabs>
          <w:tab w:val="left" w:pos="705"/>
          <w:tab w:val="center" w:pos="4536"/>
        </w:tabs>
        <w:jc w:val="both"/>
      </w:pPr>
    </w:p>
    <w:p w14:paraId="654747CC" w14:textId="5D8800BF" w:rsidR="00071149" w:rsidRPr="00A32B61" w:rsidRDefault="00071149" w:rsidP="00DE4E58">
      <w:pPr>
        <w:tabs>
          <w:tab w:val="left" w:pos="705"/>
          <w:tab w:val="center" w:pos="4536"/>
        </w:tabs>
        <w:jc w:val="both"/>
        <w:rPr>
          <w:b/>
          <w:bCs/>
        </w:rPr>
      </w:pPr>
      <w:r w:rsidRPr="00A32B61">
        <w:rPr>
          <w:b/>
          <w:bCs/>
        </w:rPr>
        <w:t xml:space="preserve">Avlasting av helsepersonell gjennom </w:t>
      </w:r>
      <w:r w:rsidR="00F968AD" w:rsidRPr="00A32B61">
        <w:rPr>
          <w:b/>
          <w:bCs/>
        </w:rPr>
        <w:t>digitaliserte løsninger i samhandling</w:t>
      </w:r>
    </w:p>
    <w:p w14:paraId="4FB6B6F2" w14:textId="1B361156" w:rsidR="0071479D" w:rsidRPr="00A32B61" w:rsidRDefault="00DE4E58" w:rsidP="00CB4789">
      <w:pPr>
        <w:tabs>
          <w:tab w:val="left" w:pos="705"/>
          <w:tab w:val="center" w:pos="4536"/>
        </w:tabs>
      </w:pPr>
      <w:r w:rsidRPr="00A32B61">
        <w:t>Rapporten beskriver bedret samhandling som et viktig tiltak for å løse helsepersonellkrisen, og vurderer det som åpenbart at det trengs mer sømløse pasientforløp og bedre koordinerte tjenester</w:t>
      </w:r>
      <w:r w:rsidR="00BC5D30" w:rsidRPr="00A32B61">
        <w:t>.</w:t>
      </w:r>
    </w:p>
    <w:p w14:paraId="23F56C45" w14:textId="77777777" w:rsidR="000A11E7" w:rsidRPr="00A32B61" w:rsidRDefault="000A11E7" w:rsidP="00C84B6B">
      <w:pPr>
        <w:pStyle w:val="Brdtekst"/>
        <w:ind w:left="708"/>
        <w:rPr>
          <w:i/>
          <w:iCs/>
        </w:rPr>
      </w:pPr>
      <w:r w:rsidRPr="00A32B61">
        <w:rPr>
          <w:i/>
          <w:iCs/>
        </w:rPr>
        <w:t>«Kommisjonen merker seg at det er lagt ned betydelig innsats over tid, og spesielt i siste tiårsperiode, med formål å bedre samhandlingen mellom spesialisthelsetjenesten og den kommunale helse og omsorgstjenesten.</w:t>
      </w:r>
    </w:p>
    <w:p w14:paraId="2428622F" w14:textId="33BABE0F" w:rsidR="00A922C1" w:rsidRPr="00A32B61" w:rsidRDefault="000A11E7" w:rsidP="00E50898">
      <w:pPr>
        <w:pStyle w:val="Brdtekst"/>
        <w:ind w:left="708"/>
      </w:pPr>
      <w:r w:rsidRPr="00A32B61">
        <w:rPr>
          <w:i/>
          <w:iCs/>
        </w:rPr>
        <w:t>Det er tatt en rekke initiativer fra nasjonalt nivå om reformer og ulike former for reguleringer, insentiver og samarbeidsløsninger. Det er også gjort mange forsøk og gjennomført prosjekter for å bedre samhandlingen regionalt og lokalt. Til tross for denne innsatsen, byr samhandling mellom nivåene fortsatt på utfordringer. Det er åpenbart at det trengs mer sømløse pasientforløp og bedre koordinerte tjenester.»</w:t>
      </w:r>
      <w:r w:rsidR="00C84B6B" w:rsidRPr="00A32B61">
        <w:rPr>
          <w:i/>
          <w:iCs/>
        </w:rPr>
        <w:t xml:space="preserve"> </w:t>
      </w:r>
      <w:r w:rsidR="00B32042" w:rsidRPr="00A32B61">
        <w:t>"(</w:t>
      </w:r>
      <w:hyperlink r:id="rId24" w:history="1">
        <w:r w:rsidR="00B32042" w:rsidRPr="00A32B61">
          <w:rPr>
            <w:rStyle w:val="Hyperkobling"/>
          </w:rPr>
          <w:t>NOU 2023:4</w:t>
        </w:r>
      </w:hyperlink>
      <w:r w:rsidR="00B32042" w:rsidRPr="00A32B61">
        <w:rPr>
          <w:rStyle w:val="Hyperkobling"/>
        </w:rPr>
        <w:t xml:space="preserve">, </w:t>
      </w:r>
      <w:proofErr w:type="gramStart"/>
      <w:r w:rsidR="00B32042" w:rsidRPr="00A32B61">
        <w:rPr>
          <w:rStyle w:val="Hyperkobling"/>
        </w:rPr>
        <w:t>s.12</w:t>
      </w:r>
      <w:r w:rsidR="00A71231" w:rsidRPr="00A32B61">
        <w:rPr>
          <w:rStyle w:val="Hyperkobling"/>
        </w:rPr>
        <w:t>4</w:t>
      </w:r>
      <w:r w:rsidR="00B32042" w:rsidRPr="00A32B61">
        <w:t>)[</w:t>
      </w:r>
      <w:proofErr w:type="gramEnd"/>
      <w:r w:rsidR="00B32042" w:rsidRPr="00A32B61">
        <w:t>3]</w:t>
      </w:r>
      <w:r w:rsidR="00E50898" w:rsidRPr="00A32B61">
        <w:t>.</w:t>
      </w:r>
    </w:p>
    <w:p w14:paraId="071DA7A8" w14:textId="089BAC1D" w:rsidR="00CB4789" w:rsidRPr="00A32B61" w:rsidRDefault="00CB4789" w:rsidP="00CB4789">
      <w:pPr>
        <w:tabs>
          <w:tab w:val="left" w:pos="705"/>
          <w:tab w:val="center" w:pos="4536"/>
        </w:tabs>
      </w:pPr>
      <w:r w:rsidRPr="00A32B61">
        <w:t xml:space="preserve">Helsepersonellkommisjonen beskriver </w:t>
      </w:r>
      <w:r w:rsidR="00BE1318" w:rsidRPr="00A32B61">
        <w:t xml:space="preserve">videre </w:t>
      </w:r>
      <w:r w:rsidRPr="00A32B61">
        <w:t xml:space="preserve">digitaliserte løsninger i samhandling som en forutsetning for å håndtere helhetlige pasientforløp på tvers av forvaltnings- og omsorgsnivåer, og påpeker at potensialet for å realisere gevinster så langt i liten grad er tatt ut </w:t>
      </w:r>
      <w:r w:rsidR="00E50898" w:rsidRPr="00A32B61">
        <w:t>(</w:t>
      </w:r>
      <w:hyperlink r:id="rId25" w:history="1">
        <w:r w:rsidR="00E50898" w:rsidRPr="00A32B61">
          <w:rPr>
            <w:rStyle w:val="Hyperkobling"/>
          </w:rPr>
          <w:t>NOU 2023:4</w:t>
        </w:r>
      </w:hyperlink>
      <w:r w:rsidR="00E50898" w:rsidRPr="00A32B61">
        <w:rPr>
          <w:rStyle w:val="Hyperkobling"/>
        </w:rPr>
        <w:t xml:space="preserve">, </w:t>
      </w:r>
      <w:proofErr w:type="gramStart"/>
      <w:r w:rsidR="00E50898" w:rsidRPr="00A32B61">
        <w:rPr>
          <w:rStyle w:val="Hyperkobling"/>
        </w:rPr>
        <w:t>s.25</w:t>
      </w:r>
      <w:r w:rsidR="000D35DF" w:rsidRPr="00A32B61">
        <w:rPr>
          <w:rStyle w:val="Hyperkobling"/>
        </w:rPr>
        <w:t>6</w:t>
      </w:r>
      <w:r w:rsidR="00E50898" w:rsidRPr="00A32B61">
        <w:t>)[</w:t>
      </w:r>
      <w:proofErr w:type="gramEnd"/>
      <w:r w:rsidR="00E50898" w:rsidRPr="00A32B61">
        <w:t>3]</w:t>
      </w:r>
      <w:r w:rsidR="000F583D" w:rsidRPr="00A32B61">
        <w:t>.</w:t>
      </w:r>
    </w:p>
    <w:p w14:paraId="01591000" w14:textId="77777777" w:rsidR="00ED44D4" w:rsidRPr="00A32B61" w:rsidRDefault="00ED44D4" w:rsidP="00CB4789">
      <w:pPr>
        <w:tabs>
          <w:tab w:val="left" w:pos="705"/>
          <w:tab w:val="center" w:pos="4536"/>
        </w:tabs>
      </w:pPr>
    </w:p>
    <w:p w14:paraId="43E3FC3A" w14:textId="64EDECF6" w:rsidR="00ED44D4" w:rsidRPr="00A32B61" w:rsidRDefault="005C159E" w:rsidP="00CB4789">
      <w:pPr>
        <w:tabs>
          <w:tab w:val="left" w:pos="705"/>
          <w:tab w:val="center" w:pos="4536"/>
        </w:tabs>
        <w:rPr>
          <w:b/>
          <w:bCs/>
        </w:rPr>
      </w:pPr>
      <w:r w:rsidRPr="00A32B61">
        <w:rPr>
          <w:b/>
          <w:bCs/>
        </w:rPr>
        <w:t xml:space="preserve">Digitale </w:t>
      </w:r>
      <w:r w:rsidR="00ED44D4" w:rsidRPr="00A32B61">
        <w:rPr>
          <w:b/>
          <w:bCs/>
        </w:rPr>
        <w:t>behandlingsplaner trekkes frem</w:t>
      </w:r>
    </w:p>
    <w:p w14:paraId="028B9BCA" w14:textId="2FB2A49F" w:rsidR="00DE4E58" w:rsidRPr="00A32B61" w:rsidRDefault="00DE4E58" w:rsidP="00DE4E58">
      <w:pPr>
        <w:tabs>
          <w:tab w:val="left" w:pos="705"/>
          <w:tab w:val="center" w:pos="4536"/>
        </w:tabs>
      </w:pPr>
      <w:r w:rsidRPr="00A32B61">
        <w:t xml:space="preserve">Til tross for at bare ett av fjorten kapitler i rapporten omhandler digitalisering, trekker rapporten spesifikt frem </w:t>
      </w:r>
      <w:r w:rsidR="00674D8E" w:rsidRPr="00A32B61">
        <w:t xml:space="preserve">felles </w:t>
      </w:r>
      <w:r w:rsidRPr="00A32B61">
        <w:t>behandlingsplaner som e</w:t>
      </w:r>
      <w:r w:rsidR="000128E4" w:rsidRPr="00A32B61">
        <w:t>t</w:t>
      </w:r>
      <w:r w:rsidRPr="00A32B61">
        <w:t xml:space="preserve">t av fire pågående </w:t>
      </w:r>
      <w:r w:rsidR="005C159E" w:rsidRPr="00A32B61">
        <w:t>digitaliserings</w:t>
      </w:r>
      <w:r w:rsidRPr="00A32B61">
        <w:t xml:space="preserve">tiltak som fører til mer helhet i dagens </w:t>
      </w:r>
      <w:r w:rsidR="00CE4828" w:rsidRPr="00A32B61">
        <w:t>journalløsninger</w:t>
      </w:r>
      <w:r w:rsidR="006507EC" w:rsidRPr="00A32B61">
        <w:t>,</w:t>
      </w:r>
      <w:r w:rsidRPr="00A32B61">
        <w:t xml:space="preserve"> og avlaste</w:t>
      </w:r>
      <w:r w:rsidR="003C0EAD" w:rsidRPr="00A32B61">
        <w:t>r</w:t>
      </w:r>
      <w:r w:rsidRPr="00A32B61">
        <w:t xml:space="preserve"> helsepersonell</w:t>
      </w:r>
      <w:r w:rsidR="00C8503A" w:rsidRPr="00A32B61">
        <w:t xml:space="preserve"> gjennom å bidra til </w:t>
      </w:r>
      <w:r w:rsidR="008D121C" w:rsidRPr="00A32B61">
        <w:t>å bedre samhandling</w:t>
      </w:r>
      <w:r w:rsidR="008C0DDA" w:rsidRPr="00A32B61">
        <w:t xml:space="preserve"> og håndtere helhetlige pasientforløp</w:t>
      </w:r>
      <w:r w:rsidRPr="00A32B61">
        <w:t xml:space="preserve">. De andre tiltakene som trekkes frem er Pasientens Prøvesvar (NILAR), PLL, og dokumentdeling </w:t>
      </w:r>
      <w:r w:rsidR="000D35DF" w:rsidRPr="00A32B61">
        <w:t>(</w:t>
      </w:r>
      <w:hyperlink r:id="rId26" w:history="1">
        <w:r w:rsidR="000D35DF" w:rsidRPr="00A32B61">
          <w:rPr>
            <w:rStyle w:val="Hyperkobling"/>
          </w:rPr>
          <w:t>NOU 2023:4</w:t>
        </w:r>
      </w:hyperlink>
      <w:r w:rsidR="000D35DF" w:rsidRPr="00A32B61">
        <w:rPr>
          <w:rStyle w:val="Hyperkobling"/>
        </w:rPr>
        <w:t xml:space="preserve">, </w:t>
      </w:r>
      <w:proofErr w:type="gramStart"/>
      <w:r w:rsidR="000D35DF" w:rsidRPr="00A32B61">
        <w:rPr>
          <w:rStyle w:val="Hyperkobling"/>
        </w:rPr>
        <w:t>s.261</w:t>
      </w:r>
      <w:r w:rsidR="000D35DF" w:rsidRPr="00A32B61">
        <w:t>)[</w:t>
      </w:r>
      <w:proofErr w:type="gramEnd"/>
      <w:r w:rsidR="000D35DF" w:rsidRPr="00A32B61">
        <w:t>3].</w:t>
      </w:r>
    </w:p>
    <w:p w14:paraId="0ED27C7C" w14:textId="34F75E42" w:rsidR="00590809" w:rsidRPr="00A32B61" w:rsidRDefault="00590809" w:rsidP="00DE4E58">
      <w:pPr>
        <w:tabs>
          <w:tab w:val="left" w:pos="705"/>
          <w:tab w:val="center" w:pos="4536"/>
        </w:tabs>
        <w:rPr>
          <w:b/>
          <w:bCs/>
        </w:rPr>
      </w:pPr>
      <w:r w:rsidRPr="00A32B61">
        <w:rPr>
          <w:b/>
          <w:bCs/>
        </w:rPr>
        <w:t>Diskusjon</w:t>
      </w:r>
    </w:p>
    <w:p w14:paraId="69E0C5A9" w14:textId="6770C2FD" w:rsidR="00F34C84" w:rsidRPr="00A32B61" w:rsidRDefault="00DE4E58" w:rsidP="00DE4E58">
      <w:pPr>
        <w:tabs>
          <w:tab w:val="left" w:pos="705"/>
          <w:tab w:val="center" w:pos="4536"/>
        </w:tabs>
      </w:pPr>
      <w:r w:rsidRPr="00A32B61">
        <w:t>Det er behov for flere erfaringer og dypere analyse for å detaljere gevinst</w:t>
      </w:r>
      <w:r w:rsidR="00903C2D" w:rsidRPr="00A32B61">
        <w:t>beregninger</w:t>
      </w:r>
      <w:r w:rsidRPr="00A32B61">
        <w:t xml:space="preserve"> innen alle bruksområder</w:t>
      </w:r>
      <w:r w:rsidR="00FB6156" w:rsidRPr="00A32B61">
        <w:t xml:space="preserve"> for digitale behandlingsplaner</w:t>
      </w:r>
      <w:r w:rsidRPr="00A32B61">
        <w:t>,</w:t>
      </w:r>
      <w:r w:rsidR="004B133A" w:rsidRPr="00A32B61">
        <w:t xml:space="preserve"> men </w:t>
      </w:r>
      <w:r w:rsidR="000B50C1" w:rsidRPr="00A32B61">
        <w:t xml:space="preserve">både samfunnsøkonomisk analyse i forprosjektet og </w:t>
      </w:r>
      <w:r w:rsidR="00F34C84" w:rsidRPr="00A32B61">
        <w:t xml:space="preserve">erfaringer fra inneværende prosjekt peker på </w:t>
      </w:r>
      <w:r w:rsidR="00403FB0" w:rsidRPr="00A32B61">
        <w:t>et stort potensial</w:t>
      </w:r>
      <w:r w:rsidR="00F34C84" w:rsidRPr="00A32B61">
        <w:t xml:space="preserve"> for gevinster</w:t>
      </w:r>
      <w:r w:rsidR="004045B0" w:rsidRPr="00A32B61">
        <w:t xml:space="preserve"> </w:t>
      </w:r>
      <w:r w:rsidR="00FB6156" w:rsidRPr="00A32B61">
        <w:t>både for pasienter og helsepersonell</w:t>
      </w:r>
      <w:r w:rsidR="00A43382" w:rsidRPr="00A32B61">
        <w:t xml:space="preserve"> som sammenfaller med kommisjonens vurderinger</w:t>
      </w:r>
      <w:r w:rsidR="00FB6156" w:rsidRPr="00A32B61">
        <w:t xml:space="preserve">. </w:t>
      </w:r>
    </w:p>
    <w:p w14:paraId="20B4D7AC" w14:textId="20081AB3" w:rsidR="00207DAF" w:rsidRPr="00A32B61" w:rsidRDefault="00207DAF" w:rsidP="00DE4E58">
      <w:pPr>
        <w:tabs>
          <w:tab w:val="left" w:pos="705"/>
          <w:tab w:val="center" w:pos="4536"/>
        </w:tabs>
        <w:rPr>
          <w:i/>
          <w:iCs/>
        </w:rPr>
      </w:pPr>
      <w:r w:rsidRPr="00A32B61">
        <w:rPr>
          <w:i/>
          <w:iCs/>
        </w:rPr>
        <w:t>Effektivisering av samhandling og informasjonsdeling</w:t>
      </w:r>
    </w:p>
    <w:p w14:paraId="544EC4F5" w14:textId="4D1E876C" w:rsidR="00DE4E58" w:rsidRPr="00A32B61" w:rsidRDefault="00D301D9" w:rsidP="00DE4E58">
      <w:pPr>
        <w:tabs>
          <w:tab w:val="left" w:pos="705"/>
          <w:tab w:val="center" w:pos="4536"/>
        </w:tabs>
      </w:pPr>
      <w:r w:rsidRPr="00A32B61">
        <w:t>D</w:t>
      </w:r>
      <w:r w:rsidR="00DE4E58" w:rsidRPr="00A32B61">
        <w:t xml:space="preserve">et er åpenbare fordeler for pasienten med mer sømløse pasientforløp og bedre koordinerte tjenester, </w:t>
      </w:r>
      <w:r w:rsidRPr="00A32B61">
        <w:t xml:space="preserve">men </w:t>
      </w:r>
      <w:r w:rsidR="00DE4E58" w:rsidRPr="00A32B61">
        <w:t xml:space="preserve">det </w:t>
      </w:r>
      <w:r w:rsidRPr="00A32B61">
        <w:t xml:space="preserve">er </w:t>
      </w:r>
      <w:r w:rsidR="00DE4E58" w:rsidRPr="00A32B61">
        <w:t xml:space="preserve">også </w:t>
      </w:r>
      <w:r w:rsidR="00083F0B" w:rsidRPr="00A32B61">
        <w:t>arbeidsbesparende</w:t>
      </w:r>
      <w:r w:rsidR="00DE4E58" w:rsidRPr="00A32B61">
        <w:t xml:space="preserve"> for helsepersonell å ha verktøy som bedrer og effektiviserer samhandling og informasjonsdeling. Behandlingsplaner kan bidra til å redusere tidsbruk knyttet til koordinasjon og informasjonsinnhenting mellom helsepersonell, kommunikasjon </w:t>
      </w:r>
      <w:r w:rsidR="00796CA7" w:rsidRPr="00A32B61">
        <w:t>med</w:t>
      </w:r>
      <w:r w:rsidR="00DE4E58" w:rsidRPr="00A32B61">
        <w:t xml:space="preserve"> pasienten, og til å redusere muligheten for kostbare misforståelser. </w:t>
      </w:r>
    </w:p>
    <w:p w14:paraId="599B130B" w14:textId="4FA0B5C8" w:rsidR="0075320B" w:rsidRPr="00A32B61" w:rsidRDefault="0075320B" w:rsidP="00DE4E58">
      <w:pPr>
        <w:tabs>
          <w:tab w:val="left" w:pos="705"/>
          <w:tab w:val="center" w:pos="4536"/>
        </w:tabs>
      </w:pPr>
      <w:r w:rsidRPr="00A32B61">
        <w:t xml:space="preserve">I OECD-rapporten </w:t>
      </w:r>
      <w:r w:rsidRPr="00A32B61">
        <w:rPr>
          <w:i/>
        </w:rPr>
        <w:t>"Health at a glance 2023"</w:t>
      </w:r>
      <w:r w:rsidRPr="00A32B61">
        <w:t xml:space="preserve"> oppgis "Uheldig utfall innen ett år: Hjertesvikt" som en kvalitetsparameter på helsevesenet, der Norge scorer dårligere enn gjennomsnittet i OECD (65.5 vs. 57.3)</w:t>
      </w:r>
      <w:r w:rsidR="009E33F9" w:rsidRPr="00A32B61">
        <w:t xml:space="preserve"> (OECD, 2023) [7]</w:t>
      </w:r>
      <w:r w:rsidRPr="00A32B61">
        <w:t xml:space="preserve">. </w:t>
      </w:r>
    </w:p>
    <w:p w14:paraId="434A1B22" w14:textId="4E2B9BF2" w:rsidR="00F97E4F" w:rsidRPr="00A32B61" w:rsidRDefault="00207DAF" w:rsidP="00DE4E58">
      <w:pPr>
        <w:tabs>
          <w:tab w:val="left" w:pos="705"/>
          <w:tab w:val="center" w:pos="4536"/>
        </w:tabs>
        <w:rPr>
          <w:i/>
          <w:iCs/>
        </w:rPr>
      </w:pPr>
      <w:r w:rsidRPr="00A32B61">
        <w:rPr>
          <w:i/>
          <w:iCs/>
        </w:rPr>
        <w:t xml:space="preserve">Redusere </w:t>
      </w:r>
      <w:r w:rsidR="00D42320" w:rsidRPr="00A32B61">
        <w:rPr>
          <w:i/>
          <w:iCs/>
        </w:rPr>
        <w:t>antall unødvendige innleggelser</w:t>
      </w:r>
    </w:p>
    <w:p w14:paraId="33C0DA35" w14:textId="6BFE8815" w:rsidR="00F97E4F" w:rsidRPr="00A32B61" w:rsidRDefault="00F97E4F" w:rsidP="00F97E4F">
      <w:pPr>
        <w:tabs>
          <w:tab w:val="left" w:pos="705"/>
          <w:tab w:val="center" w:pos="4536"/>
        </w:tabs>
      </w:pPr>
      <w:r w:rsidRPr="00A32B61">
        <w:t>Dette er en av de identifiserte gevinstene fra forprosjektet</w:t>
      </w:r>
      <w:r w:rsidR="00B467E9" w:rsidRPr="00A32B61">
        <w:t xml:space="preserve">, og vil selvsagt også være arbeidsbesparende for helsepersonell. </w:t>
      </w:r>
      <w:r w:rsidRPr="00A32B61">
        <w:t xml:space="preserve"> </w:t>
      </w:r>
    </w:p>
    <w:p w14:paraId="1343B901" w14:textId="3091F918" w:rsidR="008821F7" w:rsidRPr="00A32B61" w:rsidRDefault="008821F7" w:rsidP="008821F7">
      <w:pPr>
        <w:tabs>
          <w:tab w:val="left" w:pos="705"/>
          <w:tab w:val="center" w:pos="4536"/>
        </w:tabs>
      </w:pPr>
      <w:r w:rsidRPr="00A32B61">
        <w:lastRenderedPageBreak/>
        <w:t>I OECD-rapporten "Health at a glance 2023" oppgis "Unngåelige innleggelser" som en kvalitetsparameter for helsevesenet. Norge scorer her bra for diabetes (70.4 mot et gjennomsnitt på 102.4), men vesentlig dårligere enn gjennomsnittet for astma/KOLS (129.1 mot et gjennomsnitt på 211.8)</w:t>
      </w:r>
      <w:r w:rsidR="00186FFE" w:rsidRPr="00A32B61">
        <w:t xml:space="preserve"> (OECD, 2023) [7]</w:t>
      </w:r>
      <w:r w:rsidRPr="00A32B61">
        <w:t xml:space="preserve">. </w:t>
      </w:r>
    </w:p>
    <w:p w14:paraId="08D9AC3B" w14:textId="77777777" w:rsidR="008821F7" w:rsidRPr="00A32B61" w:rsidRDefault="008821F7" w:rsidP="00F97E4F">
      <w:pPr>
        <w:tabs>
          <w:tab w:val="left" w:pos="705"/>
          <w:tab w:val="center" w:pos="4536"/>
        </w:tabs>
      </w:pPr>
    </w:p>
    <w:p w14:paraId="7D3FF6AE" w14:textId="2741733B" w:rsidR="00D42320" w:rsidRPr="00A32B61" w:rsidRDefault="00111AC0" w:rsidP="00F97E4F">
      <w:pPr>
        <w:tabs>
          <w:tab w:val="left" w:pos="705"/>
          <w:tab w:val="center" w:pos="4536"/>
        </w:tabs>
        <w:rPr>
          <w:i/>
          <w:iCs/>
        </w:rPr>
      </w:pPr>
      <w:r w:rsidRPr="00A32B61">
        <w:rPr>
          <w:i/>
          <w:iCs/>
        </w:rPr>
        <w:t xml:space="preserve">Avlasting av helsepersonell </w:t>
      </w:r>
      <w:r w:rsidR="0090268F" w:rsidRPr="00A32B61">
        <w:rPr>
          <w:i/>
          <w:iCs/>
        </w:rPr>
        <w:t xml:space="preserve">gjennom </w:t>
      </w:r>
      <w:r w:rsidR="004F0337" w:rsidRPr="00A32B61">
        <w:rPr>
          <w:i/>
          <w:iCs/>
        </w:rPr>
        <w:t>h</w:t>
      </w:r>
      <w:r w:rsidR="00D42320" w:rsidRPr="00A32B61">
        <w:rPr>
          <w:i/>
          <w:iCs/>
        </w:rPr>
        <w:t xml:space="preserve">elsegevinster </w:t>
      </w:r>
      <w:r w:rsidR="00557109" w:rsidRPr="00A32B61">
        <w:rPr>
          <w:i/>
          <w:iCs/>
        </w:rPr>
        <w:t>og forebygging</w:t>
      </w:r>
    </w:p>
    <w:p w14:paraId="32418E9F" w14:textId="0607FC47" w:rsidR="006E2A44" w:rsidRPr="00A32B61" w:rsidRDefault="003C2226" w:rsidP="006E2A44">
      <w:pPr>
        <w:pStyle w:val="Brdtekst"/>
      </w:pPr>
      <w:r w:rsidRPr="00A32B61">
        <w:t xml:space="preserve">Utprøvningen har også </w:t>
      </w:r>
      <w:r w:rsidR="00310F01" w:rsidRPr="00A32B61">
        <w:t>synliggjort mulige</w:t>
      </w:r>
      <w:r w:rsidRPr="00A32B61">
        <w:t xml:space="preserve"> helsegevinster ved at pasienter </w:t>
      </w:r>
      <w:r w:rsidR="0002234B" w:rsidRPr="00A32B61">
        <w:t xml:space="preserve">i større grad kan gjennomføre </w:t>
      </w:r>
      <w:r w:rsidR="001F4923" w:rsidRPr="00A32B61">
        <w:t>helse</w:t>
      </w:r>
      <w:r w:rsidR="006C6A26" w:rsidRPr="00A32B61">
        <w:t xml:space="preserve">tiltakene </w:t>
      </w:r>
      <w:r w:rsidR="00846412" w:rsidRPr="00A32B61">
        <w:t xml:space="preserve">de skal eller bør gjøre selv, </w:t>
      </w:r>
      <w:r w:rsidR="00C67DA7" w:rsidRPr="00A32B61">
        <w:t xml:space="preserve">når de </w:t>
      </w:r>
      <w:r w:rsidR="000D47A0" w:rsidRPr="00A32B61">
        <w:t>lager en behandlingsplan sammen med helsevesenet,</w:t>
      </w:r>
      <w:r w:rsidR="006E2A44" w:rsidRPr="00A32B61">
        <w:t xml:space="preserve"> og har denne tilgjengelig</w:t>
      </w:r>
      <w:r w:rsidR="006D6876" w:rsidRPr="00A32B61">
        <w:t xml:space="preserve"> for oppfølging </w:t>
      </w:r>
      <w:r w:rsidR="006E2A44" w:rsidRPr="00A32B61">
        <w:t xml:space="preserve"> i Helsenorge,</w:t>
      </w:r>
      <w:r w:rsidR="000D47A0" w:rsidRPr="00A32B61">
        <w:t xml:space="preserve"> </w:t>
      </w:r>
      <w:r w:rsidR="00227839" w:rsidRPr="00A32B61">
        <w:t xml:space="preserve">som beskrevet i kapittel 3.1. </w:t>
      </w:r>
      <w:r w:rsidR="006E2A44" w:rsidRPr="00A32B61">
        <w:t>Helsepersonellkommisjonen skriver at forebygging først og fremst fører til langsiktige positive helseeffekter i befolkningen, og at bedre folkehelse bidrar indirekte til lavere kostnader og ressursbruk i helse- og omsorgstjenestene</w:t>
      </w:r>
      <w:r w:rsidR="00054560" w:rsidRPr="00A32B61">
        <w:t xml:space="preserve"> (</w:t>
      </w:r>
      <w:hyperlink r:id="rId27" w:history="1">
        <w:r w:rsidR="00054560" w:rsidRPr="00A32B61">
          <w:rPr>
            <w:rStyle w:val="Hyperkobling"/>
          </w:rPr>
          <w:t>NOU 2023:4</w:t>
        </w:r>
      </w:hyperlink>
      <w:r w:rsidR="00054560" w:rsidRPr="00A32B61">
        <w:rPr>
          <w:rStyle w:val="Hyperkobling"/>
        </w:rPr>
        <w:t>, s.124</w:t>
      </w:r>
      <w:r w:rsidR="00054560" w:rsidRPr="00A32B61">
        <w:t>)[3].</w:t>
      </w:r>
    </w:p>
    <w:p w14:paraId="0F282308" w14:textId="4DCC8E86" w:rsidR="000E3C99" w:rsidRPr="00A32B61" w:rsidRDefault="000E3C99" w:rsidP="000E3C99">
      <w:pPr>
        <w:tabs>
          <w:tab w:val="left" w:pos="705"/>
          <w:tab w:val="center" w:pos="4536"/>
        </w:tabs>
      </w:pPr>
      <w:r w:rsidRPr="00A32B61">
        <w:t xml:space="preserve">I OECD-rapporten "Health at a glance 2023" oppgis det at Norge bruker under halvparten av helsebudsjettet til forebygging i forhold til gjennomsnittet i OECD, 2,7% mot gjennomsnitt på 5,5% </w:t>
      </w:r>
      <w:r w:rsidR="003030EE" w:rsidRPr="00A32B61">
        <w:t>(OECD, 2023) [7].</w:t>
      </w:r>
    </w:p>
    <w:p w14:paraId="43A01553" w14:textId="18092FBF" w:rsidR="00892FF1" w:rsidRPr="00A32B61" w:rsidRDefault="00892FF1" w:rsidP="00DE4E58">
      <w:pPr>
        <w:tabs>
          <w:tab w:val="left" w:pos="705"/>
          <w:tab w:val="center" w:pos="4536"/>
        </w:tabs>
      </w:pPr>
    </w:p>
    <w:p w14:paraId="7A600DD0" w14:textId="7CE23324" w:rsidR="00CD0D17" w:rsidRPr="00A32B61" w:rsidRDefault="004F0337" w:rsidP="00DE4E58">
      <w:pPr>
        <w:tabs>
          <w:tab w:val="left" w:pos="705"/>
          <w:tab w:val="center" w:pos="4536"/>
        </w:tabs>
        <w:rPr>
          <w:i/>
          <w:iCs/>
        </w:rPr>
      </w:pPr>
      <w:r w:rsidRPr="00A32B61">
        <w:rPr>
          <w:i/>
          <w:iCs/>
        </w:rPr>
        <w:t xml:space="preserve">Effektivisering av </w:t>
      </w:r>
      <w:r w:rsidR="002B0905" w:rsidRPr="00A32B61">
        <w:rPr>
          <w:i/>
          <w:iCs/>
        </w:rPr>
        <w:t>manuelle rutiner rundt b</w:t>
      </w:r>
      <w:r w:rsidR="00593299" w:rsidRPr="00A32B61">
        <w:rPr>
          <w:i/>
          <w:iCs/>
        </w:rPr>
        <w:t>ehandlingsplaner på papir</w:t>
      </w:r>
    </w:p>
    <w:p w14:paraId="73B4330B" w14:textId="56714B10" w:rsidR="008A2B6E" w:rsidRPr="00A32B61" w:rsidRDefault="00AE6495" w:rsidP="00DE4E58">
      <w:pPr>
        <w:tabs>
          <w:tab w:val="left" w:pos="705"/>
          <w:tab w:val="center" w:pos="4536"/>
        </w:tabs>
      </w:pPr>
      <w:r w:rsidRPr="00A32B61">
        <w:t xml:space="preserve">En fastlege i Legeforeningen har gjort prosjektet </w:t>
      </w:r>
      <w:r w:rsidR="00744E7E" w:rsidRPr="00A32B61">
        <w:t>oppmerksom</w:t>
      </w:r>
      <w:r w:rsidRPr="00A32B61">
        <w:t xml:space="preserve"> på at </w:t>
      </w:r>
      <w:r w:rsidR="007D681B" w:rsidRPr="00A32B61">
        <w:t xml:space="preserve">det </w:t>
      </w:r>
      <w:r w:rsidR="00930E34" w:rsidRPr="00A32B61">
        <w:t xml:space="preserve">i dag </w:t>
      </w:r>
      <w:r w:rsidR="00FA1821" w:rsidRPr="00A32B61">
        <w:t>sendes behandlingsplaner på papir til behandlere</w:t>
      </w:r>
      <w:r w:rsidR="00DB44A8" w:rsidRPr="00A32B61">
        <w:t xml:space="preserve">. </w:t>
      </w:r>
      <w:r w:rsidR="00682E1E" w:rsidRPr="00A32B61">
        <w:t>V</w:t>
      </w:r>
      <w:r w:rsidR="00315DC8" w:rsidRPr="00A32B61">
        <w:t>edlegg</w:t>
      </w:r>
      <w:r w:rsidR="00DB34FA" w:rsidRPr="00A32B61">
        <w:t xml:space="preserve"> </w:t>
      </w:r>
      <w:r w:rsidR="00661A41" w:rsidRPr="00A32B61">
        <w:t>8.1</w:t>
      </w:r>
      <w:r w:rsidR="00DB34FA" w:rsidRPr="00A32B61">
        <w:t xml:space="preserve">, </w:t>
      </w:r>
      <w:r w:rsidR="00682E1E" w:rsidRPr="00A32B61">
        <w:t>er</w:t>
      </w:r>
      <w:r w:rsidR="003460DE" w:rsidRPr="00A32B61">
        <w:t xml:space="preserve"> en behandlingsplan for tykktarmskreft som ble sendt </w:t>
      </w:r>
      <w:r w:rsidR="00C50DD9" w:rsidRPr="00A32B61">
        <w:t>fra Helsedirektoratet til en fastleges private postadresse. I tillegg har</w:t>
      </w:r>
      <w:r w:rsidR="00464761" w:rsidRPr="00A32B61">
        <w:t xml:space="preserve"> ett av sykehusene i utprøvningen gjort oss obs på at </w:t>
      </w:r>
      <w:r w:rsidR="00A15B05" w:rsidRPr="00A32B61">
        <w:t xml:space="preserve">pallative/beredskapsplaner med et stort behov for hyppige oppdateringer i dag sendes på papir mellom sykehus og kommune. </w:t>
      </w:r>
      <w:r w:rsidR="004374D0" w:rsidRPr="00A32B61">
        <w:t>Ved å fjerne denne papir</w:t>
      </w:r>
      <w:r w:rsidR="00071217" w:rsidRPr="00A32B61">
        <w:t>bruken</w:t>
      </w:r>
      <w:r w:rsidR="004374D0" w:rsidRPr="00A32B61">
        <w:t xml:space="preserve"> </w:t>
      </w:r>
      <w:r w:rsidR="00730F0E" w:rsidRPr="00A32B61">
        <w:t xml:space="preserve">gjennom en digitalisert løsning </w:t>
      </w:r>
      <w:r w:rsidR="00A70419" w:rsidRPr="00A32B61">
        <w:t xml:space="preserve">ser vi </w:t>
      </w:r>
      <w:r w:rsidR="00DD3327" w:rsidRPr="00A32B61">
        <w:t>et åpenbart effektiviseringspotensiale</w:t>
      </w:r>
      <w:r w:rsidR="00D0777C" w:rsidRPr="00A32B61">
        <w:t xml:space="preserve"> i tillegg til</w:t>
      </w:r>
      <w:r w:rsidR="00C8680D" w:rsidRPr="00A32B61">
        <w:t xml:space="preserve"> muligheter for å forbedre </w:t>
      </w:r>
      <w:r w:rsidR="00A70419" w:rsidRPr="00A32B61">
        <w:t xml:space="preserve">både </w:t>
      </w:r>
      <w:r w:rsidR="00C8680D" w:rsidRPr="00A32B61">
        <w:t>pasientsikkerhet</w:t>
      </w:r>
      <w:r w:rsidR="00572A59" w:rsidRPr="00A32B61">
        <w:t xml:space="preserve"> og normering</w:t>
      </w:r>
      <w:r w:rsidR="00611B6B" w:rsidRPr="00A32B61">
        <w:t xml:space="preserve">. </w:t>
      </w:r>
      <w:r w:rsidR="003E21F0" w:rsidRPr="00A32B61">
        <w:t xml:space="preserve">Omfanget </w:t>
      </w:r>
      <w:r w:rsidR="00D05663" w:rsidRPr="00A32B61">
        <w:t>av behandlingsplaner som i dag sendes på papir</w:t>
      </w:r>
      <w:r w:rsidR="00884E08" w:rsidRPr="00A32B61">
        <w:t>, samt muligheten for å normere dem via API</w:t>
      </w:r>
      <w:r w:rsidR="00D05663" w:rsidRPr="00A32B61">
        <w:t xml:space="preserve"> bør kartlegges nærmere i fortsettelsen. </w:t>
      </w:r>
    </w:p>
    <w:p w14:paraId="114FD06C" w14:textId="77777777" w:rsidR="008A2B6E" w:rsidRPr="00A32B61" w:rsidRDefault="008A2B6E" w:rsidP="00DE4E58">
      <w:pPr>
        <w:tabs>
          <w:tab w:val="left" w:pos="705"/>
          <w:tab w:val="center" w:pos="4536"/>
        </w:tabs>
      </w:pPr>
    </w:p>
    <w:p w14:paraId="2ADCB0A1" w14:textId="3508372F" w:rsidR="009334E8" w:rsidRPr="00A32B61" w:rsidRDefault="009334E8" w:rsidP="00DE4E58">
      <w:pPr>
        <w:tabs>
          <w:tab w:val="left" w:pos="705"/>
          <w:tab w:val="center" w:pos="4536"/>
        </w:tabs>
        <w:rPr>
          <w:i/>
          <w:iCs/>
        </w:rPr>
      </w:pPr>
      <w:r w:rsidRPr="00A32B61">
        <w:rPr>
          <w:i/>
          <w:iCs/>
        </w:rPr>
        <w:t>Effektivisering av konsultasjoner</w:t>
      </w:r>
    </w:p>
    <w:p w14:paraId="7885077D" w14:textId="43B07744" w:rsidR="00DE4E58" w:rsidRPr="00A32B61" w:rsidRDefault="009E046F" w:rsidP="0088397B">
      <w:pPr>
        <w:tabs>
          <w:tab w:val="left" w:pos="705"/>
          <w:tab w:val="center" w:pos="4536"/>
        </w:tabs>
      </w:pPr>
      <w:r w:rsidRPr="00A32B61">
        <w:t xml:space="preserve">Dersom pasientens behandlingsplan er lett tilgjengelig, vil det ikke være like stort behov for å muntlig oppsummere hva </w:t>
      </w:r>
      <w:r w:rsidR="005F0426" w:rsidRPr="00A32B61">
        <w:t xml:space="preserve">legen og pasienten var enige om sist. </w:t>
      </w:r>
      <w:r w:rsidR="00976783" w:rsidRPr="00A32B61">
        <w:t xml:space="preserve">Vi ser det som </w:t>
      </w:r>
      <w:r w:rsidR="00647A9C" w:rsidRPr="00A32B61">
        <w:t xml:space="preserve">realistisk </w:t>
      </w:r>
      <w:r w:rsidR="00FB4175" w:rsidRPr="00A32B61">
        <w:t>at</w:t>
      </w:r>
      <w:r w:rsidR="004311E5" w:rsidRPr="00A32B61">
        <w:t xml:space="preserve"> digitale behandlingsplaner</w:t>
      </w:r>
      <w:r w:rsidR="0000355B" w:rsidRPr="00A32B61">
        <w:t xml:space="preserve"> </w:t>
      </w:r>
      <w:r w:rsidR="00FB4175" w:rsidRPr="00A32B61">
        <w:t xml:space="preserve">med videreutvikling </w:t>
      </w:r>
      <w:r w:rsidR="0000355B" w:rsidRPr="00A32B61">
        <w:t xml:space="preserve">kan </w:t>
      </w:r>
      <w:proofErr w:type="gramStart"/>
      <w:r w:rsidR="0000355B" w:rsidRPr="00A32B61">
        <w:t>integreres</w:t>
      </w:r>
      <w:proofErr w:type="gramEnd"/>
      <w:r w:rsidR="0000355B" w:rsidRPr="00A32B61">
        <w:t xml:space="preserve"> i fastlegens konsultasjoner</w:t>
      </w:r>
      <w:r w:rsidR="00FB4175" w:rsidRPr="00A32B61">
        <w:t xml:space="preserve"> uten at det </w:t>
      </w:r>
      <w:r w:rsidR="00850AFF" w:rsidRPr="00A32B61">
        <w:t xml:space="preserve">medfører merarbeid for fastlegene. </w:t>
      </w:r>
    </w:p>
    <w:p w14:paraId="686ABC8E" w14:textId="77777777" w:rsidR="00DE4E58" w:rsidRPr="00A32B61" w:rsidRDefault="00DE4E58" w:rsidP="005D1F42"/>
    <w:p w14:paraId="30A8B4FF" w14:textId="0F958FCA" w:rsidR="00AD008A" w:rsidRPr="00A32B61" w:rsidRDefault="00391EBF" w:rsidP="00391EBF">
      <w:pPr>
        <w:pStyle w:val="Overskrift2"/>
      </w:pPr>
      <w:bookmarkStart w:id="93" w:name="_Toc161408161"/>
      <w:r w:rsidRPr="00A32B61">
        <w:t>5.2 Løsningskonsept</w:t>
      </w:r>
      <w:bookmarkEnd w:id="93"/>
    </w:p>
    <w:p w14:paraId="78FE5805" w14:textId="0183A94F" w:rsidR="00D25D00" w:rsidRPr="00A32B61" w:rsidRDefault="00E1758F" w:rsidP="004B781E">
      <w:r w:rsidRPr="00A32B61">
        <w:t xml:space="preserve">Prosjektet erfarer at det tekniske konseptet fra planleggingsfasen, som beskrevet i "innholds- og løsningsbeskrivelse" [1] ikke er tilstrekkelig forankret og også har noen mangler. Vi anbefaler at dette adresseres i videre arbeid med løsningskonseptet. </w:t>
      </w:r>
      <w:r w:rsidR="00A51B96" w:rsidRPr="00A32B61">
        <w:br/>
      </w:r>
    </w:p>
    <w:p w14:paraId="78351F8A" w14:textId="068A0C16" w:rsidR="00E203AF" w:rsidRPr="00A32B61" w:rsidRDefault="00BF4497" w:rsidP="00BF4497">
      <w:pPr>
        <w:pStyle w:val="Overskrift3"/>
      </w:pPr>
      <w:bookmarkStart w:id="94" w:name="_Toc161408162"/>
      <w:r w:rsidRPr="00A32B61">
        <w:lastRenderedPageBreak/>
        <w:t>5.2.</w:t>
      </w:r>
      <w:r w:rsidR="00384D46" w:rsidRPr="00A32B61">
        <w:t>1</w:t>
      </w:r>
      <w:r w:rsidRPr="00A32B61">
        <w:t xml:space="preserve"> </w:t>
      </w:r>
      <w:r w:rsidR="00E203AF" w:rsidRPr="00A32B61">
        <w:t>En eller flere behandlingsplaner</w:t>
      </w:r>
      <w:bookmarkEnd w:id="94"/>
    </w:p>
    <w:p w14:paraId="2907F828" w14:textId="77777777" w:rsidR="00E203AF" w:rsidRPr="00A32B61" w:rsidRDefault="00E203AF" w:rsidP="00E203AF">
      <w:pPr>
        <w:rPr>
          <w:i/>
          <w:iCs/>
        </w:rPr>
      </w:pPr>
      <w:r w:rsidRPr="00A32B61">
        <w:t xml:space="preserve">En sentral problemstilling rundt behandlingsplaner er om pasienter skal ha flere behandlingsplaner, eller om alle problemstillinger, tiltak og målsetninger skal samles og samkjøres i én helhetlig behandlingsplan. </w:t>
      </w:r>
    </w:p>
    <w:p w14:paraId="31C7D64C" w14:textId="62697AD2" w:rsidR="00E203AF" w:rsidRPr="00A32B61" w:rsidRDefault="00E203AF" w:rsidP="00E203AF">
      <w:r w:rsidRPr="00A32B61">
        <w:t>Begrepet "helhetlig behandlingsplan" er noe misvisende. En enkel behandlingsplan vil lett kunne være helhetlig så lenge det er få problemstillinger å adressere</w:t>
      </w:r>
      <w:r w:rsidR="00A84F0B" w:rsidRPr="00A32B61">
        <w:t xml:space="preserve"> og få involverte behandlere</w:t>
      </w:r>
      <w:r w:rsidRPr="00A32B61">
        <w:t xml:space="preserve">, mens det blir </w:t>
      </w:r>
      <w:r w:rsidR="000F1758" w:rsidRPr="00A32B61">
        <w:t>mer komplisert</w:t>
      </w:r>
      <w:r w:rsidRPr="00A32B61">
        <w:t xml:space="preserve"> ved flere og sammensatte problemstillinger. Vi velger å skille mellom "enkle" og "sammensatte" behandlingsplaner i videre diskusjon. </w:t>
      </w:r>
    </w:p>
    <w:p w14:paraId="526F7883" w14:textId="77777777" w:rsidR="00E203AF" w:rsidRPr="00A32B61" w:rsidRDefault="00E203AF" w:rsidP="00E203AF">
      <w:pPr>
        <w:rPr>
          <w:b/>
          <w:bCs/>
        </w:rPr>
      </w:pPr>
      <w:r w:rsidRPr="00A32B61">
        <w:rPr>
          <w:b/>
          <w:bCs/>
        </w:rPr>
        <w:t xml:space="preserve">To tilnærminger til opprettelsen av en sammensatt behandlingsplan </w:t>
      </w:r>
    </w:p>
    <w:p w14:paraId="196F1EE5" w14:textId="77777777" w:rsidR="00E203AF" w:rsidRPr="00A32B61" w:rsidRDefault="00E203AF" w:rsidP="00E203AF">
      <w:r w:rsidRPr="00A32B61">
        <w:t xml:space="preserve">Opprettelse av en sammensatt behandlingsplan kan sies å enten skje ved at et behandlerteam som dekker alle relevante problemstillinger oppretter den i samarbeid, eller at behandlingsplanen bygges "distribuert" opp over tid av ulike behandlere og til slutt dekker alle relevante problemstillinger. Eventuelt en kombinasjon av disse, som nok vil være mest realistisk i praksis.  </w:t>
      </w:r>
    </w:p>
    <w:p w14:paraId="570100D8" w14:textId="77777777" w:rsidR="00E203AF" w:rsidRPr="00A32B61" w:rsidRDefault="00E203AF" w:rsidP="00E203AF">
      <w:r w:rsidRPr="00A32B61">
        <w:t xml:space="preserve">Disse to tilnærmingene er dog vesentlig ulike. De tilsvarer forskjellige arbeidsprosesser, vil kunne føre til ulik kvalitet og sammenheng i planen, og har også forskjeller knyttet til ansvarsforhold og vedlikehold. De legger dermed også vesentlig ulike krav og føringer på løsningsvalget. </w:t>
      </w:r>
    </w:p>
    <w:p w14:paraId="5C8A4D83" w14:textId="77777777" w:rsidR="00E203AF" w:rsidRPr="00A32B61" w:rsidRDefault="00E203AF" w:rsidP="00E203AF">
      <w:r w:rsidRPr="00A32B61">
        <w:t xml:space="preserve">Selv om et komplett behandlerteam antageligvis er best egnet for å opprette og vedlikeholde en sammensatt behandlingsplan for pasienten, er dette ikke en vanlig struktur i helsevesenet i dag. Selv om den eventuelt øker i fremtiden, er det vår vurdering at man ikke bør lage en løsning som belager seg på at alle bruksområder for behandlingsplaner har et helhetlig behandlerteam. En løsning som støtter opprettelsen av en sammensatt behandlingsplan for pasienten, må derfor støtte distribuert opprettelse og oppdatering av ulike deler av pasientens behandlingsplan over tid. </w:t>
      </w:r>
    </w:p>
    <w:p w14:paraId="40CC7BC6" w14:textId="77777777" w:rsidR="00E203AF" w:rsidRPr="00A32B61" w:rsidRDefault="00E203AF" w:rsidP="00E203AF">
      <w:r w:rsidRPr="00A32B61">
        <w:t>Dette medfører dog flere problemstillinger som må adresseres, blant annet hvem som til enhver tid har behandleransvaret for en distribuert opprettet behandlingsplan, eller om behandleransvaret kan tydeliggjøres tilstrekkelig på innholdsnivå ved en "</w:t>
      </w:r>
      <w:proofErr w:type="gramStart"/>
      <w:r w:rsidRPr="00A32B61">
        <w:t>flettet" plan</w:t>
      </w:r>
      <w:proofErr w:type="gramEnd"/>
      <w:r w:rsidRPr="00A32B61">
        <w:t xml:space="preserve">. </w:t>
      </w:r>
    </w:p>
    <w:p w14:paraId="6357B686" w14:textId="77777777" w:rsidR="00E203AF" w:rsidRPr="00A32B61" w:rsidRDefault="00E203AF" w:rsidP="00E203AF">
      <w:pPr>
        <w:rPr>
          <w:b/>
          <w:bCs/>
        </w:rPr>
      </w:pPr>
      <w:r w:rsidRPr="00A32B61">
        <w:rPr>
          <w:b/>
          <w:bCs/>
        </w:rPr>
        <w:t xml:space="preserve">Eksempel på problemstillingen </w:t>
      </w:r>
    </w:p>
    <w:p w14:paraId="370225B2" w14:textId="5DC5F093" w:rsidR="00E203AF" w:rsidRPr="00A32B61" w:rsidRDefault="00E203AF" w:rsidP="00E203AF">
      <w:r w:rsidRPr="00A32B61">
        <w:t xml:space="preserve">En pasient har overvekt, og utarbeider en behandlingsplan sammen med fastlegen med tiltak knyttet til mosjon og kosthold. Senere utvikler pasienten diabetes. Tiltakene for diabetes sammenfaller delvis med overvekt-tiltakene, og fastlegen oppdaterer så behandlingsplanen i henhold til ny problemstilling, med justerte målsetninger og tiltak i samråd med pasienten. Senere faller samme pasient og pådrar seg et lårhalsbrudd. Fysioterapeut på sykehuset oppretter en plan for opptrening etter bruddet. </w:t>
      </w:r>
      <w:r w:rsidR="009976AE" w:rsidRPr="00A32B61">
        <w:t>Dersom man skal opprette en sammensatt behandlingsplan vil det h</w:t>
      </w:r>
      <w:r w:rsidRPr="00A32B61">
        <w:t xml:space="preserve">er være behov for å tilpasse eller "flette" begge behandlingsplanene slik at behandlingsplanen for overvekt og diabetes passer med opptreningen etter bruddet. </w:t>
      </w:r>
    </w:p>
    <w:p w14:paraId="686CF088" w14:textId="77777777" w:rsidR="00E203AF" w:rsidRPr="00A32B61" w:rsidRDefault="00E203AF" w:rsidP="00E203AF">
      <w:r w:rsidRPr="00A32B61">
        <w:t xml:space="preserve">Dersom fysioterapeuten og fastlegen har tilstrekkelig god kontakt og kapasitet, vil de kunne samkjøre og oppdatere behandlingsplanen sammen, og fortrinnsvis også sammen med pasienten selv. I praksis vil det ofte være behov for at fysioterapeuten og fastlegen jobber distribuert. </w:t>
      </w:r>
    </w:p>
    <w:p w14:paraId="36548D90" w14:textId="77777777" w:rsidR="00E203AF" w:rsidRPr="00A32B61" w:rsidRDefault="00E203AF" w:rsidP="00E203AF">
      <w:r w:rsidRPr="00A32B61">
        <w:t xml:space="preserve">Dersom fysioterapeuten oppdaterer den eksisterende behandlingsplanen selv og justerer på tiltakene i fastlegens treningsplan, kan dette medføre problemstillinger rundt behandleransvar, og hvem som har ansvar for den flettede planen. Dersom fysioterapeuten oppretter en "parallell" rehabiliteringsplan uten å samkjøre behandlingsplanene, vil det kunne stå motstridende tiltak i fastlegens treningsplan. </w:t>
      </w:r>
    </w:p>
    <w:p w14:paraId="64C7A653" w14:textId="24D29F06" w:rsidR="00E203AF" w:rsidRPr="00A32B61" w:rsidRDefault="00C87269" w:rsidP="00E203AF">
      <w:r w:rsidRPr="00A32B61">
        <w:lastRenderedPageBreak/>
        <w:t>Dersom pasienten i tillegg hadde hatt</w:t>
      </w:r>
      <w:r w:rsidR="001315A6" w:rsidRPr="00A32B61">
        <w:t xml:space="preserve"> </w:t>
      </w:r>
      <w:r w:rsidRPr="00A32B61">
        <w:t>en behandlingsplan for psykisk helse</w:t>
      </w:r>
      <w:r w:rsidR="00C51AEF" w:rsidRPr="00A32B61">
        <w:t xml:space="preserve"> opprettet av en annen behandler</w:t>
      </w:r>
      <w:r w:rsidR="006A7F4D" w:rsidRPr="00A32B61">
        <w:t xml:space="preserve">, </w:t>
      </w:r>
      <w:r w:rsidR="0002147E" w:rsidRPr="00A32B61">
        <w:t>begynner utfordringene med å flette sammen behandlingsplaner</w:t>
      </w:r>
      <w:r w:rsidR="006D4876" w:rsidRPr="00A32B61">
        <w:t xml:space="preserve"> å bli komplekse. Her vil man også støte på utfordringer med at ikke alle </w:t>
      </w:r>
      <w:r w:rsidR="00B504F5" w:rsidRPr="00A32B61">
        <w:t xml:space="preserve">involverte </w:t>
      </w:r>
      <w:r w:rsidR="006D4876" w:rsidRPr="00A32B61">
        <w:t xml:space="preserve">behandlere nødvendigvis har tjenstlig behov for å </w:t>
      </w:r>
      <w:r w:rsidR="00B504F5" w:rsidRPr="00A32B61">
        <w:t>se alt i planen.</w:t>
      </w:r>
    </w:p>
    <w:p w14:paraId="5A44B643" w14:textId="77777777" w:rsidR="00E203AF" w:rsidRPr="00A32B61" w:rsidRDefault="00E203AF" w:rsidP="00E203AF">
      <w:pPr>
        <w:rPr>
          <w:b/>
          <w:bCs/>
        </w:rPr>
      </w:pPr>
      <w:r w:rsidRPr="00A32B61">
        <w:rPr>
          <w:b/>
          <w:bCs/>
        </w:rPr>
        <w:t>Konklusjon / Anbefaling</w:t>
      </w:r>
    </w:p>
    <w:p w14:paraId="191108B3" w14:textId="419660A0" w:rsidR="00E203AF" w:rsidRPr="00A32B61" w:rsidRDefault="00E203AF" w:rsidP="00E203AF">
      <w:r w:rsidRPr="00A32B61">
        <w:t xml:space="preserve">Behov og løsning rundt problemstillingene med opprettelse og endring av en behandlingsplan med flere distribuerte behandlere er ikke tilstrekkelig kartlagt, og disse bør konkretiseres i </w:t>
      </w:r>
      <w:r w:rsidR="00375A9E" w:rsidRPr="00A32B61">
        <w:t xml:space="preserve">det </w:t>
      </w:r>
      <w:r w:rsidRPr="00A32B61">
        <w:t xml:space="preserve">videre </w:t>
      </w:r>
      <w:r w:rsidR="00375A9E" w:rsidRPr="00A32B61">
        <w:t xml:space="preserve">arbeidet. </w:t>
      </w:r>
      <w:r w:rsidRPr="00A32B61">
        <w:t xml:space="preserve">Et konkret område som kan undersøkes er hvorvidt MVP bør videreutvikles til å støtte flere delplaner som til sammen kan aggregeres for å utgjøre en helhetlig behandlingsplan, eksempelvis visualisert som et "dashbord" av ulike delplaner. Dette vil </w:t>
      </w:r>
      <w:proofErr w:type="gramStart"/>
      <w:r w:rsidRPr="00A32B61">
        <w:t>potensielt</w:t>
      </w:r>
      <w:proofErr w:type="gramEnd"/>
      <w:r w:rsidRPr="00A32B61">
        <w:t xml:space="preserve"> kunne tydeliggjøre behandleransvar for ulike delplaner, og gi flere muligheter innen tilgangsstyring. </w:t>
      </w:r>
      <w:r w:rsidR="00CA675E" w:rsidRPr="00A32B61">
        <w:t>D</w:t>
      </w:r>
      <w:r w:rsidRPr="00A32B61">
        <w:t xml:space="preserve">elplaner kan </w:t>
      </w:r>
      <w:proofErr w:type="gramStart"/>
      <w:r w:rsidRPr="00A32B61">
        <w:t>potensielt</w:t>
      </w:r>
      <w:proofErr w:type="gramEnd"/>
      <w:r w:rsidRPr="00A32B61">
        <w:t xml:space="preserve"> også øke sannsynligheten for at de ulike delplanene er usammenhengende, og at motstridende målsetninger og tiltak opprettes. Støtte for delplaner vil også være en mer funksjonsrik løsning som igjen vil drive opp kostnadene ved utvikling av brukergrensesnitt, og </w:t>
      </w:r>
      <w:proofErr w:type="gramStart"/>
      <w:r w:rsidRPr="00A32B61">
        <w:t>potensielt</w:t>
      </w:r>
      <w:proofErr w:type="gramEnd"/>
      <w:r w:rsidRPr="00A32B61">
        <w:t xml:space="preserve"> innføre nye krav til EPJ-implementasjon som må ivaretas for å opprettholde integriteten i samhandlingskjeden</w:t>
      </w:r>
      <w:r w:rsidR="00A15A67" w:rsidRPr="00A32B61">
        <w:t xml:space="preserve">. Dette må derfor </w:t>
      </w:r>
      <w:r w:rsidRPr="00A32B61">
        <w:t>vurderes nøye. Informasjonsmodellen støtter delplaner</w:t>
      </w:r>
      <w:r w:rsidR="00691662" w:rsidRPr="00A32B61">
        <w:t xml:space="preserve">. </w:t>
      </w:r>
    </w:p>
    <w:p w14:paraId="3D878522" w14:textId="77777777" w:rsidR="00E203AF" w:rsidRPr="00A32B61" w:rsidRDefault="00E203AF" w:rsidP="00E203AF">
      <w:r w:rsidRPr="00A32B61">
        <w:t xml:space="preserve">Problemstillingen om en eller flere behandlingsplaner er </w:t>
      </w:r>
      <w:proofErr w:type="gramStart"/>
      <w:r w:rsidRPr="00A32B61">
        <w:t>potensielt</w:t>
      </w:r>
      <w:proofErr w:type="gramEnd"/>
      <w:r w:rsidRPr="00A32B61">
        <w:t xml:space="preserve"> noe kunstig, og kanskje ikke riktig spørsmål. I teorien kan det dukke opp situasjoner der pasienten har vidt urelaterte problemstillinger med vidt urelaterte målsetninger og tiltak, men som det samtidig bør lages behandlingsplaner for. Dersom dette etter videre undersøkelser viser seg å være et relativt vanlig tilfelle, blir det i så fall gitt at flere behandlingsplaner må støttes, og at problemstillingen primært handler om hvordan disse skal vises og håndteres på en helhetlig måte for både behandlere og pasient. </w:t>
      </w:r>
    </w:p>
    <w:p w14:paraId="6D31297A" w14:textId="77777777" w:rsidR="003B508C" w:rsidRPr="00A32B61" w:rsidRDefault="00E203AF" w:rsidP="00E203AF">
      <w:r w:rsidRPr="00A32B61">
        <w:t xml:space="preserve">Eksempelet over kan etter vår vurdering løses både med og uten delplaner, men både behov og løsningsforslag innen distribuert samhandling om behandlingsplaner må konkretiseres ytterligere, og anbefales som en del av </w:t>
      </w:r>
      <w:r w:rsidR="00C7221C" w:rsidRPr="00A32B61">
        <w:t>det videre arbeidet</w:t>
      </w:r>
      <w:r w:rsidRPr="00A32B61">
        <w:t xml:space="preserve">. </w:t>
      </w:r>
    </w:p>
    <w:p w14:paraId="130B357B" w14:textId="532BFDF9" w:rsidR="00E203AF" w:rsidRPr="00A32B61" w:rsidRDefault="00E203AF" w:rsidP="00E203AF">
      <w:r w:rsidRPr="00A32B61">
        <w:t xml:space="preserve">Uavhengig av hvordan løsningen </w:t>
      </w:r>
      <w:proofErr w:type="gramStart"/>
      <w:r w:rsidRPr="00A32B61">
        <w:t>implementeres</w:t>
      </w:r>
      <w:proofErr w:type="gramEnd"/>
      <w:r w:rsidRPr="00A32B61">
        <w:t xml:space="preserve"> er det behov for at behandlere kan jobbe distribuert med behandlingsplan(er). Motstridende tiltak og mål må unngås, og både pasient og behandler må ha en god oversikt over hele planen /alle planene. </w:t>
      </w:r>
    </w:p>
    <w:p w14:paraId="32EBF24E" w14:textId="77777777" w:rsidR="00302966" w:rsidRPr="00A32B61" w:rsidRDefault="00302966" w:rsidP="005D1F42"/>
    <w:p w14:paraId="10A4BF44" w14:textId="15809F38" w:rsidR="00384D46" w:rsidRPr="00A32B61" w:rsidRDefault="00384D46" w:rsidP="00384D46">
      <w:pPr>
        <w:pStyle w:val="Overskrift3"/>
      </w:pPr>
      <w:bookmarkStart w:id="95" w:name="_Toc161408163"/>
      <w:r w:rsidRPr="00A32B61">
        <w:t>5.2.</w:t>
      </w:r>
      <w:r w:rsidR="000820C4" w:rsidRPr="00A32B61">
        <w:t>2</w:t>
      </w:r>
      <w:r w:rsidRPr="00A32B61">
        <w:t xml:space="preserve"> Videre arbeid med løsningskonsept for innføring</w:t>
      </w:r>
      <w:bookmarkEnd w:id="95"/>
    </w:p>
    <w:p w14:paraId="6517826E" w14:textId="51F397F7" w:rsidR="00ED6A1A" w:rsidRPr="00A32B61" w:rsidRDefault="00286F7E" w:rsidP="00EA27C6">
      <w:pPr>
        <w:rPr>
          <w:b/>
          <w:bCs/>
        </w:rPr>
      </w:pPr>
      <w:r w:rsidRPr="00A32B61">
        <w:rPr>
          <w:b/>
          <w:bCs/>
        </w:rPr>
        <w:t>Behov for forankring</w:t>
      </w:r>
      <w:r w:rsidR="00BB7137" w:rsidRPr="00A32B61">
        <w:rPr>
          <w:b/>
          <w:bCs/>
        </w:rPr>
        <w:t xml:space="preserve"> og avklaring </w:t>
      </w:r>
    </w:p>
    <w:p w14:paraId="54A7ACD1" w14:textId="62B9E838" w:rsidR="00A33BE0" w:rsidRPr="00A32B61" w:rsidRDefault="009C5959" w:rsidP="00EA27C6">
      <w:r w:rsidRPr="00A32B61">
        <w:t xml:space="preserve">Bruk </w:t>
      </w:r>
      <w:r w:rsidR="00B76390" w:rsidRPr="00A32B61">
        <w:t xml:space="preserve">og videreutvikling </w:t>
      </w:r>
      <w:r w:rsidRPr="00A32B61">
        <w:t xml:space="preserve">av </w:t>
      </w:r>
      <w:r w:rsidR="00916387" w:rsidRPr="00A32B61">
        <w:t xml:space="preserve">Kjernejournal </w:t>
      </w:r>
      <w:r w:rsidRPr="00A32B61">
        <w:t xml:space="preserve">portalen </w:t>
      </w:r>
      <w:r w:rsidR="009527E9" w:rsidRPr="00A32B61">
        <w:t xml:space="preserve">må avklares og forankres med NHN. </w:t>
      </w:r>
      <w:r w:rsidR="006F1870" w:rsidRPr="00A32B61">
        <w:t>En nasjonal portal</w:t>
      </w:r>
      <w:r w:rsidR="0042606F" w:rsidRPr="00A32B61">
        <w:t xml:space="preserve"> for rask bredding</w:t>
      </w:r>
      <w:r w:rsidR="008A755A" w:rsidRPr="00A32B61">
        <w:t xml:space="preserve"> </w:t>
      </w:r>
      <w:r w:rsidR="00D60E84" w:rsidRPr="00A32B61">
        <w:t xml:space="preserve">er </w:t>
      </w:r>
      <w:r w:rsidR="008E055F" w:rsidRPr="00A32B61">
        <w:t xml:space="preserve">en forutsetning for å realisere </w:t>
      </w:r>
      <w:r w:rsidR="0079148B" w:rsidRPr="00A32B61">
        <w:t>det valgte løsningskonseptet</w:t>
      </w:r>
      <w:r w:rsidR="00921819" w:rsidRPr="00A32B61">
        <w:t xml:space="preserve"> og sikre samhandling </w:t>
      </w:r>
      <w:r w:rsidR="00D225A2" w:rsidRPr="00A32B61">
        <w:t>om behandlingsplane</w:t>
      </w:r>
      <w:r w:rsidR="003B5344" w:rsidRPr="00A32B61">
        <w:t>r</w:t>
      </w:r>
      <w:r w:rsidR="00D225A2" w:rsidRPr="00A32B61">
        <w:t xml:space="preserve"> </w:t>
      </w:r>
      <w:r w:rsidR="00921819" w:rsidRPr="00A32B61">
        <w:t xml:space="preserve">med behandlere som </w:t>
      </w:r>
      <w:r w:rsidR="00DD05C9" w:rsidRPr="00A32B61">
        <w:t>ikke har egne brukergrensesnitt i EPJ</w:t>
      </w:r>
      <w:r w:rsidR="008E055F" w:rsidRPr="00A32B61">
        <w:t>.</w:t>
      </w:r>
    </w:p>
    <w:p w14:paraId="783B2858" w14:textId="77777777" w:rsidR="003B5344" w:rsidRPr="00A32B61" w:rsidRDefault="003B5344" w:rsidP="00EA27C6"/>
    <w:p w14:paraId="1DBB6191" w14:textId="4C688EAB" w:rsidR="00A33BE0" w:rsidRPr="00A32B61" w:rsidRDefault="00A33BE0" w:rsidP="00EA27C6">
      <w:pPr>
        <w:rPr>
          <w:b/>
          <w:bCs/>
        </w:rPr>
      </w:pPr>
      <w:r w:rsidRPr="00A32B61">
        <w:rPr>
          <w:b/>
          <w:bCs/>
        </w:rPr>
        <w:t>Behov for detaljering</w:t>
      </w:r>
    </w:p>
    <w:p w14:paraId="1B495043" w14:textId="77777777" w:rsidR="004143D8" w:rsidRPr="00A32B61" w:rsidRDefault="00A33BE0" w:rsidP="00EA27C6">
      <w:r w:rsidRPr="00A32B61">
        <w:t xml:space="preserve">Det er behov for et </w:t>
      </w:r>
      <w:r w:rsidR="00410438" w:rsidRPr="00A32B61">
        <w:t xml:space="preserve">tettere leverandørsamarbeid der man </w:t>
      </w:r>
      <w:r w:rsidR="00F92F6A" w:rsidRPr="00A32B61">
        <w:t xml:space="preserve">nærmere går opp </w:t>
      </w:r>
      <w:r w:rsidR="00720410" w:rsidRPr="00A32B61">
        <w:t xml:space="preserve">API-bruk </w:t>
      </w:r>
      <w:r w:rsidR="00947BED" w:rsidRPr="00A32B61">
        <w:t xml:space="preserve">i EPJ-systemene på tvers av </w:t>
      </w:r>
      <w:r w:rsidR="00A15A6B" w:rsidRPr="00A32B61">
        <w:t xml:space="preserve">helsevesenet. Det er ønskelig å få </w:t>
      </w:r>
      <w:r w:rsidR="00230DA5" w:rsidRPr="00A32B61">
        <w:t>løsningsforslag f</w:t>
      </w:r>
      <w:r w:rsidR="00321801" w:rsidRPr="00A32B61">
        <w:t xml:space="preserve">ra </w:t>
      </w:r>
      <w:r w:rsidR="004715FF" w:rsidRPr="00A32B61">
        <w:t xml:space="preserve">EPJ-leverandører innen bl.a. sykehus, kommune og fastleger </w:t>
      </w:r>
      <w:r w:rsidR="00827226" w:rsidRPr="00A32B61">
        <w:t xml:space="preserve">for å </w:t>
      </w:r>
      <w:r w:rsidR="00C729E4" w:rsidRPr="00A32B61">
        <w:t xml:space="preserve">få mer informasjon om hvordan </w:t>
      </w:r>
      <w:r w:rsidR="003138F4" w:rsidRPr="00A32B61">
        <w:t xml:space="preserve">de ulike </w:t>
      </w:r>
      <w:r w:rsidR="006A1468" w:rsidRPr="00A32B61">
        <w:t xml:space="preserve">systemene vil </w:t>
      </w:r>
      <w:r w:rsidR="003F796D" w:rsidRPr="00A32B61">
        <w:t xml:space="preserve">fungere sammen i en samhandlingskjede. </w:t>
      </w:r>
    </w:p>
    <w:p w14:paraId="48150EFC" w14:textId="77777777" w:rsidR="00DB3EF0" w:rsidRPr="00A32B61" w:rsidRDefault="00DB3EF0" w:rsidP="00EA27C6"/>
    <w:p w14:paraId="37531E98" w14:textId="7F69DCD2" w:rsidR="00ED6A1A" w:rsidRPr="00A32B61" w:rsidRDefault="00AD24AC" w:rsidP="00EA27C6">
      <w:r w:rsidRPr="00A32B61">
        <w:rPr>
          <w:b/>
          <w:bCs/>
        </w:rPr>
        <w:lastRenderedPageBreak/>
        <w:t xml:space="preserve">Vurdere løsningskonsept </w:t>
      </w:r>
      <w:r w:rsidR="00BE2EA9" w:rsidRPr="00A32B61">
        <w:rPr>
          <w:b/>
          <w:bCs/>
        </w:rPr>
        <w:t>for digital hjemmeoppfølging</w:t>
      </w:r>
      <w:r w:rsidR="006B5952" w:rsidRPr="00A32B61">
        <w:rPr>
          <w:b/>
          <w:bCs/>
        </w:rPr>
        <w:t xml:space="preserve"> nærmere</w:t>
      </w:r>
    </w:p>
    <w:p w14:paraId="6DB82F16" w14:textId="357F7899" w:rsidR="00345A67" w:rsidRPr="00A32B61" w:rsidRDefault="002A33F9" w:rsidP="00EA27C6">
      <w:r w:rsidRPr="00A32B61">
        <w:t xml:space="preserve">Under </w:t>
      </w:r>
      <w:r w:rsidR="00A54BD9" w:rsidRPr="00A32B61">
        <w:t>leverandørdialogen</w:t>
      </w:r>
      <w:r w:rsidR="00412AC1" w:rsidRPr="00A32B61">
        <w:t xml:space="preserve"> støtte </w:t>
      </w:r>
      <w:r w:rsidR="00A23306" w:rsidRPr="00A32B61">
        <w:t>prosjektet</w:t>
      </w:r>
      <w:r w:rsidR="00412AC1" w:rsidRPr="00A32B61">
        <w:t xml:space="preserve"> på </w:t>
      </w:r>
      <w:r w:rsidR="004B45EE" w:rsidRPr="00A32B61">
        <w:t>noen</w:t>
      </w:r>
      <w:r w:rsidR="00412AC1" w:rsidRPr="00A32B61">
        <w:t xml:space="preserve"> utfordringer med </w:t>
      </w:r>
      <w:r w:rsidR="00FF3AF3" w:rsidRPr="00A32B61">
        <w:t>integrasjoner mot DHO-systemer</w:t>
      </w:r>
      <w:r w:rsidR="003315E7" w:rsidRPr="00A32B61">
        <w:t xml:space="preserve">. </w:t>
      </w:r>
      <w:r w:rsidR="004B45EE" w:rsidRPr="00A32B61">
        <w:t xml:space="preserve">Kanskje den mest vesentlige </w:t>
      </w:r>
      <w:r w:rsidR="001C3CAD" w:rsidRPr="00A32B61">
        <w:t xml:space="preserve">er </w:t>
      </w:r>
      <w:r w:rsidR="00707AF5" w:rsidRPr="00A32B61">
        <w:t xml:space="preserve">at </w:t>
      </w:r>
      <w:r w:rsidR="0061160C" w:rsidRPr="00A32B61">
        <w:t>egenbehandlingsplanene i DHO-systeme</w:t>
      </w:r>
      <w:r w:rsidR="00D20527" w:rsidRPr="00A32B61">
        <w:t>r</w:t>
      </w:r>
      <w:r w:rsidR="0061160C" w:rsidRPr="00A32B61">
        <w:t xml:space="preserve"> </w:t>
      </w:r>
      <w:r w:rsidR="00D20527" w:rsidRPr="00A32B61">
        <w:t xml:space="preserve">kan </w:t>
      </w:r>
      <w:r w:rsidR="002164E1" w:rsidRPr="00A32B61">
        <w:t xml:space="preserve">inneholde </w:t>
      </w:r>
      <w:r w:rsidR="00645F2A" w:rsidRPr="00A32B61">
        <w:t xml:space="preserve">sonebasert </w:t>
      </w:r>
      <w:r w:rsidR="002164E1" w:rsidRPr="00A32B61">
        <w:t xml:space="preserve">legemiddeldosering som ikke er </w:t>
      </w:r>
      <w:r w:rsidR="0092771E" w:rsidRPr="00A32B61">
        <w:t xml:space="preserve">synkronisert med PLL. Dette vil ikke være informasjon som </w:t>
      </w:r>
      <w:r w:rsidR="00ED169D" w:rsidRPr="00A32B61">
        <w:t>uten videre kan</w:t>
      </w:r>
      <w:r w:rsidR="0092771E" w:rsidRPr="00A32B61">
        <w:t xml:space="preserve"> lagres i Kjernejournal</w:t>
      </w:r>
      <w:r w:rsidR="00601E12" w:rsidRPr="00A32B61">
        <w:t xml:space="preserve">, så det er en utfordring som må løses. </w:t>
      </w:r>
      <w:r w:rsidR="00CB2F31" w:rsidRPr="00A32B61">
        <w:t>Behov</w:t>
      </w:r>
      <w:r w:rsidR="00CB60C4" w:rsidRPr="00A32B61">
        <w:t>ene for deling</w:t>
      </w:r>
      <w:r w:rsidR="00FF7EE6" w:rsidRPr="00A32B61">
        <w:t xml:space="preserve"> og samhandling</w:t>
      </w:r>
      <w:r w:rsidR="00CB60C4" w:rsidRPr="00A32B61">
        <w:t xml:space="preserve"> </w:t>
      </w:r>
      <w:r w:rsidR="00612500" w:rsidRPr="00A32B61">
        <w:t xml:space="preserve">innen digital hjemmeoppfølging </w:t>
      </w:r>
      <w:r w:rsidR="00CB60C4" w:rsidRPr="00A32B61">
        <w:t>må også gås nærmere opp</w:t>
      </w:r>
      <w:r w:rsidR="00583115" w:rsidRPr="00A32B61">
        <w:t>, og ses</w:t>
      </w:r>
      <w:r w:rsidR="002F1392" w:rsidRPr="00A32B61">
        <w:t xml:space="preserve"> opp mot løsningskonsept. </w:t>
      </w:r>
    </w:p>
    <w:p w14:paraId="38D54469" w14:textId="77777777" w:rsidR="00384D46" w:rsidRPr="00A32B61" w:rsidRDefault="00384D46" w:rsidP="005D1F42"/>
    <w:p w14:paraId="155EF10A" w14:textId="7622A263" w:rsidR="00F20345" w:rsidRPr="00A32B61" w:rsidRDefault="00F20345" w:rsidP="00F20345">
      <w:pPr>
        <w:pStyle w:val="Overskrift2"/>
      </w:pPr>
      <w:bookmarkStart w:id="96" w:name="_Toc161408164"/>
      <w:r w:rsidRPr="00A32B61">
        <w:t>5.3 Kostnadsoversikt</w:t>
      </w:r>
      <w:bookmarkEnd w:id="96"/>
    </w:p>
    <w:p w14:paraId="158C993F" w14:textId="1468891D" w:rsidR="007D213D" w:rsidRPr="00A32B61" w:rsidRDefault="007D213D" w:rsidP="007D213D">
      <w:r w:rsidRPr="00A32B61">
        <w:t>I utredningen av Elektronisk helsekort for gravide [</w:t>
      </w:r>
      <w:r w:rsidR="00015606" w:rsidRPr="00A32B61">
        <w:t>9</w:t>
      </w:r>
      <w:r w:rsidRPr="00A32B61">
        <w:t xml:space="preserve">] er det gjort en oppdatert kostnadsberegning av de ulike konseptene. Det er mange likheter mellom vurderingene som er gjort her og for digitale behandlingsplaner. Det slås </w:t>
      </w:r>
      <w:r w:rsidR="00721322" w:rsidRPr="00A32B61">
        <w:t xml:space="preserve">i utredningen </w:t>
      </w:r>
      <w:r w:rsidRPr="00A32B61">
        <w:t>fast at "Konseptet innebærer store utviklingskostnader for aktørene som skal samhandle", hvilket vil være et hinder for realisering av verdi til sektor raskt</w:t>
      </w:r>
      <w:r w:rsidR="001B409A" w:rsidRPr="00A32B61">
        <w:t xml:space="preserve"> </w:t>
      </w:r>
      <w:r w:rsidR="00105F1D" w:rsidRPr="00A32B61">
        <w:t xml:space="preserve">(Direktoratet for </w:t>
      </w:r>
      <w:r w:rsidR="00BA43C4" w:rsidRPr="00A32B61">
        <w:t>e</w:t>
      </w:r>
      <w:r w:rsidR="00675B17" w:rsidRPr="00A32B61">
        <w:t>-</w:t>
      </w:r>
      <w:r w:rsidR="00BA43C4" w:rsidRPr="00A32B61">
        <w:t>helse</w:t>
      </w:r>
      <w:r w:rsidR="001B409A" w:rsidRPr="00A32B61">
        <w:t xml:space="preserve">, </w:t>
      </w:r>
      <w:proofErr w:type="gramStart"/>
      <w:r w:rsidR="001B409A" w:rsidRPr="00A32B61">
        <w:t>2023)</w:t>
      </w:r>
      <w:r w:rsidR="006547DD" w:rsidRPr="00A32B61">
        <w:t>[</w:t>
      </w:r>
      <w:proofErr w:type="gramEnd"/>
      <w:r w:rsidR="006547DD" w:rsidRPr="00A32B61">
        <w:t>9]</w:t>
      </w:r>
      <w:r w:rsidRPr="00A32B61">
        <w:t xml:space="preserve">. Store utviklingskostnader betyr også omfattende og tidkrevende arbeid, og når dette må koordineres på tvers av systemer for å gi samhandlingsverdi synliggjør det nødvendigheten av å tilby muligheten for en stegvis tilnærming til realisering, som Kjernejournal portal som en overgangsløsning muliggjør. </w:t>
      </w:r>
    </w:p>
    <w:p w14:paraId="299DD540" w14:textId="16CB2B1F" w:rsidR="003657FF" w:rsidRPr="00A32B61" w:rsidRDefault="003657FF" w:rsidP="005D1F42">
      <w:r w:rsidRPr="00A32B61">
        <w:t>Kostnadene ved drift og forvaltningskostnader uten en portalløsning er ikke tallfestet. Her vil det være naturlig å benytte erfaringstall fra e-resept for å få erfaringstall knyttet til flere EPJ-fullintegrasjoner under videreutvikling, og en samhandlingskjede som må ivaretas.</w:t>
      </w:r>
    </w:p>
    <w:p w14:paraId="44326520" w14:textId="270AB64B" w:rsidR="00C272E5" w:rsidRPr="00A32B61" w:rsidRDefault="00B25248" w:rsidP="005D1F42">
      <w:r w:rsidRPr="00A32B61">
        <w:t>Videre kostnadsoversikt anbefales som en del av det videre arbeidet</w:t>
      </w:r>
      <w:r w:rsidR="00702F8B" w:rsidRPr="00A32B61">
        <w:t xml:space="preserve">. </w:t>
      </w:r>
      <w:r w:rsidR="00FF0999" w:rsidRPr="00A32B61">
        <w:t xml:space="preserve">De primære kostnadsdriverne for en nasjonal innføring </w:t>
      </w:r>
      <w:r w:rsidR="00E870AB" w:rsidRPr="00A32B61">
        <w:t xml:space="preserve">innenfor eksisterende løsningskonsept </w:t>
      </w:r>
      <w:r w:rsidR="00EB4D01" w:rsidRPr="00A32B61">
        <w:t xml:space="preserve">vurderer vi å være: </w:t>
      </w:r>
    </w:p>
    <w:p w14:paraId="2F966E8D" w14:textId="62208E79" w:rsidR="004A738F" w:rsidRPr="00A32B61" w:rsidRDefault="004A738F" w:rsidP="00EB4D01">
      <w:pPr>
        <w:pStyle w:val="Listeavsnitt"/>
        <w:numPr>
          <w:ilvl w:val="0"/>
          <w:numId w:val="7"/>
        </w:numPr>
        <w:rPr>
          <w:lang w:val="nn-NO"/>
        </w:rPr>
      </w:pPr>
      <w:r w:rsidRPr="00A32B61">
        <w:rPr>
          <w:lang w:val="nn-NO"/>
        </w:rPr>
        <w:t xml:space="preserve">Utvikling i </w:t>
      </w:r>
      <w:r w:rsidR="00FB2C06" w:rsidRPr="00A32B61">
        <w:rPr>
          <w:lang w:val="nn-NO"/>
        </w:rPr>
        <w:t>fagsystemene</w:t>
      </w:r>
      <w:r w:rsidR="00C201BC" w:rsidRPr="00A32B61">
        <w:rPr>
          <w:lang w:val="nn-NO"/>
        </w:rPr>
        <w:t xml:space="preserve"> (</w:t>
      </w:r>
      <w:r w:rsidR="00CE66BB" w:rsidRPr="00A32B61">
        <w:rPr>
          <w:lang w:val="nn-NO"/>
        </w:rPr>
        <w:t>Bruk av API</w:t>
      </w:r>
      <w:r w:rsidR="00A82181" w:rsidRPr="00A32B61">
        <w:rPr>
          <w:lang w:val="nn-NO"/>
        </w:rPr>
        <w:t>, mm.</w:t>
      </w:r>
      <w:r w:rsidR="00F7241E" w:rsidRPr="00A32B61">
        <w:rPr>
          <w:lang w:val="nn-NO"/>
        </w:rPr>
        <w:t>)</w:t>
      </w:r>
    </w:p>
    <w:p w14:paraId="78DE32DE" w14:textId="0E0B9780" w:rsidR="00E870AB" w:rsidRPr="00A32B61" w:rsidRDefault="00856CA9" w:rsidP="00EB4D01">
      <w:pPr>
        <w:pStyle w:val="Listeavsnitt"/>
        <w:numPr>
          <w:ilvl w:val="0"/>
          <w:numId w:val="7"/>
        </w:numPr>
      </w:pPr>
      <w:r w:rsidRPr="00A32B61">
        <w:t xml:space="preserve">Videreutvikling </w:t>
      </w:r>
      <w:r w:rsidR="00311634" w:rsidRPr="00A32B61">
        <w:t xml:space="preserve">og vedlikehold </w:t>
      </w:r>
      <w:r w:rsidRPr="00A32B61">
        <w:t>av sentral løsning</w:t>
      </w:r>
      <w:r w:rsidR="00382A33" w:rsidRPr="00A32B61">
        <w:t xml:space="preserve"> (API, informasjonsmodell, brukergrensesnitt)</w:t>
      </w:r>
    </w:p>
    <w:p w14:paraId="4FB6CBDC" w14:textId="0897C273" w:rsidR="00856CA9" w:rsidRPr="00A32B61" w:rsidRDefault="00856CA9" w:rsidP="00EB4D01">
      <w:pPr>
        <w:pStyle w:val="Listeavsnitt"/>
        <w:numPr>
          <w:ilvl w:val="0"/>
          <w:numId w:val="7"/>
        </w:numPr>
      </w:pPr>
      <w:r w:rsidRPr="00A32B61">
        <w:t>Innføringskostnader (</w:t>
      </w:r>
      <w:r w:rsidR="004D708B" w:rsidRPr="00A32B61">
        <w:t>tidsbruk/opplæring, endringer av arbeidsprosesser, takster, mm.)</w:t>
      </w:r>
    </w:p>
    <w:p w14:paraId="0C2D15D3" w14:textId="1044ECA9" w:rsidR="00EB4D01" w:rsidRPr="00A32B61" w:rsidRDefault="008164B9" w:rsidP="005D1F42">
      <w:r w:rsidRPr="00A32B61">
        <w:t>Uten et sentralt</w:t>
      </w:r>
      <w:r w:rsidR="001C58AC" w:rsidRPr="00A32B61">
        <w:t xml:space="preserve"> utviklet grensesnitt vil </w:t>
      </w:r>
      <w:r w:rsidR="000B1841" w:rsidRPr="00A32B61">
        <w:t xml:space="preserve">de sentrale utviklingskostnadene synke, men </w:t>
      </w:r>
      <w:r w:rsidR="00AD7A19" w:rsidRPr="00A32B61">
        <w:t>ved</w:t>
      </w:r>
      <w:r w:rsidR="000C199B" w:rsidRPr="00A32B61">
        <w:t>l</w:t>
      </w:r>
      <w:r w:rsidR="00D75795" w:rsidRPr="00A32B61">
        <w:t xml:space="preserve">ikeholdskostnadene kan øke ved </w:t>
      </w:r>
      <w:r w:rsidR="003F6B4B" w:rsidRPr="00A32B61">
        <w:t xml:space="preserve">at </w:t>
      </w:r>
      <w:r w:rsidR="00AB0CA9" w:rsidRPr="00A32B61">
        <w:t xml:space="preserve">ulike brukergrensesnitt i fagsystemene kan kreve mer </w:t>
      </w:r>
      <w:r w:rsidR="002409A2" w:rsidRPr="00A32B61">
        <w:t xml:space="preserve">sentral involvering for </w:t>
      </w:r>
      <w:r w:rsidR="002B03EE" w:rsidRPr="00A32B61">
        <w:t xml:space="preserve">å opprettholde samhandlingskjeden. </w:t>
      </w:r>
    </w:p>
    <w:p w14:paraId="4515A317" w14:textId="1031218C" w:rsidR="00DE0BA8" w:rsidRPr="00A32B61" w:rsidRDefault="00DE0BA8" w:rsidP="005D1F42">
      <w:r w:rsidRPr="00A32B61">
        <w:t xml:space="preserve">Utvikling av egne brukergrensesnitt </w:t>
      </w:r>
      <w:r w:rsidR="00B92652" w:rsidRPr="00A32B61">
        <w:t xml:space="preserve">i fagsystemene </w:t>
      </w:r>
      <w:r w:rsidR="00C674F3" w:rsidRPr="00A32B61">
        <w:t xml:space="preserve">medfører større kostnader for leverandørene enn et standardisert grensesnitt som kan </w:t>
      </w:r>
      <w:proofErr w:type="gramStart"/>
      <w:r w:rsidR="00C674F3" w:rsidRPr="00A32B61">
        <w:t>integreres</w:t>
      </w:r>
      <w:proofErr w:type="gramEnd"/>
      <w:r w:rsidR="00C674F3" w:rsidRPr="00A32B61">
        <w:t xml:space="preserve"> via API</w:t>
      </w:r>
      <w:r w:rsidR="00435509" w:rsidRPr="00A32B61">
        <w:t>.</w:t>
      </w:r>
      <w:r w:rsidR="00716363" w:rsidRPr="00A32B61">
        <w:t xml:space="preserve"> </w:t>
      </w:r>
    </w:p>
    <w:p w14:paraId="0753E8B9" w14:textId="6D9FB275" w:rsidR="00DE0BA8" w:rsidRPr="00A32B61" w:rsidRDefault="00CF6593" w:rsidP="005D1F42">
      <w:r w:rsidRPr="00A32B61">
        <w:t xml:space="preserve">Tidsaspektet og </w:t>
      </w:r>
      <w:r w:rsidR="0037638B" w:rsidRPr="00A32B61">
        <w:t>nytteverdi</w:t>
      </w:r>
      <w:r w:rsidR="00807BCF" w:rsidRPr="00A32B61">
        <w:t xml:space="preserve"> er sentralt å se opp mot </w:t>
      </w:r>
      <w:r w:rsidR="00E14ED4" w:rsidRPr="00A32B61">
        <w:t xml:space="preserve">kostnadsberegningene. </w:t>
      </w:r>
      <w:r w:rsidR="00421635" w:rsidRPr="00A32B61">
        <w:t xml:space="preserve">Gitt at </w:t>
      </w:r>
      <w:r w:rsidR="00F438B0" w:rsidRPr="00A32B61">
        <w:t xml:space="preserve">potensialet </w:t>
      </w:r>
      <w:r w:rsidR="00672BFC" w:rsidRPr="00A32B61">
        <w:t xml:space="preserve">i nytteverdi </w:t>
      </w:r>
      <w:r w:rsidR="00F438B0" w:rsidRPr="00A32B61">
        <w:t>er så stort som antatt vil den mest samfunn</w:t>
      </w:r>
      <w:r w:rsidR="008857CC" w:rsidRPr="00A32B61">
        <w:t>søko</w:t>
      </w:r>
      <w:r w:rsidR="00E21305" w:rsidRPr="00A32B61">
        <w:t xml:space="preserve">nomiske </w:t>
      </w:r>
      <w:r w:rsidR="002A7FF9" w:rsidRPr="00A32B61">
        <w:t xml:space="preserve">løsningen </w:t>
      </w:r>
      <w:r w:rsidR="00EB1A8E" w:rsidRPr="00A32B61">
        <w:t>være de</w:t>
      </w:r>
      <w:r w:rsidR="00830B62" w:rsidRPr="00A32B61">
        <w:t>t konseptet som medfører raskest tid til innføring og gevinst</w:t>
      </w:r>
      <w:r w:rsidR="0078324D" w:rsidRPr="00A32B61">
        <w:t xml:space="preserve">, og veie </w:t>
      </w:r>
      <w:r w:rsidR="007D0DB5" w:rsidRPr="00A32B61">
        <w:t xml:space="preserve">vesentlig </w:t>
      </w:r>
      <w:r w:rsidR="0078324D" w:rsidRPr="00A32B61">
        <w:t xml:space="preserve">tyngre enn </w:t>
      </w:r>
      <w:r w:rsidR="007B730B" w:rsidRPr="00A32B61">
        <w:t>forskjeller i kostnad</w:t>
      </w:r>
      <w:r w:rsidR="005035B4" w:rsidRPr="00A32B61">
        <w:t xml:space="preserve">. </w:t>
      </w:r>
    </w:p>
    <w:p w14:paraId="1CA4C8D7" w14:textId="4F1F83E0" w:rsidR="00C26C1F" w:rsidRPr="00A32B61" w:rsidRDefault="00C26C1F" w:rsidP="005D1F42">
      <w:r w:rsidRPr="00A32B61">
        <w:t xml:space="preserve">Kvalitetsaspektet er selvsagt også sentralt her, og en innført løsning </w:t>
      </w:r>
      <w:r w:rsidR="00587504" w:rsidRPr="00A32B61">
        <w:t xml:space="preserve">vil </w:t>
      </w:r>
      <w:r w:rsidR="005462D9" w:rsidRPr="00A32B61">
        <w:t xml:space="preserve">selvsagt </w:t>
      </w:r>
      <w:r w:rsidR="00587504" w:rsidRPr="00A32B61">
        <w:t xml:space="preserve">gi </w:t>
      </w:r>
      <w:r w:rsidR="00BE3B23" w:rsidRPr="00A32B61">
        <w:t xml:space="preserve">mindre verdi dersom kvaliteten på løsningen ikke er god nok. Innsiktsarbeidet har dog vist at </w:t>
      </w:r>
      <w:r w:rsidR="006E5E8E" w:rsidRPr="00A32B61">
        <w:t xml:space="preserve">det </w:t>
      </w:r>
      <w:r w:rsidR="00A24E3A" w:rsidRPr="00A32B61">
        <w:t xml:space="preserve">ikke er så mye som skal til av funksjonalitet og informasjonsdeling </w:t>
      </w:r>
      <w:r w:rsidR="008C3414" w:rsidRPr="00A32B61">
        <w:t xml:space="preserve">for at </w:t>
      </w:r>
      <w:r w:rsidR="00CE62C8" w:rsidRPr="00A32B61">
        <w:t xml:space="preserve">gevinstene skal kunne tas ut fordi </w:t>
      </w:r>
      <w:r w:rsidR="003C6ED8" w:rsidRPr="00A32B61">
        <w:t xml:space="preserve">utgangspunktet </w:t>
      </w:r>
      <w:r w:rsidR="009F5CF3" w:rsidRPr="00A32B61">
        <w:t xml:space="preserve">rundt samhandling og informasjonsdeling er såpass dårlig. </w:t>
      </w:r>
    </w:p>
    <w:p w14:paraId="0391D9B9" w14:textId="77777777" w:rsidR="004A7617" w:rsidRPr="00A32B61" w:rsidRDefault="004A7617" w:rsidP="005D1F42"/>
    <w:p w14:paraId="167CDA39" w14:textId="4C61F985" w:rsidR="00C83262" w:rsidRPr="00A32B61" w:rsidRDefault="00A57961" w:rsidP="00F20345">
      <w:pPr>
        <w:pStyle w:val="Overskrift3"/>
      </w:pPr>
      <w:bookmarkStart w:id="97" w:name="_Toc161408165"/>
      <w:r w:rsidRPr="00A32B61">
        <w:lastRenderedPageBreak/>
        <w:t>5.3</w:t>
      </w:r>
      <w:r w:rsidR="00F20345" w:rsidRPr="00A32B61">
        <w:t>.1</w:t>
      </w:r>
      <w:r w:rsidRPr="00A32B61">
        <w:t xml:space="preserve"> </w:t>
      </w:r>
      <w:r w:rsidR="00C83262" w:rsidRPr="00A32B61">
        <w:t>Kostnader og konsekvenser ved utsettelse</w:t>
      </w:r>
      <w:bookmarkEnd w:id="97"/>
    </w:p>
    <w:p w14:paraId="4ECC88E9" w14:textId="77777777" w:rsidR="00C83262" w:rsidRPr="00A32B61" w:rsidRDefault="00C83262" w:rsidP="00C83262">
      <w:r w:rsidRPr="00A32B61">
        <w:t xml:space="preserve">Vi har fått spørsmål om konsekvensene av å avslutte prosjektet nå og plukke det opp igjen på et senere tidspunkt, og ønsker å svare dette ut i analysen. Vår vurdering er at dette vil være svært uheldig, av følgende årsaker: </w:t>
      </w:r>
    </w:p>
    <w:p w14:paraId="17AD2212" w14:textId="77777777" w:rsidR="00C83262" w:rsidRPr="00A32B61" w:rsidRDefault="00C83262" w:rsidP="00C83262">
      <w:pPr>
        <w:rPr>
          <w:b/>
          <w:bCs/>
        </w:rPr>
      </w:pPr>
      <w:r w:rsidRPr="00A32B61">
        <w:t xml:space="preserve"> </w:t>
      </w:r>
    </w:p>
    <w:p w14:paraId="231D3A14" w14:textId="3ADECCA0" w:rsidR="00354CFC" w:rsidRPr="00A32B61" w:rsidRDefault="00354CFC" w:rsidP="00C83262">
      <w:pPr>
        <w:rPr>
          <w:b/>
          <w:bCs/>
        </w:rPr>
      </w:pPr>
      <w:r w:rsidRPr="00A32B61">
        <w:rPr>
          <w:b/>
          <w:bCs/>
        </w:rPr>
        <w:t>Løsningen er i bruk</w:t>
      </w:r>
      <w:r w:rsidR="00065ED5" w:rsidRPr="00A32B61">
        <w:rPr>
          <w:b/>
          <w:bCs/>
        </w:rPr>
        <w:t xml:space="preserve"> </w:t>
      </w:r>
      <w:r w:rsidR="00253A93" w:rsidRPr="00A32B61">
        <w:rPr>
          <w:b/>
          <w:bCs/>
        </w:rPr>
        <w:t xml:space="preserve">i dag </w:t>
      </w:r>
      <w:r w:rsidR="00065ED5" w:rsidRPr="00A32B61">
        <w:rPr>
          <w:b/>
          <w:bCs/>
        </w:rPr>
        <w:t>av både pasienter og behandlere</w:t>
      </w:r>
    </w:p>
    <w:p w14:paraId="24DBF7A6" w14:textId="1DC0C86C" w:rsidR="00E60814" w:rsidRPr="00A32B61" w:rsidRDefault="006E0860" w:rsidP="00C83262">
      <w:r w:rsidRPr="00A32B61">
        <w:t xml:space="preserve">Mangel på videre finansiering vil medføre at </w:t>
      </w:r>
      <w:r w:rsidR="00240E85" w:rsidRPr="00A32B61">
        <w:t xml:space="preserve">både pasienter og behandlere </w:t>
      </w:r>
      <w:r w:rsidRPr="00A32B61">
        <w:t xml:space="preserve">som i dag bruker løsningen vil måtte få beskjed om at de ikke kan bruke den lengre som de ønsker. </w:t>
      </w:r>
    </w:p>
    <w:p w14:paraId="72AC9547" w14:textId="77777777" w:rsidR="00F97833" w:rsidRPr="00A32B61" w:rsidRDefault="00F97833" w:rsidP="00C83262">
      <w:pPr>
        <w:rPr>
          <w:b/>
          <w:bCs/>
        </w:rPr>
      </w:pPr>
    </w:p>
    <w:p w14:paraId="52D2EF71" w14:textId="568B9706" w:rsidR="00C83262" w:rsidRPr="00A32B61" w:rsidRDefault="00FC77B9" w:rsidP="00C83262">
      <w:pPr>
        <w:rPr>
          <w:b/>
          <w:bCs/>
        </w:rPr>
      </w:pPr>
      <w:r w:rsidRPr="00A32B61">
        <w:rPr>
          <w:b/>
          <w:bCs/>
        </w:rPr>
        <w:t xml:space="preserve">Løsningen ønskes å </w:t>
      </w:r>
      <w:r w:rsidR="00277033" w:rsidRPr="00A32B61">
        <w:rPr>
          <w:b/>
          <w:bCs/>
        </w:rPr>
        <w:t xml:space="preserve">brukes </w:t>
      </w:r>
      <w:r w:rsidR="00253A93" w:rsidRPr="00A32B61">
        <w:rPr>
          <w:b/>
          <w:bCs/>
        </w:rPr>
        <w:t xml:space="preserve">mer </w:t>
      </w:r>
    </w:p>
    <w:p w14:paraId="01389A8C" w14:textId="72BBEF04" w:rsidR="00C83262" w:rsidRPr="00A32B61" w:rsidRDefault="00C83262" w:rsidP="00C83262">
      <w:r w:rsidRPr="00A32B61">
        <w:t xml:space="preserve">Som </w:t>
      </w:r>
      <w:r w:rsidR="001F4014" w:rsidRPr="00A32B61">
        <w:t xml:space="preserve">beskrevet </w:t>
      </w:r>
      <w:r w:rsidRPr="00A32B61">
        <w:t xml:space="preserve">i kapittel </w:t>
      </w:r>
      <w:r w:rsidR="00D649F2" w:rsidRPr="00A32B61">
        <w:t>5.4.2</w:t>
      </w:r>
      <w:r w:rsidR="00492D35" w:rsidRPr="00A32B61">
        <w:t>,</w:t>
      </w:r>
      <w:r w:rsidRPr="00A32B61">
        <w:t xml:space="preserve"> har prosjektet flere </w:t>
      </w:r>
      <w:r w:rsidR="00A554A2" w:rsidRPr="00A32B61">
        <w:t>henvendelser fra sektor</w:t>
      </w:r>
      <w:r w:rsidRPr="00A32B61">
        <w:t xml:space="preserve"> som </w:t>
      </w:r>
      <w:r w:rsidR="00A554A2" w:rsidRPr="00A32B61">
        <w:t>ønsker</w:t>
      </w:r>
      <w:r w:rsidRPr="00A32B61">
        <w:t xml:space="preserve"> å </w:t>
      </w:r>
      <w:r w:rsidR="00A554A2" w:rsidRPr="00A32B61">
        <w:t xml:space="preserve">bruke løsningen </w:t>
      </w:r>
      <w:r w:rsidR="00080010" w:rsidRPr="00A32B61">
        <w:t>nå</w:t>
      </w:r>
      <w:r w:rsidR="00A554A2" w:rsidRPr="00A32B61">
        <w:t>.</w:t>
      </w:r>
      <w:r w:rsidRPr="00A32B61">
        <w:t xml:space="preserve"> </w:t>
      </w:r>
      <w:r w:rsidR="005950B2" w:rsidRPr="00A32B61">
        <w:t>Dette ønskes ford</w:t>
      </w:r>
      <w:r w:rsidR="00EA3640" w:rsidRPr="00A32B61">
        <w:t xml:space="preserve">i de vurderer at løsningen vil gi dem verdi, men dette har også med </w:t>
      </w:r>
      <w:r w:rsidR="000664BE" w:rsidRPr="00A32B61">
        <w:t xml:space="preserve">at </w:t>
      </w:r>
      <w:r w:rsidR="002A7687" w:rsidRPr="00A32B61">
        <w:t xml:space="preserve">sektor må være klar </w:t>
      </w:r>
      <w:r w:rsidR="007455AA" w:rsidRPr="00A32B61">
        <w:t>på sin side med sine planer og budsjetter for å benytte en ny løsning</w:t>
      </w:r>
      <w:r w:rsidR="00966801" w:rsidRPr="00A32B61">
        <w:t xml:space="preserve"> innenfor en gitt tidsperiode</w:t>
      </w:r>
      <w:r w:rsidR="007455AA" w:rsidRPr="00A32B61">
        <w:t xml:space="preserve">. </w:t>
      </w:r>
      <w:r w:rsidRPr="00A32B61">
        <w:t xml:space="preserve">Flere av disse mulighetene kan </w:t>
      </w:r>
      <w:r w:rsidR="007455AA" w:rsidRPr="00A32B61">
        <w:t>derfor</w:t>
      </w:r>
      <w:r w:rsidRPr="00A32B61">
        <w:t xml:space="preserve"> forsvinne hvis avklaring uteblir, og en utsettelse kan føre til at nye konkrete muligheter med andre aktører må fremskaffes. </w:t>
      </w:r>
    </w:p>
    <w:p w14:paraId="494E5DF0" w14:textId="77777777" w:rsidR="00631B34" w:rsidRPr="00A32B61" w:rsidRDefault="00631B34" w:rsidP="00C83262"/>
    <w:p w14:paraId="3117D98B" w14:textId="159D5E9F" w:rsidR="0090343D" w:rsidRPr="00A32B61" w:rsidRDefault="0090343D" w:rsidP="00C83262">
      <w:pPr>
        <w:rPr>
          <w:b/>
          <w:bCs/>
        </w:rPr>
      </w:pPr>
      <w:r w:rsidRPr="00A32B61">
        <w:rPr>
          <w:b/>
          <w:bCs/>
        </w:rPr>
        <w:t>Behov for videre utprøvning</w:t>
      </w:r>
    </w:p>
    <w:p w14:paraId="41FD27C0" w14:textId="3157E1B3" w:rsidR="001B1161" w:rsidRPr="00A32B61" w:rsidRDefault="001C4401" w:rsidP="00C83262">
      <w:pPr>
        <w:rPr>
          <w:iCs/>
        </w:rPr>
      </w:pPr>
      <w:r w:rsidRPr="00A32B61">
        <w:t xml:space="preserve">Som beskrevet i kapittel </w:t>
      </w:r>
      <w:r w:rsidR="00CB2BAA" w:rsidRPr="00A32B61">
        <w:t>4</w:t>
      </w:r>
      <w:r w:rsidR="00810F17" w:rsidRPr="00A32B61">
        <w:t>.6</w:t>
      </w:r>
      <w:r w:rsidRPr="00A32B61">
        <w:t xml:space="preserve">, er det </w:t>
      </w:r>
      <w:r w:rsidR="00E029CC" w:rsidRPr="00A32B61">
        <w:t>behov for mer utprøvning</w:t>
      </w:r>
      <w:r w:rsidR="009F3B48" w:rsidRPr="00A32B61">
        <w:t>,</w:t>
      </w:r>
      <w:r w:rsidR="00E029CC" w:rsidRPr="00A32B61">
        <w:t xml:space="preserve"> og mer læring om behov</w:t>
      </w:r>
      <w:r w:rsidR="00D45A59" w:rsidRPr="00A32B61">
        <w:t xml:space="preserve"> innenfor ulike bruksområder. </w:t>
      </w:r>
      <w:r w:rsidR="00BC5B94" w:rsidRPr="00A32B61">
        <w:t>D</w:t>
      </w:r>
      <w:r w:rsidR="00C411FB" w:rsidRPr="00A32B61">
        <w:t xml:space="preserve">ette vil både være nødvendig for videreutvikling og grundigere gevinstanalyser. </w:t>
      </w:r>
      <w:r w:rsidR="001B1161" w:rsidRPr="00A32B61">
        <w:t xml:space="preserve">En av prosjektets </w:t>
      </w:r>
      <w:r w:rsidR="00950835" w:rsidRPr="00A32B61">
        <w:t>hovedanbefalinger er "</w:t>
      </w:r>
      <w:r w:rsidR="00950835" w:rsidRPr="00A32B61">
        <w:rPr>
          <w:i/>
          <w:iCs/>
        </w:rPr>
        <w:t xml:space="preserve">Bruk løsningen for å samle flere erfaringer </w:t>
      </w:r>
      <w:r w:rsidR="00950835" w:rsidRPr="00A32B61">
        <w:rPr>
          <w:i/>
        </w:rPr>
        <w:t>og gi verdi til sektor raskt"</w:t>
      </w:r>
      <w:r w:rsidR="00EF711A" w:rsidRPr="00A32B61">
        <w:rPr>
          <w:i/>
        </w:rPr>
        <w:t xml:space="preserve">. </w:t>
      </w:r>
      <w:r w:rsidR="00DA7369" w:rsidRPr="00A32B61">
        <w:rPr>
          <w:iCs/>
        </w:rPr>
        <w:t xml:space="preserve"> </w:t>
      </w:r>
    </w:p>
    <w:p w14:paraId="738D8DD3" w14:textId="77777777" w:rsidR="00C83262" w:rsidRPr="00A32B61" w:rsidRDefault="00C83262" w:rsidP="00C83262"/>
    <w:p w14:paraId="71132077" w14:textId="77777777" w:rsidR="0005669E" w:rsidRPr="00A32B61" w:rsidRDefault="0005669E" w:rsidP="0005669E">
      <w:pPr>
        <w:rPr>
          <w:b/>
          <w:bCs/>
        </w:rPr>
      </w:pPr>
      <w:r w:rsidRPr="00A32B61">
        <w:rPr>
          <w:b/>
          <w:bCs/>
        </w:rPr>
        <w:t>Alternativkost / Forsinkede gevinster</w:t>
      </w:r>
    </w:p>
    <w:p w14:paraId="05D1616E" w14:textId="77777777" w:rsidR="0005669E" w:rsidRPr="00A32B61" w:rsidRDefault="0005669E" w:rsidP="0005669E">
      <w:r w:rsidRPr="00A32B61">
        <w:t xml:space="preserve">Dersom gevinstene og potensialet ved en nasjonalt innført løsning er så store som identifisert i den samfunnsøkonomiske analysen og erfart i utprøvningen, vil hvert år med forsinkelse medføre tapt samfunnsøkonomisk gevinst som langt overstiger kostnadene for utvikling og innføring. </w:t>
      </w:r>
    </w:p>
    <w:p w14:paraId="5198E196" w14:textId="77777777" w:rsidR="0005669E" w:rsidRPr="00A32B61" w:rsidRDefault="0005669E" w:rsidP="00C83262"/>
    <w:p w14:paraId="1886D4DD" w14:textId="20D739D4" w:rsidR="00C83262" w:rsidRPr="00A32B61" w:rsidRDefault="00416DF0" w:rsidP="00C83262">
      <w:pPr>
        <w:rPr>
          <w:b/>
          <w:bCs/>
        </w:rPr>
      </w:pPr>
      <w:r w:rsidRPr="00A32B61">
        <w:rPr>
          <w:b/>
          <w:bCs/>
        </w:rPr>
        <w:t>Kostnad for nedpakking og</w:t>
      </w:r>
      <w:r w:rsidR="00022339" w:rsidRPr="00A32B61">
        <w:rPr>
          <w:b/>
          <w:bCs/>
        </w:rPr>
        <w:t xml:space="preserve"> oppakking</w:t>
      </w:r>
    </w:p>
    <w:p w14:paraId="3CF41769" w14:textId="66854925" w:rsidR="00F1515D" w:rsidRPr="00A32B61" w:rsidRDefault="00F1515D" w:rsidP="00C83262">
      <w:r w:rsidRPr="00A32B61">
        <w:t xml:space="preserve">Avvikling av </w:t>
      </w:r>
      <w:r w:rsidR="000D0F7E" w:rsidRPr="00A32B61">
        <w:t>eksisterende bruk, og ned/opp-pakking av løsning og prosjekt vil også innebære en kostnad</w:t>
      </w:r>
      <w:r w:rsidR="00636745" w:rsidRPr="00A32B61">
        <w:t xml:space="preserve"> som </w:t>
      </w:r>
      <w:r w:rsidR="00FC60D2" w:rsidRPr="00A32B61">
        <w:t xml:space="preserve">kan unngås </w:t>
      </w:r>
      <w:r w:rsidR="00A16012" w:rsidRPr="00A32B61">
        <w:t xml:space="preserve">ved videre finansiering. </w:t>
      </w:r>
    </w:p>
    <w:p w14:paraId="3F32B727" w14:textId="77777777" w:rsidR="00C83262" w:rsidRPr="00A32B61" w:rsidRDefault="00C83262" w:rsidP="00C83262"/>
    <w:p w14:paraId="17A91FD3" w14:textId="77777777" w:rsidR="00C83262" w:rsidRPr="00A32B61" w:rsidRDefault="00C83262" w:rsidP="00C83262">
      <w:pPr>
        <w:rPr>
          <w:b/>
          <w:bCs/>
        </w:rPr>
      </w:pPr>
      <w:r w:rsidRPr="00A32B61">
        <w:rPr>
          <w:b/>
          <w:bCs/>
        </w:rPr>
        <w:t>Kontinuitet</w:t>
      </w:r>
    </w:p>
    <w:p w14:paraId="4E368E29" w14:textId="77777777" w:rsidR="00C83262" w:rsidRPr="00A32B61" w:rsidRDefault="00C83262" w:rsidP="00C83262">
      <w:r w:rsidRPr="00A32B61">
        <w:t xml:space="preserve">Å få oversikt over løsningens potensiale, utfordringer, og anvendelsesmuligheter er komplekst, og er bygget opp av team i Helse Nord, Helsedirektoratet og NHN gjennom prosjektet. Det vil innebære risiko for at man må bygge kompetanse og relasjoner opp igjen dersom prosjektet avsluttes og plukkes opp igjen på et senere tidspunkt. </w:t>
      </w:r>
    </w:p>
    <w:p w14:paraId="1A3E0F7D" w14:textId="77777777" w:rsidR="00F317D6" w:rsidRPr="00A32B61" w:rsidRDefault="00F317D6" w:rsidP="00C83262"/>
    <w:p w14:paraId="55DAEE78" w14:textId="7F52C97A" w:rsidR="00F317D6" w:rsidRPr="00A32B61" w:rsidRDefault="00F317D6" w:rsidP="00EB4C72">
      <w:pPr>
        <w:pStyle w:val="Overskrift3"/>
      </w:pPr>
      <w:bookmarkStart w:id="98" w:name="_Toc161408166"/>
      <w:r w:rsidRPr="00A32B61">
        <w:lastRenderedPageBreak/>
        <w:t xml:space="preserve">5.3.2 </w:t>
      </w:r>
      <w:r w:rsidR="00034C81" w:rsidRPr="00A32B61">
        <w:t>Kostnader og</w:t>
      </w:r>
      <w:r w:rsidR="00EB4C72" w:rsidRPr="00A32B61">
        <w:t xml:space="preserve"> løsningskonsept</w:t>
      </w:r>
      <w:bookmarkEnd w:id="98"/>
      <w:r w:rsidR="00344E7A" w:rsidRPr="00A32B61">
        <w:t xml:space="preserve"> </w:t>
      </w:r>
    </w:p>
    <w:p w14:paraId="31081155" w14:textId="52D38798" w:rsidR="00860491" w:rsidRPr="00A32B61" w:rsidRDefault="008078A4" w:rsidP="00C83262">
      <w:r w:rsidRPr="00A32B61">
        <w:t>Konseptutredningen bør suppleres med en tydeligere kostnadsfordeling</w:t>
      </w:r>
      <w:r w:rsidR="001B70DE" w:rsidRPr="00A32B61">
        <w:t xml:space="preserve"> mellom </w:t>
      </w:r>
      <w:r w:rsidR="00C91EFE" w:rsidRPr="00A32B61">
        <w:t>sentrale statlige midler</w:t>
      </w:r>
      <w:r w:rsidR="00FF5C24" w:rsidRPr="00A32B61">
        <w:t xml:space="preserve"> og kostnader for sektor og leverandører</w:t>
      </w:r>
      <w:r w:rsidR="00E82817" w:rsidRPr="00A32B61">
        <w:t xml:space="preserve"> av fagsystemer</w:t>
      </w:r>
      <w:r w:rsidR="00C35E53" w:rsidRPr="00A32B61">
        <w:t>, og inkludere drift og forvaltning</w:t>
      </w:r>
      <w:r w:rsidR="00FF5C24" w:rsidRPr="00A32B61">
        <w:t xml:space="preserve">. </w:t>
      </w:r>
      <w:r w:rsidR="003A1EBA" w:rsidRPr="00A32B61">
        <w:t xml:space="preserve">Det anbefales at </w:t>
      </w:r>
      <w:r w:rsidR="006E5AAF" w:rsidRPr="00A32B61">
        <w:t xml:space="preserve">estimater </w:t>
      </w:r>
      <w:r w:rsidR="00BB794F" w:rsidRPr="00A32B61">
        <w:t>fra leverandører innhentes</w:t>
      </w:r>
      <w:r w:rsidR="0016394D" w:rsidRPr="00A32B61">
        <w:t xml:space="preserve"> </w:t>
      </w:r>
      <w:r w:rsidR="006230A2" w:rsidRPr="00A32B61">
        <w:t>i forbindelse med utarbeidelsen av detaljerte løsn</w:t>
      </w:r>
      <w:r w:rsidR="009027F4" w:rsidRPr="00A32B61">
        <w:t xml:space="preserve">ingsforslag basert på </w:t>
      </w:r>
      <w:r w:rsidR="00F04265" w:rsidRPr="00A32B61">
        <w:t>konsumering av API</w:t>
      </w:r>
      <w:r w:rsidR="002F644D" w:rsidRPr="00A32B61">
        <w:t>.</w:t>
      </w:r>
    </w:p>
    <w:p w14:paraId="51AAB067" w14:textId="6B3EC5AC" w:rsidR="000E1B38" w:rsidRPr="00A32B61" w:rsidRDefault="000E1B38" w:rsidP="000E1B38">
      <w:pPr>
        <w:pStyle w:val="Overskrift2"/>
      </w:pPr>
      <w:bookmarkStart w:id="99" w:name="_Toc161408167"/>
      <w:r w:rsidRPr="00A32B61">
        <w:t>5.4 Gjennomføringsplan</w:t>
      </w:r>
      <w:bookmarkEnd w:id="99"/>
    </w:p>
    <w:p w14:paraId="449879C9" w14:textId="6D09B101" w:rsidR="00962961" w:rsidRPr="00A32B61" w:rsidRDefault="00764FFD" w:rsidP="00962961">
      <w:r w:rsidRPr="00A32B61">
        <w:t xml:space="preserve">Basert på innsikt i </w:t>
      </w:r>
      <w:r w:rsidR="00572E1B" w:rsidRPr="00A32B61">
        <w:t xml:space="preserve">prosjektperioden ble det besluttet </w:t>
      </w:r>
      <w:r w:rsidR="00633319" w:rsidRPr="00A32B61">
        <w:t xml:space="preserve">at minimumsløsningen skulle utvikles </w:t>
      </w:r>
      <w:r w:rsidR="00450481" w:rsidRPr="00A32B61">
        <w:t>som en</w:t>
      </w:r>
      <w:r w:rsidR="00633319" w:rsidRPr="00A32B61">
        <w:t xml:space="preserve"> generel</w:t>
      </w:r>
      <w:r w:rsidR="00450481" w:rsidRPr="00A32B61">
        <w:t>l løsning. A</w:t>
      </w:r>
      <w:r w:rsidR="00633319" w:rsidRPr="00A32B61">
        <w:t xml:space="preserve">lle med behov for </w:t>
      </w:r>
      <w:r w:rsidR="00725571" w:rsidRPr="00A32B61">
        <w:t xml:space="preserve">en </w:t>
      </w:r>
      <w:r w:rsidR="00633319" w:rsidRPr="00A32B61">
        <w:t xml:space="preserve">behandlingsplan </w:t>
      </w:r>
      <w:r w:rsidR="000C5A15" w:rsidRPr="00A32B61">
        <w:t xml:space="preserve">på tvers skulle kunne bruke løsningen. </w:t>
      </w:r>
      <w:r w:rsidR="00AF4F44" w:rsidRPr="00A32B61">
        <w:t xml:space="preserve">Dette gjorde at man fikk en løsning som kunne prøves ut bredt </w:t>
      </w:r>
      <w:r w:rsidR="00AF3E08" w:rsidRPr="00A32B61">
        <w:t xml:space="preserve">og få erfaringer på tvers av </w:t>
      </w:r>
      <w:r w:rsidR="008F2387" w:rsidRPr="00A32B61">
        <w:t>bruksområder</w:t>
      </w:r>
      <w:r w:rsidR="00AF3E08" w:rsidRPr="00A32B61">
        <w:t xml:space="preserve">. </w:t>
      </w:r>
      <w:r w:rsidR="00553FED" w:rsidRPr="00A32B61">
        <w:t xml:space="preserve">Vi har i utprøvingen </w:t>
      </w:r>
      <w:r w:rsidR="00D9151D" w:rsidRPr="00A32B61">
        <w:t xml:space="preserve">erfart at </w:t>
      </w:r>
      <w:r w:rsidR="00383861" w:rsidRPr="00A32B61">
        <w:t xml:space="preserve">det for flere bruksområder vil være hensiktsmessig å </w:t>
      </w:r>
      <w:r w:rsidR="00985873" w:rsidRPr="00A32B61">
        <w:t>videreutvikle løsningen med mer spesialisert funksjonalitet</w:t>
      </w:r>
      <w:r w:rsidR="00D42B49" w:rsidRPr="00A32B61">
        <w:t xml:space="preserve"> knyttet til disse områdene</w:t>
      </w:r>
      <w:r w:rsidR="00985873" w:rsidRPr="00A32B61">
        <w:t xml:space="preserve">. </w:t>
      </w:r>
      <w:r w:rsidR="00DE5A3C" w:rsidRPr="00A32B61">
        <w:t xml:space="preserve">Minimumsløsningen er utformet slik at </w:t>
      </w:r>
      <w:r w:rsidR="00197E73" w:rsidRPr="00A32B61">
        <w:t>denne type spesialisert</w:t>
      </w:r>
      <w:r w:rsidR="00DE5A3C" w:rsidRPr="00A32B61">
        <w:t xml:space="preserve"> videreutvikling </w:t>
      </w:r>
      <w:r w:rsidR="002C3E83" w:rsidRPr="00A32B61">
        <w:t>er mulig samtidig</w:t>
      </w:r>
      <w:r w:rsidR="00197E73" w:rsidRPr="00A32B61">
        <w:t xml:space="preserve"> som man ivaretar </w:t>
      </w:r>
      <w:r w:rsidR="00026AA8" w:rsidRPr="00A32B61">
        <w:t>den generelle funksjonaliteten i minimumsløsningen</w:t>
      </w:r>
      <w:r w:rsidR="001A424A" w:rsidRPr="00A32B61">
        <w:t>.</w:t>
      </w:r>
      <w:r w:rsidR="00BF762B" w:rsidRPr="00A32B61">
        <w:t xml:space="preserve"> </w:t>
      </w:r>
      <w:r w:rsidR="008D38D0" w:rsidRPr="00A32B61">
        <w:t xml:space="preserve">Når man skal utarbeide en gjennomføringsplan vil det være hensiktsmessig å </w:t>
      </w:r>
      <w:proofErr w:type="gramStart"/>
      <w:r w:rsidR="008D38D0" w:rsidRPr="00A32B61">
        <w:t>fokusere</w:t>
      </w:r>
      <w:proofErr w:type="gramEnd"/>
      <w:r w:rsidR="008D38D0" w:rsidRPr="00A32B61">
        <w:t xml:space="preserve"> på </w:t>
      </w:r>
      <w:r w:rsidR="00395507" w:rsidRPr="00A32B61">
        <w:t xml:space="preserve">å videreutvikle knyttet til et bruksområde først </w:t>
      </w:r>
      <w:r w:rsidR="00761998" w:rsidRPr="00A32B61">
        <w:t xml:space="preserve">før man </w:t>
      </w:r>
      <w:r w:rsidR="00983789" w:rsidRPr="00A32B61">
        <w:t>utvider til flere bruksområder stegvis.</w:t>
      </w:r>
    </w:p>
    <w:p w14:paraId="77D2667F" w14:textId="77777777" w:rsidR="00C3388D" w:rsidRPr="00A32B61" w:rsidRDefault="00843CE7" w:rsidP="00843CE7">
      <w:r w:rsidRPr="00A32B61">
        <w:t xml:space="preserve">Det at man tar ett bruksområde først, og kanskje begynner med det antatt enkleste/nærmeste, betyr </w:t>
      </w:r>
      <w:r w:rsidR="00125FC7" w:rsidRPr="00A32B61">
        <w:t>ikke</w:t>
      </w:r>
      <w:r w:rsidRPr="00A32B61">
        <w:t xml:space="preserve"> at andre bruksområder er nedprioritert. Målet og de største gevinstene med løsningen vil fortsatt være knyttet til bedret samhandling og helhet i pasientforløp</w:t>
      </w:r>
      <w:r w:rsidR="00182AAE" w:rsidRPr="00A32B61">
        <w:t>.</w:t>
      </w:r>
      <w:r w:rsidRPr="00A32B61">
        <w:t xml:space="preserve"> </w:t>
      </w:r>
      <w:r w:rsidR="00182AAE" w:rsidRPr="00A32B61">
        <w:t>F</w:t>
      </w:r>
      <w:r w:rsidRPr="00A32B61">
        <w:t>ra et løsningsutviklingsperspektiv gir det mening å ta konkrete bruksområder i en rekkefølge samtidig som man bevarer et helhetsperspektiv for kommende bruksområder. Dersom man for eksempel innfører enkle behandlingsplaner mellom fastlege og pasient først, vil dette gi erfaringer med løsningen i drift som vil være verdifulle for innføring i andre bruksområder. Dette vil også være et skritt på veien mot samhandling på tvers, for når sykehus og kommune skal kobles på, vil det også bli behov for å få med fastlegene.</w:t>
      </w:r>
    </w:p>
    <w:p w14:paraId="66A1A3C5" w14:textId="4388C608" w:rsidR="00C3388D" w:rsidRPr="00A32B61" w:rsidRDefault="00927C6B" w:rsidP="00843CE7">
      <w:r w:rsidRPr="00A32B61">
        <w:t xml:space="preserve">For å sørge for at en stegvis tilnærming basert på </w:t>
      </w:r>
      <w:r w:rsidR="00AB3B30" w:rsidRPr="00A32B61">
        <w:t xml:space="preserve">ulike bruksområder fører til en helhetlig løsning på sikt er det nødvendig at </w:t>
      </w:r>
      <w:r w:rsidR="00E25D98" w:rsidRPr="00A32B61">
        <w:t>helhetlig løsningsforståelse og styring</w:t>
      </w:r>
      <w:r w:rsidR="00521A70" w:rsidRPr="00A32B61">
        <w:t xml:space="preserve"> ivaretas sentralt. </w:t>
      </w:r>
      <w:r w:rsidR="00C3388D" w:rsidRPr="00A32B61">
        <w:t>Lokale behov må dekkes, men helhetlig behovsforståelse må bygges og samles sentralt for å stegvis kunne utvikle en nasjonal løsning som</w:t>
      </w:r>
      <w:r w:rsidR="00561978" w:rsidRPr="00A32B61">
        <w:t xml:space="preserve"> på sikt</w:t>
      </w:r>
      <w:r w:rsidR="00C3388D" w:rsidRPr="00A32B61">
        <w:t xml:space="preserve"> dekker alle bruksområder på en god måte.</w:t>
      </w:r>
      <w:r w:rsidR="00561978" w:rsidRPr="00A32B61">
        <w:t xml:space="preserve"> </w:t>
      </w:r>
      <w:r w:rsidR="00C3388D" w:rsidRPr="00A32B61">
        <w:t xml:space="preserve">Både begreper og definisjoner av hva behandlingsplaner er og skal være i fremtiden er i bevegelse og vil utforskes og endres mens man utvikler løsningen og henter erfaringer fra drift. Hvis løsningen(e) utvikles uten et sentralt helhetlig perspektiv risikerer man </w:t>
      </w:r>
      <w:r w:rsidR="00AF2326" w:rsidRPr="00A32B61">
        <w:t xml:space="preserve">at </w:t>
      </w:r>
      <w:r w:rsidR="00C3388D" w:rsidRPr="00A32B61">
        <w:t xml:space="preserve">ulike endringer og </w:t>
      </w:r>
      <w:r w:rsidR="00AF2326" w:rsidRPr="00A32B61">
        <w:t xml:space="preserve">løsninger </w:t>
      </w:r>
      <w:r w:rsidR="00C3388D" w:rsidRPr="00A32B61">
        <w:t>for noen bruksområder går i beina på andre.</w:t>
      </w:r>
    </w:p>
    <w:p w14:paraId="5FD7BB7C" w14:textId="26C6E467" w:rsidR="00C2477C" w:rsidRPr="00A32B61" w:rsidRDefault="00843CE7" w:rsidP="00C2477C">
      <w:r w:rsidRPr="00A32B61">
        <w:t>Konkrete bruksområder med avklarte ansvarsfordelinger og prosesser bør ligge til grunn for både videre utvikling, utprøvning og innføring.</w:t>
      </w:r>
      <w:r w:rsidR="00753DB3" w:rsidRPr="00A32B61">
        <w:t xml:space="preserve"> </w:t>
      </w:r>
      <w:r w:rsidR="005500D9" w:rsidRPr="00A32B61">
        <w:t xml:space="preserve">I utprøvingen </w:t>
      </w:r>
      <w:r w:rsidR="00254135" w:rsidRPr="00A32B61">
        <w:t>var ikke</w:t>
      </w:r>
      <w:r w:rsidR="005500D9" w:rsidRPr="00A32B61">
        <w:t xml:space="preserve"> </w:t>
      </w:r>
      <w:r w:rsidR="0048469F" w:rsidRPr="00A32B61">
        <w:t xml:space="preserve">samhandling på tvers </w:t>
      </w:r>
      <w:r w:rsidR="00654601" w:rsidRPr="00A32B61">
        <w:t xml:space="preserve">etablert i pasientforløpene. </w:t>
      </w:r>
      <w:r w:rsidR="00927576" w:rsidRPr="00A32B61">
        <w:t xml:space="preserve">Det kan være hensiktsmessig å ta utgangspunkt i </w:t>
      </w:r>
      <w:r w:rsidR="00DF42AF" w:rsidRPr="00A32B61">
        <w:t xml:space="preserve">pasientforløp der dette </w:t>
      </w:r>
      <w:r w:rsidR="00C920F9" w:rsidRPr="00A32B61">
        <w:t xml:space="preserve">er mer avklart. IHT- prosjektet på Ahus er et eksempel på </w:t>
      </w:r>
      <w:r w:rsidR="008F6080" w:rsidRPr="00A32B61">
        <w:t xml:space="preserve">pasientforløp der dette er </w:t>
      </w:r>
      <w:r w:rsidR="00B36D10" w:rsidRPr="00A32B61">
        <w:t>etablert,</w:t>
      </w:r>
      <w:r w:rsidR="008F6080" w:rsidRPr="00A32B61">
        <w:t xml:space="preserve"> men man mangler verktøy for å dele </w:t>
      </w:r>
      <w:r w:rsidR="00B04DB8" w:rsidRPr="00A32B61">
        <w:t xml:space="preserve">på tvers. </w:t>
      </w:r>
    </w:p>
    <w:p w14:paraId="4DF901FB" w14:textId="4BF1581C" w:rsidR="00E929FB" w:rsidRPr="00A32B61" w:rsidRDefault="009B68B3" w:rsidP="00C2477C">
      <w:r w:rsidRPr="00A32B61">
        <w:t>API- integrasjoner</w:t>
      </w:r>
      <w:r w:rsidR="00980D50" w:rsidRPr="00A32B61">
        <w:t xml:space="preserve"> med fagsy</w:t>
      </w:r>
      <w:r w:rsidR="00286925" w:rsidRPr="00A32B61">
        <w:t>stemer</w:t>
      </w:r>
      <w:r w:rsidRPr="00A32B61">
        <w:t xml:space="preserve"> </w:t>
      </w:r>
      <w:r w:rsidR="00EE1BDA" w:rsidRPr="00A32B61">
        <w:t>er</w:t>
      </w:r>
      <w:r w:rsidR="003120CF" w:rsidRPr="00A32B61">
        <w:t xml:space="preserve"> </w:t>
      </w:r>
      <w:r w:rsidR="00E06E2A" w:rsidRPr="00A32B61">
        <w:t xml:space="preserve">et av </w:t>
      </w:r>
      <w:r w:rsidR="00D675AE" w:rsidRPr="00A32B61">
        <w:t xml:space="preserve">områdene som bør prioriteres ved videreutvikling. </w:t>
      </w:r>
      <w:r w:rsidR="004544C6" w:rsidRPr="00A32B61">
        <w:t xml:space="preserve">Dette arbeidet vil sannsynligvis </w:t>
      </w:r>
      <w:r w:rsidR="00AE4197" w:rsidRPr="00A32B61">
        <w:t xml:space="preserve">ta tid og </w:t>
      </w:r>
      <w:r w:rsidR="00253C8D" w:rsidRPr="00A32B61">
        <w:t xml:space="preserve">foregå i ulik takt </w:t>
      </w:r>
      <w:r w:rsidR="0032682C" w:rsidRPr="00A32B61">
        <w:t xml:space="preserve">med tanke på antall ulike system som finnes. </w:t>
      </w:r>
      <w:r w:rsidR="005A3328" w:rsidRPr="00A32B61">
        <w:t xml:space="preserve">For å sikre </w:t>
      </w:r>
      <w:r w:rsidR="007A5406" w:rsidRPr="00A32B61">
        <w:t xml:space="preserve">at </w:t>
      </w:r>
      <w:r w:rsidR="00410EF4" w:rsidRPr="00A32B61">
        <w:t xml:space="preserve">slik utvikling foregår </w:t>
      </w:r>
      <w:r w:rsidR="007236FE" w:rsidRPr="00A32B61">
        <w:t xml:space="preserve">koordinert </w:t>
      </w:r>
      <w:r w:rsidR="000C6FB5" w:rsidRPr="00A32B61">
        <w:t xml:space="preserve">anbefaler prosjektet </w:t>
      </w:r>
      <w:r w:rsidR="00BA34B4" w:rsidRPr="00A32B61">
        <w:t xml:space="preserve">at dette arbeidet </w:t>
      </w:r>
      <w:r w:rsidR="00C51058" w:rsidRPr="00A32B61">
        <w:t xml:space="preserve">gjøres stegvis og i </w:t>
      </w:r>
      <w:r w:rsidR="0063616D" w:rsidRPr="00A32B61">
        <w:t>tett samarbeid me</w:t>
      </w:r>
      <w:r w:rsidR="00BE1210" w:rsidRPr="00A32B61">
        <w:t>llom</w:t>
      </w:r>
      <w:r w:rsidR="0063616D" w:rsidRPr="00A32B61">
        <w:t xml:space="preserve"> He</w:t>
      </w:r>
      <w:r w:rsidR="000D5FDC" w:rsidRPr="00A32B61">
        <w:t>lsedirektoratet, NHN</w:t>
      </w:r>
      <w:r w:rsidR="00601BA0" w:rsidRPr="00A32B61">
        <w:t xml:space="preserve">, sentrale aktører i sektor og leverandørmarkedet. Helse Nord har </w:t>
      </w:r>
      <w:r w:rsidR="006973A2" w:rsidRPr="00A32B61">
        <w:t>i løpet av utp</w:t>
      </w:r>
      <w:r w:rsidR="00B52B6D" w:rsidRPr="00A32B61">
        <w:t>r</w:t>
      </w:r>
      <w:r w:rsidR="006973A2" w:rsidRPr="00A32B61">
        <w:t>øv</w:t>
      </w:r>
      <w:r w:rsidR="00B52B6D" w:rsidRPr="00A32B61">
        <w:t xml:space="preserve">ingen </w:t>
      </w:r>
      <w:r w:rsidR="00D44DA5" w:rsidRPr="00A32B61">
        <w:t xml:space="preserve">igangsatt et initiativ </w:t>
      </w:r>
      <w:r w:rsidR="00DE07A9" w:rsidRPr="00A32B61">
        <w:t>til integrasjon</w:t>
      </w:r>
      <w:r w:rsidR="00000C9F" w:rsidRPr="00A32B61">
        <w:t xml:space="preserve"> i DIPS</w:t>
      </w:r>
      <w:r w:rsidR="00B52B6D" w:rsidRPr="00A32B61">
        <w:t>,</w:t>
      </w:r>
      <w:r w:rsidR="00DE07A9" w:rsidRPr="00A32B61">
        <w:t xml:space="preserve"> og videreutvikling bør understøtte dette initiativet. </w:t>
      </w:r>
      <w:r w:rsidR="0014009F" w:rsidRPr="00A32B61">
        <w:t>K</w:t>
      </w:r>
      <w:r w:rsidR="00EB5890" w:rsidRPr="00A32B61">
        <w:t xml:space="preserve">S </w:t>
      </w:r>
      <w:r w:rsidR="00237A40" w:rsidRPr="00A32B61">
        <w:t xml:space="preserve">vil være en sentral aktør med tanke på </w:t>
      </w:r>
      <w:r w:rsidR="00474AF7" w:rsidRPr="00A32B61">
        <w:t xml:space="preserve">kommunenes </w:t>
      </w:r>
      <w:r w:rsidR="00215AF3" w:rsidRPr="00A32B61">
        <w:t>fagsystemer</w:t>
      </w:r>
      <w:r w:rsidR="00474AF7" w:rsidRPr="00A32B61">
        <w:t xml:space="preserve">. </w:t>
      </w:r>
      <w:r w:rsidR="00547199" w:rsidRPr="00A32B61">
        <w:t xml:space="preserve">For fastleger bør </w:t>
      </w:r>
      <w:r w:rsidR="009F40D3" w:rsidRPr="00A32B61">
        <w:t xml:space="preserve">man benytte seg av strukturene som finnes i EPJ- løftet. </w:t>
      </w:r>
    </w:p>
    <w:p w14:paraId="47B8F6F0" w14:textId="260CD98B" w:rsidR="00E929FB" w:rsidRPr="00A32B61" w:rsidRDefault="00622716" w:rsidP="00C2477C">
      <w:r w:rsidRPr="00A32B61">
        <w:lastRenderedPageBreak/>
        <w:t xml:space="preserve">Det er også ønske om å </w:t>
      </w:r>
      <w:proofErr w:type="gramStart"/>
      <w:r w:rsidRPr="00A32B61">
        <w:t>integrere</w:t>
      </w:r>
      <w:proofErr w:type="gramEnd"/>
      <w:r w:rsidRPr="00A32B61">
        <w:t xml:space="preserve"> løsningen med systemer for DHO. </w:t>
      </w:r>
      <w:r w:rsidR="00493B2D" w:rsidRPr="00A32B61">
        <w:t>Det er behov for å se nærmere på løsningskonseptet knyttet til dette bruksområdet. G</w:t>
      </w:r>
      <w:r w:rsidR="00E929FB" w:rsidRPr="00A32B61">
        <w:t xml:space="preserve">jennomføringsplanen </w:t>
      </w:r>
      <w:r w:rsidR="000133D6" w:rsidRPr="00A32B61">
        <w:t>for dette bør utarbeides</w:t>
      </w:r>
      <w:r w:rsidR="005B0A68" w:rsidRPr="00A32B61">
        <w:t xml:space="preserve"> i sammenheng med </w:t>
      </w:r>
      <w:r w:rsidR="00A21006" w:rsidRPr="00A32B61">
        <w:t>en nærmere vurdering av konseptet</w:t>
      </w:r>
      <w:r w:rsidR="00B11685" w:rsidRPr="00A32B61">
        <w:t xml:space="preserve">. </w:t>
      </w:r>
    </w:p>
    <w:p w14:paraId="37111118" w14:textId="77777777" w:rsidR="005167C9" w:rsidRPr="00A32B61" w:rsidRDefault="005167C9" w:rsidP="00C2477C"/>
    <w:p w14:paraId="2DDB1801" w14:textId="470FDE5F" w:rsidR="00F230C9" w:rsidRPr="00A32B61" w:rsidRDefault="00F230C9" w:rsidP="00F230C9">
      <w:pPr>
        <w:pStyle w:val="Overskrift3"/>
      </w:pPr>
      <w:bookmarkStart w:id="100" w:name="_Toc161408168"/>
      <w:r w:rsidRPr="00A32B61">
        <w:t>5.4.</w:t>
      </w:r>
      <w:r w:rsidR="00BD2F56" w:rsidRPr="00A32B61">
        <w:t>1</w:t>
      </w:r>
      <w:r w:rsidRPr="00A32B61">
        <w:t xml:space="preserve"> Muligheter ved videreføring</w:t>
      </w:r>
      <w:bookmarkEnd w:id="100"/>
    </w:p>
    <w:p w14:paraId="03D6B3BC" w14:textId="575581AE" w:rsidR="00F230C9" w:rsidRPr="00A32B61" w:rsidRDefault="00F230C9" w:rsidP="00F230C9">
      <w:r w:rsidRPr="00A32B61">
        <w:t xml:space="preserve">Prosjektet har gjennom dialog med ulike aktører opparbeidet flere muligheter for videreføring, og et utvalg oppgis i dette kapitlet. </w:t>
      </w:r>
    </w:p>
    <w:p w14:paraId="5EB9E20D" w14:textId="77777777" w:rsidR="00F230C9" w:rsidRPr="00A32B61" w:rsidRDefault="00F230C9" w:rsidP="00F230C9">
      <w:pPr>
        <w:rPr>
          <w:b/>
          <w:bCs/>
        </w:rPr>
      </w:pPr>
      <w:r w:rsidRPr="00A32B61">
        <w:rPr>
          <w:b/>
          <w:bCs/>
        </w:rPr>
        <w:t>Integrasjonsarbeid i DIPS</w:t>
      </w:r>
    </w:p>
    <w:p w14:paraId="1C21F3C0" w14:textId="77777777" w:rsidR="00F230C9" w:rsidRPr="00A32B61" w:rsidRDefault="00F230C9" w:rsidP="00F230C9">
      <w:r w:rsidRPr="00A32B61">
        <w:t xml:space="preserve">Helse Nord RHF har uttrykt ønske om å lede integrasjonsarbeid i DIPS, og er villige til å prioritere dette gitt tilstrekkelig sentral finansiering til at et nært samarbeid mellom sektor, leverandører og myndigheter kan gjennomføres. Det er tenkt å fokusere forløpsbasert, som sammenfaller godt med tiltaket om å ta for seg visse prioriterte bruksområder av gangen. Samarbeid med andre HF er ønsket. Portalen er tenkt brukt for å hente inn behov til integrasjonsarbeidet, og komplettere samhandling ved utprøvning av integrasjon. </w:t>
      </w:r>
    </w:p>
    <w:p w14:paraId="64598B34" w14:textId="77777777" w:rsidR="00F230C9" w:rsidRPr="00A32B61" w:rsidRDefault="00F230C9" w:rsidP="00F230C9">
      <w:r w:rsidRPr="00A32B61">
        <w:t>Det er uttrykt ønske om at dette arbeidet ses i sammenheng med integrasjonsarbeid på sykehussiden, og Helse Nord har tenkt å involvere utvalgte kommuner i sine aktiviteter. Vi vurderer det som aktuelt at kommuner kan søke tilskudd til dette arbeidet via Helseteknologiordningen. Det vil være hensiktsmessig å vurdere system/leverandør status når man inngår et slikt samarbeid, slik at man for eksempel kan unngå scenarier der kommunens EPJ system er i vedlikeholdsfase og ikke aktuelt for videreutvikling, eller at kommunen har tenkt å anskaffe nytt system i løpet av nær fremtid slik at et samarbeid med eksisterende leverandør kan bli kortsiktig. Et samarbeid på tvers av kommuner kan være aktuelt, og hensikten må være å utvikle en integrasjon som ikke er skreddersydd for den enkelte kommune, men som kan gjenbrukes på nasjonalt nivå.</w:t>
      </w:r>
    </w:p>
    <w:p w14:paraId="1D8E875E" w14:textId="1CB973E1" w:rsidR="00F230C9" w:rsidRPr="00A32B61" w:rsidRDefault="00F230C9" w:rsidP="00F230C9">
      <w:r w:rsidRPr="00A32B61">
        <w:t>Prosjektet har hatt en prosess og en dialog med TietoEvry Care og Bodø kommune i 2023 ang. integrasjon i Gerica, men dette har stoppet opp grunnet manglende finansiering og forankring. Det er ønskelig å fortsette dialogen så snart dette er på plass. Flere kommuner har fremmet ønske om å være involvert. Dette ser vi som en mulighet for å sørge for et mer representativt utvalg av kommuner i videre utvikling og utprøvning.</w:t>
      </w:r>
    </w:p>
    <w:p w14:paraId="7FEBD392" w14:textId="77777777" w:rsidR="00F230C9" w:rsidRPr="00A32B61" w:rsidRDefault="00F230C9" w:rsidP="00F230C9">
      <w:pPr>
        <w:rPr>
          <w:b/>
          <w:bCs/>
        </w:rPr>
      </w:pPr>
      <w:r w:rsidRPr="00A32B61">
        <w:rPr>
          <w:b/>
          <w:bCs/>
        </w:rPr>
        <w:t>Integrasjonsarbeid i fastlegesystemer</w:t>
      </w:r>
    </w:p>
    <w:p w14:paraId="1D7ED408" w14:textId="31AB70ED" w:rsidR="00F230C9" w:rsidRPr="00A32B61" w:rsidRDefault="00F230C9" w:rsidP="006D1BFA">
      <w:r w:rsidRPr="00A32B61">
        <w:t xml:space="preserve">EPJ-løftet kan være en mulighet for å sikre integrasjon hos fastlegeleverandørene. Det anbefales at man i første omgang innhenter informasjon, estimater og løsningsforslag via dialog. Basert på dette kan man vurdere om og når man går til anskaffelse med en kravspesifikasjon som også sammenfaller med integrasjonsarbeidet på sykehus- og kommunesiden. Tidspunktet for anskaffelse må også ses i sammenheng med videreutvikling av den sentrale løsningen, da man må unngå endringer i sentral løsning som også krever endringer i flere fagsystemer. </w:t>
      </w:r>
    </w:p>
    <w:p w14:paraId="2598FFE3" w14:textId="23FD3391" w:rsidR="00F230C9" w:rsidRPr="00A32B61" w:rsidRDefault="00F230C9" w:rsidP="00F230C9">
      <w:pPr>
        <w:rPr>
          <w:b/>
          <w:bCs/>
        </w:rPr>
      </w:pPr>
      <w:r w:rsidRPr="00A32B61">
        <w:rPr>
          <w:b/>
          <w:bCs/>
        </w:rPr>
        <w:t xml:space="preserve">Erfaringsinnhenting via </w:t>
      </w:r>
      <w:r w:rsidR="00C645AE" w:rsidRPr="00A32B61">
        <w:rPr>
          <w:b/>
          <w:bCs/>
        </w:rPr>
        <w:t xml:space="preserve">Kjernejournal </w:t>
      </w:r>
      <w:r w:rsidRPr="00A32B61">
        <w:rPr>
          <w:b/>
          <w:bCs/>
        </w:rPr>
        <w:t>portal</w:t>
      </w:r>
    </w:p>
    <w:p w14:paraId="29FDA471" w14:textId="46784C90" w:rsidR="00F230C9" w:rsidRPr="00A32B61" w:rsidRDefault="00F230C9" w:rsidP="00F230C9">
      <w:r w:rsidRPr="00A32B61">
        <w:t xml:space="preserve">Prosjektet ser det som svært verdifullt å kunne benytte den kostnads- og tidseffektive utrullingsmuligheten som portalen muliggjør for å berike integrasjonsarbeidet, komplettere integrasjonsutprøvninger, lære mer om nye bruksområder og eventuelt også forske på og evaluere nye bruksområder ved behov. Behandlingsplaner som konsept har også behov for standardisering og etablering innen ulike bruksområder, og portalen kan også bidra til dette. </w:t>
      </w:r>
    </w:p>
    <w:p w14:paraId="029A49B6" w14:textId="77777777" w:rsidR="00F230C9" w:rsidRPr="00A32B61" w:rsidRDefault="00F230C9" w:rsidP="00F230C9">
      <w:pPr>
        <w:rPr>
          <w:b/>
          <w:bCs/>
        </w:rPr>
      </w:pPr>
      <w:r w:rsidRPr="00A32B61">
        <w:rPr>
          <w:b/>
          <w:bCs/>
        </w:rPr>
        <w:t>Videreføring av utprøvning/bruk</w:t>
      </w:r>
    </w:p>
    <w:p w14:paraId="534DEBE2" w14:textId="32614AB2" w:rsidR="00F230C9" w:rsidRPr="00A32B61" w:rsidRDefault="00F230C9" w:rsidP="00F230C9">
      <w:r w:rsidRPr="00A32B61">
        <w:lastRenderedPageBreak/>
        <w:t xml:space="preserve">Det er et ønske fra 3 av 4 klynger i utprøvningen å fortsette bruken av portalen, selv uten eventuell støtte fra prosjektet. Det anbefales at deres ønsker og behov avklares nærmere, og at formål og tidslinje konkretiseres. Bruken og formål kan spesifiseres inn mot behovsinnhenting for integrasjoner, erfaringer fra konkrete bruksområder, eller som forberedelser for innføring av behandlingsplaner på sikt. </w:t>
      </w:r>
    </w:p>
    <w:p w14:paraId="6F5F0F25" w14:textId="77777777" w:rsidR="00F230C9" w:rsidRPr="00A32B61" w:rsidRDefault="00F230C9" w:rsidP="00F230C9">
      <w:pPr>
        <w:rPr>
          <w:b/>
          <w:bCs/>
        </w:rPr>
      </w:pPr>
      <w:r w:rsidRPr="00A32B61">
        <w:rPr>
          <w:b/>
          <w:bCs/>
        </w:rPr>
        <w:t>Behandlingsplaner mellom fastlege og pasient</w:t>
      </w:r>
    </w:p>
    <w:p w14:paraId="2CD4FAAD" w14:textId="2DF81335" w:rsidR="00F230C9" w:rsidRPr="00A32B61" w:rsidRDefault="00F230C9" w:rsidP="00F230C9">
      <w:r w:rsidRPr="00A32B61">
        <w:t xml:space="preserve">Fastlegen som har oppnådd den nevnte suksesshistorien i kapittel </w:t>
      </w:r>
      <w:r w:rsidR="00501FA5" w:rsidRPr="00A32B61">
        <w:t>3.1</w:t>
      </w:r>
      <w:r w:rsidRPr="00A32B61">
        <w:t xml:space="preserve">, ønsker til og med å fortsette bruken uten takster. Bruksområdet som suksesshistorien representerer, kan sies å være sykdomsforebyggende (egen)behandlingsplaner mellom fastlege og pasient. Fastlegen har da opprettet behandlingsplaner sammen med sine pasienter, satt målsetninger og tiltak sammen, og fulgt opp pasientens gjennomføring i deres konsultasjoner. Digitale meldinger til pasient via Digital Dialog Fastlege (DDFL) er brukt for å holde pasienten oppdatert om endringer i planen, og fungere som varslinger. </w:t>
      </w:r>
    </w:p>
    <w:p w14:paraId="01A1789F" w14:textId="77777777" w:rsidR="00F230C9" w:rsidRPr="00A32B61" w:rsidRDefault="00F230C9" w:rsidP="00F230C9">
      <w:r w:rsidRPr="00A32B61">
        <w:t xml:space="preserve">Både fastlegen og pasienten som gjennomførte en livsstilsendring og gikk ned fra 120 til 80 kg i løpet av utprøvningen, gir begge DBEP løsningen en del av æren for resultatene. Selv om det vil kreve noe arbeid fra fastlegen å opprette og følge opp en behandlingsplan på denne måten, vil fastlegen også </w:t>
      </w:r>
      <w:proofErr w:type="gramStart"/>
      <w:r w:rsidRPr="00A32B61">
        <w:t>potensielt</w:t>
      </w:r>
      <w:proofErr w:type="gramEnd"/>
      <w:r w:rsidRPr="00A32B61">
        <w:t xml:space="preserve"> avlastes på sikt som følge av at pasientpopulasjonen holdes friskere. Dette foreslås som et sentralt undersøkelsespunkt i en eventuell evaluering.  </w:t>
      </w:r>
    </w:p>
    <w:p w14:paraId="2A9D20F6" w14:textId="6EC9B50C" w:rsidR="00F230C9" w:rsidRPr="00A32B61" w:rsidRDefault="00F230C9" w:rsidP="00F230C9">
      <w:r w:rsidRPr="00A32B61">
        <w:t xml:space="preserve">Egenbehandlingsplan innen DHO har gode resultater å vise til, men dekker bare </w:t>
      </w:r>
      <w:r w:rsidR="001D010E" w:rsidRPr="00A32B61">
        <w:t xml:space="preserve">en liten del </w:t>
      </w:r>
      <w:r w:rsidRPr="00A32B61">
        <w:t xml:space="preserve">av befolkningen. Bruk av enkle og sykdomsforebyggende behandlingsplaner for resten av befolkningen, og mellom fastlege og pasient primært, er det enkleste og minst komplekse bruksområdet vi har støtt på i løpet av prosjektet fordi det ikke krever samhandling på tvers for å gi verdi. Det kan fortsatt støtte samhandling siden det kan gi verdi for andre behandlere å vite at pasienten har en behandlingsplan og lese informasjonen i den, men selve opprettelsen er lite kompleks. Dette bruksområdet kan </w:t>
      </w:r>
      <w:proofErr w:type="gramStart"/>
      <w:r w:rsidRPr="00A32B61">
        <w:t>potensielt</w:t>
      </w:r>
      <w:proofErr w:type="gramEnd"/>
      <w:r w:rsidRPr="00A32B61">
        <w:t xml:space="preserve"> ha store samfunnsøkonomiske gevinster (jfr. statistikk fra Hdir ref. innsiktsarbeidet). Så lenge man kan benytte portalen vil det også være lite kostbart å både utforske videre, og eventuelt </w:t>
      </w:r>
      <w:proofErr w:type="gramStart"/>
      <w:r w:rsidRPr="00A32B61">
        <w:t>implementere</w:t>
      </w:r>
      <w:proofErr w:type="gramEnd"/>
      <w:r w:rsidRPr="00A32B61">
        <w:t xml:space="preserve">. Det anbefales at man iverksetter en utvidet utprøvning orientert rundt dette bruksområdet, og gjennomfører en ekstern evaluering og vurdering av samfunnsøkonomisk gevinst ved innføring. Varighet og nødvendig antall behandlere og pasienter og detaljgrad av bruksområde gås opp med evaluator. Utover rekruttering, en kort opplæring, og kompensasjon for tidsbruk, er det eneste som trengs for å gi disse fastlegene og pasientene tilgang til løsningen i Kjernejournal portal og Helsenorge, å "skru på en bryter" sentralt for å gi tilgang. </w:t>
      </w:r>
    </w:p>
    <w:p w14:paraId="690655DB" w14:textId="77777777" w:rsidR="00F230C9" w:rsidRPr="00A32B61" w:rsidRDefault="00F230C9" w:rsidP="00F230C9">
      <w:pPr>
        <w:rPr>
          <w:b/>
          <w:bCs/>
        </w:rPr>
      </w:pPr>
    </w:p>
    <w:p w14:paraId="3318ABC2" w14:textId="77777777" w:rsidR="00F230C9" w:rsidRPr="00A32B61" w:rsidRDefault="00F230C9" w:rsidP="00F230C9">
      <w:pPr>
        <w:rPr>
          <w:b/>
          <w:bCs/>
        </w:rPr>
      </w:pPr>
      <w:r w:rsidRPr="00A32B61">
        <w:rPr>
          <w:b/>
          <w:bCs/>
        </w:rPr>
        <w:t>Tverrfaglig oppfølging av eldre med sammensatte behov og høyt forbruk av helsetjenester</w:t>
      </w:r>
    </w:p>
    <w:p w14:paraId="17F6C245" w14:textId="702C6520" w:rsidR="00F230C9" w:rsidRPr="00A32B61" w:rsidRDefault="00F230C9" w:rsidP="00F230C9">
      <w:r w:rsidRPr="00A32B61">
        <w:t xml:space="preserve">Prosjektet </w:t>
      </w:r>
      <w:r w:rsidRPr="00A32B61">
        <w:rPr>
          <w:i/>
        </w:rPr>
        <w:t>Integrerte Helsetjenester</w:t>
      </w:r>
      <w:r w:rsidRPr="00A32B61">
        <w:t xml:space="preserve"> (IHT) ved Ahus ønsker å benytte løsningen i sitt arbeid med eldre med sammensatte behov og høyt forbruk av helsetjenester. Prosjektet har allerede etablert tverrfaglige team som samarbeider på tvers av sykehus, kommune og fastlege, som nettopp var et hinder for gevinstrealisering under utprøvningen i 2023. Prosjektet vant Helsedirektoratets Forbedringsprisen 2023, og vil være en god </w:t>
      </w:r>
      <w:proofErr w:type="gramStart"/>
      <w:r w:rsidRPr="00A32B61">
        <w:t>case</w:t>
      </w:r>
      <w:proofErr w:type="gramEnd"/>
      <w:r w:rsidRPr="00A32B61">
        <w:t xml:space="preserve"> for videre utprøvning. Oppstart vil være</w:t>
      </w:r>
      <w:r w:rsidRPr="00A32B61" w:rsidDel="006F05CF">
        <w:t xml:space="preserve"> </w:t>
      </w:r>
      <w:r w:rsidRPr="00A32B61">
        <w:t xml:space="preserve">lite kostbart og tilgang til løsningen kan gis omgående ved beslutning. Dermed kan utprøvning starte raskt, gitt videre basisfinansiering og godkjenning fra NHN. Utprøvningen kan vinkles i ulike retninger, men kan </w:t>
      </w:r>
      <w:proofErr w:type="gramStart"/>
      <w:r w:rsidRPr="00A32B61">
        <w:t>potensielt</w:t>
      </w:r>
      <w:proofErr w:type="gramEnd"/>
      <w:r w:rsidRPr="00A32B61">
        <w:t xml:space="preserve"> gi erfaringer knyttet til DIPS-integrasjon i samarbeid med Helse Nord sitt initiativ, Digital Hjemmeoppfølging, integrasjon med systemer for Individuell Plan, og deling av behandlingsplaner på tvers. IHT-Prosjektet sin motivasjon er også knyttet til at de vurderer at behandlerne og pasientene </w:t>
      </w:r>
      <w:r w:rsidRPr="00A32B61">
        <w:lastRenderedPageBreak/>
        <w:t xml:space="preserve">vil ha verdi av løsningen slik den er, på tross av begrensningene i basisløsningen og portalen, og de ønsker å starte opp så fort som mulig i 2024.  </w:t>
      </w:r>
    </w:p>
    <w:p w14:paraId="70879181" w14:textId="77777777" w:rsidR="00F230C9" w:rsidRPr="00A32B61" w:rsidRDefault="00F230C9" w:rsidP="00F230C9">
      <w:pPr>
        <w:rPr>
          <w:b/>
          <w:bCs/>
        </w:rPr>
      </w:pPr>
      <w:r w:rsidRPr="00A32B61">
        <w:rPr>
          <w:b/>
          <w:bCs/>
        </w:rPr>
        <w:t>Forskning og evaluering</w:t>
      </w:r>
    </w:p>
    <w:p w14:paraId="1BE5E3CC" w14:textId="77777777" w:rsidR="00F230C9" w:rsidRPr="00A32B61" w:rsidRDefault="00F230C9" w:rsidP="00F230C9">
      <w:r w:rsidRPr="00A32B61">
        <w:t xml:space="preserve">Prosjektet har ikke gjennomført ekstern evaluering eller forskning på løsningen og bruken i inneværende prosjektperiode. Som nevnt i rapporten er det mange mulige bruksområder, bruksmåter og gevinster tilknyttet løsningen. For å få et bedre kunnskapsgrunnlag knyttet til dette bør man ved en videreføring koble på eksterne miljøer som kan forske på dette. </w:t>
      </w:r>
    </w:p>
    <w:p w14:paraId="5D60CC2B" w14:textId="4A69B3DD" w:rsidR="00F230C9" w:rsidRPr="00A32B61" w:rsidRDefault="00F230C9" w:rsidP="00F230C9">
      <w:r w:rsidRPr="00A32B61">
        <w:t xml:space="preserve">Det </w:t>
      </w:r>
      <w:r w:rsidR="009418B3" w:rsidRPr="00A32B61">
        <w:t xml:space="preserve">kan med fordel også </w:t>
      </w:r>
      <w:r w:rsidRPr="00A32B61">
        <w:t>gjennomføres ekstern evaluering av prosjektet og løsningen</w:t>
      </w:r>
      <w:r w:rsidR="009418B3" w:rsidRPr="00A32B61">
        <w:t xml:space="preserve"> innenfor bruksområder </w:t>
      </w:r>
      <w:r w:rsidR="00826CF1" w:rsidRPr="00A32B61">
        <w:t>under utprøvning</w:t>
      </w:r>
      <w:r w:rsidRPr="00A32B61">
        <w:t>. Både evaluering og forskning kan iverksettes raskt og effektivt med utprøving av portalen som utgangspunkt.</w:t>
      </w:r>
    </w:p>
    <w:p w14:paraId="65DABA41" w14:textId="77777777" w:rsidR="00515886" w:rsidRPr="00A32B61" w:rsidRDefault="00515886" w:rsidP="00515886"/>
    <w:p w14:paraId="13283E96" w14:textId="1B355CC9" w:rsidR="00515886" w:rsidRPr="00A32B61" w:rsidRDefault="00A57961" w:rsidP="00515886">
      <w:pPr>
        <w:pStyle w:val="Overskrift2"/>
      </w:pPr>
      <w:bookmarkStart w:id="101" w:name="_Toc161408169"/>
      <w:r w:rsidRPr="00A32B61">
        <w:t>5.</w:t>
      </w:r>
      <w:r w:rsidR="00F05F4F" w:rsidRPr="00A32B61">
        <w:t>5</w:t>
      </w:r>
      <w:r w:rsidRPr="00A32B61">
        <w:t xml:space="preserve"> </w:t>
      </w:r>
      <w:r w:rsidR="00515886" w:rsidRPr="00A32B61">
        <w:t>Internasjonale erfaringer</w:t>
      </w:r>
      <w:bookmarkEnd w:id="101"/>
    </w:p>
    <w:p w14:paraId="29D9363A" w14:textId="4B336707" w:rsidR="003A515C" w:rsidRPr="00A32B61" w:rsidRDefault="00AA0A5C" w:rsidP="00C83262">
      <w:r w:rsidRPr="00A32B61">
        <w:t xml:space="preserve">Prosjektet har undersøkt internasjonale erfaringer med digitale behandlingsplaner. </w:t>
      </w:r>
      <w:r w:rsidR="00237B13" w:rsidRPr="00A32B61">
        <w:t xml:space="preserve">Det fremstår som </w:t>
      </w:r>
      <w:r w:rsidR="00E904DD" w:rsidRPr="00A32B61">
        <w:t>om</w:t>
      </w:r>
      <w:r w:rsidR="00237B13" w:rsidRPr="00A32B61">
        <w:t xml:space="preserve"> behovet for å dele behandlingsplaner </w:t>
      </w:r>
      <w:r w:rsidR="00C8414F" w:rsidRPr="00A32B61">
        <w:t xml:space="preserve">på tvers </w:t>
      </w:r>
      <w:r w:rsidR="001803D5" w:rsidRPr="00A32B61">
        <w:t xml:space="preserve">også </w:t>
      </w:r>
      <w:r w:rsidR="009C3FDE" w:rsidRPr="00A32B61">
        <w:t>finnes</w:t>
      </w:r>
      <w:r w:rsidR="00882F88" w:rsidRPr="00A32B61">
        <w:t xml:space="preserve"> i andre land. </w:t>
      </w:r>
      <w:r w:rsidR="00A12C3F" w:rsidRPr="00A32B61">
        <w:t xml:space="preserve">Det finnes en rekke </w:t>
      </w:r>
      <w:r w:rsidR="008B125A" w:rsidRPr="00A32B61">
        <w:t>internas</w:t>
      </w:r>
      <w:r w:rsidR="00CA1250" w:rsidRPr="00A32B61">
        <w:t xml:space="preserve">jonale </w:t>
      </w:r>
      <w:r w:rsidR="00A12C3F" w:rsidRPr="00A32B61">
        <w:t xml:space="preserve">leverandører som tilbyr </w:t>
      </w:r>
      <w:r w:rsidR="00436BAD" w:rsidRPr="00A32B61">
        <w:t xml:space="preserve">digitale behandlingsplaner i sine løsninger. </w:t>
      </w:r>
      <w:r w:rsidR="00CC5911" w:rsidRPr="00A32B61">
        <w:t xml:space="preserve">Utfordringen med disse løsningene er at de ikke nødvendigvis </w:t>
      </w:r>
      <w:r w:rsidR="002740DD" w:rsidRPr="00A32B61">
        <w:t xml:space="preserve">tilgjengeliggjør behandlingsplanene på tvers. </w:t>
      </w:r>
      <w:r w:rsidR="00F83400" w:rsidRPr="00A32B61">
        <w:t xml:space="preserve">Prosjektet har funnet to konkrete eksempler </w:t>
      </w:r>
      <w:r w:rsidR="00AF69CB" w:rsidRPr="00A32B61">
        <w:t xml:space="preserve">i England og Danmark der man </w:t>
      </w:r>
      <w:proofErr w:type="gramStart"/>
      <w:r w:rsidR="00A239A4" w:rsidRPr="00A32B61">
        <w:t>fokuserer</w:t>
      </w:r>
      <w:proofErr w:type="gramEnd"/>
      <w:r w:rsidR="00A239A4" w:rsidRPr="00A32B61">
        <w:t xml:space="preserve"> på å dele behandlingsplaner på tvers. </w:t>
      </w:r>
    </w:p>
    <w:p w14:paraId="255016AF" w14:textId="33985780" w:rsidR="003A515C" w:rsidRPr="00A32B61" w:rsidRDefault="003311C0" w:rsidP="00C83262">
      <w:r w:rsidRPr="00A32B61">
        <w:t xml:space="preserve">I </w:t>
      </w:r>
      <w:r w:rsidR="00253669" w:rsidRPr="00A32B61">
        <w:t>England</w:t>
      </w:r>
      <w:r w:rsidRPr="00A32B61">
        <w:t xml:space="preserve"> har </w:t>
      </w:r>
      <w:r w:rsidR="0043752B" w:rsidRPr="00A32B61">
        <w:t xml:space="preserve">National Health Service (NHS) en digital tjeneste de kaller Coordinate My Care" </w:t>
      </w:r>
      <w:r w:rsidR="00351213" w:rsidRPr="00A32B61">
        <w:t>(CMC)</w:t>
      </w:r>
      <w:r w:rsidR="0043752B" w:rsidRPr="00A32B61">
        <w:t xml:space="preserve"> som gjør det mulig for </w:t>
      </w:r>
      <w:r w:rsidR="00A936EC" w:rsidRPr="00A32B61">
        <w:t>helsepersonell</w:t>
      </w:r>
      <w:r w:rsidR="0043752B" w:rsidRPr="00A32B61">
        <w:t xml:space="preserve"> å dele behandlingsplaner på tvers av behandlere i London. </w:t>
      </w:r>
      <w:r w:rsidR="007F3C5B" w:rsidRPr="00A32B61">
        <w:t xml:space="preserve">Tjenesten er i drift og i 2021 </w:t>
      </w:r>
      <w:r w:rsidR="00774663" w:rsidRPr="00A32B61">
        <w:t>var det</w:t>
      </w:r>
      <w:r w:rsidR="007F3C5B" w:rsidRPr="00A32B61">
        <w:t xml:space="preserve"> over 134 000 </w:t>
      </w:r>
      <w:r w:rsidR="00B9583A" w:rsidRPr="00A32B61">
        <w:t xml:space="preserve">behandlingsplaner i systemet. </w:t>
      </w:r>
      <w:r w:rsidR="008F5350" w:rsidRPr="00A32B61">
        <w:t xml:space="preserve">Tjenesten oppgir at </w:t>
      </w:r>
      <w:r w:rsidR="00351213" w:rsidRPr="00A32B61">
        <w:t xml:space="preserve">CMC </w:t>
      </w:r>
      <w:r w:rsidR="00446B67" w:rsidRPr="00A32B61">
        <w:t xml:space="preserve">har redusert </w:t>
      </w:r>
      <w:r w:rsidR="004569DB" w:rsidRPr="00A32B61">
        <w:t>un</w:t>
      </w:r>
      <w:r w:rsidR="00521671" w:rsidRPr="00A32B61">
        <w:t>ø</w:t>
      </w:r>
      <w:r w:rsidR="004569DB" w:rsidRPr="00A32B61">
        <w:t>dvendige innleggelser på sykehus vesentlig</w:t>
      </w:r>
      <w:r w:rsidR="00AD0821" w:rsidRPr="00A32B61">
        <w:t xml:space="preserve">. </w:t>
      </w:r>
      <w:r w:rsidR="0047609C" w:rsidRPr="00A32B61">
        <w:t xml:space="preserve">Færre enn </w:t>
      </w:r>
      <w:r w:rsidR="00BF2003" w:rsidRPr="00A32B61">
        <w:t xml:space="preserve">1 av 5 pasienter </w:t>
      </w:r>
      <w:r w:rsidR="00F80120" w:rsidRPr="00A32B61">
        <w:t>med en plan tilbringer sine siste dager på sykehus sammenlignet meg 50</w:t>
      </w:r>
      <w:r w:rsidR="007C7F25" w:rsidRPr="00A32B61">
        <w:t>% nasjonalt</w:t>
      </w:r>
      <w:r w:rsidR="00F80120" w:rsidRPr="00A32B61">
        <w:t xml:space="preserve">. </w:t>
      </w:r>
      <w:r w:rsidR="00BA78AC" w:rsidRPr="00A32B61">
        <w:t xml:space="preserve">Det oppgis også at dette fører til </w:t>
      </w:r>
      <w:r w:rsidR="00DE47B9" w:rsidRPr="00A32B61">
        <w:t xml:space="preserve">at man sparer </w:t>
      </w:r>
      <w:r w:rsidR="006B003C" w:rsidRPr="00A32B61">
        <w:t xml:space="preserve">ca </w:t>
      </w:r>
      <w:r w:rsidR="00E83965" w:rsidRPr="00A32B61">
        <w:t xml:space="preserve">16 000 </w:t>
      </w:r>
      <w:r w:rsidR="00DA6A0C" w:rsidRPr="00A32B61">
        <w:t xml:space="preserve">kr </w:t>
      </w:r>
      <w:r w:rsidR="00F83F6D" w:rsidRPr="00A32B61">
        <w:t>pr pasient i gjennomsnitt i tillegg til at man respekterer pasientens ønsker</w:t>
      </w:r>
      <w:r w:rsidR="003A0487" w:rsidRPr="00A32B61">
        <w:t xml:space="preserve"> </w:t>
      </w:r>
      <w:r w:rsidR="00F6702B" w:rsidRPr="00A32B61">
        <w:t>(</w:t>
      </w:r>
      <w:r w:rsidR="003A0487" w:rsidRPr="00A32B61">
        <w:t>National Health Service</w:t>
      </w:r>
      <w:r w:rsidR="00F6702B" w:rsidRPr="00A32B61">
        <w:t xml:space="preserve">, </w:t>
      </w:r>
      <w:proofErr w:type="gramStart"/>
      <w:r w:rsidR="00F6702B" w:rsidRPr="00A32B61">
        <w:t>u.å)</w:t>
      </w:r>
      <w:r w:rsidR="00BF49B8" w:rsidRPr="00A32B61">
        <w:t>[</w:t>
      </w:r>
      <w:proofErr w:type="gramEnd"/>
      <w:r w:rsidR="00BF49B8" w:rsidRPr="00A32B61">
        <w:t>10]</w:t>
      </w:r>
      <w:r w:rsidR="00F83F6D" w:rsidRPr="00A32B61">
        <w:t>.</w:t>
      </w:r>
      <w:r w:rsidR="007F3C5B" w:rsidRPr="00A32B61">
        <w:t xml:space="preserve"> </w:t>
      </w:r>
    </w:p>
    <w:p w14:paraId="037CA91B" w14:textId="15D4EB57" w:rsidR="00B47493" w:rsidRPr="00A32B61" w:rsidRDefault="00744D94">
      <w:r w:rsidRPr="00A32B61">
        <w:t>Sundhedsdatastyrelsen</w:t>
      </w:r>
      <w:r w:rsidR="00221B5F" w:rsidRPr="00A32B61">
        <w:t xml:space="preserve"> i Danmark prøver ut deling av </w:t>
      </w:r>
      <w:r w:rsidR="006715D7" w:rsidRPr="00A32B61">
        <w:t xml:space="preserve">behandlingsplaner på tvers gjennom programmet "Et samlet pasientoverblikk". </w:t>
      </w:r>
      <w:r w:rsidR="00B26523" w:rsidRPr="00A32B61">
        <w:t xml:space="preserve">Det er to utprøvinger av deling av planer på psykiatriområdet </w:t>
      </w:r>
      <w:r w:rsidR="00073488" w:rsidRPr="00A32B61">
        <w:t>og deling av forløpsplaner i Sunhedsjournalen</w:t>
      </w:r>
      <w:r w:rsidR="008D40FD" w:rsidRPr="00A32B61">
        <w:t xml:space="preserve">, som tilsvarer Helsenorge. </w:t>
      </w:r>
      <w:r w:rsidR="007270D9" w:rsidRPr="00A32B61">
        <w:t>Fra 2024 vil utp</w:t>
      </w:r>
      <w:r w:rsidR="00F50562" w:rsidRPr="00A32B61">
        <w:t>r</w:t>
      </w:r>
      <w:r w:rsidR="007270D9" w:rsidRPr="00A32B61">
        <w:t>ø</w:t>
      </w:r>
      <w:r w:rsidR="00F50562" w:rsidRPr="00A32B61">
        <w:t>vi</w:t>
      </w:r>
      <w:r w:rsidR="007270D9" w:rsidRPr="00A32B61">
        <w:t>ngen utvides til forløpsplaner for hjerte, KOLS og diabetes</w:t>
      </w:r>
      <w:r w:rsidR="004E26E2" w:rsidRPr="00A32B61">
        <w:t xml:space="preserve"> (Sundhedsdatastyrelsen, </w:t>
      </w:r>
      <w:proofErr w:type="gramStart"/>
      <w:r w:rsidR="004E26E2" w:rsidRPr="00A32B61">
        <w:t>2023)[</w:t>
      </w:r>
      <w:proofErr w:type="gramEnd"/>
      <w:r w:rsidR="006C09DA" w:rsidRPr="00A32B61">
        <w:t>11]</w:t>
      </w:r>
      <w:r w:rsidR="007270D9" w:rsidRPr="00A32B61">
        <w:t>.</w:t>
      </w:r>
    </w:p>
    <w:p w14:paraId="6966B060" w14:textId="77777777" w:rsidR="003F0EAF" w:rsidRPr="00A32B61" w:rsidRDefault="003F0EAF">
      <w:pPr>
        <w:rPr>
          <w:rFonts w:asciiTheme="majorHAnsi" w:eastAsiaTheme="majorEastAsia" w:hAnsiTheme="majorHAnsi" w:cstheme="majorBidi"/>
          <w:b/>
          <w:bCs/>
          <w:color w:val="2F5496" w:themeColor="accent1" w:themeShade="BF"/>
          <w:sz w:val="32"/>
          <w:szCs w:val="32"/>
        </w:rPr>
      </w:pPr>
    </w:p>
    <w:p w14:paraId="5A9C7EA7" w14:textId="0706A706" w:rsidR="0099242F" w:rsidRPr="00A32B61" w:rsidRDefault="0099242F" w:rsidP="0051206B">
      <w:pPr>
        <w:pStyle w:val="Overskrift1"/>
        <w:numPr>
          <w:ilvl w:val="0"/>
          <w:numId w:val="30"/>
        </w:numPr>
        <w:rPr>
          <w:b/>
          <w:bCs/>
        </w:rPr>
      </w:pPr>
      <w:bookmarkStart w:id="102" w:name="_Toc156915291"/>
      <w:bookmarkStart w:id="103" w:name="_Toc156915641"/>
      <w:bookmarkStart w:id="104" w:name="_Toc156916327"/>
      <w:bookmarkStart w:id="105" w:name="_Toc156916512"/>
      <w:bookmarkStart w:id="106" w:name="_Toc156916579"/>
      <w:bookmarkStart w:id="107" w:name="_Toc156916648"/>
      <w:bookmarkStart w:id="108" w:name="_Toc156916717"/>
      <w:bookmarkStart w:id="109" w:name="_Toc156916786"/>
      <w:bookmarkStart w:id="110" w:name="_Toc156916855"/>
      <w:bookmarkStart w:id="111" w:name="_Toc157684899"/>
      <w:bookmarkStart w:id="112" w:name="_Toc157686867"/>
      <w:bookmarkStart w:id="113" w:name="_Toc157688810"/>
      <w:bookmarkStart w:id="114" w:name="_Toc157688885"/>
      <w:bookmarkStart w:id="115" w:name="_Toc157764179"/>
      <w:bookmarkStart w:id="116" w:name="_Toc158033175"/>
      <w:bookmarkStart w:id="117" w:name="_Toc158122291"/>
      <w:bookmarkStart w:id="118" w:name="_Toc158125332"/>
      <w:bookmarkStart w:id="119" w:name="_Toc158294217"/>
      <w:bookmarkStart w:id="120" w:name="_Toc158299147"/>
      <w:bookmarkStart w:id="121" w:name="_Toc158315017"/>
      <w:bookmarkStart w:id="122" w:name="_Toc156915292"/>
      <w:bookmarkStart w:id="123" w:name="_Toc156915642"/>
      <w:bookmarkStart w:id="124" w:name="_Toc156916328"/>
      <w:bookmarkStart w:id="125" w:name="_Toc156916513"/>
      <w:bookmarkStart w:id="126" w:name="_Toc156916580"/>
      <w:bookmarkStart w:id="127" w:name="_Toc156916649"/>
      <w:bookmarkStart w:id="128" w:name="_Toc156916718"/>
      <w:bookmarkStart w:id="129" w:name="_Toc156916787"/>
      <w:bookmarkStart w:id="130" w:name="_Toc156916856"/>
      <w:bookmarkStart w:id="131" w:name="_Toc157684900"/>
      <w:bookmarkStart w:id="132" w:name="_Toc157686868"/>
      <w:bookmarkStart w:id="133" w:name="_Toc157688811"/>
      <w:bookmarkStart w:id="134" w:name="_Toc157688886"/>
      <w:bookmarkStart w:id="135" w:name="_Toc157764180"/>
      <w:bookmarkStart w:id="136" w:name="_Toc158033176"/>
      <w:bookmarkStart w:id="137" w:name="_Toc158122292"/>
      <w:bookmarkStart w:id="138" w:name="_Toc158125333"/>
      <w:bookmarkStart w:id="139" w:name="_Toc158294218"/>
      <w:bookmarkStart w:id="140" w:name="_Toc158299148"/>
      <w:bookmarkStart w:id="141" w:name="_Toc158315018"/>
      <w:bookmarkStart w:id="142" w:name="_Toc156915293"/>
      <w:bookmarkStart w:id="143" w:name="_Toc156915643"/>
      <w:bookmarkStart w:id="144" w:name="_Toc156916329"/>
      <w:bookmarkStart w:id="145" w:name="_Toc156916514"/>
      <w:bookmarkStart w:id="146" w:name="_Toc156916581"/>
      <w:bookmarkStart w:id="147" w:name="_Toc156916650"/>
      <w:bookmarkStart w:id="148" w:name="_Toc156916719"/>
      <w:bookmarkStart w:id="149" w:name="_Toc156916788"/>
      <w:bookmarkStart w:id="150" w:name="_Toc156916857"/>
      <w:bookmarkStart w:id="151" w:name="_Toc157684901"/>
      <w:bookmarkStart w:id="152" w:name="_Toc157686869"/>
      <w:bookmarkStart w:id="153" w:name="_Toc157688812"/>
      <w:bookmarkStart w:id="154" w:name="_Toc157688887"/>
      <w:bookmarkStart w:id="155" w:name="_Toc157764181"/>
      <w:bookmarkStart w:id="156" w:name="_Toc158033177"/>
      <w:bookmarkStart w:id="157" w:name="_Toc158122293"/>
      <w:bookmarkStart w:id="158" w:name="_Toc158125334"/>
      <w:bookmarkStart w:id="159" w:name="_Toc158294219"/>
      <w:bookmarkStart w:id="160" w:name="_Toc158299149"/>
      <w:bookmarkStart w:id="161" w:name="_Toc158315019"/>
      <w:bookmarkStart w:id="162" w:name="_Toc156915294"/>
      <w:bookmarkStart w:id="163" w:name="_Toc156915644"/>
      <w:bookmarkStart w:id="164" w:name="_Toc156916330"/>
      <w:bookmarkStart w:id="165" w:name="_Toc156916515"/>
      <w:bookmarkStart w:id="166" w:name="_Toc156916582"/>
      <w:bookmarkStart w:id="167" w:name="_Toc156916651"/>
      <w:bookmarkStart w:id="168" w:name="_Toc156916720"/>
      <w:bookmarkStart w:id="169" w:name="_Toc156916789"/>
      <w:bookmarkStart w:id="170" w:name="_Toc156916858"/>
      <w:bookmarkStart w:id="171" w:name="_Toc157684902"/>
      <w:bookmarkStart w:id="172" w:name="_Toc157686870"/>
      <w:bookmarkStart w:id="173" w:name="_Toc157688813"/>
      <w:bookmarkStart w:id="174" w:name="_Toc157688888"/>
      <w:bookmarkStart w:id="175" w:name="_Toc157764182"/>
      <w:bookmarkStart w:id="176" w:name="_Toc158033178"/>
      <w:bookmarkStart w:id="177" w:name="_Toc158122294"/>
      <w:bookmarkStart w:id="178" w:name="_Toc158125335"/>
      <w:bookmarkStart w:id="179" w:name="_Toc158294220"/>
      <w:bookmarkStart w:id="180" w:name="_Toc158299150"/>
      <w:bookmarkStart w:id="181" w:name="_Toc158315020"/>
      <w:bookmarkStart w:id="182" w:name="_Toc156915295"/>
      <w:bookmarkStart w:id="183" w:name="_Toc156915645"/>
      <w:bookmarkStart w:id="184" w:name="_Toc156916331"/>
      <w:bookmarkStart w:id="185" w:name="_Toc156916516"/>
      <w:bookmarkStart w:id="186" w:name="_Toc156916583"/>
      <w:bookmarkStart w:id="187" w:name="_Toc156916652"/>
      <w:bookmarkStart w:id="188" w:name="_Toc156916721"/>
      <w:bookmarkStart w:id="189" w:name="_Toc156916790"/>
      <w:bookmarkStart w:id="190" w:name="_Toc156916859"/>
      <w:bookmarkStart w:id="191" w:name="_Toc157684903"/>
      <w:bookmarkStart w:id="192" w:name="_Toc157686871"/>
      <w:bookmarkStart w:id="193" w:name="_Toc157688814"/>
      <w:bookmarkStart w:id="194" w:name="_Toc157688889"/>
      <w:bookmarkStart w:id="195" w:name="_Toc157764183"/>
      <w:bookmarkStart w:id="196" w:name="_Toc158033179"/>
      <w:bookmarkStart w:id="197" w:name="_Toc158122295"/>
      <w:bookmarkStart w:id="198" w:name="_Toc158125336"/>
      <w:bookmarkStart w:id="199" w:name="_Toc158294221"/>
      <w:bookmarkStart w:id="200" w:name="_Toc158299151"/>
      <w:bookmarkStart w:id="201" w:name="_Toc158315021"/>
      <w:bookmarkStart w:id="202" w:name="_Toc156915296"/>
      <w:bookmarkStart w:id="203" w:name="_Toc156915646"/>
      <w:bookmarkStart w:id="204" w:name="_Toc156916332"/>
      <w:bookmarkStart w:id="205" w:name="_Toc156916517"/>
      <w:bookmarkStart w:id="206" w:name="_Toc156916584"/>
      <w:bookmarkStart w:id="207" w:name="_Toc156916653"/>
      <w:bookmarkStart w:id="208" w:name="_Toc156916722"/>
      <w:bookmarkStart w:id="209" w:name="_Toc156916791"/>
      <w:bookmarkStart w:id="210" w:name="_Toc156916860"/>
      <w:bookmarkStart w:id="211" w:name="_Toc157684904"/>
      <w:bookmarkStart w:id="212" w:name="_Toc157686872"/>
      <w:bookmarkStart w:id="213" w:name="_Toc157688815"/>
      <w:bookmarkStart w:id="214" w:name="_Toc157688890"/>
      <w:bookmarkStart w:id="215" w:name="_Toc157764184"/>
      <w:bookmarkStart w:id="216" w:name="_Toc158033180"/>
      <w:bookmarkStart w:id="217" w:name="_Toc158122296"/>
      <w:bookmarkStart w:id="218" w:name="_Toc158125337"/>
      <w:bookmarkStart w:id="219" w:name="_Toc158294222"/>
      <w:bookmarkStart w:id="220" w:name="_Toc158299152"/>
      <w:bookmarkStart w:id="221" w:name="_Toc158315022"/>
      <w:bookmarkStart w:id="222" w:name="_Toc156915297"/>
      <w:bookmarkStart w:id="223" w:name="_Toc156915647"/>
      <w:bookmarkStart w:id="224" w:name="_Toc156916333"/>
      <w:bookmarkStart w:id="225" w:name="_Toc156916518"/>
      <w:bookmarkStart w:id="226" w:name="_Toc156916585"/>
      <w:bookmarkStart w:id="227" w:name="_Toc156916654"/>
      <w:bookmarkStart w:id="228" w:name="_Toc156916723"/>
      <w:bookmarkStart w:id="229" w:name="_Toc156916792"/>
      <w:bookmarkStart w:id="230" w:name="_Toc156916861"/>
      <w:bookmarkStart w:id="231" w:name="_Toc157684905"/>
      <w:bookmarkStart w:id="232" w:name="_Toc157686873"/>
      <w:bookmarkStart w:id="233" w:name="_Toc157688816"/>
      <w:bookmarkStart w:id="234" w:name="_Toc157688891"/>
      <w:bookmarkStart w:id="235" w:name="_Toc157764185"/>
      <w:bookmarkStart w:id="236" w:name="_Toc158033181"/>
      <w:bookmarkStart w:id="237" w:name="_Toc158122297"/>
      <w:bookmarkStart w:id="238" w:name="_Toc158125338"/>
      <w:bookmarkStart w:id="239" w:name="_Toc158294223"/>
      <w:bookmarkStart w:id="240" w:name="_Toc158299153"/>
      <w:bookmarkStart w:id="241" w:name="_Toc158315023"/>
      <w:bookmarkStart w:id="242" w:name="_Toc158317738"/>
      <w:bookmarkStart w:id="243" w:name="_Toc156915298"/>
      <w:bookmarkStart w:id="244" w:name="_Toc156915648"/>
      <w:bookmarkStart w:id="245" w:name="_Toc156916334"/>
      <w:bookmarkStart w:id="246" w:name="_Toc156916519"/>
      <w:bookmarkStart w:id="247" w:name="_Toc156916586"/>
      <w:bookmarkStart w:id="248" w:name="_Toc156916655"/>
      <w:bookmarkStart w:id="249" w:name="_Toc156916724"/>
      <w:bookmarkStart w:id="250" w:name="_Toc156916793"/>
      <w:bookmarkStart w:id="251" w:name="_Toc156916862"/>
      <w:bookmarkStart w:id="252" w:name="_Toc157684906"/>
      <w:bookmarkStart w:id="253" w:name="_Toc157686874"/>
      <w:bookmarkStart w:id="254" w:name="_Toc157688817"/>
      <w:bookmarkStart w:id="255" w:name="_Toc157688892"/>
      <w:bookmarkStart w:id="256" w:name="_Toc157764186"/>
      <w:bookmarkStart w:id="257" w:name="_Toc158033182"/>
      <w:bookmarkStart w:id="258" w:name="_Toc158122298"/>
      <w:bookmarkStart w:id="259" w:name="_Toc158125339"/>
      <w:bookmarkStart w:id="260" w:name="_Toc158294224"/>
      <w:bookmarkStart w:id="261" w:name="_Toc158299154"/>
      <w:bookmarkStart w:id="262" w:name="_Toc158315024"/>
      <w:bookmarkStart w:id="263" w:name="_Toc156915299"/>
      <w:bookmarkStart w:id="264" w:name="_Toc156915649"/>
      <w:bookmarkStart w:id="265" w:name="_Toc156916335"/>
      <w:bookmarkStart w:id="266" w:name="_Toc156916520"/>
      <w:bookmarkStart w:id="267" w:name="_Toc156916587"/>
      <w:bookmarkStart w:id="268" w:name="_Toc156916656"/>
      <w:bookmarkStart w:id="269" w:name="_Toc156916725"/>
      <w:bookmarkStart w:id="270" w:name="_Toc156916794"/>
      <w:bookmarkStart w:id="271" w:name="_Toc156916863"/>
      <w:bookmarkStart w:id="272" w:name="_Toc157684907"/>
      <w:bookmarkStart w:id="273" w:name="_Toc157686875"/>
      <w:bookmarkStart w:id="274" w:name="_Toc157688818"/>
      <w:bookmarkStart w:id="275" w:name="_Toc157688893"/>
      <w:bookmarkStart w:id="276" w:name="_Toc157764187"/>
      <w:bookmarkStart w:id="277" w:name="_Toc158033183"/>
      <w:bookmarkStart w:id="278" w:name="_Toc158122299"/>
      <w:bookmarkStart w:id="279" w:name="_Toc158125340"/>
      <w:bookmarkStart w:id="280" w:name="_Toc158294225"/>
      <w:bookmarkStart w:id="281" w:name="_Toc158299155"/>
      <w:bookmarkStart w:id="282" w:name="_Toc158315025"/>
      <w:bookmarkStart w:id="283" w:name="_Toc158317740"/>
      <w:bookmarkStart w:id="284" w:name="_Toc156915300"/>
      <w:bookmarkStart w:id="285" w:name="_Toc156915650"/>
      <w:bookmarkStart w:id="286" w:name="_Toc156916336"/>
      <w:bookmarkStart w:id="287" w:name="_Toc156916521"/>
      <w:bookmarkStart w:id="288" w:name="_Toc156916588"/>
      <w:bookmarkStart w:id="289" w:name="_Toc156916657"/>
      <w:bookmarkStart w:id="290" w:name="_Toc156916726"/>
      <w:bookmarkStart w:id="291" w:name="_Toc156916795"/>
      <w:bookmarkStart w:id="292" w:name="_Toc156916864"/>
      <w:bookmarkStart w:id="293" w:name="_Toc157684908"/>
      <w:bookmarkStart w:id="294" w:name="_Toc157686876"/>
      <w:bookmarkStart w:id="295" w:name="_Toc157688819"/>
      <w:bookmarkStart w:id="296" w:name="_Toc157688894"/>
      <w:bookmarkStart w:id="297" w:name="_Toc157764188"/>
      <w:bookmarkStart w:id="298" w:name="_Toc158033184"/>
      <w:bookmarkStart w:id="299" w:name="_Toc158122300"/>
      <w:bookmarkStart w:id="300" w:name="_Toc158125341"/>
      <w:bookmarkStart w:id="301" w:name="_Toc158294226"/>
      <w:bookmarkStart w:id="302" w:name="_Toc158299156"/>
      <w:bookmarkStart w:id="303" w:name="_Toc158315026"/>
      <w:bookmarkStart w:id="304" w:name="_Toc156915301"/>
      <w:bookmarkStart w:id="305" w:name="_Toc156915651"/>
      <w:bookmarkStart w:id="306" w:name="_Toc156916337"/>
      <w:bookmarkStart w:id="307" w:name="_Toc156916522"/>
      <w:bookmarkStart w:id="308" w:name="_Toc156916589"/>
      <w:bookmarkStart w:id="309" w:name="_Toc156916658"/>
      <w:bookmarkStart w:id="310" w:name="_Toc156916727"/>
      <w:bookmarkStart w:id="311" w:name="_Toc156916796"/>
      <w:bookmarkStart w:id="312" w:name="_Toc156916865"/>
      <w:bookmarkStart w:id="313" w:name="_Toc157684909"/>
      <w:bookmarkStart w:id="314" w:name="_Toc157686877"/>
      <w:bookmarkStart w:id="315" w:name="_Toc157688820"/>
      <w:bookmarkStart w:id="316" w:name="_Toc157688895"/>
      <w:bookmarkStart w:id="317" w:name="_Toc157764189"/>
      <w:bookmarkStart w:id="318" w:name="_Toc158033185"/>
      <w:bookmarkStart w:id="319" w:name="_Toc158122301"/>
      <w:bookmarkStart w:id="320" w:name="_Toc158125342"/>
      <w:bookmarkStart w:id="321" w:name="_Toc158294227"/>
      <w:bookmarkStart w:id="322" w:name="_Toc158299157"/>
      <w:bookmarkStart w:id="323" w:name="_Toc158315027"/>
      <w:bookmarkStart w:id="324" w:name="_Toc158317742"/>
      <w:bookmarkStart w:id="325" w:name="_Toc156915302"/>
      <w:bookmarkStart w:id="326" w:name="_Toc156915652"/>
      <w:bookmarkStart w:id="327" w:name="_Toc156916338"/>
      <w:bookmarkStart w:id="328" w:name="_Toc156916523"/>
      <w:bookmarkStart w:id="329" w:name="_Toc156916590"/>
      <w:bookmarkStart w:id="330" w:name="_Toc156916659"/>
      <w:bookmarkStart w:id="331" w:name="_Toc156916728"/>
      <w:bookmarkStart w:id="332" w:name="_Toc156916797"/>
      <w:bookmarkStart w:id="333" w:name="_Toc156916866"/>
      <w:bookmarkStart w:id="334" w:name="_Toc157684910"/>
      <w:bookmarkStart w:id="335" w:name="_Toc157686878"/>
      <w:bookmarkStart w:id="336" w:name="_Toc157688821"/>
      <w:bookmarkStart w:id="337" w:name="_Toc157688896"/>
      <w:bookmarkStart w:id="338" w:name="_Toc157764190"/>
      <w:bookmarkStart w:id="339" w:name="_Toc158033186"/>
      <w:bookmarkStart w:id="340" w:name="_Toc158122302"/>
      <w:bookmarkStart w:id="341" w:name="_Toc158125343"/>
      <w:bookmarkStart w:id="342" w:name="_Toc158294228"/>
      <w:bookmarkStart w:id="343" w:name="_Toc158299158"/>
      <w:bookmarkStart w:id="344" w:name="_Toc158315028"/>
      <w:bookmarkStart w:id="345" w:name="_Toc158317743"/>
      <w:bookmarkStart w:id="346" w:name="_Toc157684911"/>
      <w:bookmarkStart w:id="347" w:name="_Toc157686879"/>
      <w:bookmarkStart w:id="348" w:name="_Toc157688822"/>
      <w:bookmarkStart w:id="349" w:name="_Toc157688897"/>
      <w:bookmarkStart w:id="350" w:name="_Toc157764191"/>
      <w:bookmarkStart w:id="351" w:name="_Toc158033187"/>
      <w:bookmarkStart w:id="352" w:name="_Toc158122303"/>
      <w:bookmarkStart w:id="353" w:name="_Toc158125344"/>
      <w:bookmarkStart w:id="354" w:name="_Toc158294229"/>
      <w:bookmarkStart w:id="355" w:name="_Toc158299159"/>
      <w:bookmarkStart w:id="356" w:name="_Toc158315029"/>
      <w:bookmarkStart w:id="357" w:name="_Toc161408170"/>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r w:rsidRPr="00A32B61">
        <w:rPr>
          <w:b/>
          <w:bCs/>
        </w:rPr>
        <w:t>OPPSUMMERING OG ANBEFALINGER</w:t>
      </w:r>
      <w:bookmarkEnd w:id="357"/>
    </w:p>
    <w:p w14:paraId="623C9B51" w14:textId="63A64C76" w:rsidR="00C94C27" w:rsidRPr="00A32B61" w:rsidRDefault="005250E9" w:rsidP="004944BB">
      <w:r w:rsidRPr="00A32B61">
        <w:t>I løpet av utprøvingen har vi erfart at b</w:t>
      </w:r>
      <w:r w:rsidR="00C94C27" w:rsidRPr="00A32B61">
        <w:t>ehovet for digitale behandlingsplaner er</w:t>
      </w:r>
      <w:r w:rsidR="008822A1" w:rsidRPr="00A32B61">
        <w:t xml:space="preserve"> </w:t>
      </w:r>
      <w:r w:rsidR="00A82817" w:rsidRPr="00A32B61">
        <w:t xml:space="preserve">åpenbart og stort. </w:t>
      </w:r>
      <w:r w:rsidR="0059410C" w:rsidRPr="00A32B61">
        <w:t>Behovet for å samarbeide i samme løsning er</w:t>
      </w:r>
      <w:r w:rsidR="00C94C27" w:rsidRPr="00A32B61">
        <w:t xml:space="preserve"> </w:t>
      </w:r>
      <w:r w:rsidR="00D13DDC" w:rsidRPr="00A32B61">
        <w:t>viktig</w:t>
      </w:r>
      <w:r w:rsidR="00C94C27" w:rsidRPr="00A32B61">
        <w:t xml:space="preserve"> for å sikre god samhandling og er gjennomgående i helse- og omsorgstjenesten. </w:t>
      </w:r>
      <w:r w:rsidR="0045744D" w:rsidRPr="00A32B61">
        <w:t>Det er krevende å</w:t>
      </w:r>
      <w:r w:rsidR="00C94C27" w:rsidRPr="00A32B61">
        <w:t xml:space="preserve"> skape helhetlige og sammenhengende tjenester uten å </w:t>
      </w:r>
      <w:r w:rsidR="0045744D" w:rsidRPr="00A32B61">
        <w:t>kunne</w:t>
      </w:r>
      <w:r w:rsidR="00C94C27" w:rsidRPr="00A32B61">
        <w:t xml:space="preserve"> samarbeide om en felles plan.</w:t>
      </w:r>
    </w:p>
    <w:p w14:paraId="7CCE5DD5" w14:textId="22301E9B" w:rsidR="00D565A7" w:rsidRPr="00A32B61" w:rsidRDefault="00D565A7" w:rsidP="004944BB">
      <w:r w:rsidRPr="00A32B61">
        <w:t xml:space="preserve">Helsepersonellkommisjonen peker blant annet på at helse- og omsorgstjenesten i fremtiden må sikre bedre ansvarsfordeling, sette pasienten i stand til å følge opp egen helse og satse på ressursbesparende teknologi. Digital behandlingsplan er et naturlig første steg i retning av dette. Uten digital behandlingsplan vil </w:t>
      </w:r>
      <w:r w:rsidR="00427EE4" w:rsidRPr="00A32B61">
        <w:t>man</w:t>
      </w:r>
      <w:r w:rsidRPr="00A32B61">
        <w:t xml:space="preserve"> måtte finne kompenserende og midlertidige løsninger for å dekke koordineringsbehovet som finnes i oppdrag og aktiviteter som omhandler samhandling.</w:t>
      </w:r>
    </w:p>
    <w:p w14:paraId="675AE130" w14:textId="7F9E73D3" w:rsidR="004944BB" w:rsidRPr="00A32B61" w:rsidRDefault="004944BB" w:rsidP="004944BB">
      <w:r w:rsidRPr="00A32B61">
        <w:lastRenderedPageBreak/>
        <w:t xml:space="preserve">På grunn av behandlingsplaners mange ulike bruksområder </w:t>
      </w:r>
      <w:r w:rsidR="00D94F1A" w:rsidRPr="00A32B61">
        <w:t xml:space="preserve">med ulike </w:t>
      </w:r>
      <w:r w:rsidRPr="00A32B61">
        <w:t xml:space="preserve">leverandører, brukergrupper, </w:t>
      </w:r>
      <w:r w:rsidR="007740D3" w:rsidRPr="00A32B61">
        <w:t xml:space="preserve">behov, </w:t>
      </w:r>
      <w:r w:rsidRPr="00A32B61">
        <w:t xml:space="preserve">kostnader og gevinster, </w:t>
      </w:r>
      <w:r w:rsidR="004D7DE0" w:rsidRPr="00A32B61">
        <w:t>ser vi behov for</w:t>
      </w:r>
      <w:r w:rsidR="00651825" w:rsidRPr="00A32B61">
        <w:t xml:space="preserve"> </w:t>
      </w:r>
      <w:r w:rsidRPr="00A32B61">
        <w:t xml:space="preserve">at en stegvis tilnærming benyttes også i fortsettelsen. </w:t>
      </w:r>
      <w:r w:rsidR="007D1B2D" w:rsidRPr="00A32B61">
        <w:t xml:space="preserve">Det bør </w:t>
      </w:r>
      <w:r w:rsidR="00395CC3" w:rsidRPr="00A32B61">
        <w:t>sikre</w:t>
      </w:r>
      <w:r w:rsidR="007D1B2D" w:rsidRPr="00A32B61">
        <w:t>s</w:t>
      </w:r>
      <w:r w:rsidR="00395CC3" w:rsidRPr="00A32B61">
        <w:t xml:space="preserve"> at </w:t>
      </w:r>
      <w:r w:rsidRPr="00A32B61">
        <w:t xml:space="preserve">det kan jobbes </w:t>
      </w:r>
      <w:r w:rsidR="00712894" w:rsidRPr="00A32B61">
        <w:t xml:space="preserve">stegvis og </w:t>
      </w:r>
      <w:r w:rsidRPr="00A32B61">
        <w:t>erfaringsbasert</w:t>
      </w:r>
      <w:r w:rsidR="00995298" w:rsidRPr="00A32B61">
        <w:t xml:space="preserve"> med </w:t>
      </w:r>
      <w:r w:rsidRPr="00A32B61">
        <w:t xml:space="preserve">å </w:t>
      </w:r>
      <w:r w:rsidR="007D1B2D" w:rsidRPr="00A32B61">
        <w:t xml:space="preserve">innhente mer kunnskap om behov og løsning, og </w:t>
      </w:r>
      <w:r w:rsidRPr="00A32B61">
        <w:t xml:space="preserve">levere verdi til sektor </w:t>
      </w:r>
      <w:r w:rsidR="00DC6544" w:rsidRPr="00A32B61">
        <w:t xml:space="preserve">fortløpende </w:t>
      </w:r>
      <w:r w:rsidRPr="00A32B61">
        <w:t xml:space="preserve">samtidig som </w:t>
      </w:r>
      <w:r w:rsidR="002903E5" w:rsidRPr="00A32B61">
        <w:t xml:space="preserve">et helhetlig og </w:t>
      </w:r>
      <w:r w:rsidR="00A914E7" w:rsidRPr="00A32B61">
        <w:t xml:space="preserve">langsiktig </w:t>
      </w:r>
      <w:r w:rsidRPr="00A32B61">
        <w:t xml:space="preserve">perspektiv ivaretas. </w:t>
      </w:r>
    </w:p>
    <w:p w14:paraId="11979D8D" w14:textId="4CBCBEB2" w:rsidR="00F675AF" w:rsidRPr="00A32B61" w:rsidRDefault="00CC0833" w:rsidP="004944BB">
      <w:r w:rsidRPr="00A32B61">
        <w:t>K</w:t>
      </w:r>
      <w:r w:rsidR="00992B3F" w:rsidRPr="00A32B61">
        <w:t xml:space="preserve">onkrete bruksområder </w:t>
      </w:r>
      <w:r w:rsidR="00FE38D4" w:rsidRPr="00A32B61">
        <w:t>med avklarte ansvarsfordelinger</w:t>
      </w:r>
      <w:r w:rsidR="0076257D" w:rsidRPr="00A32B61">
        <w:t xml:space="preserve"> og prosesser </w:t>
      </w:r>
      <w:r w:rsidR="00992B3F" w:rsidRPr="00A32B61">
        <w:t xml:space="preserve">bør ligge til grunn </w:t>
      </w:r>
      <w:r w:rsidR="000C11B6" w:rsidRPr="00A32B61">
        <w:t xml:space="preserve">for både </w:t>
      </w:r>
      <w:r w:rsidR="00FE38D4" w:rsidRPr="00A32B61">
        <w:t xml:space="preserve">videre utvikling, utprøvning og innføring. </w:t>
      </w:r>
      <w:r w:rsidR="009B6AC1" w:rsidRPr="00A32B61">
        <w:t>"Enkel bruk" mellom behandler og pasient</w:t>
      </w:r>
      <w:r w:rsidR="0076257D" w:rsidRPr="00A32B61">
        <w:t xml:space="preserve"> antas å være det enkleste og minst kostbare </w:t>
      </w:r>
      <w:r w:rsidR="00FD1759" w:rsidRPr="00A32B61">
        <w:t xml:space="preserve">bruksområdet </w:t>
      </w:r>
      <w:r w:rsidR="0076257D" w:rsidRPr="00A32B61">
        <w:t>område</w:t>
      </w:r>
      <w:r w:rsidR="00F60B67" w:rsidRPr="00A32B61">
        <w:t>t</w:t>
      </w:r>
      <w:r w:rsidR="0076257D" w:rsidRPr="00A32B61">
        <w:t xml:space="preserve"> å </w:t>
      </w:r>
      <w:r w:rsidR="00F60B67" w:rsidRPr="00A32B61">
        <w:t>innføre en løsning</w:t>
      </w:r>
      <w:r w:rsidR="00FD1759" w:rsidRPr="00A32B61">
        <w:t xml:space="preserve"> for</w:t>
      </w:r>
      <w:r w:rsidR="00DB6BFE" w:rsidRPr="00A32B61">
        <w:t xml:space="preserve">, </w:t>
      </w:r>
      <w:r w:rsidR="00763380" w:rsidRPr="00A32B61">
        <w:t xml:space="preserve">og </w:t>
      </w:r>
      <w:r w:rsidR="0074751C" w:rsidRPr="00A32B61">
        <w:t xml:space="preserve">siden det også er </w:t>
      </w:r>
      <w:r w:rsidR="00EA76D9" w:rsidRPr="00A32B61">
        <w:t xml:space="preserve">identifisert </w:t>
      </w:r>
      <w:r w:rsidR="007C7951" w:rsidRPr="00A32B61">
        <w:t>et stort gevinstpotensial</w:t>
      </w:r>
      <w:r w:rsidR="001B12CE" w:rsidRPr="00A32B61">
        <w:t xml:space="preserve">, </w:t>
      </w:r>
      <w:r w:rsidR="00763380" w:rsidRPr="00A32B61">
        <w:t xml:space="preserve">kan </w:t>
      </w:r>
      <w:r w:rsidR="007C7951" w:rsidRPr="00A32B61">
        <w:t>de</w:t>
      </w:r>
      <w:r w:rsidR="008746C0" w:rsidRPr="00A32B61">
        <w:t xml:space="preserve">tte bruksområdet </w:t>
      </w:r>
      <w:r w:rsidR="00763380" w:rsidRPr="00A32B61">
        <w:t xml:space="preserve">være et naturlig første steg </w:t>
      </w:r>
      <w:r w:rsidR="008746C0" w:rsidRPr="00A32B61">
        <w:t xml:space="preserve">for innføring </w:t>
      </w:r>
      <w:r w:rsidR="00763380" w:rsidRPr="00A32B61">
        <w:t xml:space="preserve">i </w:t>
      </w:r>
      <w:r w:rsidR="00AD743D" w:rsidRPr="00A32B61">
        <w:t xml:space="preserve">en gjennomføringsplan. </w:t>
      </w:r>
      <w:r w:rsidR="008049ED" w:rsidRPr="00A32B61">
        <w:t xml:space="preserve">Dette medfører ikke nødvendigvis en nedprioritering av andre bruksområder, for parallelle aktiviteter kan </w:t>
      </w:r>
      <w:r w:rsidR="009B21EA" w:rsidRPr="00A32B61">
        <w:t>startes</w:t>
      </w:r>
      <w:r w:rsidR="00CD6396" w:rsidRPr="00A32B61">
        <w:t xml:space="preserve"> selv om man </w:t>
      </w:r>
      <w:r w:rsidR="00040C21" w:rsidRPr="00A32B61">
        <w:t xml:space="preserve">først blir klare for innføring </w:t>
      </w:r>
      <w:r w:rsidR="00E74CC9" w:rsidRPr="00A32B61">
        <w:t>på et senere tidspunkt</w:t>
      </w:r>
      <w:r w:rsidR="00CA7AEA" w:rsidRPr="00A32B61">
        <w:t xml:space="preserve">. </w:t>
      </w:r>
      <w:r w:rsidR="00455E4A" w:rsidRPr="00A32B61">
        <w:t>Det er også</w:t>
      </w:r>
      <w:r w:rsidR="00554067" w:rsidRPr="00A32B61">
        <w:t xml:space="preserve"> en sammenheng med andre tiltak, da fastlegers rolle er sentral for flere bruksområder, og </w:t>
      </w:r>
      <w:r w:rsidR="001E0D83" w:rsidRPr="00A32B61">
        <w:t xml:space="preserve">at de allerede har løsningen tilgjengelig vil kunne lette samhandling for </w:t>
      </w:r>
      <w:r w:rsidR="009F083D" w:rsidRPr="00A32B61">
        <w:t xml:space="preserve">annen bruk på tvers når </w:t>
      </w:r>
      <w:r w:rsidR="00EE4847" w:rsidRPr="00A32B61">
        <w:t xml:space="preserve">man er klar for dette. </w:t>
      </w:r>
    </w:p>
    <w:p w14:paraId="17270D1A" w14:textId="3081B366" w:rsidR="00D75362" w:rsidRPr="00A32B61" w:rsidRDefault="001B34F5" w:rsidP="004944BB">
      <w:r w:rsidRPr="00A32B61">
        <w:t>D</w:t>
      </w:r>
      <w:r w:rsidR="00161882" w:rsidRPr="00A32B61">
        <w:t xml:space="preserve">e fleste bruksområder </w:t>
      </w:r>
      <w:r w:rsidRPr="00A32B61">
        <w:t xml:space="preserve">har </w:t>
      </w:r>
      <w:r w:rsidR="00D75362" w:rsidRPr="00A32B61">
        <w:t xml:space="preserve">behov for </w:t>
      </w:r>
      <w:r w:rsidR="001E7EC4" w:rsidRPr="00A32B61">
        <w:t>en</w:t>
      </w:r>
      <w:r w:rsidR="00D75362" w:rsidRPr="00A32B61">
        <w:t xml:space="preserve"> løsning som </w:t>
      </w:r>
      <w:r w:rsidR="00CB42E3" w:rsidRPr="00A32B61">
        <w:t>raskt kan tilgjengeliggjøre</w:t>
      </w:r>
      <w:r w:rsidR="002F7EE5" w:rsidRPr="00A32B61">
        <w:t>s</w:t>
      </w:r>
      <w:r w:rsidR="00CB42E3" w:rsidRPr="00A32B61">
        <w:t xml:space="preserve"> på tvers av helsevesenet og </w:t>
      </w:r>
      <w:r w:rsidR="002F74AC" w:rsidRPr="00A32B61">
        <w:t xml:space="preserve">fagsystemer for å dekke </w:t>
      </w:r>
      <w:r w:rsidR="00A5142D" w:rsidRPr="00A32B61">
        <w:t>informasjon</w:t>
      </w:r>
      <w:r w:rsidR="00C54796" w:rsidRPr="00A32B61">
        <w:t>s</w:t>
      </w:r>
      <w:r w:rsidR="00A5142D" w:rsidRPr="00A32B61">
        <w:t xml:space="preserve">- og </w:t>
      </w:r>
      <w:r w:rsidR="00757A46" w:rsidRPr="00A32B61">
        <w:t>samhandlingsbehovet</w:t>
      </w:r>
      <w:r w:rsidR="00DF7D7D" w:rsidRPr="00A32B61">
        <w:t>. D</w:t>
      </w:r>
      <w:r w:rsidR="00FA50D5" w:rsidRPr="00A32B61">
        <w:t xml:space="preserve">ette må hensyntas i videre arbeid med løsningskonseptet. </w:t>
      </w:r>
    </w:p>
    <w:p w14:paraId="12700840" w14:textId="5E648712" w:rsidR="00FF3DD1" w:rsidRPr="00A32B61" w:rsidRDefault="00812317" w:rsidP="00FF3DD1">
      <w:r w:rsidRPr="00A32B61">
        <w:t xml:space="preserve">Siden behandlingsplaner er et </w:t>
      </w:r>
      <w:r w:rsidR="00DF3F5B" w:rsidRPr="00A32B61">
        <w:t xml:space="preserve">dynamisk og mangfoldig </w:t>
      </w:r>
      <w:r w:rsidR="00FF3DD1" w:rsidRPr="00A32B61">
        <w:t>fagområde,</w:t>
      </w:r>
      <w:r w:rsidR="00DF3F5B" w:rsidRPr="00A32B61">
        <w:t xml:space="preserve"> </w:t>
      </w:r>
      <w:r w:rsidRPr="00A32B61">
        <w:t xml:space="preserve">bør </w:t>
      </w:r>
      <w:r w:rsidR="00DF3F5B" w:rsidRPr="00A32B61">
        <w:t xml:space="preserve">det </w:t>
      </w:r>
      <w:r w:rsidR="00646941" w:rsidRPr="00A32B61">
        <w:t>regnes med</w:t>
      </w:r>
      <w:r w:rsidR="0000764E" w:rsidRPr="00A32B61">
        <w:t xml:space="preserve"> </w:t>
      </w:r>
      <w:r w:rsidR="00646941" w:rsidRPr="00A32B61">
        <w:t xml:space="preserve">et </w:t>
      </w:r>
      <w:r w:rsidR="0000764E" w:rsidRPr="00A32B61">
        <w:t xml:space="preserve">behov for </w:t>
      </w:r>
      <w:r w:rsidR="00DF3F5B" w:rsidRPr="00A32B61">
        <w:t xml:space="preserve">optimalisering </w:t>
      </w:r>
      <w:r w:rsidRPr="00A32B61">
        <w:t>og vi</w:t>
      </w:r>
      <w:r w:rsidR="00DF3F5B" w:rsidRPr="00A32B61">
        <w:t xml:space="preserve">dereutvikling </w:t>
      </w:r>
      <w:r w:rsidR="00FF3DD1" w:rsidRPr="00A32B61">
        <w:t xml:space="preserve">etter innføring. </w:t>
      </w:r>
      <w:r w:rsidR="00297353" w:rsidRPr="00A32B61">
        <w:t>Legeforeningen har bemerket at f</w:t>
      </w:r>
      <w:r w:rsidR="00FF3DD1" w:rsidRPr="00A32B61">
        <w:t xml:space="preserve">unksjonaliteten i løsningen bør holdes relativt enkel for brukerne, og </w:t>
      </w:r>
      <w:r w:rsidR="00573519" w:rsidRPr="00A32B61">
        <w:t xml:space="preserve">at </w:t>
      </w:r>
      <w:r w:rsidR="00FF3DD1" w:rsidRPr="00A32B61">
        <w:t xml:space="preserve">man bør være forsiktig med å utvide </w:t>
      </w:r>
      <w:r w:rsidR="003C243C" w:rsidRPr="00A32B61">
        <w:t xml:space="preserve">og legge til funksjonalitet </w:t>
      </w:r>
      <w:r w:rsidR="00FF3DD1" w:rsidRPr="00A32B61">
        <w:t xml:space="preserve">før behov er tydeliggjort og man har kartlagt konsekvenser innen alle </w:t>
      </w:r>
      <w:r w:rsidR="00123421" w:rsidRPr="00A32B61">
        <w:t xml:space="preserve">relevante </w:t>
      </w:r>
      <w:r w:rsidR="00FF3DD1" w:rsidRPr="00A32B61">
        <w:t>bruksområder</w:t>
      </w:r>
      <w:r w:rsidR="003120CF" w:rsidRPr="00A32B61">
        <w:t>.</w:t>
      </w:r>
    </w:p>
    <w:p w14:paraId="597B9330" w14:textId="1D66EFDC" w:rsidR="00D75362" w:rsidRPr="00A32B61" w:rsidRDefault="0031206B" w:rsidP="001A7EBF">
      <w:r w:rsidRPr="00A32B61">
        <w:t>I</w:t>
      </w:r>
      <w:r w:rsidR="0060498E" w:rsidRPr="00A32B61">
        <w:t xml:space="preserve">ngen enkelt </w:t>
      </w:r>
      <w:r w:rsidR="009006C3" w:rsidRPr="00A32B61">
        <w:t>helse</w:t>
      </w:r>
      <w:r w:rsidR="0060498E" w:rsidRPr="00A32B61">
        <w:t>aktør</w:t>
      </w:r>
      <w:r w:rsidR="00653A3B" w:rsidRPr="00A32B61">
        <w:t xml:space="preserve"> </w:t>
      </w:r>
      <w:r w:rsidR="009006C3" w:rsidRPr="00A32B61">
        <w:t xml:space="preserve">eller leverandør </w:t>
      </w:r>
      <w:r w:rsidR="0060498E" w:rsidRPr="00A32B61">
        <w:t>kan ivareta</w:t>
      </w:r>
      <w:r w:rsidR="00E309D0" w:rsidRPr="00A32B61">
        <w:t xml:space="preserve"> samhandlingsbehovet</w:t>
      </w:r>
      <w:r w:rsidR="00226443" w:rsidRPr="00A32B61">
        <w:t xml:space="preserve"> </w:t>
      </w:r>
      <w:r w:rsidR="00A34C2D" w:rsidRPr="00A32B61">
        <w:t xml:space="preserve">i behandlingsplaner </w:t>
      </w:r>
      <w:r w:rsidR="008B63CC" w:rsidRPr="00A32B61">
        <w:t xml:space="preserve">på en fullverdig måte alene, </w:t>
      </w:r>
      <w:r w:rsidR="00015076" w:rsidRPr="00A32B61">
        <w:t xml:space="preserve">og </w:t>
      </w:r>
      <w:r w:rsidR="008214A6" w:rsidRPr="00A32B61">
        <w:t xml:space="preserve">begrenset samhandling medfører begrenset </w:t>
      </w:r>
      <w:r w:rsidR="00CB4DA8" w:rsidRPr="00A32B61">
        <w:t>nytte</w:t>
      </w:r>
      <w:r w:rsidR="008214A6" w:rsidRPr="00A32B61">
        <w:t xml:space="preserve"> </w:t>
      </w:r>
      <w:r w:rsidR="009E554A" w:rsidRPr="00A32B61">
        <w:t xml:space="preserve">frem til </w:t>
      </w:r>
      <w:r w:rsidR="001A7EBF" w:rsidRPr="00A32B61">
        <w:t>løsningen</w:t>
      </w:r>
      <w:r w:rsidR="009E554A" w:rsidRPr="00A32B61">
        <w:t xml:space="preserve"> når alle relevante behandlere</w:t>
      </w:r>
      <w:r w:rsidR="00A34C2D" w:rsidRPr="00A32B61">
        <w:t xml:space="preserve">. </w:t>
      </w:r>
      <w:r w:rsidR="0001435A" w:rsidRPr="00A32B61">
        <w:t xml:space="preserve">Med en stegvis utvikling av </w:t>
      </w:r>
      <w:r w:rsidR="00FA285A" w:rsidRPr="00A32B61">
        <w:t xml:space="preserve">et </w:t>
      </w:r>
      <w:r w:rsidR="00880C48" w:rsidRPr="00A32B61">
        <w:t xml:space="preserve">konsept som ikke er normert og må forventes å videreutvikles, er det også et behov for å holde </w:t>
      </w:r>
      <w:r w:rsidR="002C6F45" w:rsidRPr="00A32B61">
        <w:t xml:space="preserve">sentral </w:t>
      </w:r>
      <w:r w:rsidR="00880C48" w:rsidRPr="00A32B61">
        <w:t>kontroll over helheten i løsningen og konseptet</w:t>
      </w:r>
      <w:r w:rsidR="00BB442E" w:rsidRPr="00A32B61">
        <w:t>. D</w:t>
      </w:r>
      <w:r w:rsidR="00880C48" w:rsidRPr="00A32B61">
        <w:t xml:space="preserve">ette vil </w:t>
      </w:r>
      <w:r w:rsidR="003D01F0" w:rsidRPr="00A32B61">
        <w:t>kunne være en utfordring dersom regionale perspektiv</w:t>
      </w:r>
      <w:r w:rsidR="00FD51E9" w:rsidRPr="00A32B61">
        <w:t xml:space="preserve"> og behov</w:t>
      </w:r>
      <w:r w:rsidR="001917AD" w:rsidRPr="00A32B61">
        <w:t xml:space="preserve"> i for stor grad</w:t>
      </w:r>
      <w:r w:rsidR="003D01F0" w:rsidRPr="00A32B61">
        <w:t xml:space="preserve"> </w:t>
      </w:r>
      <w:r w:rsidR="001917AD" w:rsidRPr="00A32B61">
        <w:t xml:space="preserve">blir drivende for utviklingen. </w:t>
      </w:r>
      <w:r w:rsidR="002C6F45" w:rsidRPr="00A32B61">
        <w:t xml:space="preserve">Vi ser derfor et tydelig behov for statlig involvering for å etablere </w:t>
      </w:r>
      <w:r w:rsidR="00EF66EC" w:rsidRPr="00A32B61">
        <w:t xml:space="preserve">og videreutvikle </w:t>
      </w:r>
      <w:r w:rsidR="002C6F45" w:rsidRPr="00A32B61">
        <w:t>digitale behandlings</w:t>
      </w:r>
      <w:r w:rsidR="006411FA" w:rsidRPr="00A32B61">
        <w:t>- og egenbehandlings</w:t>
      </w:r>
      <w:r w:rsidR="002C6F45" w:rsidRPr="00A32B61">
        <w:t>planer</w:t>
      </w:r>
      <w:r w:rsidR="00EA4450" w:rsidRPr="00A32B61">
        <w:t xml:space="preserve"> </w:t>
      </w:r>
      <w:r w:rsidR="00515A08" w:rsidRPr="00A32B61">
        <w:t>nasjonalt.</w:t>
      </w:r>
    </w:p>
    <w:p w14:paraId="698DC902" w14:textId="77777777" w:rsidR="0099242F" w:rsidRPr="00A32B61" w:rsidRDefault="0099242F" w:rsidP="004944BB"/>
    <w:p w14:paraId="38D525E9" w14:textId="77777777" w:rsidR="00FA310D" w:rsidRPr="00A32B61" w:rsidRDefault="00FA310D" w:rsidP="00FA310D">
      <w:pPr>
        <w:rPr>
          <w:b/>
          <w:bCs/>
        </w:rPr>
      </w:pPr>
      <w:r w:rsidRPr="00A32B61">
        <w:rPr>
          <w:b/>
          <w:bCs/>
        </w:rPr>
        <w:t>Innspill til videre arbeid med prosjekt- og produktdokumentasjon</w:t>
      </w:r>
    </w:p>
    <w:p w14:paraId="2A423BF4" w14:textId="1EA4324E" w:rsidR="00FA310D" w:rsidRPr="00A32B61" w:rsidRDefault="00FA310D" w:rsidP="00FA310D">
      <w:pPr>
        <w:rPr>
          <w:i/>
          <w:iCs/>
        </w:rPr>
      </w:pPr>
      <w:r w:rsidRPr="00A32B61">
        <w:t>Gjennomgående ser vi behov for at en stegvis tilnærming for ulike bruksområder også legges til grunn i videre arbeid med prosjekt- og produktinformasjon.</w:t>
      </w:r>
    </w:p>
    <w:p w14:paraId="4A02BB49" w14:textId="07291DA1" w:rsidR="00FA310D" w:rsidRPr="00A32B61" w:rsidRDefault="00FA310D" w:rsidP="00FA310D">
      <w:pPr>
        <w:rPr>
          <w:i/>
          <w:iCs/>
        </w:rPr>
      </w:pPr>
      <w:r w:rsidRPr="00A32B61">
        <w:rPr>
          <w:i/>
          <w:iCs/>
        </w:rPr>
        <w:t>Nyttevurderinger</w:t>
      </w:r>
    </w:p>
    <w:p w14:paraId="65D7A979" w14:textId="6AB808E9" w:rsidR="00FA310D" w:rsidRPr="00A32B61" w:rsidRDefault="00FA310D" w:rsidP="00246CC7">
      <w:pPr>
        <w:pStyle w:val="Listeavsnitt"/>
        <w:numPr>
          <w:ilvl w:val="0"/>
          <w:numId w:val="7"/>
        </w:numPr>
      </w:pPr>
      <w:r w:rsidRPr="00A32B61">
        <w:t xml:space="preserve">Nyttevurderingene for behandlingsplaner som helhet kan med fordel oppdateres, men for å kunne gjøre gode samfunnsøkonomiske beregninger og redusere usikkerhet ser vi behov for nedbrytning og konkretisering innenfor de ulike bruksområdene. </w:t>
      </w:r>
    </w:p>
    <w:p w14:paraId="1D8D6B83" w14:textId="477CA78D" w:rsidR="00FA310D" w:rsidRPr="00A32B61" w:rsidRDefault="00FA310D" w:rsidP="00246CC7">
      <w:pPr>
        <w:pStyle w:val="Listeavsnitt"/>
        <w:numPr>
          <w:ilvl w:val="0"/>
          <w:numId w:val="7"/>
        </w:numPr>
      </w:pPr>
      <w:r w:rsidRPr="00A32B61">
        <w:t>For å konkretisere ser vi behov for flere erfaringer om behov og løsning for ulike bruksområder. Eksempelvis kan bruk av maler</w:t>
      </w:r>
      <w:r w:rsidR="00D21BF7" w:rsidRPr="00A32B61">
        <w:t xml:space="preserve"> eller "ferdiglagde planer"</w:t>
      </w:r>
      <w:r w:rsidRPr="00A32B61">
        <w:t xml:space="preserve"> sterkt påvirke nyttevurderingen, men det er behov for flere erfaringer rundt behov og løsning før man kan gjøre en god samfunnsøkonomisk analyse rundt det. Det vil også være behov for å avklare hvilke pasientgrupper og hvilken type bruk som skal legges til grunn for nyttevurderingene. Tilsvarende behov for konkretisering finnes i ulike bruksområder</w:t>
      </w:r>
    </w:p>
    <w:p w14:paraId="0D544C95" w14:textId="6F4F8BEA" w:rsidR="00FA310D" w:rsidRPr="00A32B61" w:rsidRDefault="00FA310D" w:rsidP="00246CC7">
      <w:pPr>
        <w:pStyle w:val="Listeavsnitt"/>
        <w:numPr>
          <w:ilvl w:val="0"/>
          <w:numId w:val="7"/>
        </w:numPr>
      </w:pPr>
      <w:r w:rsidRPr="00A32B61">
        <w:lastRenderedPageBreak/>
        <w:t>For å kunne konkretisere nyttevurderingene på en god måte bør flere erfaringer innhentes fra utvidet bruk av løsningen, og nyttevurdering og behovsavklaringer bør gjøres basert på ytterligere innsikt knyttet til bruk og pasientgrupper.</w:t>
      </w:r>
    </w:p>
    <w:p w14:paraId="760AB702" w14:textId="77777777" w:rsidR="00FA310D" w:rsidRPr="00A32B61" w:rsidRDefault="00FA310D" w:rsidP="00FA310D">
      <w:pPr>
        <w:rPr>
          <w:i/>
          <w:iCs/>
        </w:rPr>
      </w:pPr>
      <w:r w:rsidRPr="00A32B61">
        <w:rPr>
          <w:i/>
          <w:iCs/>
        </w:rPr>
        <w:t>Løsningskonsept</w:t>
      </w:r>
    </w:p>
    <w:p w14:paraId="141BC17D" w14:textId="77777777" w:rsidR="00FA310D" w:rsidRPr="00A32B61" w:rsidRDefault="00FA310D" w:rsidP="00FA310D">
      <w:r w:rsidRPr="00A32B61">
        <w:t>Løsningskonseptet må detaljeres og forankres. Følgende punkter trekkes frem:</w:t>
      </w:r>
    </w:p>
    <w:p w14:paraId="07DA9255" w14:textId="18C71A13" w:rsidR="00FA310D" w:rsidRPr="00A32B61" w:rsidRDefault="00FA310D" w:rsidP="00FA310D">
      <w:pPr>
        <w:pStyle w:val="Listeavsnitt"/>
        <w:numPr>
          <w:ilvl w:val="0"/>
          <w:numId w:val="7"/>
        </w:numPr>
      </w:pPr>
      <w:r w:rsidRPr="00A32B61">
        <w:t>Det må avklares hvordan løsningskonseptet kan ivareta behovet for rask tilgang og bredding</w:t>
      </w:r>
      <w:r w:rsidR="00B61C46" w:rsidRPr="00A32B61">
        <w:t>.</w:t>
      </w:r>
      <w:r w:rsidRPr="00A32B61">
        <w:t xml:space="preserve"> </w:t>
      </w:r>
    </w:p>
    <w:p w14:paraId="672C8A03" w14:textId="77777777" w:rsidR="00FA310D" w:rsidRPr="00A32B61" w:rsidRDefault="00FA310D" w:rsidP="00FA310D">
      <w:pPr>
        <w:pStyle w:val="Listeavsnitt"/>
        <w:numPr>
          <w:ilvl w:val="0"/>
          <w:numId w:val="7"/>
        </w:numPr>
      </w:pPr>
      <w:r w:rsidRPr="00A32B61">
        <w:t xml:space="preserve">Det er behov for løsningsforslag og estimater fra EPJ-leverandører knyttet til egenutviklede brukergrensesnitt i EPJ og bruk av API, og å avklare hvordan ulike implementasjoner skal kunne forvaltes i en samhandlingskjede. </w:t>
      </w:r>
    </w:p>
    <w:p w14:paraId="46774079" w14:textId="76198879" w:rsidR="00FA310D" w:rsidRPr="00A32B61" w:rsidRDefault="00FA310D">
      <w:pPr>
        <w:pStyle w:val="Listeavsnitt"/>
        <w:numPr>
          <w:ilvl w:val="0"/>
          <w:numId w:val="7"/>
        </w:numPr>
        <w:rPr>
          <w:i/>
          <w:iCs/>
        </w:rPr>
      </w:pPr>
      <w:r w:rsidRPr="00A32B61">
        <w:t>Noen bruksområder, som å dele lokale detaljerte egenbehandlingsplaner innen Digital hjemmeoppfølging, bør vurderes for egnethet innenfor løsningskonseptet opp mot andre løsningskonsept.</w:t>
      </w:r>
    </w:p>
    <w:p w14:paraId="67F131C1" w14:textId="77777777" w:rsidR="00FA310D" w:rsidRPr="00A32B61" w:rsidRDefault="00FA310D" w:rsidP="00FA310D">
      <w:pPr>
        <w:rPr>
          <w:i/>
          <w:iCs/>
        </w:rPr>
      </w:pPr>
      <w:r w:rsidRPr="00A32B61">
        <w:rPr>
          <w:i/>
          <w:iCs/>
        </w:rPr>
        <w:t xml:space="preserve">Kostnadsoversikt og business </w:t>
      </w:r>
      <w:proofErr w:type="gramStart"/>
      <w:r w:rsidRPr="00A32B61">
        <w:rPr>
          <w:i/>
          <w:iCs/>
        </w:rPr>
        <w:t>case</w:t>
      </w:r>
      <w:proofErr w:type="gramEnd"/>
    </w:p>
    <w:p w14:paraId="2B0EA41D" w14:textId="05856423" w:rsidR="00FA310D" w:rsidRPr="00A32B61" w:rsidRDefault="00FA310D" w:rsidP="00FA310D">
      <w:pPr>
        <w:pStyle w:val="Listeavsnitt"/>
        <w:numPr>
          <w:ilvl w:val="0"/>
          <w:numId w:val="7"/>
        </w:numPr>
      </w:pPr>
      <w:r w:rsidRPr="00A32B61">
        <w:t xml:space="preserve">Ulike løsningskonsept vil ha ulike kostnadsbilder, ulik kostnadsfordeling mellom stat og sektor, og ulik tid til gevinst, så dette må ses i sammenheng. </w:t>
      </w:r>
    </w:p>
    <w:p w14:paraId="6BBAAEB2" w14:textId="77777777" w:rsidR="00FA310D" w:rsidRPr="00A32B61" w:rsidRDefault="00FA310D" w:rsidP="00FA310D">
      <w:pPr>
        <w:pStyle w:val="Listeavsnitt"/>
        <w:numPr>
          <w:ilvl w:val="0"/>
          <w:numId w:val="7"/>
        </w:numPr>
      </w:pPr>
      <w:r w:rsidRPr="00A32B61">
        <w:t xml:space="preserve">Kostnadsoversikt for løsningskonseptet må oppdateres bl.a. med fordeling av kostnader mellom stat og sektor for både sentral vs. lokal utvikling og drift/forvaltning. </w:t>
      </w:r>
    </w:p>
    <w:p w14:paraId="12A478F4" w14:textId="4A35B553" w:rsidR="00FA310D" w:rsidRPr="00A32B61" w:rsidRDefault="00721DE0">
      <w:pPr>
        <w:pStyle w:val="Listeavsnitt"/>
        <w:numPr>
          <w:ilvl w:val="0"/>
          <w:numId w:val="7"/>
        </w:numPr>
      </w:pPr>
      <w:r w:rsidRPr="00A32B61">
        <w:t xml:space="preserve">Hvis man legger til grunn løsningens store samfunnsøkonomiske gevinstpotensiale blir </w:t>
      </w:r>
      <w:r w:rsidR="00FA310D" w:rsidRPr="00A32B61">
        <w:t xml:space="preserve">parameteren "tid til gevinst" sterkt førende for hvilket løsningskonsept som gir best samfunnsøkonomisk avkastning. </w:t>
      </w:r>
    </w:p>
    <w:p w14:paraId="4AC0DB38" w14:textId="77777777" w:rsidR="00FA310D" w:rsidRPr="00A32B61" w:rsidRDefault="00FA310D" w:rsidP="00FA310D">
      <w:pPr>
        <w:rPr>
          <w:i/>
          <w:iCs/>
        </w:rPr>
      </w:pPr>
      <w:r w:rsidRPr="00A32B61">
        <w:rPr>
          <w:i/>
          <w:iCs/>
        </w:rPr>
        <w:t>Gjennomføringsplan</w:t>
      </w:r>
    </w:p>
    <w:p w14:paraId="63A6BE1F" w14:textId="77777777" w:rsidR="00FA310D" w:rsidRPr="00A32B61" w:rsidRDefault="00FA310D" w:rsidP="00FA310D">
      <w:pPr>
        <w:pStyle w:val="Listeavsnitt"/>
        <w:numPr>
          <w:ilvl w:val="0"/>
          <w:numId w:val="7"/>
        </w:numPr>
      </w:pPr>
      <w:r w:rsidRPr="00A32B61">
        <w:t>En stegvis men helhetlig gjennomføringsplan basert på ulike bruksområder i en rekkefølge bør utarbeides.</w:t>
      </w:r>
    </w:p>
    <w:p w14:paraId="0ED88FBE" w14:textId="77777777" w:rsidR="00FA310D" w:rsidRPr="00A32B61" w:rsidRDefault="00FA310D" w:rsidP="00FA310D">
      <w:pPr>
        <w:pStyle w:val="Listeavsnitt"/>
        <w:numPr>
          <w:ilvl w:val="0"/>
          <w:numId w:val="7"/>
        </w:numPr>
      </w:pPr>
      <w:r w:rsidRPr="00A32B61">
        <w:t xml:space="preserve">Med en stegvis tilnærming vil bruksområder som skal innføres i nær fremtid være tilstrekkelig avklarte, mens det vil være flere åpne spørsmål for bruksområder som er planlagt lengre frem i tid. </w:t>
      </w:r>
    </w:p>
    <w:p w14:paraId="250F35C1" w14:textId="77777777" w:rsidR="00FA310D" w:rsidRPr="00A32B61" w:rsidRDefault="00FA310D" w:rsidP="00FA310D">
      <w:pPr>
        <w:pStyle w:val="Listeavsnitt"/>
        <w:numPr>
          <w:ilvl w:val="0"/>
          <w:numId w:val="7"/>
        </w:numPr>
      </w:pPr>
      <w:r w:rsidRPr="00A32B61">
        <w:t xml:space="preserve">Løsningsutviklingen må hensynta også senere bruksområder og ikke bare de nært forestående for at løsningen skal bli helhetlig, og ikke begrenses av valg gjort for de første bruksområdene. </w:t>
      </w:r>
    </w:p>
    <w:p w14:paraId="538DFCC3" w14:textId="77777777" w:rsidR="00FA310D" w:rsidRPr="00A32B61" w:rsidRDefault="00FA310D" w:rsidP="00FA310D">
      <w:pPr>
        <w:pStyle w:val="Listeavsnitt"/>
        <w:numPr>
          <w:ilvl w:val="0"/>
          <w:numId w:val="7"/>
        </w:numPr>
      </w:pPr>
      <w:r w:rsidRPr="00A32B61">
        <w:t>Gjennomføringsplanen må oppdateres og justeres etter hvert som man lærer fra innføring.</w:t>
      </w:r>
    </w:p>
    <w:p w14:paraId="0926A1E8" w14:textId="77777777" w:rsidR="00FA310D" w:rsidRPr="00A32B61" w:rsidRDefault="00FA310D" w:rsidP="00FA310D">
      <w:pPr>
        <w:pStyle w:val="Listeavsnitt"/>
        <w:numPr>
          <w:ilvl w:val="0"/>
          <w:numId w:val="7"/>
        </w:numPr>
      </w:pPr>
      <w:r w:rsidRPr="00A32B61">
        <w:t xml:space="preserve">Aktiviteter for å klargjøre for gjennomføring i senere bruksområder kan gjøres i parallell for å sikre raskere gjennomføring. </w:t>
      </w:r>
    </w:p>
    <w:p w14:paraId="2A1DE553" w14:textId="77777777" w:rsidR="00FA310D" w:rsidRPr="00A32B61" w:rsidRDefault="00FA310D" w:rsidP="00FA310D">
      <w:pPr>
        <w:pStyle w:val="Listeavsnitt"/>
        <w:numPr>
          <w:ilvl w:val="0"/>
          <w:numId w:val="7"/>
        </w:numPr>
      </w:pPr>
      <w:r w:rsidRPr="00A32B61">
        <w:t xml:space="preserve">Definisjonen av bruksområder må gjennomgås og oppdateres basert på ny læring. </w:t>
      </w:r>
    </w:p>
    <w:p w14:paraId="57F362CA" w14:textId="77777777" w:rsidR="00FA310D" w:rsidRPr="00A32B61" w:rsidRDefault="00FA310D" w:rsidP="00FA310D">
      <w:r w:rsidRPr="00A32B61">
        <w:t xml:space="preserve">"Enkel bruk" mellom behandler og pasient antas å være det enkleste og minst kostbare bruksområdet å innføre en løsning for, og kan være et naturlig første steg i en gjennomføringsplan. Dette vil i så fall bl.a. sikre tilgang til løsningen hos fastleger, som også vil være nødvendig for bruksområder med samhandling på tvers i senere steg. </w:t>
      </w:r>
    </w:p>
    <w:p w14:paraId="376C6C37" w14:textId="77777777" w:rsidR="00FA310D" w:rsidRPr="00A32B61" w:rsidRDefault="00FA310D" w:rsidP="004944BB"/>
    <w:p w14:paraId="00A2FAD4" w14:textId="63393C27" w:rsidR="0096408C" w:rsidRPr="00A32B61" w:rsidRDefault="00F11F5C" w:rsidP="00100D45">
      <w:pPr>
        <w:pStyle w:val="Overskrift1"/>
        <w:numPr>
          <w:ilvl w:val="0"/>
          <w:numId w:val="30"/>
        </w:numPr>
        <w:rPr>
          <w:b/>
          <w:bCs/>
        </w:rPr>
      </w:pPr>
      <w:bookmarkStart w:id="358" w:name="_Toc153807265"/>
      <w:bookmarkStart w:id="359" w:name="_Toc153807266"/>
      <w:bookmarkStart w:id="360" w:name="_Toc153807274"/>
      <w:bookmarkStart w:id="361" w:name="_Toc153807276"/>
      <w:bookmarkStart w:id="362" w:name="_Toc153807279"/>
      <w:bookmarkStart w:id="363" w:name="_Toc153807281"/>
      <w:bookmarkStart w:id="364" w:name="_Toc153743110"/>
      <w:bookmarkStart w:id="365" w:name="_Toc161408171"/>
      <w:bookmarkEnd w:id="358"/>
      <w:bookmarkEnd w:id="359"/>
      <w:bookmarkEnd w:id="360"/>
      <w:bookmarkEnd w:id="361"/>
      <w:bookmarkEnd w:id="362"/>
      <w:bookmarkEnd w:id="363"/>
      <w:r w:rsidRPr="00A32B61">
        <w:rPr>
          <w:b/>
          <w:bCs/>
        </w:rPr>
        <w:lastRenderedPageBreak/>
        <w:t>REFERANSER OG ORDLISTE</w:t>
      </w:r>
      <w:bookmarkEnd w:id="364"/>
      <w:bookmarkEnd w:id="365"/>
    </w:p>
    <w:p w14:paraId="7604609E" w14:textId="77777777" w:rsidR="002C2918" w:rsidRPr="00A32B61" w:rsidRDefault="002C2918" w:rsidP="00614725">
      <w:pPr>
        <w:pStyle w:val="Overskrift2"/>
        <w:ind w:firstLine="360"/>
      </w:pPr>
    </w:p>
    <w:p w14:paraId="6C0D98B0" w14:textId="3D620FC9" w:rsidR="00614725" w:rsidRPr="00A32B61" w:rsidRDefault="00614725" w:rsidP="00614725">
      <w:pPr>
        <w:pStyle w:val="Overskrift2"/>
        <w:ind w:firstLine="360"/>
      </w:pPr>
      <w:bookmarkStart w:id="366" w:name="_Toc161408172"/>
      <w:r w:rsidRPr="00A32B61">
        <w:t>7.1 Ordliste</w:t>
      </w:r>
      <w:bookmarkEnd w:id="366"/>
    </w:p>
    <w:p w14:paraId="5007E874" w14:textId="365885BE" w:rsidR="0096408C" w:rsidRPr="00A32B61" w:rsidRDefault="0096408C" w:rsidP="0096408C">
      <w:r w:rsidRPr="00A32B61">
        <w:rPr>
          <w:b/>
        </w:rPr>
        <w:t xml:space="preserve">MVP </w:t>
      </w:r>
    </w:p>
    <w:p w14:paraId="5A6D83E7" w14:textId="77777777" w:rsidR="0096408C" w:rsidRPr="00A32B61" w:rsidRDefault="0096408C" w:rsidP="0096408C">
      <w:r w:rsidRPr="00A32B61">
        <w:rPr>
          <w:i/>
        </w:rPr>
        <w:t xml:space="preserve">"MVP står for "Minimum Viable Product". Det er et konsept i produktutvikling, spesielt populært i lean startup-miljøet, som refererer til en versjon av et nytt produkt som har nok funksjoner til å tilfredsstille tidlige brukere. </w:t>
      </w:r>
      <w:r w:rsidRPr="00A32B61">
        <w:rPr>
          <w:i/>
          <w:iCs/>
        </w:rPr>
        <w:t xml:space="preserve">Hovedmålet med et MVP er å raskt få tilbakemelding fra markedet for å guide videre utvikling. Her er noen nøkkelpunkter om MVP: </w:t>
      </w:r>
    </w:p>
    <w:p w14:paraId="366A25FC" w14:textId="77777777" w:rsidR="0096408C" w:rsidRPr="00A32B61" w:rsidRDefault="0096408C" w:rsidP="0096408C">
      <w:pPr>
        <w:ind w:firstLine="708"/>
      </w:pPr>
      <w:r w:rsidRPr="00A32B61">
        <w:t xml:space="preserve">• </w:t>
      </w:r>
      <w:r w:rsidRPr="00A32B61">
        <w:rPr>
          <w:b/>
          <w:bCs/>
          <w:i/>
          <w:iCs/>
        </w:rPr>
        <w:t xml:space="preserve">Grunnleggende funksjonalitet: </w:t>
      </w:r>
      <w:r w:rsidRPr="00A32B61">
        <w:rPr>
          <w:i/>
          <w:iCs/>
        </w:rPr>
        <w:t xml:space="preserve">MVP inkluderer bare de mest essensielle funksjonene som trengs for at produktet skal være operativt. </w:t>
      </w:r>
    </w:p>
    <w:p w14:paraId="2140120F" w14:textId="77777777" w:rsidR="0096408C" w:rsidRPr="00A32B61" w:rsidRDefault="0096408C" w:rsidP="0096408C">
      <w:pPr>
        <w:ind w:firstLine="708"/>
      </w:pPr>
      <w:r w:rsidRPr="00A32B61">
        <w:t xml:space="preserve">• </w:t>
      </w:r>
      <w:r w:rsidRPr="00A32B61">
        <w:rPr>
          <w:b/>
          <w:bCs/>
          <w:i/>
          <w:iCs/>
        </w:rPr>
        <w:t xml:space="preserve">Rask markedstest: </w:t>
      </w:r>
      <w:r w:rsidRPr="00A32B61">
        <w:rPr>
          <w:i/>
          <w:iCs/>
        </w:rPr>
        <w:t xml:space="preserve">MVP tillater utviklere og bedrifter å teste et produkt i markedet uten å investere mye tid og ressurser i fullskala utvikling. </w:t>
      </w:r>
    </w:p>
    <w:p w14:paraId="3201974D" w14:textId="77777777" w:rsidR="0096408C" w:rsidRPr="00A32B61" w:rsidRDefault="0096408C" w:rsidP="0096408C">
      <w:pPr>
        <w:ind w:firstLine="708"/>
      </w:pPr>
      <w:r w:rsidRPr="00A32B61">
        <w:t xml:space="preserve">• </w:t>
      </w:r>
      <w:r w:rsidRPr="00A32B61">
        <w:rPr>
          <w:b/>
          <w:bCs/>
          <w:i/>
          <w:iCs/>
        </w:rPr>
        <w:t xml:space="preserve">Læringsverktøy: </w:t>
      </w:r>
      <w:r w:rsidRPr="00A32B61">
        <w:rPr>
          <w:i/>
          <w:iCs/>
        </w:rPr>
        <w:t xml:space="preserve">Det brukes som et verktøy for å lære om kundenes preferanser og behov gjennom reell bruk, slik at fremtidige utviklinger kan være datadrevne og kundeorienterte. </w:t>
      </w:r>
    </w:p>
    <w:p w14:paraId="02163440" w14:textId="77777777" w:rsidR="0096408C" w:rsidRPr="00A32B61" w:rsidRDefault="0096408C" w:rsidP="0096408C">
      <w:pPr>
        <w:ind w:firstLine="708"/>
      </w:pPr>
      <w:r w:rsidRPr="00A32B61">
        <w:t xml:space="preserve">• </w:t>
      </w:r>
      <w:r w:rsidRPr="00A32B61">
        <w:rPr>
          <w:b/>
          <w:bCs/>
          <w:i/>
          <w:iCs/>
        </w:rPr>
        <w:t xml:space="preserve">Iterativ utvikling: </w:t>
      </w:r>
      <w:r w:rsidRPr="00A32B61">
        <w:rPr>
          <w:i/>
          <w:iCs/>
        </w:rPr>
        <w:t xml:space="preserve">Basert på tilbakemeldinger, blir produktet forbedret og utvidet over tid. MVP-tilnærmingen følger ofte en iterativ prosess der produktet utvikles og forbedres i sykluser. </w:t>
      </w:r>
    </w:p>
    <w:p w14:paraId="28DF3579" w14:textId="77777777" w:rsidR="0096408C" w:rsidRPr="00A32B61" w:rsidRDefault="0096408C" w:rsidP="0096408C">
      <w:pPr>
        <w:ind w:firstLine="708"/>
      </w:pPr>
      <w:r w:rsidRPr="00A32B61">
        <w:t xml:space="preserve">• </w:t>
      </w:r>
      <w:r w:rsidRPr="00A32B61">
        <w:rPr>
          <w:b/>
          <w:bCs/>
          <w:i/>
          <w:iCs/>
        </w:rPr>
        <w:t xml:space="preserve">Risikoreduksjon: </w:t>
      </w:r>
      <w:r w:rsidRPr="00A32B61">
        <w:rPr>
          <w:i/>
          <w:iCs/>
        </w:rPr>
        <w:t xml:space="preserve">MVP hjelper til med å minimere risikoen ved å unngå overinvestering i et produkt som ikke møter markedets behov." </w:t>
      </w:r>
    </w:p>
    <w:p w14:paraId="16131B9C" w14:textId="77777777" w:rsidR="0096408C" w:rsidRPr="00A32B61" w:rsidRDefault="0096408C" w:rsidP="0096408C">
      <w:r w:rsidRPr="00A32B61">
        <w:t xml:space="preserve">Kilde: </w:t>
      </w:r>
      <w:hyperlink r:id="rId28" w:history="1">
        <w:r w:rsidRPr="00A32B61">
          <w:rPr>
            <w:rStyle w:val="Hyperkobling"/>
          </w:rPr>
          <w:t>www.agilealliance.org</w:t>
        </w:r>
      </w:hyperlink>
    </w:p>
    <w:p w14:paraId="7616E013" w14:textId="77777777" w:rsidR="0096408C" w:rsidRPr="00A32B61" w:rsidRDefault="0096408C" w:rsidP="0096408C">
      <w:pPr>
        <w:rPr>
          <w:b/>
          <w:bCs/>
        </w:rPr>
      </w:pPr>
    </w:p>
    <w:p w14:paraId="669F1FC7" w14:textId="7697E7E9" w:rsidR="0096408C" w:rsidRPr="00A32B61" w:rsidRDefault="0096408C" w:rsidP="0096408C">
      <w:r w:rsidRPr="00A32B61">
        <w:rPr>
          <w:b/>
          <w:bCs/>
        </w:rPr>
        <w:t xml:space="preserve">API (Programmeringsgrensesnitt) </w:t>
      </w:r>
    </w:p>
    <w:p w14:paraId="0192FE46" w14:textId="77777777" w:rsidR="0096408C" w:rsidRPr="00A32B61" w:rsidRDefault="0096408C" w:rsidP="0096408C">
      <w:r w:rsidRPr="00A32B61">
        <w:rPr>
          <w:i/>
          <w:iCs/>
        </w:rPr>
        <w:t xml:space="preserve">"Et programmeringsgrensesnitt, kjent på engelsk som application programming interface (API), er et grensesnitt i en programvare som gjør at spesifikke deler av denne kan aktiveres («kjøres») fra en annen programvare." </w:t>
      </w:r>
    </w:p>
    <w:p w14:paraId="7F3162E5" w14:textId="77777777" w:rsidR="0096408C" w:rsidRPr="00A32B61" w:rsidRDefault="0096408C" w:rsidP="0096408C">
      <w:r w:rsidRPr="00A32B61">
        <w:t xml:space="preserve">Kilde: Wikipedia </w:t>
      </w:r>
    </w:p>
    <w:p w14:paraId="24ABF67C" w14:textId="354D195E" w:rsidR="0096408C" w:rsidRPr="00A32B61" w:rsidRDefault="0096408C" w:rsidP="0096408C">
      <w:pPr>
        <w:rPr>
          <w:b/>
          <w:bCs/>
        </w:rPr>
      </w:pPr>
      <w:r w:rsidRPr="00A32B61">
        <w:t xml:space="preserve">For behandlingsplaner tilbys API mot Kjernejournal via Samhandlingsplattformen, og muliggjør at ulike API-konsumenter, herunder portaler og fagsystemer, kan både skrive og lese data om behandlingsplaner (problemstillinger, målsetninger, tiltak, mm.) som ligger lagret i Kjernejournal. Gjennom å ta i bruk API kan fagsystemene dermed dele data seg imellom via Kjernejournal, og lage egne brukergrensesnitt som er skreddersydd for sine brukere. </w:t>
      </w:r>
    </w:p>
    <w:p w14:paraId="0B951F92" w14:textId="77777777" w:rsidR="00614725" w:rsidRPr="00A32B61" w:rsidRDefault="00614725" w:rsidP="00614725"/>
    <w:p w14:paraId="0A44BFC1" w14:textId="41AD20E6" w:rsidR="00614725" w:rsidRPr="00A32B61" w:rsidRDefault="00BD0841" w:rsidP="00BD0841">
      <w:pPr>
        <w:pStyle w:val="Overskrift2"/>
        <w:ind w:firstLine="708"/>
      </w:pPr>
      <w:bookmarkStart w:id="367" w:name="_Toc161408173"/>
      <w:r w:rsidRPr="00A32B61">
        <w:t>7.2 Referanser</w:t>
      </w:r>
      <w:bookmarkEnd w:id="367"/>
    </w:p>
    <w:p w14:paraId="324F6D32" w14:textId="3A48B363" w:rsidR="00614725" w:rsidRPr="00A32B61" w:rsidRDefault="00614725" w:rsidP="00614725">
      <w:r w:rsidRPr="00A32B61">
        <w:t>[1] Innholds- og løsningsbeskrivelse versjon 1.0 juni 2021</w:t>
      </w:r>
      <w:r w:rsidR="00A00D7D" w:rsidRPr="00A32B61">
        <w:t>, Helsedirektoratet.</w:t>
      </w:r>
    </w:p>
    <w:p w14:paraId="2C1CF68D" w14:textId="77777777" w:rsidR="00614725" w:rsidRPr="00A32B61" w:rsidRDefault="00614725" w:rsidP="00614725">
      <w:r w:rsidRPr="00A32B61">
        <w:t>[2] NHN Utviklerportal for DBEP:</w:t>
      </w:r>
      <w:r w:rsidRPr="00A32B61">
        <w:br/>
      </w:r>
      <w:hyperlink r:id="rId29" w:history="1">
        <w:r w:rsidRPr="00A32B61">
          <w:rPr>
            <w:rStyle w:val="Hyperkobling"/>
          </w:rPr>
          <w:t>https://utviklerportal.nhn.no/informasjonstjenester/kjernejournal-informasjonstjenester/digitale-behandlingsplaner-og-egenbehandlingsplaner/</w:t>
        </w:r>
      </w:hyperlink>
    </w:p>
    <w:p w14:paraId="4C262722" w14:textId="2D272F0B" w:rsidR="00E42583" w:rsidRPr="00A32B61" w:rsidRDefault="00E42583" w:rsidP="00E42583">
      <w:r w:rsidRPr="00A32B61">
        <w:lastRenderedPageBreak/>
        <w:t>[3] NOU 2023:4 (2023).</w:t>
      </w:r>
      <w:r w:rsidR="00C07973" w:rsidRPr="00A32B61">
        <w:t xml:space="preserve"> </w:t>
      </w:r>
      <w:r w:rsidRPr="00A32B61">
        <w:rPr>
          <w:i/>
        </w:rPr>
        <w:t>Tid for handling.</w:t>
      </w:r>
      <w:r w:rsidRPr="00A32B61">
        <w:t xml:space="preserve"> Helse- og omsorgsdepartementet. </w:t>
      </w:r>
      <w:hyperlink r:id="rId30" w:history="1">
        <w:r w:rsidRPr="00A32B61">
          <w:rPr>
            <w:rStyle w:val="Hyperkobling"/>
          </w:rPr>
          <w:t>https://www.regjeringen.no/contentassets/337fef958f2148bebd326f0749a1213d/no/pdfs/nou202320230004000dddpdfs.pdf</w:t>
        </w:r>
      </w:hyperlink>
    </w:p>
    <w:p w14:paraId="6EB824D5" w14:textId="1D3E0FE2" w:rsidR="00E42583" w:rsidRPr="00A32B61" w:rsidRDefault="00E42583" w:rsidP="00E42583">
      <w:r w:rsidRPr="00A32B61">
        <w:t xml:space="preserve">[4] Meld. St. 9 (2023-2024) </w:t>
      </w:r>
      <w:r w:rsidRPr="00A32B61">
        <w:rPr>
          <w:i/>
          <w:iCs/>
        </w:rPr>
        <w:t>Nasjonal helse- og samhandlingsplan 2024-2027</w:t>
      </w:r>
      <w:r w:rsidRPr="00A32B61">
        <w:t xml:space="preserve">. Helse- og omsorgsdepartementet. </w:t>
      </w:r>
      <w:hyperlink r:id="rId31" w:history="1">
        <w:r w:rsidRPr="00A32B61">
          <w:rPr>
            <w:rStyle w:val="Hyperkobling"/>
          </w:rPr>
          <w:t>https://www.regjeringen.no/contentassets/4e5d9e6c63d24cd7bdab5d8c58d8adc4/no/pdfs/stm202320240009000dddpdfs.pdf</w:t>
        </w:r>
      </w:hyperlink>
    </w:p>
    <w:p w14:paraId="1307FE7F" w14:textId="6A1E53B4" w:rsidR="00D95E13" w:rsidRPr="00A32B61" w:rsidRDefault="002B513F" w:rsidP="004E3F0E">
      <w:r w:rsidRPr="00A32B61">
        <w:t>[</w:t>
      </w:r>
      <w:r w:rsidR="000F41AF" w:rsidRPr="00A32B61">
        <w:t>5</w:t>
      </w:r>
      <w:r w:rsidRPr="00A32B61">
        <w:t xml:space="preserve">] </w:t>
      </w:r>
      <w:r w:rsidR="007905F1" w:rsidRPr="00A32B61">
        <w:t xml:space="preserve">Helsedirektoratet. </w:t>
      </w:r>
      <w:r w:rsidR="007D647E" w:rsidRPr="00A32B61">
        <w:t>(</w:t>
      </w:r>
      <w:r w:rsidR="007905F1" w:rsidRPr="00A32B61">
        <w:t>2023</w:t>
      </w:r>
      <w:r w:rsidR="007D647E" w:rsidRPr="00A32B61">
        <w:t>, 7</w:t>
      </w:r>
      <w:r w:rsidR="00C12D9A" w:rsidRPr="00A32B61">
        <w:t>.</w:t>
      </w:r>
      <w:r w:rsidR="007D647E" w:rsidRPr="00A32B61">
        <w:t xml:space="preserve"> juni) </w:t>
      </w:r>
      <w:r w:rsidR="00C12D9A" w:rsidRPr="00A32B61">
        <w:t>Digital hjemmeoppfølging.</w:t>
      </w:r>
      <w:r w:rsidR="006A157F" w:rsidRPr="00A32B61">
        <w:t xml:space="preserve"> Helsedirektoratet.no</w:t>
      </w:r>
      <w:r w:rsidR="00C12D9A" w:rsidRPr="00A32B61">
        <w:t xml:space="preserve"> </w:t>
      </w:r>
      <w:hyperlink r:id="rId32" w:history="1">
        <w:r w:rsidR="00725CA8" w:rsidRPr="00A32B61">
          <w:rPr>
            <w:rStyle w:val="Hyperkobling"/>
            <w:rFonts w:ascii="Calibri" w:hAnsi="Calibri" w:cs="Calibri"/>
          </w:rPr>
          <w:t>https://www.helsedirektoratet.no/tema/digital-hjemmeoppfolging-hjemmesykehus-og-velferdsteknologi/digital-hjemmeoppfolging</w:t>
        </w:r>
      </w:hyperlink>
    </w:p>
    <w:p w14:paraId="7A9A1976" w14:textId="395DD108" w:rsidR="007E69FF" w:rsidRPr="00A32B61" w:rsidRDefault="00E44DF9" w:rsidP="007E69FF">
      <w:r w:rsidRPr="00A32B61">
        <w:t xml:space="preserve">[6] Helsedirektoratet. </w:t>
      </w:r>
      <w:r w:rsidR="006421F4" w:rsidRPr="00A32B61">
        <w:t>(</w:t>
      </w:r>
      <w:r w:rsidR="000362C0" w:rsidRPr="00A32B61">
        <w:t>2016</w:t>
      </w:r>
      <w:r w:rsidR="006421F4" w:rsidRPr="00A32B61">
        <w:rPr>
          <w:i/>
          <w:iCs/>
        </w:rPr>
        <w:t>)</w:t>
      </w:r>
      <w:r w:rsidR="007138D6" w:rsidRPr="00A32B61">
        <w:rPr>
          <w:i/>
          <w:iCs/>
        </w:rPr>
        <w:t xml:space="preserve"> </w:t>
      </w:r>
      <w:r w:rsidR="006421F4" w:rsidRPr="00A32B61">
        <w:rPr>
          <w:i/>
          <w:iCs/>
        </w:rPr>
        <w:t>Samfunnsgevinster av å følge Helsedirektoratets kostråd</w:t>
      </w:r>
      <w:r w:rsidR="006421F4" w:rsidRPr="00A32B61">
        <w:t>. IS-2451</w:t>
      </w:r>
      <w:r w:rsidR="00D82732" w:rsidRPr="00A32B61">
        <w:t xml:space="preserve">. Helsedirektoratet. </w:t>
      </w:r>
      <w:r w:rsidR="006421F4" w:rsidRPr="00A32B61">
        <w:cr/>
      </w:r>
      <w:hyperlink r:id="rId33" w:history="1">
        <w:r w:rsidR="00043A4E" w:rsidRPr="00A32B61">
          <w:rPr>
            <w:rStyle w:val="Hyperkobling"/>
          </w:rPr>
          <w:t>https://www.helsedirektoratet.no/rapporter/samfunnsgevinster-av-a-folge-helsedirektoratets-kostrad/Samfunnsgevinster%20av%20%C3%A5%20f%C3%B8lge%20Helsedirektoratets%20kostr%C3%A5d.pdf/_/attachment/inline/aedaf6ba-fa35-4fcf-9e86-cb936ca6ccb4:f43531d1bb8588d090ee55b5d46ddeb4b2da6b23/Samfunnsgevinster%20av%20%C3%A5%20f%C3%B8lge%20Helsedirektoratets%20kostr%C3%A5d.pdf</w:t>
        </w:r>
      </w:hyperlink>
    </w:p>
    <w:p w14:paraId="61BB3CCC" w14:textId="2FF655FD" w:rsidR="00C9458C" w:rsidRPr="00A32B61" w:rsidRDefault="00C9458C" w:rsidP="00C9458C">
      <w:pPr>
        <w:tabs>
          <w:tab w:val="left" w:pos="705"/>
          <w:tab w:val="center" w:pos="4536"/>
        </w:tabs>
      </w:pPr>
      <w:r w:rsidRPr="00A32B61">
        <w:rPr>
          <w:lang w:val="en-US"/>
        </w:rPr>
        <w:t xml:space="preserve">[7] OECD. (2023, 7. November) </w:t>
      </w:r>
      <w:r w:rsidRPr="00A32B61">
        <w:rPr>
          <w:i/>
          <w:iCs/>
          <w:lang w:val="en-US"/>
        </w:rPr>
        <w:t xml:space="preserve">Health </w:t>
      </w:r>
      <w:proofErr w:type="gramStart"/>
      <w:r w:rsidRPr="00A32B61">
        <w:rPr>
          <w:i/>
          <w:iCs/>
          <w:lang w:val="en-US"/>
        </w:rPr>
        <w:t>at a glance</w:t>
      </w:r>
      <w:proofErr w:type="gramEnd"/>
      <w:r w:rsidRPr="00A32B61">
        <w:rPr>
          <w:i/>
          <w:iCs/>
          <w:lang w:val="en-US"/>
        </w:rPr>
        <w:t xml:space="preserve"> 2023</w:t>
      </w:r>
      <w:r w:rsidRPr="00A32B61">
        <w:rPr>
          <w:lang w:val="en-US"/>
        </w:rPr>
        <w:t xml:space="preserve">. oecd.org. </w:t>
      </w:r>
      <w:r w:rsidRPr="00A32B61">
        <w:rPr>
          <w:lang w:val="en-US"/>
        </w:rPr>
        <w:br/>
      </w:r>
      <w:hyperlink r:id="rId34" w:history="1">
        <w:r w:rsidRPr="00A32B61">
          <w:rPr>
            <w:rStyle w:val="Hyperkobling"/>
          </w:rPr>
          <w:t>https://www.oecd.org/norway/health-at-a-glance-Norway-EN.pdf</w:t>
        </w:r>
      </w:hyperlink>
    </w:p>
    <w:p w14:paraId="199C3DE3" w14:textId="7EA15F1D" w:rsidR="00593568" w:rsidRPr="00A32B61" w:rsidRDefault="00593568" w:rsidP="004E3F0E">
      <w:r w:rsidRPr="00A32B61">
        <w:t xml:space="preserve">[8] </w:t>
      </w:r>
      <w:r w:rsidR="002D483C" w:rsidRPr="00A32B61">
        <w:t xml:space="preserve">Direktoratet for e-helse. </w:t>
      </w:r>
      <w:r w:rsidR="00C1432A" w:rsidRPr="00A32B61">
        <w:t>(2023</w:t>
      </w:r>
      <w:r w:rsidR="003E236E" w:rsidRPr="00A32B61">
        <w:t>, 1</w:t>
      </w:r>
      <w:r w:rsidR="007C573A" w:rsidRPr="00A32B61">
        <w:t>. februar</w:t>
      </w:r>
      <w:r w:rsidR="007C573A" w:rsidRPr="00A32B61">
        <w:rPr>
          <w:i/>
          <w:iCs/>
        </w:rPr>
        <w:t xml:space="preserve">) </w:t>
      </w:r>
      <w:r w:rsidR="005706F5" w:rsidRPr="00A32B61">
        <w:rPr>
          <w:i/>
          <w:iCs/>
        </w:rPr>
        <w:t>Kartlegging av elektroniske pasientjournalsystemer og deres støtte for nasjonale e-helseløsninger</w:t>
      </w:r>
      <w:r w:rsidR="005706F5" w:rsidRPr="00A32B61">
        <w:t xml:space="preserve">. </w:t>
      </w:r>
      <w:r w:rsidR="00AA3E55" w:rsidRPr="00A32B61">
        <w:t>Direktoratet for e</w:t>
      </w:r>
      <w:r w:rsidRPr="00A32B61">
        <w:t>-helse.</w:t>
      </w:r>
      <w:r w:rsidR="005706F5" w:rsidRPr="00A32B61">
        <w:t xml:space="preserve"> </w:t>
      </w:r>
      <w:hyperlink r:id="rId35" w:history="1">
        <w:r w:rsidRPr="00A32B61">
          <w:rPr>
            <w:rStyle w:val="Hyperkobling"/>
          </w:rPr>
          <w:t>https://www.ehelse.no/publikasjoner/kartlegging-av-elektroniske-pasientjournalsystemer-og-deres-stotte-for-nasjonale-e-helselosninger/_/attachment/download/5f2dee5e-9b2c-453a-862b-fcece7c2aff3:c2aa7986924f971da55fecbac21fbf9911c50dab/Kartlegging%20av%20elektroniske%20pasientjournalsystemer%20og%20deres%20st%C3%B8tte%20for%20nasjonale%20e-helsel%C3%B8sninger%20v1.0.pdf</w:t>
        </w:r>
      </w:hyperlink>
    </w:p>
    <w:p w14:paraId="6145F734" w14:textId="1E845159" w:rsidR="004B781E" w:rsidRPr="00A32B61" w:rsidRDefault="00A34198" w:rsidP="004B781E">
      <w:r w:rsidRPr="00A32B61">
        <w:t>[9]</w:t>
      </w:r>
      <w:r w:rsidR="00255763" w:rsidRPr="00A32B61">
        <w:t xml:space="preserve"> Direktoratet for e-helse</w:t>
      </w:r>
      <w:r w:rsidR="00584489" w:rsidRPr="00A32B61">
        <w:t>. (2023</w:t>
      </w:r>
      <w:r w:rsidR="00AB00C5" w:rsidRPr="00A32B61">
        <w:t xml:space="preserve">, </w:t>
      </w:r>
      <w:r w:rsidR="0007068B" w:rsidRPr="00A32B61">
        <w:t>1</w:t>
      </w:r>
      <w:r w:rsidR="00AB00C5" w:rsidRPr="00A32B61">
        <w:t>.</w:t>
      </w:r>
      <w:r w:rsidR="00584FCC" w:rsidRPr="00A32B61">
        <w:t xml:space="preserve">mars) </w:t>
      </w:r>
      <w:r w:rsidR="00584FCC" w:rsidRPr="00A32B61">
        <w:rPr>
          <w:i/>
          <w:iCs/>
        </w:rPr>
        <w:t>Elektronisk helsekort for gravide</w:t>
      </w:r>
      <w:r w:rsidR="00584FCC" w:rsidRPr="00A32B61">
        <w:t xml:space="preserve">. </w:t>
      </w:r>
      <w:r w:rsidR="00E35259" w:rsidRPr="00A32B61">
        <w:t>Direktoratet for e-helse</w:t>
      </w:r>
      <w:r w:rsidR="00E60606" w:rsidRPr="00A32B61">
        <w:t>.</w:t>
      </w:r>
      <w:r w:rsidR="007B2301" w:rsidRPr="00A32B61">
        <w:t xml:space="preserve"> </w:t>
      </w:r>
      <w:hyperlink r:id="rId36" w:history="1">
        <w:r w:rsidR="004B781E" w:rsidRPr="00A32B61">
          <w:rPr>
            <w:rStyle w:val="Hyperkobling"/>
          </w:rPr>
          <w:t>https://www.ehelse.no/publikasjoner/elektronisk-helsekort-for-gravide-utredning-pa-oppdrag-fra-helse-og-omsorgsdepartementet/_/attachment/download/abf3ff00-e0ab-451e-a27b-a9d950d8ef8b:03769aa326c9bd87d522c66794cb726477f2e366/Elektronisk%20helsekort%20for%20gravide%20-%20Utredning%20p%C3%A5%20oppdrag%20fra%20Helse-%20og%20omsorgsdepartementet.pdf</w:t>
        </w:r>
      </w:hyperlink>
    </w:p>
    <w:p w14:paraId="2B427444" w14:textId="576EC30F" w:rsidR="00802F07" w:rsidRPr="00A32B61" w:rsidRDefault="00802F07" w:rsidP="004B781E">
      <w:r w:rsidRPr="00A32B61">
        <w:rPr>
          <w:lang w:val="en-US"/>
        </w:rPr>
        <w:t xml:space="preserve">[10] </w:t>
      </w:r>
      <w:r w:rsidR="00F224FF" w:rsidRPr="00A32B61">
        <w:rPr>
          <w:lang w:val="en-US"/>
        </w:rPr>
        <w:t>N</w:t>
      </w:r>
      <w:r w:rsidR="003A0487" w:rsidRPr="00A32B61">
        <w:rPr>
          <w:lang w:val="en-US"/>
        </w:rPr>
        <w:t>ational Health Service</w:t>
      </w:r>
      <w:r w:rsidR="00391CE9" w:rsidRPr="00A32B61">
        <w:rPr>
          <w:lang w:val="en-US"/>
        </w:rPr>
        <w:t>.</w:t>
      </w:r>
      <w:r w:rsidR="008C560A" w:rsidRPr="00A32B61">
        <w:rPr>
          <w:lang w:val="en-US"/>
        </w:rPr>
        <w:t xml:space="preserve"> (</w:t>
      </w:r>
      <w:r w:rsidR="00021600" w:rsidRPr="00A32B61">
        <w:rPr>
          <w:lang w:val="en-US"/>
        </w:rPr>
        <w:t>u.å)</w:t>
      </w:r>
      <w:r w:rsidR="00391CE9" w:rsidRPr="00A32B61">
        <w:rPr>
          <w:lang w:val="en-US"/>
        </w:rPr>
        <w:t xml:space="preserve"> </w:t>
      </w:r>
      <w:r w:rsidR="00F224FF" w:rsidRPr="00A32B61">
        <w:rPr>
          <w:i/>
          <w:iCs/>
          <w:lang w:val="en-US"/>
        </w:rPr>
        <w:t>A digital service that allows digital care plans to be created and shared for coordinated care</w:t>
      </w:r>
      <w:r w:rsidR="00391CE9" w:rsidRPr="00A32B61">
        <w:rPr>
          <w:i/>
          <w:iCs/>
          <w:lang w:val="en-US"/>
        </w:rPr>
        <w:t>.</w:t>
      </w:r>
      <w:r w:rsidR="008B71A3" w:rsidRPr="00A32B61">
        <w:rPr>
          <w:lang w:val="en-US"/>
        </w:rPr>
        <w:t xml:space="preserve"> </w:t>
      </w:r>
      <w:r w:rsidR="003330BA" w:rsidRPr="00A32B61">
        <w:t xml:space="preserve">Hentet 13.13.2024. </w:t>
      </w:r>
      <w:hyperlink r:id="rId37" w:history="1">
        <w:r w:rsidR="003330BA" w:rsidRPr="00A32B61">
          <w:rPr>
            <w:rStyle w:val="Hyperkobling"/>
          </w:rPr>
          <w:t>https://transform.england.nhs.uk/key-tools-and-info/digital-playbooks/cancer-digital-playbook/a-digital-service-that-allows-digital-care-plans-to-be-created-and-shared-for-coordinated-care/</w:t>
        </w:r>
      </w:hyperlink>
    </w:p>
    <w:p w14:paraId="3132161D" w14:textId="0985B5AB" w:rsidR="00C604FF" w:rsidRPr="00A32B61" w:rsidRDefault="00EF1B1E" w:rsidP="004E3F0E">
      <w:r w:rsidRPr="00A32B61">
        <w:t>[11] Sundhedsdatastyrelsen (</w:t>
      </w:r>
      <w:r w:rsidR="00C51B46" w:rsidRPr="00A32B61">
        <w:t xml:space="preserve">2023, </w:t>
      </w:r>
      <w:r w:rsidR="005C271C" w:rsidRPr="00A32B61">
        <w:t>20</w:t>
      </w:r>
      <w:r w:rsidR="00C51B46" w:rsidRPr="00A32B61">
        <w:t xml:space="preserve">. desember) </w:t>
      </w:r>
      <w:r w:rsidR="005F72F8" w:rsidRPr="00A32B61">
        <w:rPr>
          <w:i/>
          <w:iCs/>
        </w:rPr>
        <w:t xml:space="preserve">God jul fra Et Samlet </w:t>
      </w:r>
      <w:r w:rsidR="00C07973" w:rsidRPr="00A32B61">
        <w:rPr>
          <w:i/>
          <w:iCs/>
        </w:rPr>
        <w:t>P</w:t>
      </w:r>
      <w:r w:rsidR="005F72F8" w:rsidRPr="00A32B61">
        <w:rPr>
          <w:i/>
          <w:iCs/>
        </w:rPr>
        <w:t>atientoverblik</w:t>
      </w:r>
      <w:r w:rsidR="00C07973" w:rsidRPr="00A32B61">
        <w:t xml:space="preserve"> </w:t>
      </w:r>
      <w:hyperlink r:id="rId38" w:history="1">
        <w:r w:rsidR="00C07973" w:rsidRPr="00A32B61">
          <w:rPr>
            <w:rStyle w:val="Hyperkobling"/>
          </w:rPr>
          <w:t>https://sundhedsdatastyrelsen.dk/da/etsamletpatientoverblik/nyhedsbreve/nyhedsbrev_december2023</w:t>
        </w:r>
      </w:hyperlink>
    </w:p>
    <w:p w14:paraId="0B9DB836" w14:textId="747B30E4" w:rsidR="000C06E1" w:rsidRPr="00A32B61" w:rsidRDefault="00AA3735" w:rsidP="004E3F0E">
      <w:r w:rsidRPr="00A32B61">
        <w:t>[12]</w:t>
      </w:r>
      <w:r w:rsidR="00E41394" w:rsidRPr="00A32B61">
        <w:t xml:space="preserve"> </w:t>
      </w:r>
      <w:r w:rsidR="0081161E" w:rsidRPr="00A32B61">
        <w:t xml:space="preserve">Den norske legeforening (2023, </w:t>
      </w:r>
      <w:r w:rsidR="0060208F" w:rsidRPr="00A32B61">
        <w:t xml:space="preserve">30. mars) </w:t>
      </w:r>
      <w:r w:rsidR="00031C1C" w:rsidRPr="00A32B61">
        <w:rPr>
          <w:i/>
          <w:iCs/>
        </w:rPr>
        <w:t xml:space="preserve">Innspill fra Legeforeningen: Digitalisering i nasjonal helse- og samhandlingsplan. </w:t>
      </w:r>
      <w:r w:rsidR="00F62D3B" w:rsidRPr="00A32B61">
        <w:t>Den norske legeforening</w:t>
      </w:r>
      <w:r w:rsidR="00995D76" w:rsidRPr="00A32B61">
        <w:t xml:space="preserve">. </w:t>
      </w:r>
      <w:hyperlink r:id="rId39" w:history="1">
        <w:r w:rsidR="00354D87" w:rsidRPr="00A32B61">
          <w:rPr>
            <w:rStyle w:val="Hyperkobling"/>
          </w:rPr>
          <w:t>https://www.regjeringen.no/contentassets/98f80b9a54c34da58affd10613b30d47/legeforeningen.pdf</w:t>
        </w:r>
      </w:hyperlink>
    </w:p>
    <w:p w14:paraId="614DABCB" w14:textId="054261C9" w:rsidR="000C06E1" w:rsidRPr="00A32B61" w:rsidRDefault="006169C4" w:rsidP="004E3F0E">
      <w:r w:rsidRPr="00A32B61">
        <w:lastRenderedPageBreak/>
        <w:t>[13] F</w:t>
      </w:r>
      <w:r w:rsidR="007A5CAF" w:rsidRPr="00A32B61">
        <w:t>olkehelseinstituttet</w:t>
      </w:r>
      <w:r w:rsidR="00530046" w:rsidRPr="00A32B61">
        <w:t xml:space="preserve"> </w:t>
      </w:r>
      <w:r w:rsidR="00C60531" w:rsidRPr="00A32B61">
        <w:t>(2023, 20</w:t>
      </w:r>
      <w:r w:rsidR="007A5CAF" w:rsidRPr="00A32B61">
        <w:t xml:space="preserve">. Oktober). </w:t>
      </w:r>
      <w:r w:rsidR="00530046" w:rsidRPr="00A32B61">
        <w:rPr>
          <w:i/>
          <w:iCs/>
        </w:rPr>
        <w:t>Folkehelserapporten</w:t>
      </w:r>
      <w:r w:rsidR="00342FFB" w:rsidRPr="00A32B61">
        <w:t>.</w:t>
      </w:r>
    </w:p>
    <w:p w14:paraId="7BE51552" w14:textId="563C9B5E" w:rsidR="006169C4" w:rsidRPr="00A32B61" w:rsidRDefault="00000000" w:rsidP="004E3F0E">
      <w:hyperlink r:id="rId40" w:history="1">
        <w:r w:rsidR="006169C4" w:rsidRPr="00A32B61">
          <w:rPr>
            <w:rStyle w:val="Hyperkobling"/>
          </w:rPr>
          <w:t>https://www.fhi.no/he/folkehelserapporten/ikke-smittsomme/overvekt-og-fedme/?term=</w:t>
        </w:r>
      </w:hyperlink>
    </w:p>
    <w:p w14:paraId="7EC8F1F7" w14:textId="5A68FEA7" w:rsidR="006E6596" w:rsidRPr="00A32B61" w:rsidRDefault="00BD2FA8" w:rsidP="004E3F0E">
      <w:pPr>
        <w:rPr>
          <w:lang w:val="en-US"/>
        </w:rPr>
      </w:pPr>
      <w:r w:rsidRPr="00A32B61">
        <w:rPr>
          <w:lang w:val="en-US"/>
        </w:rPr>
        <w:t>[14]</w:t>
      </w:r>
      <w:r w:rsidR="006E6596" w:rsidRPr="00A32B61">
        <w:rPr>
          <w:lang w:val="en-US"/>
        </w:rPr>
        <w:t xml:space="preserve"> Kreftregisteret</w:t>
      </w:r>
      <w:r w:rsidR="00A07ACE" w:rsidRPr="00A32B61">
        <w:rPr>
          <w:lang w:val="en-US"/>
        </w:rPr>
        <w:t xml:space="preserve"> (2022).</w:t>
      </w:r>
      <w:r w:rsidR="006E6596" w:rsidRPr="00A32B61">
        <w:rPr>
          <w:lang w:val="en-US"/>
        </w:rPr>
        <w:t xml:space="preserve"> </w:t>
      </w:r>
      <w:r w:rsidR="006E6596" w:rsidRPr="00A32B61">
        <w:rPr>
          <w:i/>
          <w:iCs/>
          <w:lang w:val="en-US"/>
        </w:rPr>
        <w:t>Cancer in Norway</w:t>
      </w:r>
      <w:r w:rsidRPr="00A32B61">
        <w:rPr>
          <w:lang w:val="en-US"/>
        </w:rPr>
        <w:t xml:space="preserve"> </w:t>
      </w:r>
      <w:r w:rsidR="00B41698" w:rsidRPr="00A32B61">
        <w:rPr>
          <w:lang w:val="en-US"/>
        </w:rPr>
        <w:t>2022.</w:t>
      </w:r>
    </w:p>
    <w:p w14:paraId="7192D62D" w14:textId="60EB0707" w:rsidR="00247E18" w:rsidRPr="00A32B61" w:rsidRDefault="00000000" w:rsidP="00247E18">
      <w:pPr>
        <w:rPr>
          <w:lang w:val="en-US"/>
        </w:rPr>
      </w:pPr>
      <w:hyperlink r:id="rId41" w:history="1">
        <w:r w:rsidR="00A40C75" w:rsidRPr="00A32B61">
          <w:rPr>
            <w:rStyle w:val="Hyperkobling"/>
            <w:lang w:val="en-US"/>
          </w:rPr>
          <w:t>https://www.kreftregisteret.no/globalassets/cancer-in-norway/2022/cin_report-2022.pdf</w:t>
        </w:r>
      </w:hyperlink>
    </w:p>
    <w:p w14:paraId="7243FF44" w14:textId="2BC8E980" w:rsidR="00B82402" w:rsidRPr="00A32B61" w:rsidRDefault="00247E18" w:rsidP="00247E18">
      <w:pPr>
        <w:rPr>
          <w:lang w:val="en-US"/>
        </w:rPr>
      </w:pPr>
      <w:r w:rsidRPr="00A32B61">
        <w:rPr>
          <w:lang w:val="en-US"/>
        </w:rPr>
        <w:t>[1</w:t>
      </w:r>
      <w:r w:rsidR="002008C4" w:rsidRPr="00A32B61">
        <w:rPr>
          <w:lang w:val="en-US"/>
        </w:rPr>
        <w:t>5</w:t>
      </w:r>
      <w:r w:rsidRPr="00A32B61">
        <w:rPr>
          <w:lang w:val="en-US"/>
        </w:rPr>
        <w:t xml:space="preserve">] </w:t>
      </w:r>
      <w:r w:rsidR="002129E1" w:rsidRPr="00A32B61">
        <w:rPr>
          <w:lang w:val="en-US"/>
        </w:rPr>
        <w:t>Katz, Frates, Bonnet, Gupta, Vartiainen, Carmona (</w:t>
      </w:r>
      <w:r w:rsidR="009E4C10" w:rsidRPr="00A32B61">
        <w:rPr>
          <w:lang w:val="en-US"/>
        </w:rPr>
        <w:t xml:space="preserve">2018) </w:t>
      </w:r>
      <w:r w:rsidRPr="00A32B61">
        <w:rPr>
          <w:i/>
          <w:iCs/>
          <w:lang w:val="en-US"/>
        </w:rPr>
        <w:t>Lifestyle as Medicine: The Case for a True Health Initiative</w:t>
      </w:r>
      <w:r w:rsidR="00982E26" w:rsidRPr="00A32B61">
        <w:rPr>
          <w:i/>
          <w:iCs/>
          <w:lang w:val="en-US"/>
        </w:rPr>
        <w:t>.</w:t>
      </w:r>
    </w:p>
    <w:p w14:paraId="664188DB" w14:textId="4CFBC867" w:rsidR="00247E18" w:rsidRPr="00075957" w:rsidRDefault="00247E18" w:rsidP="00247E18">
      <w:pPr>
        <w:rPr>
          <w:lang w:val="en-US"/>
        </w:rPr>
      </w:pPr>
      <w:r w:rsidRPr="00A32B61">
        <w:rPr>
          <w:lang w:val="en-US"/>
        </w:rPr>
        <w:t xml:space="preserve"> </w:t>
      </w:r>
      <w:hyperlink r:id="rId42" w:history="1">
        <w:r w:rsidRPr="00A32B61">
          <w:rPr>
            <w:rStyle w:val="Hyperkobling"/>
            <w:lang w:val="en-US"/>
          </w:rPr>
          <w:t>https://pubmed.ncbi.nlm.nih.gov/28523941/</w:t>
        </w:r>
      </w:hyperlink>
    </w:p>
    <w:p w14:paraId="30522B7C" w14:textId="7B2C1A5D" w:rsidR="00BD2FA8" w:rsidRDefault="00BD2FA8" w:rsidP="004E3F0E">
      <w:pPr>
        <w:rPr>
          <w:lang w:val="en-US"/>
        </w:rPr>
      </w:pPr>
    </w:p>
    <w:p w14:paraId="0FAF756B" w14:textId="77777777" w:rsidR="002129E1" w:rsidRPr="006E6596" w:rsidRDefault="002129E1" w:rsidP="004E3F0E">
      <w:pPr>
        <w:rPr>
          <w:lang w:val="en-US"/>
        </w:rPr>
      </w:pPr>
    </w:p>
    <w:p w14:paraId="543BD882" w14:textId="4B9476E0" w:rsidR="000C06E1" w:rsidRPr="00726B06" w:rsidRDefault="00726B06" w:rsidP="00726B06">
      <w:pPr>
        <w:pStyle w:val="Overskrift1"/>
        <w:numPr>
          <w:ilvl w:val="0"/>
          <w:numId w:val="30"/>
        </w:numPr>
        <w:rPr>
          <w:ins w:id="368" w:author="Peter Evans (Innleid)" w:date="2024-01-23T15:36:00Z"/>
          <w:b/>
          <w:bCs/>
        </w:rPr>
      </w:pPr>
      <w:bookmarkStart w:id="369" w:name="_Toc161408174"/>
      <w:r>
        <w:rPr>
          <w:b/>
          <w:bCs/>
        </w:rPr>
        <w:lastRenderedPageBreak/>
        <w:t>VEDLEGG</w:t>
      </w:r>
      <w:bookmarkEnd w:id="369"/>
    </w:p>
    <w:p w14:paraId="5C1DCDAB" w14:textId="5681934B" w:rsidR="00726B06" w:rsidRDefault="00953C47" w:rsidP="007458D0">
      <w:pPr>
        <w:pStyle w:val="Overskrift2"/>
      </w:pPr>
      <w:bookmarkStart w:id="370" w:name="_Toc161408175"/>
      <w:r>
        <w:t>8.1 Skjema for pasientoppfølging</w:t>
      </w:r>
      <w:r w:rsidR="007458D0">
        <w:t xml:space="preserve"> colorectalcancer</w:t>
      </w:r>
      <w:bookmarkEnd w:id="370"/>
      <w:r>
        <w:t xml:space="preserve"> </w:t>
      </w:r>
    </w:p>
    <w:p w14:paraId="25DD2051" w14:textId="3E3CA8CA" w:rsidR="00726B06" w:rsidRDefault="00953C47" w:rsidP="00726B06">
      <w:r w:rsidRPr="00953C47">
        <w:rPr>
          <w:noProof/>
        </w:rPr>
        <w:drawing>
          <wp:inline distT="0" distB="0" distL="0" distR="0" wp14:anchorId="045E0A7E" wp14:editId="04068384">
            <wp:extent cx="6172200" cy="8148121"/>
            <wp:effectExtent l="0" t="0" r="0" b="5715"/>
            <wp:docPr id="4" name="Bilde 4" descr="Et bilde som inneholder tekst, Font, Parallell, skjermbilde&#10;&#10;Automatisk generert beskrivelse">
              <a:extLst xmlns:a="http://schemas.openxmlformats.org/drawingml/2006/main">
                <a:ext uri="{FF2B5EF4-FFF2-40B4-BE49-F238E27FC236}">
                  <a16:creationId xmlns:a16="http://schemas.microsoft.com/office/drawing/2014/main" id="{C3BD445B-92D4-2693-2577-06D3F4850F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e 3" descr="Et bilde som inneholder tekst, Font, Parallell, skjermbilde&#10;&#10;Automatisk generert beskrivelse">
                      <a:extLst>
                        <a:ext uri="{FF2B5EF4-FFF2-40B4-BE49-F238E27FC236}">
                          <a16:creationId xmlns:a16="http://schemas.microsoft.com/office/drawing/2014/main" id="{C3BD445B-92D4-2693-2577-06D3F4850FA4}"/>
                        </a:ext>
                      </a:extLst>
                    </pic:cNvPr>
                    <pic:cNvPicPr>
                      <a:picLocks noChangeAspect="1"/>
                    </pic:cNvPicPr>
                  </pic:nvPicPr>
                  <pic:blipFill>
                    <a:blip r:embed="rId43"/>
                    <a:stretch>
                      <a:fillRect/>
                    </a:stretch>
                  </pic:blipFill>
                  <pic:spPr>
                    <a:xfrm>
                      <a:off x="0" y="0"/>
                      <a:ext cx="6177882" cy="8155622"/>
                    </a:xfrm>
                    <a:prstGeom prst="rect">
                      <a:avLst/>
                    </a:prstGeom>
                    <a:noFill/>
                  </pic:spPr>
                </pic:pic>
              </a:graphicData>
            </a:graphic>
          </wp:inline>
        </w:drawing>
      </w:r>
    </w:p>
    <w:sectPr w:rsidR="00726B0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9" w:author="Ole Kristian Storli" w:date="2024-03-12T15:54:00Z" w:initials="OKS">
    <w:p w14:paraId="48F07649" w14:textId="36D2876E" w:rsidR="00A35C47" w:rsidRDefault="00A35C47">
      <w:pPr>
        <w:pStyle w:val="Merknadstekst"/>
      </w:pPr>
      <w:r>
        <w:rPr>
          <w:rStyle w:val="Merknadsreferanse"/>
        </w:rPr>
        <w:annotationRef/>
      </w:r>
      <w:r>
        <w:t>Hvilken undersøkelse var dette?</w:t>
      </w:r>
    </w:p>
  </w:comment>
  <w:comment w:id="60" w:author="Peter Evans (Innleid)" w:date="2024-03-14T20:13:00Z" w:initials="PE(">
    <w:p w14:paraId="2DBBAA9E" w14:textId="77777777" w:rsidR="006A33F9" w:rsidRDefault="006A33F9">
      <w:pPr>
        <w:pStyle w:val="Merknadstekst"/>
      </w:pPr>
      <w:r>
        <w:rPr>
          <w:rStyle w:val="Merknadsreferanse"/>
        </w:rPr>
        <w:annotationRef/>
      </w:r>
      <w:r>
        <w:t>Den ser ut til å ha forsvunnet på mystisk vis. Skal prøve å grave den frem igjen. Mener hele dette avsnittet fra fra undersøkelsen fra Hdir.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F07649" w15:done="0"/>
  <w15:commentEx w15:paraId="2DBBAA9E" w15:paraIdParent="48F076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9AF91D" w16cex:dateUtc="2024-03-12T14:54:00Z"/>
  <w16cex:commentExtensible w16cex:durableId="299DD8D2" w16cex:dateUtc="2024-03-14T19: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F07649" w16cid:durableId="299AF91D"/>
  <w16cid:commentId w16cid:paraId="2DBBAA9E" w16cid:durableId="299DD8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B0FB" w14:textId="77777777" w:rsidR="008B0C7E" w:rsidRDefault="008B0C7E">
      <w:pPr>
        <w:spacing w:after="0" w:line="240" w:lineRule="auto"/>
      </w:pPr>
      <w:r>
        <w:separator/>
      </w:r>
    </w:p>
  </w:endnote>
  <w:endnote w:type="continuationSeparator" w:id="0">
    <w:p w14:paraId="4D0ED508" w14:textId="77777777" w:rsidR="008B0C7E" w:rsidRDefault="008B0C7E">
      <w:pPr>
        <w:spacing w:after="0" w:line="240" w:lineRule="auto"/>
      </w:pPr>
      <w:r>
        <w:continuationSeparator/>
      </w:r>
    </w:p>
  </w:endnote>
  <w:endnote w:type="continuationNotice" w:id="1">
    <w:p w14:paraId="6209600B" w14:textId="77777777" w:rsidR="008B0C7E" w:rsidRDefault="008B0C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DED5A" w14:textId="77777777" w:rsidR="008B0C7E" w:rsidRDefault="008B0C7E">
      <w:pPr>
        <w:spacing w:after="0" w:line="240" w:lineRule="auto"/>
      </w:pPr>
      <w:r>
        <w:separator/>
      </w:r>
    </w:p>
  </w:footnote>
  <w:footnote w:type="continuationSeparator" w:id="0">
    <w:p w14:paraId="74AB5471" w14:textId="77777777" w:rsidR="008B0C7E" w:rsidRDefault="008B0C7E">
      <w:pPr>
        <w:spacing w:after="0" w:line="240" w:lineRule="auto"/>
      </w:pPr>
      <w:r>
        <w:continuationSeparator/>
      </w:r>
    </w:p>
  </w:footnote>
  <w:footnote w:type="continuationNotice" w:id="1">
    <w:p w14:paraId="26F4193A" w14:textId="77777777" w:rsidR="008B0C7E" w:rsidRDefault="008B0C7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D667E"/>
    <w:multiLevelType w:val="multilevel"/>
    <w:tmpl w:val="9C84146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AFD3557"/>
    <w:multiLevelType w:val="hybridMultilevel"/>
    <w:tmpl w:val="F5BE07E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BB12F0A"/>
    <w:multiLevelType w:val="hybridMultilevel"/>
    <w:tmpl w:val="B5A85F1A"/>
    <w:lvl w:ilvl="0" w:tplc="D938D122">
      <w:start w:val="10"/>
      <w:numFmt w:val="upperRoman"/>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0ECD0ECA"/>
    <w:multiLevelType w:val="multilevel"/>
    <w:tmpl w:val="B73E6CB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asciiTheme="minorHAnsi" w:eastAsiaTheme="minorHAnsi" w:hAnsiTheme="minorHAnsi" w:cstheme="minorBidi" w:hint="default"/>
      </w:rPr>
    </w:lvl>
    <w:lvl w:ilvl="2">
      <w:numFmt w:val="bullet"/>
      <w:lvlText w:val="-"/>
      <w:lvlJc w:val="left"/>
      <w:pPr>
        <w:ind w:left="2160" w:hanging="360"/>
      </w:pPr>
      <w:rPr>
        <w:rFonts w:ascii="Calibri" w:eastAsiaTheme="minorHAnsi" w:hAnsi="Calibri" w:cs="Calibri" w:hint="default"/>
      </w:rPr>
    </w:lvl>
    <w:lvl w:ilvl="3">
      <w:start w:val="6"/>
      <w:numFmt w:val="decimal"/>
      <w:lvlText w:val="%4"/>
      <w:lvlJc w:val="left"/>
      <w:pPr>
        <w:ind w:left="2880" w:hanging="360"/>
      </w:pPr>
      <w:rPr>
        <w:rFonts w:hint="default"/>
      </w:rPr>
    </w:lvl>
    <w:lvl w:ilvl="4">
      <w:start w:val="7"/>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4E50F2"/>
    <w:multiLevelType w:val="multilevel"/>
    <w:tmpl w:val="46DE0B5E"/>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B71EBF"/>
    <w:multiLevelType w:val="multilevel"/>
    <w:tmpl w:val="83C8220E"/>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38D0627"/>
    <w:multiLevelType w:val="multilevel"/>
    <w:tmpl w:val="19ECD4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hint="default"/>
      </w:rPr>
    </w:lvl>
    <w:lvl w:ilvl="2">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936CF1"/>
    <w:multiLevelType w:val="hybridMultilevel"/>
    <w:tmpl w:val="64DA6B9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318C0688"/>
    <w:multiLevelType w:val="hybridMultilevel"/>
    <w:tmpl w:val="9266B95C"/>
    <w:lvl w:ilvl="0" w:tplc="99CE18AA">
      <w:start w:val="1"/>
      <w:numFmt w:val="decimal"/>
      <w:lvlText w:val="%1."/>
      <w:lvlJc w:val="left"/>
      <w:pPr>
        <w:ind w:left="1440" w:hanging="360"/>
      </w:pPr>
    </w:lvl>
    <w:lvl w:ilvl="1" w:tplc="89E69E08">
      <w:start w:val="1"/>
      <w:numFmt w:val="decimal"/>
      <w:lvlText w:val="%2."/>
      <w:lvlJc w:val="left"/>
      <w:pPr>
        <w:ind w:left="1440" w:hanging="360"/>
      </w:pPr>
    </w:lvl>
    <w:lvl w:ilvl="2" w:tplc="369C5F72">
      <w:start w:val="1"/>
      <w:numFmt w:val="decimal"/>
      <w:lvlText w:val="%3."/>
      <w:lvlJc w:val="left"/>
      <w:pPr>
        <w:ind w:left="1440" w:hanging="360"/>
      </w:pPr>
    </w:lvl>
    <w:lvl w:ilvl="3" w:tplc="10085F90">
      <w:start w:val="1"/>
      <w:numFmt w:val="decimal"/>
      <w:lvlText w:val="%4."/>
      <w:lvlJc w:val="left"/>
      <w:pPr>
        <w:ind w:left="1440" w:hanging="360"/>
      </w:pPr>
    </w:lvl>
    <w:lvl w:ilvl="4" w:tplc="9448FC62">
      <w:start w:val="1"/>
      <w:numFmt w:val="decimal"/>
      <w:lvlText w:val="%5."/>
      <w:lvlJc w:val="left"/>
      <w:pPr>
        <w:ind w:left="1440" w:hanging="360"/>
      </w:pPr>
    </w:lvl>
    <w:lvl w:ilvl="5" w:tplc="08F64144">
      <w:start w:val="1"/>
      <w:numFmt w:val="decimal"/>
      <w:lvlText w:val="%6."/>
      <w:lvlJc w:val="left"/>
      <w:pPr>
        <w:ind w:left="1440" w:hanging="360"/>
      </w:pPr>
    </w:lvl>
    <w:lvl w:ilvl="6" w:tplc="4A90F782">
      <w:start w:val="1"/>
      <w:numFmt w:val="decimal"/>
      <w:lvlText w:val="%7."/>
      <w:lvlJc w:val="left"/>
      <w:pPr>
        <w:ind w:left="1440" w:hanging="360"/>
      </w:pPr>
    </w:lvl>
    <w:lvl w:ilvl="7" w:tplc="C9123B16">
      <w:start w:val="1"/>
      <w:numFmt w:val="decimal"/>
      <w:lvlText w:val="%8."/>
      <w:lvlJc w:val="left"/>
      <w:pPr>
        <w:ind w:left="1440" w:hanging="360"/>
      </w:pPr>
    </w:lvl>
    <w:lvl w:ilvl="8" w:tplc="3A60DE94">
      <w:start w:val="1"/>
      <w:numFmt w:val="decimal"/>
      <w:lvlText w:val="%9."/>
      <w:lvlJc w:val="left"/>
      <w:pPr>
        <w:ind w:left="1440" w:hanging="360"/>
      </w:pPr>
    </w:lvl>
  </w:abstractNum>
  <w:abstractNum w:abstractNumId="9" w15:restartNumberingAfterBreak="0">
    <w:nsid w:val="35525364"/>
    <w:multiLevelType w:val="multilevel"/>
    <w:tmpl w:val="237C95C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C92742E"/>
    <w:multiLevelType w:val="multilevel"/>
    <w:tmpl w:val="A708746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asciiTheme="minorHAnsi" w:eastAsiaTheme="minorHAnsi" w:hAnsiTheme="minorHAnsi" w:cstheme="minorBidi"/>
      </w:rPr>
    </w:lvl>
    <w:lvl w:ilvl="2">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477E31"/>
    <w:multiLevelType w:val="hybridMultilevel"/>
    <w:tmpl w:val="B0DC74E2"/>
    <w:lvl w:ilvl="0" w:tplc="7CBA83DA">
      <w:start w:val="5"/>
      <w:numFmt w:val="bullet"/>
      <w:lvlText w:val=""/>
      <w:lvlJc w:val="left"/>
      <w:pPr>
        <w:ind w:left="72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3E1B5E9B"/>
    <w:multiLevelType w:val="hybridMultilevel"/>
    <w:tmpl w:val="0A641470"/>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3EC55B9D"/>
    <w:multiLevelType w:val="hybridMultilevel"/>
    <w:tmpl w:val="A7BAFB6C"/>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434E45B0"/>
    <w:multiLevelType w:val="hybridMultilevel"/>
    <w:tmpl w:val="5F14E3F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43974A34"/>
    <w:multiLevelType w:val="multilevel"/>
    <w:tmpl w:val="E4CE70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8047ACA"/>
    <w:multiLevelType w:val="hybridMultilevel"/>
    <w:tmpl w:val="1CA663D2"/>
    <w:lvl w:ilvl="0" w:tplc="EDBCF0A6">
      <w:start w:val="1"/>
      <w:numFmt w:val="decimal"/>
      <w:lvlText w:val="%1."/>
      <w:lvlJc w:val="left"/>
      <w:pPr>
        <w:ind w:left="720" w:hanging="360"/>
      </w:pPr>
      <w:rPr>
        <w:rFonts w:asciiTheme="minorHAnsi" w:eastAsiaTheme="minorHAnsi" w:hAnsiTheme="minorHAnsi" w:cstheme="minorBidi"/>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50D40A9B"/>
    <w:multiLevelType w:val="multilevel"/>
    <w:tmpl w:val="06CAB5B0"/>
    <w:lvl w:ilvl="0">
      <w:start w:val="5"/>
      <w:numFmt w:val="decimal"/>
      <w:lvlText w:val="%1"/>
      <w:lvlJc w:val="left"/>
      <w:pPr>
        <w:ind w:left="450" w:hanging="450"/>
      </w:pPr>
      <w:rPr>
        <w:rFonts w:hint="default"/>
      </w:rPr>
    </w:lvl>
    <w:lvl w:ilvl="1">
      <w:start w:val="10"/>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81E47FB"/>
    <w:multiLevelType w:val="multilevel"/>
    <w:tmpl w:val="6B9485B0"/>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8DD632B"/>
    <w:multiLevelType w:val="hybridMultilevel"/>
    <w:tmpl w:val="4E4889D2"/>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20" w15:restartNumberingAfterBreak="0">
    <w:nsid w:val="5C847564"/>
    <w:multiLevelType w:val="multilevel"/>
    <w:tmpl w:val="B4304278"/>
    <w:lvl w:ilvl="0">
      <w:start w:val="5"/>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F424185"/>
    <w:multiLevelType w:val="hybridMultilevel"/>
    <w:tmpl w:val="9B1862A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5F86545A"/>
    <w:multiLevelType w:val="hybridMultilevel"/>
    <w:tmpl w:val="80DC135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60FF60D2"/>
    <w:multiLevelType w:val="hybridMultilevel"/>
    <w:tmpl w:val="F45AD618"/>
    <w:lvl w:ilvl="0" w:tplc="04140019">
      <w:start w:val="1"/>
      <w:numFmt w:val="lowerLetter"/>
      <w:lvlText w:val="%1."/>
      <w:lvlJc w:val="left"/>
      <w:pPr>
        <w:ind w:left="1440" w:hanging="360"/>
      </w:pPr>
      <w:rPr>
        <w:rFonts w:hint="default"/>
      </w:r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24" w15:restartNumberingAfterBreak="0">
    <w:nsid w:val="614D1FC0"/>
    <w:multiLevelType w:val="hybridMultilevel"/>
    <w:tmpl w:val="BC301F70"/>
    <w:lvl w:ilvl="0" w:tplc="0414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1EC75B1"/>
    <w:multiLevelType w:val="multilevel"/>
    <w:tmpl w:val="0B2ABFC0"/>
    <w:lvl w:ilvl="0">
      <w:start w:val="1"/>
      <w:numFmt w:val="decimal"/>
      <w:lvlText w:val="%1."/>
      <w:lvlJc w:val="left"/>
      <w:pPr>
        <w:ind w:left="720" w:hanging="360"/>
      </w:pPr>
      <w:rPr>
        <w:b/>
        <w:bCs/>
      </w:rPr>
    </w:lvl>
    <w:lvl w:ilvl="1">
      <w:start w:val="1"/>
      <w:numFmt w:val="decimal"/>
      <w:lvlText w:val="%1.%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5596644"/>
    <w:multiLevelType w:val="hybridMultilevel"/>
    <w:tmpl w:val="BA469A58"/>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27" w15:restartNumberingAfterBreak="0">
    <w:nsid w:val="66D96CD2"/>
    <w:multiLevelType w:val="hybridMultilevel"/>
    <w:tmpl w:val="FE26C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28" w15:restartNumberingAfterBreak="0">
    <w:nsid w:val="70B05023"/>
    <w:multiLevelType w:val="hybridMultilevel"/>
    <w:tmpl w:val="64DA6B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9601752"/>
    <w:multiLevelType w:val="multilevel"/>
    <w:tmpl w:val="BE54442A"/>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9A575D2"/>
    <w:multiLevelType w:val="hybridMultilevel"/>
    <w:tmpl w:val="96083C3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79AD28BE"/>
    <w:multiLevelType w:val="multilevel"/>
    <w:tmpl w:val="8D6AC48C"/>
    <w:lvl w:ilvl="0">
      <w:start w:val="5"/>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34383737">
    <w:abstractNumId w:val="27"/>
  </w:num>
  <w:num w:numId="2" w16cid:durableId="824467350">
    <w:abstractNumId w:val="10"/>
  </w:num>
  <w:num w:numId="3" w16cid:durableId="739058731">
    <w:abstractNumId w:val="12"/>
  </w:num>
  <w:num w:numId="4" w16cid:durableId="553469977">
    <w:abstractNumId w:val="1"/>
  </w:num>
  <w:num w:numId="5" w16cid:durableId="45222971">
    <w:abstractNumId w:val="22"/>
  </w:num>
  <w:num w:numId="6" w16cid:durableId="323125238">
    <w:abstractNumId w:val="25"/>
  </w:num>
  <w:num w:numId="7" w16cid:durableId="260259051">
    <w:abstractNumId w:val="14"/>
  </w:num>
  <w:num w:numId="8" w16cid:durableId="2127500794">
    <w:abstractNumId w:val="21"/>
  </w:num>
  <w:num w:numId="9" w16cid:durableId="662591748">
    <w:abstractNumId w:val="6"/>
  </w:num>
  <w:num w:numId="10" w16cid:durableId="978265151">
    <w:abstractNumId w:val="15"/>
  </w:num>
  <w:num w:numId="11" w16cid:durableId="1226988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84533179">
    <w:abstractNumId w:val="3"/>
  </w:num>
  <w:num w:numId="13" w16cid:durableId="98063085">
    <w:abstractNumId w:val="19"/>
  </w:num>
  <w:num w:numId="14" w16cid:durableId="16795011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5923062">
    <w:abstractNumId w:val="17"/>
  </w:num>
  <w:num w:numId="16" w16cid:durableId="68042360">
    <w:abstractNumId w:val="23"/>
  </w:num>
  <w:num w:numId="17" w16cid:durableId="963772867">
    <w:abstractNumId w:val="29"/>
  </w:num>
  <w:num w:numId="18" w16cid:durableId="693655168">
    <w:abstractNumId w:val="18"/>
  </w:num>
  <w:num w:numId="19" w16cid:durableId="1203979011">
    <w:abstractNumId w:val="4"/>
  </w:num>
  <w:num w:numId="20" w16cid:durableId="2047748967">
    <w:abstractNumId w:val="9"/>
  </w:num>
  <w:num w:numId="21" w16cid:durableId="1499689448">
    <w:abstractNumId w:val="31"/>
  </w:num>
  <w:num w:numId="22" w16cid:durableId="619578367">
    <w:abstractNumId w:val="20"/>
  </w:num>
  <w:num w:numId="23" w16cid:durableId="1057163932">
    <w:abstractNumId w:val="11"/>
  </w:num>
  <w:num w:numId="24" w16cid:durableId="1358462095">
    <w:abstractNumId w:val="24"/>
  </w:num>
  <w:num w:numId="25" w16cid:durableId="1174881746">
    <w:abstractNumId w:val="16"/>
  </w:num>
  <w:num w:numId="26" w16cid:durableId="170724237">
    <w:abstractNumId w:val="13"/>
  </w:num>
  <w:num w:numId="27" w16cid:durableId="1203127669">
    <w:abstractNumId w:val="8"/>
  </w:num>
  <w:num w:numId="28" w16cid:durableId="243226860">
    <w:abstractNumId w:val="7"/>
  </w:num>
  <w:num w:numId="29" w16cid:durableId="1597130105">
    <w:abstractNumId w:val="2"/>
  </w:num>
  <w:num w:numId="30" w16cid:durableId="286619238">
    <w:abstractNumId w:val="0"/>
  </w:num>
  <w:num w:numId="31" w16cid:durableId="21068069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54839224">
    <w:abstractNumId w:val="5"/>
  </w:num>
  <w:num w:numId="33" w16cid:durableId="182205199">
    <w:abstractNumId w:val="28"/>
  </w:num>
  <w:num w:numId="34" w16cid:durableId="2000578986">
    <w:abstractNumId w:val="30"/>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e Kristian Storli">
    <w15:presenceInfo w15:providerId="AD" w15:userId="S::Ole.Kristian.Storli@helsedir.no::1969544d-e3aa-4ef8-b29c-88f1a78b205a"/>
  </w15:person>
  <w15:person w15:author="Peter Evans (Innleid)">
    <w15:presenceInfo w15:providerId="AD" w15:userId="S::peter.evans@nhn.no::cb0191df-b88d-4147-9728-97b1061236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C50"/>
    <w:rsid w:val="000000EA"/>
    <w:rsid w:val="00000245"/>
    <w:rsid w:val="00000278"/>
    <w:rsid w:val="00000296"/>
    <w:rsid w:val="000002AA"/>
    <w:rsid w:val="0000045D"/>
    <w:rsid w:val="00000576"/>
    <w:rsid w:val="00000707"/>
    <w:rsid w:val="00000781"/>
    <w:rsid w:val="0000088C"/>
    <w:rsid w:val="0000089B"/>
    <w:rsid w:val="000008FD"/>
    <w:rsid w:val="0000097D"/>
    <w:rsid w:val="00000A99"/>
    <w:rsid w:val="00000B70"/>
    <w:rsid w:val="00000B77"/>
    <w:rsid w:val="00000C9F"/>
    <w:rsid w:val="00000FA9"/>
    <w:rsid w:val="00000FDD"/>
    <w:rsid w:val="00001183"/>
    <w:rsid w:val="00001189"/>
    <w:rsid w:val="00001246"/>
    <w:rsid w:val="00001295"/>
    <w:rsid w:val="000012D5"/>
    <w:rsid w:val="000012DB"/>
    <w:rsid w:val="0000133F"/>
    <w:rsid w:val="00001360"/>
    <w:rsid w:val="0000147A"/>
    <w:rsid w:val="00001505"/>
    <w:rsid w:val="000016A5"/>
    <w:rsid w:val="00001788"/>
    <w:rsid w:val="000017AD"/>
    <w:rsid w:val="00001B02"/>
    <w:rsid w:val="00001B09"/>
    <w:rsid w:val="00001C6F"/>
    <w:rsid w:val="00001C80"/>
    <w:rsid w:val="00001CAF"/>
    <w:rsid w:val="00001EAC"/>
    <w:rsid w:val="000020B9"/>
    <w:rsid w:val="0000240E"/>
    <w:rsid w:val="0000245E"/>
    <w:rsid w:val="000024C2"/>
    <w:rsid w:val="00002552"/>
    <w:rsid w:val="00002673"/>
    <w:rsid w:val="000027FB"/>
    <w:rsid w:val="00002B45"/>
    <w:rsid w:val="00002B9E"/>
    <w:rsid w:val="00002D83"/>
    <w:rsid w:val="00002DE4"/>
    <w:rsid w:val="00002E0B"/>
    <w:rsid w:val="00002E59"/>
    <w:rsid w:val="00002E8C"/>
    <w:rsid w:val="00002F29"/>
    <w:rsid w:val="00002F98"/>
    <w:rsid w:val="00003094"/>
    <w:rsid w:val="000033B4"/>
    <w:rsid w:val="00003533"/>
    <w:rsid w:val="0000355B"/>
    <w:rsid w:val="000035DB"/>
    <w:rsid w:val="00003627"/>
    <w:rsid w:val="000037B3"/>
    <w:rsid w:val="00003B32"/>
    <w:rsid w:val="00003B3B"/>
    <w:rsid w:val="00003EDD"/>
    <w:rsid w:val="00003F46"/>
    <w:rsid w:val="000040A4"/>
    <w:rsid w:val="0000418A"/>
    <w:rsid w:val="000041BD"/>
    <w:rsid w:val="00004217"/>
    <w:rsid w:val="000042CF"/>
    <w:rsid w:val="00004301"/>
    <w:rsid w:val="00004338"/>
    <w:rsid w:val="000043F1"/>
    <w:rsid w:val="000046C1"/>
    <w:rsid w:val="00004821"/>
    <w:rsid w:val="00004873"/>
    <w:rsid w:val="000048E6"/>
    <w:rsid w:val="0000493B"/>
    <w:rsid w:val="00004C44"/>
    <w:rsid w:val="00004E9B"/>
    <w:rsid w:val="00004EAC"/>
    <w:rsid w:val="00005085"/>
    <w:rsid w:val="0000525E"/>
    <w:rsid w:val="000053FF"/>
    <w:rsid w:val="00005631"/>
    <w:rsid w:val="000056B8"/>
    <w:rsid w:val="000056BF"/>
    <w:rsid w:val="00005860"/>
    <w:rsid w:val="00005D36"/>
    <w:rsid w:val="00005D58"/>
    <w:rsid w:val="00005DAE"/>
    <w:rsid w:val="00005ED6"/>
    <w:rsid w:val="000060ED"/>
    <w:rsid w:val="000061AC"/>
    <w:rsid w:val="00006229"/>
    <w:rsid w:val="00006235"/>
    <w:rsid w:val="00006240"/>
    <w:rsid w:val="000062A7"/>
    <w:rsid w:val="00006376"/>
    <w:rsid w:val="00006731"/>
    <w:rsid w:val="0000676A"/>
    <w:rsid w:val="00006979"/>
    <w:rsid w:val="000069DA"/>
    <w:rsid w:val="000069E0"/>
    <w:rsid w:val="00006A30"/>
    <w:rsid w:val="00006AF5"/>
    <w:rsid w:val="00006CDC"/>
    <w:rsid w:val="00006F16"/>
    <w:rsid w:val="00006F20"/>
    <w:rsid w:val="00007103"/>
    <w:rsid w:val="000071F9"/>
    <w:rsid w:val="0000764E"/>
    <w:rsid w:val="000076E0"/>
    <w:rsid w:val="0000775A"/>
    <w:rsid w:val="000077D0"/>
    <w:rsid w:val="000078AD"/>
    <w:rsid w:val="000079F8"/>
    <w:rsid w:val="00007B84"/>
    <w:rsid w:val="00007C96"/>
    <w:rsid w:val="00007DC5"/>
    <w:rsid w:val="000101FA"/>
    <w:rsid w:val="0001037F"/>
    <w:rsid w:val="0001064D"/>
    <w:rsid w:val="00010747"/>
    <w:rsid w:val="000108A9"/>
    <w:rsid w:val="00010AC9"/>
    <w:rsid w:val="00010C66"/>
    <w:rsid w:val="00010D42"/>
    <w:rsid w:val="00010DF5"/>
    <w:rsid w:val="00010FF4"/>
    <w:rsid w:val="0001100D"/>
    <w:rsid w:val="000110B3"/>
    <w:rsid w:val="00011149"/>
    <w:rsid w:val="00011438"/>
    <w:rsid w:val="00011583"/>
    <w:rsid w:val="000117E5"/>
    <w:rsid w:val="000118C2"/>
    <w:rsid w:val="00011AE1"/>
    <w:rsid w:val="00011B46"/>
    <w:rsid w:val="00011B6A"/>
    <w:rsid w:val="00011CA7"/>
    <w:rsid w:val="00011DA4"/>
    <w:rsid w:val="00011E1C"/>
    <w:rsid w:val="0001239B"/>
    <w:rsid w:val="00012429"/>
    <w:rsid w:val="00012451"/>
    <w:rsid w:val="00012469"/>
    <w:rsid w:val="00012561"/>
    <w:rsid w:val="00012570"/>
    <w:rsid w:val="00012625"/>
    <w:rsid w:val="000126F7"/>
    <w:rsid w:val="000128E4"/>
    <w:rsid w:val="000128F7"/>
    <w:rsid w:val="000129C6"/>
    <w:rsid w:val="00012B1E"/>
    <w:rsid w:val="00012C9E"/>
    <w:rsid w:val="00012ED2"/>
    <w:rsid w:val="000131E2"/>
    <w:rsid w:val="000132CA"/>
    <w:rsid w:val="000132FC"/>
    <w:rsid w:val="000133A5"/>
    <w:rsid w:val="000133D6"/>
    <w:rsid w:val="000134D4"/>
    <w:rsid w:val="00013513"/>
    <w:rsid w:val="000135F1"/>
    <w:rsid w:val="0001395C"/>
    <w:rsid w:val="00013B9F"/>
    <w:rsid w:val="00013C30"/>
    <w:rsid w:val="00013CC8"/>
    <w:rsid w:val="00013D17"/>
    <w:rsid w:val="00013F90"/>
    <w:rsid w:val="000140BE"/>
    <w:rsid w:val="00014336"/>
    <w:rsid w:val="0001435A"/>
    <w:rsid w:val="000143E7"/>
    <w:rsid w:val="0001442F"/>
    <w:rsid w:val="000144AC"/>
    <w:rsid w:val="0001470B"/>
    <w:rsid w:val="00014811"/>
    <w:rsid w:val="00014827"/>
    <w:rsid w:val="00014B24"/>
    <w:rsid w:val="00014D6B"/>
    <w:rsid w:val="00014E2B"/>
    <w:rsid w:val="00014F8F"/>
    <w:rsid w:val="00015076"/>
    <w:rsid w:val="000151A4"/>
    <w:rsid w:val="000153D8"/>
    <w:rsid w:val="0001543F"/>
    <w:rsid w:val="00015606"/>
    <w:rsid w:val="00015886"/>
    <w:rsid w:val="00015895"/>
    <w:rsid w:val="00015B4A"/>
    <w:rsid w:val="00015BB4"/>
    <w:rsid w:val="00015C99"/>
    <w:rsid w:val="00015D15"/>
    <w:rsid w:val="00015E53"/>
    <w:rsid w:val="00015E59"/>
    <w:rsid w:val="00015E70"/>
    <w:rsid w:val="000160D9"/>
    <w:rsid w:val="00016402"/>
    <w:rsid w:val="0001655B"/>
    <w:rsid w:val="0001656A"/>
    <w:rsid w:val="00016820"/>
    <w:rsid w:val="0001686D"/>
    <w:rsid w:val="0001693D"/>
    <w:rsid w:val="00016AB7"/>
    <w:rsid w:val="00016C60"/>
    <w:rsid w:val="00016C7B"/>
    <w:rsid w:val="00016CEA"/>
    <w:rsid w:val="00017006"/>
    <w:rsid w:val="0001714C"/>
    <w:rsid w:val="00017151"/>
    <w:rsid w:val="00017200"/>
    <w:rsid w:val="00017509"/>
    <w:rsid w:val="00017626"/>
    <w:rsid w:val="0001767F"/>
    <w:rsid w:val="00017B78"/>
    <w:rsid w:val="00017BA2"/>
    <w:rsid w:val="00017CDC"/>
    <w:rsid w:val="00017D29"/>
    <w:rsid w:val="00017DEB"/>
    <w:rsid w:val="00017E5A"/>
    <w:rsid w:val="00017E86"/>
    <w:rsid w:val="00017EE0"/>
    <w:rsid w:val="0002008F"/>
    <w:rsid w:val="000201E2"/>
    <w:rsid w:val="00020319"/>
    <w:rsid w:val="00020393"/>
    <w:rsid w:val="000203E9"/>
    <w:rsid w:val="00020581"/>
    <w:rsid w:val="000206F8"/>
    <w:rsid w:val="00020931"/>
    <w:rsid w:val="00020CB5"/>
    <w:rsid w:val="00020E30"/>
    <w:rsid w:val="00020F88"/>
    <w:rsid w:val="000210A7"/>
    <w:rsid w:val="00021114"/>
    <w:rsid w:val="000212DA"/>
    <w:rsid w:val="00021300"/>
    <w:rsid w:val="0002147E"/>
    <w:rsid w:val="00021600"/>
    <w:rsid w:val="00021649"/>
    <w:rsid w:val="00021885"/>
    <w:rsid w:val="00021ACE"/>
    <w:rsid w:val="00021CD3"/>
    <w:rsid w:val="00021E0A"/>
    <w:rsid w:val="00021E63"/>
    <w:rsid w:val="00021F08"/>
    <w:rsid w:val="00021F3A"/>
    <w:rsid w:val="00021F69"/>
    <w:rsid w:val="00021F7A"/>
    <w:rsid w:val="00022198"/>
    <w:rsid w:val="0002224A"/>
    <w:rsid w:val="00022339"/>
    <w:rsid w:val="0002234B"/>
    <w:rsid w:val="0002259D"/>
    <w:rsid w:val="000227D6"/>
    <w:rsid w:val="000228BB"/>
    <w:rsid w:val="000229F9"/>
    <w:rsid w:val="00022CEA"/>
    <w:rsid w:val="00022DEB"/>
    <w:rsid w:val="00022E4C"/>
    <w:rsid w:val="00022EF3"/>
    <w:rsid w:val="00022F47"/>
    <w:rsid w:val="000230A0"/>
    <w:rsid w:val="0002320A"/>
    <w:rsid w:val="000232EC"/>
    <w:rsid w:val="0002336E"/>
    <w:rsid w:val="000233AC"/>
    <w:rsid w:val="00023405"/>
    <w:rsid w:val="00023567"/>
    <w:rsid w:val="0002363F"/>
    <w:rsid w:val="0002374D"/>
    <w:rsid w:val="000237CF"/>
    <w:rsid w:val="000237DE"/>
    <w:rsid w:val="00023A7E"/>
    <w:rsid w:val="00023D62"/>
    <w:rsid w:val="00023DE6"/>
    <w:rsid w:val="00023F24"/>
    <w:rsid w:val="00023F4F"/>
    <w:rsid w:val="0002401F"/>
    <w:rsid w:val="00024096"/>
    <w:rsid w:val="00024125"/>
    <w:rsid w:val="0002412A"/>
    <w:rsid w:val="000241D1"/>
    <w:rsid w:val="00024215"/>
    <w:rsid w:val="00024283"/>
    <w:rsid w:val="000243BC"/>
    <w:rsid w:val="000243CE"/>
    <w:rsid w:val="00024513"/>
    <w:rsid w:val="000249F5"/>
    <w:rsid w:val="00024B1B"/>
    <w:rsid w:val="00024BF4"/>
    <w:rsid w:val="00024CBC"/>
    <w:rsid w:val="00024CBE"/>
    <w:rsid w:val="00024CC9"/>
    <w:rsid w:val="00024CCE"/>
    <w:rsid w:val="00024D0B"/>
    <w:rsid w:val="00024DC4"/>
    <w:rsid w:val="00024EF0"/>
    <w:rsid w:val="00024F92"/>
    <w:rsid w:val="00024FA5"/>
    <w:rsid w:val="00025134"/>
    <w:rsid w:val="000252B6"/>
    <w:rsid w:val="00025306"/>
    <w:rsid w:val="00025308"/>
    <w:rsid w:val="00025482"/>
    <w:rsid w:val="00025659"/>
    <w:rsid w:val="000256F4"/>
    <w:rsid w:val="0002585F"/>
    <w:rsid w:val="0002587F"/>
    <w:rsid w:val="0002591B"/>
    <w:rsid w:val="00025AD2"/>
    <w:rsid w:val="00025D4A"/>
    <w:rsid w:val="00026099"/>
    <w:rsid w:val="0002614C"/>
    <w:rsid w:val="00026363"/>
    <w:rsid w:val="0002636F"/>
    <w:rsid w:val="00026370"/>
    <w:rsid w:val="000263A7"/>
    <w:rsid w:val="00026421"/>
    <w:rsid w:val="00026466"/>
    <w:rsid w:val="00026478"/>
    <w:rsid w:val="000265A9"/>
    <w:rsid w:val="00026786"/>
    <w:rsid w:val="000267B8"/>
    <w:rsid w:val="00026830"/>
    <w:rsid w:val="00026AA8"/>
    <w:rsid w:val="00026B3E"/>
    <w:rsid w:val="00026D36"/>
    <w:rsid w:val="00026F2F"/>
    <w:rsid w:val="00027047"/>
    <w:rsid w:val="000272F3"/>
    <w:rsid w:val="0002740F"/>
    <w:rsid w:val="00027490"/>
    <w:rsid w:val="00027571"/>
    <w:rsid w:val="00027880"/>
    <w:rsid w:val="000278C3"/>
    <w:rsid w:val="00027AAC"/>
    <w:rsid w:val="00027AB1"/>
    <w:rsid w:val="00027BD6"/>
    <w:rsid w:val="00027C9C"/>
    <w:rsid w:val="00027CAD"/>
    <w:rsid w:val="00027CC8"/>
    <w:rsid w:val="00027F67"/>
    <w:rsid w:val="00030027"/>
    <w:rsid w:val="000302F2"/>
    <w:rsid w:val="0003035F"/>
    <w:rsid w:val="00030558"/>
    <w:rsid w:val="000305DC"/>
    <w:rsid w:val="000306BF"/>
    <w:rsid w:val="000306E8"/>
    <w:rsid w:val="00030A02"/>
    <w:rsid w:val="00030CB9"/>
    <w:rsid w:val="00030CF6"/>
    <w:rsid w:val="0003100E"/>
    <w:rsid w:val="00031068"/>
    <w:rsid w:val="000310B2"/>
    <w:rsid w:val="000311C1"/>
    <w:rsid w:val="000311ED"/>
    <w:rsid w:val="000313B5"/>
    <w:rsid w:val="00031628"/>
    <w:rsid w:val="00031700"/>
    <w:rsid w:val="00031829"/>
    <w:rsid w:val="00031A6F"/>
    <w:rsid w:val="00031B45"/>
    <w:rsid w:val="00031C1C"/>
    <w:rsid w:val="00031C2B"/>
    <w:rsid w:val="00031D1A"/>
    <w:rsid w:val="00031D81"/>
    <w:rsid w:val="00031E6D"/>
    <w:rsid w:val="00031FEB"/>
    <w:rsid w:val="000320EF"/>
    <w:rsid w:val="00032112"/>
    <w:rsid w:val="00032146"/>
    <w:rsid w:val="00032156"/>
    <w:rsid w:val="00032216"/>
    <w:rsid w:val="00032308"/>
    <w:rsid w:val="00032357"/>
    <w:rsid w:val="0003238D"/>
    <w:rsid w:val="00032D66"/>
    <w:rsid w:val="00032EA4"/>
    <w:rsid w:val="00032F9F"/>
    <w:rsid w:val="000331D8"/>
    <w:rsid w:val="00033566"/>
    <w:rsid w:val="00033644"/>
    <w:rsid w:val="000336C2"/>
    <w:rsid w:val="00033755"/>
    <w:rsid w:val="000338DF"/>
    <w:rsid w:val="00033D70"/>
    <w:rsid w:val="00033E18"/>
    <w:rsid w:val="00033E1F"/>
    <w:rsid w:val="00033E6D"/>
    <w:rsid w:val="0003403D"/>
    <w:rsid w:val="000340A9"/>
    <w:rsid w:val="000341AE"/>
    <w:rsid w:val="00034235"/>
    <w:rsid w:val="00034238"/>
    <w:rsid w:val="000343B8"/>
    <w:rsid w:val="000344B7"/>
    <w:rsid w:val="00034539"/>
    <w:rsid w:val="000346E8"/>
    <w:rsid w:val="000347D4"/>
    <w:rsid w:val="0003488B"/>
    <w:rsid w:val="000348F5"/>
    <w:rsid w:val="00034B28"/>
    <w:rsid w:val="00034B8E"/>
    <w:rsid w:val="00034C81"/>
    <w:rsid w:val="00035031"/>
    <w:rsid w:val="0003515C"/>
    <w:rsid w:val="000353C4"/>
    <w:rsid w:val="0003559E"/>
    <w:rsid w:val="000357E8"/>
    <w:rsid w:val="00035ABF"/>
    <w:rsid w:val="00035C70"/>
    <w:rsid w:val="00035E93"/>
    <w:rsid w:val="00035F68"/>
    <w:rsid w:val="000362C0"/>
    <w:rsid w:val="00036356"/>
    <w:rsid w:val="0003643B"/>
    <w:rsid w:val="000365C5"/>
    <w:rsid w:val="0003662F"/>
    <w:rsid w:val="00036673"/>
    <w:rsid w:val="0003678D"/>
    <w:rsid w:val="000367D4"/>
    <w:rsid w:val="00036A6B"/>
    <w:rsid w:val="00036B55"/>
    <w:rsid w:val="00036BCD"/>
    <w:rsid w:val="00036EEB"/>
    <w:rsid w:val="0003704A"/>
    <w:rsid w:val="00037147"/>
    <w:rsid w:val="0003724A"/>
    <w:rsid w:val="0003726C"/>
    <w:rsid w:val="0003745F"/>
    <w:rsid w:val="000374D5"/>
    <w:rsid w:val="000374E4"/>
    <w:rsid w:val="000376F1"/>
    <w:rsid w:val="00037717"/>
    <w:rsid w:val="00037725"/>
    <w:rsid w:val="0003772C"/>
    <w:rsid w:val="0003773D"/>
    <w:rsid w:val="0003776B"/>
    <w:rsid w:val="000377A8"/>
    <w:rsid w:val="00037848"/>
    <w:rsid w:val="000379AC"/>
    <w:rsid w:val="00037A2F"/>
    <w:rsid w:val="00037BFC"/>
    <w:rsid w:val="00037D42"/>
    <w:rsid w:val="00037D43"/>
    <w:rsid w:val="0004030B"/>
    <w:rsid w:val="00040580"/>
    <w:rsid w:val="0004068E"/>
    <w:rsid w:val="000406AC"/>
    <w:rsid w:val="000406C7"/>
    <w:rsid w:val="000407A7"/>
    <w:rsid w:val="00040973"/>
    <w:rsid w:val="00040B0A"/>
    <w:rsid w:val="00040B3E"/>
    <w:rsid w:val="00040BB8"/>
    <w:rsid w:val="00040C21"/>
    <w:rsid w:val="000411AE"/>
    <w:rsid w:val="00041330"/>
    <w:rsid w:val="0004166D"/>
    <w:rsid w:val="000416CB"/>
    <w:rsid w:val="00041806"/>
    <w:rsid w:val="000418F2"/>
    <w:rsid w:val="00041D9F"/>
    <w:rsid w:val="00041DE3"/>
    <w:rsid w:val="00041EC8"/>
    <w:rsid w:val="00041FA0"/>
    <w:rsid w:val="00041FFC"/>
    <w:rsid w:val="0004202C"/>
    <w:rsid w:val="00042237"/>
    <w:rsid w:val="000424A1"/>
    <w:rsid w:val="000428D3"/>
    <w:rsid w:val="00042977"/>
    <w:rsid w:val="000429F1"/>
    <w:rsid w:val="00042B3F"/>
    <w:rsid w:val="00042BED"/>
    <w:rsid w:val="00042E9A"/>
    <w:rsid w:val="000431E8"/>
    <w:rsid w:val="0004342D"/>
    <w:rsid w:val="00043657"/>
    <w:rsid w:val="00043826"/>
    <w:rsid w:val="00043830"/>
    <w:rsid w:val="00043833"/>
    <w:rsid w:val="000438B2"/>
    <w:rsid w:val="0004395A"/>
    <w:rsid w:val="00043A4E"/>
    <w:rsid w:val="00043AC7"/>
    <w:rsid w:val="00043B9B"/>
    <w:rsid w:val="00043D23"/>
    <w:rsid w:val="00043DE3"/>
    <w:rsid w:val="00043FEE"/>
    <w:rsid w:val="0004402B"/>
    <w:rsid w:val="0004412C"/>
    <w:rsid w:val="00044283"/>
    <w:rsid w:val="00044304"/>
    <w:rsid w:val="0004465F"/>
    <w:rsid w:val="0004473A"/>
    <w:rsid w:val="000447BD"/>
    <w:rsid w:val="000447F8"/>
    <w:rsid w:val="00044905"/>
    <w:rsid w:val="00044B4D"/>
    <w:rsid w:val="00044BB9"/>
    <w:rsid w:val="00044D53"/>
    <w:rsid w:val="00045002"/>
    <w:rsid w:val="00045014"/>
    <w:rsid w:val="00045036"/>
    <w:rsid w:val="0004508E"/>
    <w:rsid w:val="000450C3"/>
    <w:rsid w:val="00045137"/>
    <w:rsid w:val="000451CD"/>
    <w:rsid w:val="00045486"/>
    <w:rsid w:val="00045491"/>
    <w:rsid w:val="000455E8"/>
    <w:rsid w:val="000457F8"/>
    <w:rsid w:val="000458A0"/>
    <w:rsid w:val="00045A22"/>
    <w:rsid w:val="00045A2A"/>
    <w:rsid w:val="00045A89"/>
    <w:rsid w:val="00045AEA"/>
    <w:rsid w:val="00045CEB"/>
    <w:rsid w:val="00045F18"/>
    <w:rsid w:val="00046280"/>
    <w:rsid w:val="000462CE"/>
    <w:rsid w:val="000463D2"/>
    <w:rsid w:val="000465C8"/>
    <w:rsid w:val="000465FF"/>
    <w:rsid w:val="00046650"/>
    <w:rsid w:val="000466A9"/>
    <w:rsid w:val="000469D1"/>
    <w:rsid w:val="00046DD5"/>
    <w:rsid w:val="00046EDF"/>
    <w:rsid w:val="00046F5D"/>
    <w:rsid w:val="00046F95"/>
    <w:rsid w:val="00046FD1"/>
    <w:rsid w:val="00047008"/>
    <w:rsid w:val="000470B1"/>
    <w:rsid w:val="000470D9"/>
    <w:rsid w:val="000472A2"/>
    <w:rsid w:val="0004731B"/>
    <w:rsid w:val="00047491"/>
    <w:rsid w:val="0004755E"/>
    <w:rsid w:val="00047686"/>
    <w:rsid w:val="000477A8"/>
    <w:rsid w:val="00047847"/>
    <w:rsid w:val="00047B32"/>
    <w:rsid w:val="00047BFF"/>
    <w:rsid w:val="00047CC3"/>
    <w:rsid w:val="00047ED3"/>
    <w:rsid w:val="00047F66"/>
    <w:rsid w:val="00047F9B"/>
    <w:rsid w:val="00047FD3"/>
    <w:rsid w:val="000500AA"/>
    <w:rsid w:val="000502E1"/>
    <w:rsid w:val="00050394"/>
    <w:rsid w:val="00050596"/>
    <w:rsid w:val="00050654"/>
    <w:rsid w:val="00050722"/>
    <w:rsid w:val="000507AF"/>
    <w:rsid w:val="000508B4"/>
    <w:rsid w:val="000509C2"/>
    <w:rsid w:val="00050CDA"/>
    <w:rsid w:val="00050E2F"/>
    <w:rsid w:val="00050E8F"/>
    <w:rsid w:val="00050EA0"/>
    <w:rsid w:val="00051077"/>
    <w:rsid w:val="0005130A"/>
    <w:rsid w:val="00051343"/>
    <w:rsid w:val="000513DD"/>
    <w:rsid w:val="0005150C"/>
    <w:rsid w:val="00051610"/>
    <w:rsid w:val="000516C6"/>
    <w:rsid w:val="000516F1"/>
    <w:rsid w:val="00051886"/>
    <w:rsid w:val="000519DB"/>
    <w:rsid w:val="00051A25"/>
    <w:rsid w:val="00051A62"/>
    <w:rsid w:val="00051BE4"/>
    <w:rsid w:val="00051ECD"/>
    <w:rsid w:val="00051F63"/>
    <w:rsid w:val="0005214D"/>
    <w:rsid w:val="0005244D"/>
    <w:rsid w:val="00052571"/>
    <w:rsid w:val="000526A4"/>
    <w:rsid w:val="000526D2"/>
    <w:rsid w:val="00052776"/>
    <w:rsid w:val="00052807"/>
    <w:rsid w:val="00052980"/>
    <w:rsid w:val="00052B05"/>
    <w:rsid w:val="00052BD3"/>
    <w:rsid w:val="00052C80"/>
    <w:rsid w:val="00052CFC"/>
    <w:rsid w:val="00052DC1"/>
    <w:rsid w:val="00053002"/>
    <w:rsid w:val="0005300E"/>
    <w:rsid w:val="0005308B"/>
    <w:rsid w:val="0005311D"/>
    <w:rsid w:val="0005344C"/>
    <w:rsid w:val="000534A8"/>
    <w:rsid w:val="0005358B"/>
    <w:rsid w:val="000535BE"/>
    <w:rsid w:val="00053A0E"/>
    <w:rsid w:val="00053BE6"/>
    <w:rsid w:val="00053C65"/>
    <w:rsid w:val="00053CAE"/>
    <w:rsid w:val="00053E0D"/>
    <w:rsid w:val="00053EBA"/>
    <w:rsid w:val="00054148"/>
    <w:rsid w:val="00054339"/>
    <w:rsid w:val="00054560"/>
    <w:rsid w:val="00054744"/>
    <w:rsid w:val="00054784"/>
    <w:rsid w:val="00054DBF"/>
    <w:rsid w:val="00054E43"/>
    <w:rsid w:val="00055131"/>
    <w:rsid w:val="000551F4"/>
    <w:rsid w:val="00055215"/>
    <w:rsid w:val="0005523D"/>
    <w:rsid w:val="0005524E"/>
    <w:rsid w:val="00055297"/>
    <w:rsid w:val="000552DE"/>
    <w:rsid w:val="000552F9"/>
    <w:rsid w:val="00055351"/>
    <w:rsid w:val="000554EC"/>
    <w:rsid w:val="00055709"/>
    <w:rsid w:val="000557C5"/>
    <w:rsid w:val="0005585F"/>
    <w:rsid w:val="000559A7"/>
    <w:rsid w:val="00055B16"/>
    <w:rsid w:val="00055C34"/>
    <w:rsid w:val="00055CCB"/>
    <w:rsid w:val="00055E7A"/>
    <w:rsid w:val="000560C0"/>
    <w:rsid w:val="00056278"/>
    <w:rsid w:val="000562F8"/>
    <w:rsid w:val="000563D9"/>
    <w:rsid w:val="00056627"/>
    <w:rsid w:val="00056672"/>
    <w:rsid w:val="0005669E"/>
    <w:rsid w:val="000567ED"/>
    <w:rsid w:val="00056874"/>
    <w:rsid w:val="00056BE9"/>
    <w:rsid w:val="00056C8A"/>
    <w:rsid w:val="00056CAF"/>
    <w:rsid w:val="00056E10"/>
    <w:rsid w:val="00056ED7"/>
    <w:rsid w:val="000570D6"/>
    <w:rsid w:val="00057115"/>
    <w:rsid w:val="000571DF"/>
    <w:rsid w:val="00057234"/>
    <w:rsid w:val="0005730C"/>
    <w:rsid w:val="0005734B"/>
    <w:rsid w:val="0005735B"/>
    <w:rsid w:val="00057839"/>
    <w:rsid w:val="000578E4"/>
    <w:rsid w:val="00057A0C"/>
    <w:rsid w:val="00057BE4"/>
    <w:rsid w:val="00057E10"/>
    <w:rsid w:val="00057EBC"/>
    <w:rsid w:val="00057F9D"/>
    <w:rsid w:val="00057FE6"/>
    <w:rsid w:val="00060104"/>
    <w:rsid w:val="0006021D"/>
    <w:rsid w:val="000605DC"/>
    <w:rsid w:val="0006082D"/>
    <w:rsid w:val="00060B2A"/>
    <w:rsid w:val="00060C32"/>
    <w:rsid w:val="00060DAA"/>
    <w:rsid w:val="00060E6A"/>
    <w:rsid w:val="00060ED3"/>
    <w:rsid w:val="00061092"/>
    <w:rsid w:val="000611CC"/>
    <w:rsid w:val="00061251"/>
    <w:rsid w:val="0006125E"/>
    <w:rsid w:val="000613B1"/>
    <w:rsid w:val="0006159C"/>
    <w:rsid w:val="00061638"/>
    <w:rsid w:val="000617DC"/>
    <w:rsid w:val="000618E9"/>
    <w:rsid w:val="0006194E"/>
    <w:rsid w:val="00061988"/>
    <w:rsid w:val="00061A1C"/>
    <w:rsid w:val="00061C23"/>
    <w:rsid w:val="00061CD6"/>
    <w:rsid w:val="00061CEB"/>
    <w:rsid w:val="00061DB4"/>
    <w:rsid w:val="00061F23"/>
    <w:rsid w:val="00062063"/>
    <w:rsid w:val="00062097"/>
    <w:rsid w:val="000624D8"/>
    <w:rsid w:val="000625A4"/>
    <w:rsid w:val="000628E4"/>
    <w:rsid w:val="00062908"/>
    <w:rsid w:val="00062AFD"/>
    <w:rsid w:val="00062C1C"/>
    <w:rsid w:val="00062D1F"/>
    <w:rsid w:val="00062D38"/>
    <w:rsid w:val="00063022"/>
    <w:rsid w:val="000630F5"/>
    <w:rsid w:val="00063119"/>
    <w:rsid w:val="000631B3"/>
    <w:rsid w:val="000631E9"/>
    <w:rsid w:val="0006343A"/>
    <w:rsid w:val="000634A1"/>
    <w:rsid w:val="000635C2"/>
    <w:rsid w:val="00063702"/>
    <w:rsid w:val="00063794"/>
    <w:rsid w:val="00063848"/>
    <w:rsid w:val="0006397E"/>
    <w:rsid w:val="000639C9"/>
    <w:rsid w:val="00063B17"/>
    <w:rsid w:val="00063B6F"/>
    <w:rsid w:val="00063BC4"/>
    <w:rsid w:val="00063BE9"/>
    <w:rsid w:val="00063D87"/>
    <w:rsid w:val="00063F83"/>
    <w:rsid w:val="00064066"/>
    <w:rsid w:val="000640E4"/>
    <w:rsid w:val="00064128"/>
    <w:rsid w:val="0006435A"/>
    <w:rsid w:val="00064453"/>
    <w:rsid w:val="0006448C"/>
    <w:rsid w:val="000645CD"/>
    <w:rsid w:val="00064954"/>
    <w:rsid w:val="000649DB"/>
    <w:rsid w:val="00064A18"/>
    <w:rsid w:val="00064B29"/>
    <w:rsid w:val="00064C43"/>
    <w:rsid w:val="00064C83"/>
    <w:rsid w:val="00064CEF"/>
    <w:rsid w:val="00064D68"/>
    <w:rsid w:val="00064E63"/>
    <w:rsid w:val="00064E78"/>
    <w:rsid w:val="00064F60"/>
    <w:rsid w:val="0006502E"/>
    <w:rsid w:val="00065158"/>
    <w:rsid w:val="000653AA"/>
    <w:rsid w:val="000653C4"/>
    <w:rsid w:val="000654DA"/>
    <w:rsid w:val="000654FA"/>
    <w:rsid w:val="000655BE"/>
    <w:rsid w:val="00065792"/>
    <w:rsid w:val="00065797"/>
    <w:rsid w:val="00065848"/>
    <w:rsid w:val="0006586E"/>
    <w:rsid w:val="00065A3F"/>
    <w:rsid w:val="00065A69"/>
    <w:rsid w:val="00065B0F"/>
    <w:rsid w:val="00065B30"/>
    <w:rsid w:val="00065DCC"/>
    <w:rsid w:val="00065E89"/>
    <w:rsid w:val="00065ED5"/>
    <w:rsid w:val="00065F21"/>
    <w:rsid w:val="00065F40"/>
    <w:rsid w:val="00066104"/>
    <w:rsid w:val="0006610C"/>
    <w:rsid w:val="00066146"/>
    <w:rsid w:val="00066400"/>
    <w:rsid w:val="0006643D"/>
    <w:rsid w:val="00066442"/>
    <w:rsid w:val="00066491"/>
    <w:rsid w:val="000664BE"/>
    <w:rsid w:val="00066590"/>
    <w:rsid w:val="00066593"/>
    <w:rsid w:val="000665B1"/>
    <w:rsid w:val="000666CE"/>
    <w:rsid w:val="000666D1"/>
    <w:rsid w:val="0006680D"/>
    <w:rsid w:val="00066856"/>
    <w:rsid w:val="000668C5"/>
    <w:rsid w:val="000669AA"/>
    <w:rsid w:val="00066A36"/>
    <w:rsid w:val="00066B15"/>
    <w:rsid w:val="00066BB3"/>
    <w:rsid w:val="00066BCE"/>
    <w:rsid w:val="00066C98"/>
    <w:rsid w:val="00066C9A"/>
    <w:rsid w:val="00066D18"/>
    <w:rsid w:val="00066DDA"/>
    <w:rsid w:val="00066E01"/>
    <w:rsid w:val="00066E4A"/>
    <w:rsid w:val="00067070"/>
    <w:rsid w:val="00067287"/>
    <w:rsid w:val="0006752F"/>
    <w:rsid w:val="000677B1"/>
    <w:rsid w:val="00067ACC"/>
    <w:rsid w:val="00067AD0"/>
    <w:rsid w:val="00067ADD"/>
    <w:rsid w:val="00067B14"/>
    <w:rsid w:val="00067B47"/>
    <w:rsid w:val="00067B9E"/>
    <w:rsid w:val="00067D77"/>
    <w:rsid w:val="00067D95"/>
    <w:rsid w:val="00067DC4"/>
    <w:rsid w:val="000700C1"/>
    <w:rsid w:val="0007010F"/>
    <w:rsid w:val="0007032F"/>
    <w:rsid w:val="0007034E"/>
    <w:rsid w:val="000703A1"/>
    <w:rsid w:val="00070503"/>
    <w:rsid w:val="0007068B"/>
    <w:rsid w:val="000706CC"/>
    <w:rsid w:val="00070701"/>
    <w:rsid w:val="000707D8"/>
    <w:rsid w:val="00070829"/>
    <w:rsid w:val="00070844"/>
    <w:rsid w:val="000708A1"/>
    <w:rsid w:val="00070952"/>
    <w:rsid w:val="00070B6D"/>
    <w:rsid w:val="00070CDA"/>
    <w:rsid w:val="00070DEB"/>
    <w:rsid w:val="00070E1F"/>
    <w:rsid w:val="00070E2C"/>
    <w:rsid w:val="00070FA0"/>
    <w:rsid w:val="00070FB2"/>
    <w:rsid w:val="000710B2"/>
    <w:rsid w:val="00071149"/>
    <w:rsid w:val="000711B7"/>
    <w:rsid w:val="00071217"/>
    <w:rsid w:val="00071280"/>
    <w:rsid w:val="000712E3"/>
    <w:rsid w:val="00071349"/>
    <w:rsid w:val="000714C4"/>
    <w:rsid w:val="000714EF"/>
    <w:rsid w:val="00071504"/>
    <w:rsid w:val="00071726"/>
    <w:rsid w:val="00071A1C"/>
    <w:rsid w:val="00071C08"/>
    <w:rsid w:val="00071C9C"/>
    <w:rsid w:val="00071DFD"/>
    <w:rsid w:val="0007214C"/>
    <w:rsid w:val="0007215A"/>
    <w:rsid w:val="000722E3"/>
    <w:rsid w:val="000724AB"/>
    <w:rsid w:val="000728AA"/>
    <w:rsid w:val="000729DA"/>
    <w:rsid w:val="00072B9E"/>
    <w:rsid w:val="00072E49"/>
    <w:rsid w:val="0007308B"/>
    <w:rsid w:val="00073137"/>
    <w:rsid w:val="00073162"/>
    <w:rsid w:val="00073236"/>
    <w:rsid w:val="000733B2"/>
    <w:rsid w:val="00073488"/>
    <w:rsid w:val="000735C9"/>
    <w:rsid w:val="00073955"/>
    <w:rsid w:val="00073A75"/>
    <w:rsid w:val="00073AA7"/>
    <w:rsid w:val="00073B95"/>
    <w:rsid w:val="00073BA9"/>
    <w:rsid w:val="00073D6F"/>
    <w:rsid w:val="00073EE8"/>
    <w:rsid w:val="00073F6F"/>
    <w:rsid w:val="00073F8D"/>
    <w:rsid w:val="00073FBD"/>
    <w:rsid w:val="0007414F"/>
    <w:rsid w:val="0007459B"/>
    <w:rsid w:val="00074606"/>
    <w:rsid w:val="00074770"/>
    <w:rsid w:val="00074845"/>
    <w:rsid w:val="00074A24"/>
    <w:rsid w:val="00074A6B"/>
    <w:rsid w:val="00074A92"/>
    <w:rsid w:val="00074AC5"/>
    <w:rsid w:val="00074BC0"/>
    <w:rsid w:val="00074ECB"/>
    <w:rsid w:val="00074FDF"/>
    <w:rsid w:val="000750CE"/>
    <w:rsid w:val="0007513A"/>
    <w:rsid w:val="000753E3"/>
    <w:rsid w:val="000754BC"/>
    <w:rsid w:val="0007556E"/>
    <w:rsid w:val="00075572"/>
    <w:rsid w:val="000755A6"/>
    <w:rsid w:val="000756CD"/>
    <w:rsid w:val="00075957"/>
    <w:rsid w:val="00075B50"/>
    <w:rsid w:val="00075B8B"/>
    <w:rsid w:val="00075C3A"/>
    <w:rsid w:val="00075CA6"/>
    <w:rsid w:val="00075E5A"/>
    <w:rsid w:val="000760E4"/>
    <w:rsid w:val="00076111"/>
    <w:rsid w:val="0007611A"/>
    <w:rsid w:val="00076135"/>
    <w:rsid w:val="000761CA"/>
    <w:rsid w:val="000762C2"/>
    <w:rsid w:val="00076390"/>
    <w:rsid w:val="000763B2"/>
    <w:rsid w:val="00076481"/>
    <w:rsid w:val="000766B7"/>
    <w:rsid w:val="00076845"/>
    <w:rsid w:val="00076A06"/>
    <w:rsid w:val="00076AD3"/>
    <w:rsid w:val="00076B83"/>
    <w:rsid w:val="00076CC5"/>
    <w:rsid w:val="00076E64"/>
    <w:rsid w:val="00077158"/>
    <w:rsid w:val="0007728E"/>
    <w:rsid w:val="000773C0"/>
    <w:rsid w:val="00077607"/>
    <w:rsid w:val="000776DF"/>
    <w:rsid w:val="00077837"/>
    <w:rsid w:val="0007791B"/>
    <w:rsid w:val="00077943"/>
    <w:rsid w:val="000779D0"/>
    <w:rsid w:val="000779ED"/>
    <w:rsid w:val="00077C5F"/>
    <w:rsid w:val="00077D4A"/>
    <w:rsid w:val="00077D7C"/>
    <w:rsid w:val="00077DF6"/>
    <w:rsid w:val="00077E8A"/>
    <w:rsid w:val="00077F89"/>
    <w:rsid w:val="00080010"/>
    <w:rsid w:val="0008039E"/>
    <w:rsid w:val="000803F1"/>
    <w:rsid w:val="00080494"/>
    <w:rsid w:val="000805C8"/>
    <w:rsid w:val="000806B1"/>
    <w:rsid w:val="0008075F"/>
    <w:rsid w:val="00080796"/>
    <w:rsid w:val="000808B5"/>
    <w:rsid w:val="00080908"/>
    <w:rsid w:val="0008090D"/>
    <w:rsid w:val="00080A45"/>
    <w:rsid w:val="00080A84"/>
    <w:rsid w:val="00080B0A"/>
    <w:rsid w:val="00081006"/>
    <w:rsid w:val="00081068"/>
    <w:rsid w:val="000810C1"/>
    <w:rsid w:val="0008110A"/>
    <w:rsid w:val="000813AC"/>
    <w:rsid w:val="00081457"/>
    <w:rsid w:val="000814A4"/>
    <w:rsid w:val="0008179C"/>
    <w:rsid w:val="000817CA"/>
    <w:rsid w:val="000818C7"/>
    <w:rsid w:val="000819DB"/>
    <w:rsid w:val="00081B13"/>
    <w:rsid w:val="00081BBE"/>
    <w:rsid w:val="00081C86"/>
    <w:rsid w:val="00081D3F"/>
    <w:rsid w:val="00081E9C"/>
    <w:rsid w:val="00081FD9"/>
    <w:rsid w:val="000820C4"/>
    <w:rsid w:val="000823C1"/>
    <w:rsid w:val="00082576"/>
    <w:rsid w:val="00082617"/>
    <w:rsid w:val="000826D4"/>
    <w:rsid w:val="0008282B"/>
    <w:rsid w:val="0008297D"/>
    <w:rsid w:val="000829BE"/>
    <w:rsid w:val="00082AAE"/>
    <w:rsid w:val="00082DA8"/>
    <w:rsid w:val="00083041"/>
    <w:rsid w:val="000830EC"/>
    <w:rsid w:val="00083153"/>
    <w:rsid w:val="000832F4"/>
    <w:rsid w:val="000833C3"/>
    <w:rsid w:val="00083410"/>
    <w:rsid w:val="000836EB"/>
    <w:rsid w:val="00083757"/>
    <w:rsid w:val="00083920"/>
    <w:rsid w:val="00083ADB"/>
    <w:rsid w:val="00083CA0"/>
    <w:rsid w:val="00083CA4"/>
    <w:rsid w:val="00083E06"/>
    <w:rsid w:val="00083EF2"/>
    <w:rsid w:val="00083F0B"/>
    <w:rsid w:val="00083F18"/>
    <w:rsid w:val="00083F4A"/>
    <w:rsid w:val="000841A0"/>
    <w:rsid w:val="0008432F"/>
    <w:rsid w:val="000843D6"/>
    <w:rsid w:val="0008443A"/>
    <w:rsid w:val="000844B2"/>
    <w:rsid w:val="000844C1"/>
    <w:rsid w:val="00084876"/>
    <w:rsid w:val="000848A5"/>
    <w:rsid w:val="00084AE4"/>
    <w:rsid w:val="00084BA9"/>
    <w:rsid w:val="00084E7D"/>
    <w:rsid w:val="00085045"/>
    <w:rsid w:val="000852DD"/>
    <w:rsid w:val="000853DA"/>
    <w:rsid w:val="00085603"/>
    <w:rsid w:val="000858D4"/>
    <w:rsid w:val="0008599B"/>
    <w:rsid w:val="00085C06"/>
    <w:rsid w:val="00085FBD"/>
    <w:rsid w:val="0008607E"/>
    <w:rsid w:val="000860F7"/>
    <w:rsid w:val="00086365"/>
    <w:rsid w:val="00086367"/>
    <w:rsid w:val="000863D1"/>
    <w:rsid w:val="00086517"/>
    <w:rsid w:val="000866B6"/>
    <w:rsid w:val="000866C0"/>
    <w:rsid w:val="0008677B"/>
    <w:rsid w:val="00086852"/>
    <w:rsid w:val="0008685A"/>
    <w:rsid w:val="00086DFF"/>
    <w:rsid w:val="000871B6"/>
    <w:rsid w:val="00087200"/>
    <w:rsid w:val="000873A1"/>
    <w:rsid w:val="00087422"/>
    <w:rsid w:val="000875AB"/>
    <w:rsid w:val="00087601"/>
    <w:rsid w:val="000877AC"/>
    <w:rsid w:val="000878B9"/>
    <w:rsid w:val="0008792C"/>
    <w:rsid w:val="0008796E"/>
    <w:rsid w:val="00087CE4"/>
    <w:rsid w:val="00087DA1"/>
    <w:rsid w:val="00087EFF"/>
    <w:rsid w:val="00087F39"/>
    <w:rsid w:val="00090005"/>
    <w:rsid w:val="0009004C"/>
    <w:rsid w:val="00090238"/>
    <w:rsid w:val="000902AC"/>
    <w:rsid w:val="0009041A"/>
    <w:rsid w:val="00090590"/>
    <w:rsid w:val="0009061E"/>
    <w:rsid w:val="00090759"/>
    <w:rsid w:val="00090761"/>
    <w:rsid w:val="0009084C"/>
    <w:rsid w:val="000908B1"/>
    <w:rsid w:val="00090A8F"/>
    <w:rsid w:val="00090E7A"/>
    <w:rsid w:val="00090E86"/>
    <w:rsid w:val="00090E87"/>
    <w:rsid w:val="00090EE1"/>
    <w:rsid w:val="00090F69"/>
    <w:rsid w:val="0009102D"/>
    <w:rsid w:val="000910E0"/>
    <w:rsid w:val="00091199"/>
    <w:rsid w:val="0009131C"/>
    <w:rsid w:val="000913C3"/>
    <w:rsid w:val="000913D6"/>
    <w:rsid w:val="0009159C"/>
    <w:rsid w:val="000916C8"/>
    <w:rsid w:val="00091815"/>
    <w:rsid w:val="0009185D"/>
    <w:rsid w:val="00091941"/>
    <w:rsid w:val="00091972"/>
    <w:rsid w:val="00091980"/>
    <w:rsid w:val="00091985"/>
    <w:rsid w:val="00091A24"/>
    <w:rsid w:val="00091AA7"/>
    <w:rsid w:val="00091D95"/>
    <w:rsid w:val="00092059"/>
    <w:rsid w:val="0009215A"/>
    <w:rsid w:val="00092536"/>
    <w:rsid w:val="00092576"/>
    <w:rsid w:val="00092690"/>
    <w:rsid w:val="000926C8"/>
    <w:rsid w:val="0009277A"/>
    <w:rsid w:val="000927E6"/>
    <w:rsid w:val="00092A4C"/>
    <w:rsid w:val="00092ACB"/>
    <w:rsid w:val="00092C20"/>
    <w:rsid w:val="00092E0E"/>
    <w:rsid w:val="00092E89"/>
    <w:rsid w:val="00092FAE"/>
    <w:rsid w:val="000935DD"/>
    <w:rsid w:val="00093609"/>
    <w:rsid w:val="0009375C"/>
    <w:rsid w:val="0009381E"/>
    <w:rsid w:val="0009393A"/>
    <w:rsid w:val="000939E4"/>
    <w:rsid w:val="00093AE7"/>
    <w:rsid w:val="00093BA4"/>
    <w:rsid w:val="00093CD8"/>
    <w:rsid w:val="00093D65"/>
    <w:rsid w:val="00093DED"/>
    <w:rsid w:val="00093E4A"/>
    <w:rsid w:val="00093FA3"/>
    <w:rsid w:val="0009422D"/>
    <w:rsid w:val="0009428C"/>
    <w:rsid w:val="000944A8"/>
    <w:rsid w:val="0009469A"/>
    <w:rsid w:val="00094726"/>
    <w:rsid w:val="00094821"/>
    <w:rsid w:val="0009495F"/>
    <w:rsid w:val="00094A59"/>
    <w:rsid w:val="00094B4C"/>
    <w:rsid w:val="00095233"/>
    <w:rsid w:val="000952EE"/>
    <w:rsid w:val="0009538F"/>
    <w:rsid w:val="0009541D"/>
    <w:rsid w:val="000954BB"/>
    <w:rsid w:val="00095605"/>
    <w:rsid w:val="00095747"/>
    <w:rsid w:val="00095ABE"/>
    <w:rsid w:val="00095F29"/>
    <w:rsid w:val="000960C7"/>
    <w:rsid w:val="00096209"/>
    <w:rsid w:val="0009635C"/>
    <w:rsid w:val="000963B3"/>
    <w:rsid w:val="0009659D"/>
    <w:rsid w:val="00096623"/>
    <w:rsid w:val="000966A2"/>
    <w:rsid w:val="00096705"/>
    <w:rsid w:val="000967D4"/>
    <w:rsid w:val="000967E1"/>
    <w:rsid w:val="0009691C"/>
    <w:rsid w:val="00096967"/>
    <w:rsid w:val="000969D6"/>
    <w:rsid w:val="00096B1F"/>
    <w:rsid w:val="00096E70"/>
    <w:rsid w:val="0009707D"/>
    <w:rsid w:val="000973EF"/>
    <w:rsid w:val="00097683"/>
    <w:rsid w:val="00097707"/>
    <w:rsid w:val="0009781B"/>
    <w:rsid w:val="000978D9"/>
    <w:rsid w:val="00097A05"/>
    <w:rsid w:val="00097C96"/>
    <w:rsid w:val="00097D96"/>
    <w:rsid w:val="00097DBB"/>
    <w:rsid w:val="00097E5C"/>
    <w:rsid w:val="00097E75"/>
    <w:rsid w:val="00097E8A"/>
    <w:rsid w:val="00097FE8"/>
    <w:rsid w:val="000A0000"/>
    <w:rsid w:val="000A0120"/>
    <w:rsid w:val="000A0297"/>
    <w:rsid w:val="000A03AE"/>
    <w:rsid w:val="000A0546"/>
    <w:rsid w:val="000A0560"/>
    <w:rsid w:val="000A056B"/>
    <w:rsid w:val="000A0602"/>
    <w:rsid w:val="000A08F7"/>
    <w:rsid w:val="000A098A"/>
    <w:rsid w:val="000A0C40"/>
    <w:rsid w:val="000A0D6E"/>
    <w:rsid w:val="000A110C"/>
    <w:rsid w:val="000A1176"/>
    <w:rsid w:val="000A11E7"/>
    <w:rsid w:val="000A158E"/>
    <w:rsid w:val="000A15FC"/>
    <w:rsid w:val="000A1638"/>
    <w:rsid w:val="000A1670"/>
    <w:rsid w:val="000A16DA"/>
    <w:rsid w:val="000A18DD"/>
    <w:rsid w:val="000A1ABB"/>
    <w:rsid w:val="000A1B67"/>
    <w:rsid w:val="000A1BAB"/>
    <w:rsid w:val="000A1BDF"/>
    <w:rsid w:val="000A1D43"/>
    <w:rsid w:val="000A1E29"/>
    <w:rsid w:val="000A20DF"/>
    <w:rsid w:val="000A22DC"/>
    <w:rsid w:val="000A2360"/>
    <w:rsid w:val="000A23C6"/>
    <w:rsid w:val="000A23CA"/>
    <w:rsid w:val="000A23CB"/>
    <w:rsid w:val="000A26CC"/>
    <w:rsid w:val="000A2787"/>
    <w:rsid w:val="000A27C7"/>
    <w:rsid w:val="000A2944"/>
    <w:rsid w:val="000A2A70"/>
    <w:rsid w:val="000A2B1A"/>
    <w:rsid w:val="000A2B52"/>
    <w:rsid w:val="000A2B7A"/>
    <w:rsid w:val="000A2E48"/>
    <w:rsid w:val="000A2F13"/>
    <w:rsid w:val="000A31E7"/>
    <w:rsid w:val="000A3223"/>
    <w:rsid w:val="000A349F"/>
    <w:rsid w:val="000A34FF"/>
    <w:rsid w:val="000A350B"/>
    <w:rsid w:val="000A36B7"/>
    <w:rsid w:val="000A38DE"/>
    <w:rsid w:val="000A3A9B"/>
    <w:rsid w:val="000A3AFA"/>
    <w:rsid w:val="000A3B4F"/>
    <w:rsid w:val="000A3BF3"/>
    <w:rsid w:val="000A3C1F"/>
    <w:rsid w:val="000A3CD0"/>
    <w:rsid w:val="000A3D1C"/>
    <w:rsid w:val="000A3DF1"/>
    <w:rsid w:val="000A3F1E"/>
    <w:rsid w:val="000A3F24"/>
    <w:rsid w:val="000A3F39"/>
    <w:rsid w:val="000A3F71"/>
    <w:rsid w:val="000A423F"/>
    <w:rsid w:val="000A42B8"/>
    <w:rsid w:val="000A44FD"/>
    <w:rsid w:val="000A450E"/>
    <w:rsid w:val="000A4792"/>
    <w:rsid w:val="000A4872"/>
    <w:rsid w:val="000A4963"/>
    <w:rsid w:val="000A4AFF"/>
    <w:rsid w:val="000A4CDC"/>
    <w:rsid w:val="000A4D3B"/>
    <w:rsid w:val="000A4DED"/>
    <w:rsid w:val="000A510E"/>
    <w:rsid w:val="000A511F"/>
    <w:rsid w:val="000A51F0"/>
    <w:rsid w:val="000A52BB"/>
    <w:rsid w:val="000A5302"/>
    <w:rsid w:val="000A558F"/>
    <w:rsid w:val="000A55BF"/>
    <w:rsid w:val="000A55D9"/>
    <w:rsid w:val="000A56FC"/>
    <w:rsid w:val="000A574B"/>
    <w:rsid w:val="000A5916"/>
    <w:rsid w:val="000A59FA"/>
    <w:rsid w:val="000A5A29"/>
    <w:rsid w:val="000A5C28"/>
    <w:rsid w:val="000A5C88"/>
    <w:rsid w:val="000A5D59"/>
    <w:rsid w:val="000A63AA"/>
    <w:rsid w:val="000A654B"/>
    <w:rsid w:val="000A6559"/>
    <w:rsid w:val="000A66B2"/>
    <w:rsid w:val="000A6828"/>
    <w:rsid w:val="000A68A1"/>
    <w:rsid w:val="000A68BE"/>
    <w:rsid w:val="000A699F"/>
    <w:rsid w:val="000A6A66"/>
    <w:rsid w:val="000A6B04"/>
    <w:rsid w:val="000A6BC4"/>
    <w:rsid w:val="000A6C26"/>
    <w:rsid w:val="000A6F35"/>
    <w:rsid w:val="000A6FFD"/>
    <w:rsid w:val="000A713A"/>
    <w:rsid w:val="000A72DB"/>
    <w:rsid w:val="000A736B"/>
    <w:rsid w:val="000A73CD"/>
    <w:rsid w:val="000A783D"/>
    <w:rsid w:val="000A7A16"/>
    <w:rsid w:val="000A7A60"/>
    <w:rsid w:val="000A7B3E"/>
    <w:rsid w:val="000A7DB8"/>
    <w:rsid w:val="000A7EFE"/>
    <w:rsid w:val="000B008C"/>
    <w:rsid w:val="000B03B3"/>
    <w:rsid w:val="000B03FA"/>
    <w:rsid w:val="000B045A"/>
    <w:rsid w:val="000B045E"/>
    <w:rsid w:val="000B05C3"/>
    <w:rsid w:val="000B09A8"/>
    <w:rsid w:val="000B0C08"/>
    <w:rsid w:val="000B0CAF"/>
    <w:rsid w:val="000B0E8A"/>
    <w:rsid w:val="000B1476"/>
    <w:rsid w:val="000B158C"/>
    <w:rsid w:val="000B1708"/>
    <w:rsid w:val="000B1841"/>
    <w:rsid w:val="000B1DF5"/>
    <w:rsid w:val="000B1E31"/>
    <w:rsid w:val="000B2113"/>
    <w:rsid w:val="000B21A2"/>
    <w:rsid w:val="000B24A6"/>
    <w:rsid w:val="000B25D3"/>
    <w:rsid w:val="000B2849"/>
    <w:rsid w:val="000B297A"/>
    <w:rsid w:val="000B2A5F"/>
    <w:rsid w:val="000B2C47"/>
    <w:rsid w:val="000B2C98"/>
    <w:rsid w:val="000B2CF9"/>
    <w:rsid w:val="000B2DF1"/>
    <w:rsid w:val="000B2E9F"/>
    <w:rsid w:val="000B2ED0"/>
    <w:rsid w:val="000B2F40"/>
    <w:rsid w:val="000B307E"/>
    <w:rsid w:val="000B31FF"/>
    <w:rsid w:val="000B34C3"/>
    <w:rsid w:val="000B3634"/>
    <w:rsid w:val="000B365D"/>
    <w:rsid w:val="000B3803"/>
    <w:rsid w:val="000B3A5F"/>
    <w:rsid w:val="000B3AF2"/>
    <w:rsid w:val="000B3C27"/>
    <w:rsid w:val="000B3C9A"/>
    <w:rsid w:val="000B4049"/>
    <w:rsid w:val="000B42D5"/>
    <w:rsid w:val="000B445D"/>
    <w:rsid w:val="000B472A"/>
    <w:rsid w:val="000B4744"/>
    <w:rsid w:val="000B4765"/>
    <w:rsid w:val="000B47D9"/>
    <w:rsid w:val="000B4858"/>
    <w:rsid w:val="000B49A9"/>
    <w:rsid w:val="000B4B5A"/>
    <w:rsid w:val="000B4CA2"/>
    <w:rsid w:val="000B4CA8"/>
    <w:rsid w:val="000B4E20"/>
    <w:rsid w:val="000B4EE9"/>
    <w:rsid w:val="000B4F46"/>
    <w:rsid w:val="000B509A"/>
    <w:rsid w:val="000B50C1"/>
    <w:rsid w:val="000B53AC"/>
    <w:rsid w:val="000B53CC"/>
    <w:rsid w:val="000B56B0"/>
    <w:rsid w:val="000B576E"/>
    <w:rsid w:val="000B57C2"/>
    <w:rsid w:val="000B57D0"/>
    <w:rsid w:val="000B58AC"/>
    <w:rsid w:val="000B58C5"/>
    <w:rsid w:val="000B59A4"/>
    <w:rsid w:val="000B5B8F"/>
    <w:rsid w:val="000B5BA4"/>
    <w:rsid w:val="000B5C4A"/>
    <w:rsid w:val="000B5E6C"/>
    <w:rsid w:val="000B5EE2"/>
    <w:rsid w:val="000B604D"/>
    <w:rsid w:val="000B60A9"/>
    <w:rsid w:val="000B6178"/>
    <w:rsid w:val="000B6239"/>
    <w:rsid w:val="000B6301"/>
    <w:rsid w:val="000B6665"/>
    <w:rsid w:val="000B6BC0"/>
    <w:rsid w:val="000B6C9A"/>
    <w:rsid w:val="000B6EBA"/>
    <w:rsid w:val="000B70C9"/>
    <w:rsid w:val="000B70CE"/>
    <w:rsid w:val="000B727A"/>
    <w:rsid w:val="000B72A9"/>
    <w:rsid w:val="000B72FC"/>
    <w:rsid w:val="000B7397"/>
    <w:rsid w:val="000B748E"/>
    <w:rsid w:val="000B7547"/>
    <w:rsid w:val="000B7661"/>
    <w:rsid w:val="000B7846"/>
    <w:rsid w:val="000B7B1F"/>
    <w:rsid w:val="000B7CA1"/>
    <w:rsid w:val="000B7DD1"/>
    <w:rsid w:val="000B7FA8"/>
    <w:rsid w:val="000C0195"/>
    <w:rsid w:val="000C03B5"/>
    <w:rsid w:val="000C043A"/>
    <w:rsid w:val="000C0445"/>
    <w:rsid w:val="000C0691"/>
    <w:rsid w:val="000C06E1"/>
    <w:rsid w:val="000C074F"/>
    <w:rsid w:val="000C079C"/>
    <w:rsid w:val="000C0859"/>
    <w:rsid w:val="000C0932"/>
    <w:rsid w:val="000C0A94"/>
    <w:rsid w:val="000C0AA2"/>
    <w:rsid w:val="000C0DE1"/>
    <w:rsid w:val="000C0EDA"/>
    <w:rsid w:val="000C0EE1"/>
    <w:rsid w:val="000C0EF4"/>
    <w:rsid w:val="000C0FA4"/>
    <w:rsid w:val="000C1040"/>
    <w:rsid w:val="000C1081"/>
    <w:rsid w:val="000C11B6"/>
    <w:rsid w:val="000C1449"/>
    <w:rsid w:val="000C14F3"/>
    <w:rsid w:val="000C15E0"/>
    <w:rsid w:val="000C1611"/>
    <w:rsid w:val="000C1738"/>
    <w:rsid w:val="000C1799"/>
    <w:rsid w:val="000C188F"/>
    <w:rsid w:val="000C18A2"/>
    <w:rsid w:val="000C196B"/>
    <w:rsid w:val="000C199B"/>
    <w:rsid w:val="000C1A71"/>
    <w:rsid w:val="000C1B99"/>
    <w:rsid w:val="000C1F20"/>
    <w:rsid w:val="000C1FBB"/>
    <w:rsid w:val="000C2112"/>
    <w:rsid w:val="000C222C"/>
    <w:rsid w:val="000C23AD"/>
    <w:rsid w:val="000C263F"/>
    <w:rsid w:val="000C2670"/>
    <w:rsid w:val="000C2678"/>
    <w:rsid w:val="000C267B"/>
    <w:rsid w:val="000C2904"/>
    <w:rsid w:val="000C2985"/>
    <w:rsid w:val="000C2A08"/>
    <w:rsid w:val="000C2B09"/>
    <w:rsid w:val="000C2C90"/>
    <w:rsid w:val="000C2E50"/>
    <w:rsid w:val="000C2ED2"/>
    <w:rsid w:val="000C301E"/>
    <w:rsid w:val="000C319B"/>
    <w:rsid w:val="000C3206"/>
    <w:rsid w:val="000C32D6"/>
    <w:rsid w:val="000C3511"/>
    <w:rsid w:val="000C3616"/>
    <w:rsid w:val="000C374F"/>
    <w:rsid w:val="000C3A84"/>
    <w:rsid w:val="000C3B01"/>
    <w:rsid w:val="000C3B59"/>
    <w:rsid w:val="000C3B99"/>
    <w:rsid w:val="000C415C"/>
    <w:rsid w:val="000C4287"/>
    <w:rsid w:val="000C4343"/>
    <w:rsid w:val="000C441F"/>
    <w:rsid w:val="000C445C"/>
    <w:rsid w:val="000C4536"/>
    <w:rsid w:val="000C4673"/>
    <w:rsid w:val="000C4819"/>
    <w:rsid w:val="000C4BF2"/>
    <w:rsid w:val="000C4DDA"/>
    <w:rsid w:val="000C4E66"/>
    <w:rsid w:val="000C4F5E"/>
    <w:rsid w:val="000C4F87"/>
    <w:rsid w:val="000C511E"/>
    <w:rsid w:val="000C5350"/>
    <w:rsid w:val="000C544A"/>
    <w:rsid w:val="000C5457"/>
    <w:rsid w:val="000C56DC"/>
    <w:rsid w:val="000C56F2"/>
    <w:rsid w:val="000C5706"/>
    <w:rsid w:val="000C5709"/>
    <w:rsid w:val="000C57A1"/>
    <w:rsid w:val="000C5935"/>
    <w:rsid w:val="000C5957"/>
    <w:rsid w:val="000C5A15"/>
    <w:rsid w:val="000C5A49"/>
    <w:rsid w:val="000C5AED"/>
    <w:rsid w:val="000C5D83"/>
    <w:rsid w:val="000C5EC0"/>
    <w:rsid w:val="000C5FA3"/>
    <w:rsid w:val="000C629D"/>
    <w:rsid w:val="000C6426"/>
    <w:rsid w:val="000C649F"/>
    <w:rsid w:val="000C6816"/>
    <w:rsid w:val="000C681E"/>
    <w:rsid w:val="000C69D5"/>
    <w:rsid w:val="000C69DA"/>
    <w:rsid w:val="000C6A23"/>
    <w:rsid w:val="000C6AC4"/>
    <w:rsid w:val="000C6AD0"/>
    <w:rsid w:val="000C6EF0"/>
    <w:rsid w:val="000C6F70"/>
    <w:rsid w:val="000C6FAB"/>
    <w:rsid w:val="000C6FB5"/>
    <w:rsid w:val="000C730D"/>
    <w:rsid w:val="000C73E1"/>
    <w:rsid w:val="000C74D6"/>
    <w:rsid w:val="000C75F3"/>
    <w:rsid w:val="000C78C4"/>
    <w:rsid w:val="000C78E5"/>
    <w:rsid w:val="000C7954"/>
    <w:rsid w:val="000C7AD4"/>
    <w:rsid w:val="000C7B17"/>
    <w:rsid w:val="000C7D30"/>
    <w:rsid w:val="000C7D75"/>
    <w:rsid w:val="000C7D7C"/>
    <w:rsid w:val="000C7DF2"/>
    <w:rsid w:val="000C7E01"/>
    <w:rsid w:val="000D006E"/>
    <w:rsid w:val="000D00CC"/>
    <w:rsid w:val="000D0106"/>
    <w:rsid w:val="000D0132"/>
    <w:rsid w:val="000D02D1"/>
    <w:rsid w:val="000D037F"/>
    <w:rsid w:val="000D03D1"/>
    <w:rsid w:val="000D069C"/>
    <w:rsid w:val="000D0ABD"/>
    <w:rsid w:val="000D0BCD"/>
    <w:rsid w:val="000D0DEE"/>
    <w:rsid w:val="000D0E35"/>
    <w:rsid w:val="000D0EAE"/>
    <w:rsid w:val="000D0F7E"/>
    <w:rsid w:val="000D10AE"/>
    <w:rsid w:val="000D10B3"/>
    <w:rsid w:val="000D1181"/>
    <w:rsid w:val="000D11BB"/>
    <w:rsid w:val="000D149E"/>
    <w:rsid w:val="000D14C0"/>
    <w:rsid w:val="000D14D1"/>
    <w:rsid w:val="000D1671"/>
    <w:rsid w:val="000D17DE"/>
    <w:rsid w:val="000D17E6"/>
    <w:rsid w:val="000D183B"/>
    <w:rsid w:val="000D1AC5"/>
    <w:rsid w:val="000D1CDB"/>
    <w:rsid w:val="000D1EE4"/>
    <w:rsid w:val="000D1F44"/>
    <w:rsid w:val="000D1F96"/>
    <w:rsid w:val="000D20A9"/>
    <w:rsid w:val="000D2429"/>
    <w:rsid w:val="000D248B"/>
    <w:rsid w:val="000D24AA"/>
    <w:rsid w:val="000D282D"/>
    <w:rsid w:val="000D2A3F"/>
    <w:rsid w:val="000D2BAA"/>
    <w:rsid w:val="000D2CFC"/>
    <w:rsid w:val="000D2E56"/>
    <w:rsid w:val="000D2FFC"/>
    <w:rsid w:val="000D3041"/>
    <w:rsid w:val="000D32EF"/>
    <w:rsid w:val="000D33E2"/>
    <w:rsid w:val="000D34E5"/>
    <w:rsid w:val="000D35DF"/>
    <w:rsid w:val="000D3759"/>
    <w:rsid w:val="000D38F7"/>
    <w:rsid w:val="000D3AFB"/>
    <w:rsid w:val="000D3B1C"/>
    <w:rsid w:val="000D3BAB"/>
    <w:rsid w:val="000D3CA7"/>
    <w:rsid w:val="000D3D66"/>
    <w:rsid w:val="000D3E13"/>
    <w:rsid w:val="000D3E58"/>
    <w:rsid w:val="000D4018"/>
    <w:rsid w:val="000D4038"/>
    <w:rsid w:val="000D409B"/>
    <w:rsid w:val="000D40F4"/>
    <w:rsid w:val="000D41CD"/>
    <w:rsid w:val="000D420A"/>
    <w:rsid w:val="000D443B"/>
    <w:rsid w:val="000D4503"/>
    <w:rsid w:val="000D454C"/>
    <w:rsid w:val="000D468B"/>
    <w:rsid w:val="000D46CB"/>
    <w:rsid w:val="000D47A0"/>
    <w:rsid w:val="000D4899"/>
    <w:rsid w:val="000D4982"/>
    <w:rsid w:val="000D499C"/>
    <w:rsid w:val="000D49B1"/>
    <w:rsid w:val="000D49D7"/>
    <w:rsid w:val="000D4AA5"/>
    <w:rsid w:val="000D4E90"/>
    <w:rsid w:val="000D5280"/>
    <w:rsid w:val="000D52AC"/>
    <w:rsid w:val="000D5381"/>
    <w:rsid w:val="000D549E"/>
    <w:rsid w:val="000D5641"/>
    <w:rsid w:val="000D5699"/>
    <w:rsid w:val="000D5B49"/>
    <w:rsid w:val="000D5C10"/>
    <w:rsid w:val="000D5DCB"/>
    <w:rsid w:val="000D5E92"/>
    <w:rsid w:val="000D5F46"/>
    <w:rsid w:val="000D5F4C"/>
    <w:rsid w:val="000D5FDC"/>
    <w:rsid w:val="000D60D8"/>
    <w:rsid w:val="000D60FD"/>
    <w:rsid w:val="000D63CA"/>
    <w:rsid w:val="000D64AB"/>
    <w:rsid w:val="000D66A5"/>
    <w:rsid w:val="000D66C5"/>
    <w:rsid w:val="000D66C6"/>
    <w:rsid w:val="000D678C"/>
    <w:rsid w:val="000D6832"/>
    <w:rsid w:val="000D688E"/>
    <w:rsid w:val="000D6CC7"/>
    <w:rsid w:val="000D6D93"/>
    <w:rsid w:val="000D72FB"/>
    <w:rsid w:val="000D7508"/>
    <w:rsid w:val="000D753F"/>
    <w:rsid w:val="000D760A"/>
    <w:rsid w:val="000D7642"/>
    <w:rsid w:val="000D777F"/>
    <w:rsid w:val="000D7780"/>
    <w:rsid w:val="000D78E7"/>
    <w:rsid w:val="000D78EB"/>
    <w:rsid w:val="000D79F3"/>
    <w:rsid w:val="000D7AB6"/>
    <w:rsid w:val="000D7E89"/>
    <w:rsid w:val="000E0087"/>
    <w:rsid w:val="000E0137"/>
    <w:rsid w:val="000E0216"/>
    <w:rsid w:val="000E0224"/>
    <w:rsid w:val="000E03B4"/>
    <w:rsid w:val="000E0587"/>
    <w:rsid w:val="000E0593"/>
    <w:rsid w:val="000E05E5"/>
    <w:rsid w:val="000E07B9"/>
    <w:rsid w:val="000E0818"/>
    <w:rsid w:val="000E0AFC"/>
    <w:rsid w:val="000E0B02"/>
    <w:rsid w:val="000E0B16"/>
    <w:rsid w:val="000E0B6E"/>
    <w:rsid w:val="000E0C24"/>
    <w:rsid w:val="000E0D17"/>
    <w:rsid w:val="000E0DF6"/>
    <w:rsid w:val="000E0E6D"/>
    <w:rsid w:val="000E0ED0"/>
    <w:rsid w:val="000E0FC8"/>
    <w:rsid w:val="000E125F"/>
    <w:rsid w:val="000E12AF"/>
    <w:rsid w:val="000E12C2"/>
    <w:rsid w:val="000E12D1"/>
    <w:rsid w:val="000E13DE"/>
    <w:rsid w:val="000E141A"/>
    <w:rsid w:val="000E1529"/>
    <w:rsid w:val="000E15B5"/>
    <w:rsid w:val="000E1622"/>
    <w:rsid w:val="000E1685"/>
    <w:rsid w:val="000E168F"/>
    <w:rsid w:val="000E186C"/>
    <w:rsid w:val="000E18A3"/>
    <w:rsid w:val="000E193C"/>
    <w:rsid w:val="000E1B38"/>
    <w:rsid w:val="000E1BE7"/>
    <w:rsid w:val="000E1C72"/>
    <w:rsid w:val="000E1E1B"/>
    <w:rsid w:val="000E1F2E"/>
    <w:rsid w:val="000E1FD8"/>
    <w:rsid w:val="000E20E0"/>
    <w:rsid w:val="000E25DB"/>
    <w:rsid w:val="000E275B"/>
    <w:rsid w:val="000E27F6"/>
    <w:rsid w:val="000E2911"/>
    <w:rsid w:val="000E29E2"/>
    <w:rsid w:val="000E29FB"/>
    <w:rsid w:val="000E2A9D"/>
    <w:rsid w:val="000E2BA8"/>
    <w:rsid w:val="000E2F02"/>
    <w:rsid w:val="000E2FF4"/>
    <w:rsid w:val="000E3119"/>
    <w:rsid w:val="000E3289"/>
    <w:rsid w:val="000E3375"/>
    <w:rsid w:val="000E35A4"/>
    <w:rsid w:val="000E35E8"/>
    <w:rsid w:val="000E3BFB"/>
    <w:rsid w:val="000E3C0D"/>
    <w:rsid w:val="000E3C99"/>
    <w:rsid w:val="000E3F80"/>
    <w:rsid w:val="000E4085"/>
    <w:rsid w:val="000E40D4"/>
    <w:rsid w:val="000E416F"/>
    <w:rsid w:val="000E42B0"/>
    <w:rsid w:val="000E42FA"/>
    <w:rsid w:val="000E43DD"/>
    <w:rsid w:val="000E44EB"/>
    <w:rsid w:val="000E455E"/>
    <w:rsid w:val="000E4642"/>
    <w:rsid w:val="000E47E7"/>
    <w:rsid w:val="000E4818"/>
    <w:rsid w:val="000E4954"/>
    <w:rsid w:val="000E49B5"/>
    <w:rsid w:val="000E4B74"/>
    <w:rsid w:val="000E4C53"/>
    <w:rsid w:val="000E4C83"/>
    <w:rsid w:val="000E4CDC"/>
    <w:rsid w:val="000E4F99"/>
    <w:rsid w:val="000E5012"/>
    <w:rsid w:val="000E5069"/>
    <w:rsid w:val="000E51ED"/>
    <w:rsid w:val="000E5361"/>
    <w:rsid w:val="000E53E5"/>
    <w:rsid w:val="000E53FC"/>
    <w:rsid w:val="000E5408"/>
    <w:rsid w:val="000E54A3"/>
    <w:rsid w:val="000E55E3"/>
    <w:rsid w:val="000E564B"/>
    <w:rsid w:val="000E5679"/>
    <w:rsid w:val="000E57FA"/>
    <w:rsid w:val="000E58F0"/>
    <w:rsid w:val="000E5924"/>
    <w:rsid w:val="000E59C9"/>
    <w:rsid w:val="000E5CD4"/>
    <w:rsid w:val="000E5F8D"/>
    <w:rsid w:val="000E5FD6"/>
    <w:rsid w:val="000E604E"/>
    <w:rsid w:val="000E6118"/>
    <w:rsid w:val="000E6139"/>
    <w:rsid w:val="000E61A7"/>
    <w:rsid w:val="000E61AF"/>
    <w:rsid w:val="000E6252"/>
    <w:rsid w:val="000E652A"/>
    <w:rsid w:val="000E6580"/>
    <w:rsid w:val="000E66D1"/>
    <w:rsid w:val="000E6729"/>
    <w:rsid w:val="000E68B6"/>
    <w:rsid w:val="000E7041"/>
    <w:rsid w:val="000E7053"/>
    <w:rsid w:val="000E72A1"/>
    <w:rsid w:val="000E74DD"/>
    <w:rsid w:val="000E756D"/>
    <w:rsid w:val="000E7631"/>
    <w:rsid w:val="000E763F"/>
    <w:rsid w:val="000E7712"/>
    <w:rsid w:val="000E77CF"/>
    <w:rsid w:val="000E781E"/>
    <w:rsid w:val="000E785C"/>
    <w:rsid w:val="000E7BA8"/>
    <w:rsid w:val="000E7C0E"/>
    <w:rsid w:val="000E7C67"/>
    <w:rsid w:val="000E7D12"/>
    <w:rsid w:val="000E7D5B"/>
    <w:rsid w:val="000E7E9E"/>
    <w:rsid w:val="000E7F84"/>
    <w:rsid w:val="000F000A"/>
    <w:rsid w:val="000F005D"/>
    <w:rsid w:val="000F00B7"/>
    <w:rsid w:val="000F00D6"/>
    <w:rsid w:val="000F01C3"/>
    <w:rsid w:val="000F0579"/>
    <w:rsid w:val="000F05B9"/>
    <w:rsid w:val="000F0936"/>
    <w:rsid w:val="000F0E41"/>
    <w:rsid w:val="000F0E63"/>
    <w:rsid w:val="000F0EBB"/>
    <w:rsid w:val="000F0EBD"/>
    <w:rsid w:val="000F0F7B"/>
    <w:rsid w:val="000F103C"/>
    <w:rsid w:val="000F1071"/>
    <w:rsid w:val="000F10F1"/>
    <w:rsid w:val="000F11C1"/>
    <w:rsid w:val="000F11EC"/>
    <w:rsid w:val="000F1404"/>
    <w:rsid w:val="000F154F"/>
    <w:rsid w:val="000F16E1"/>
    <w:rsid w:val="000F1758"/>
    <w:rsid w:val="000F176B"/>
    <w:rsid w:val="000F1770"/>
    <w:rsid w:val="000F184D"/>
    <w:rsid w:val="000F1A93"/>
    <w:rsid w:val="000F1D0C"/>
    <w:rsid w:val="000F1D67"/>
    <w:rsid w:val="000F1DB4"/>
    <w:rsid w:val="000F1E4D"/>
    <w:rsid w:val="000F1E72"/>
    <w:rsid w:val="000F201A"/>
    <w:rsid w:val="000F2082"/>
    <w:rsid w:val="000F20A1"/>
    <w:rsid w:val="000F20A7"/>
    <w:rsid w:val="000F210B"/>
    <w:rsid w:val="000F2184"/>
    <w:rsid w:val="000F2242"/>
    <w:rsid w:val="000F2345"/>
    <w:rsid w:val="000F249C"/>
    <w:rsid w:val="000F24BB"/>
    <w:rsid w:val="000F2521"/>
    <w:rsid w:val="000F2589"/>
    <w:rsid w:val="000F28F9"/>
    <w:rsid w:val="000F29EC"/>
    <w:rsid w:val="000F2BD4"/>
    <w:rsid w:val="000F2C36"/>
    <w:rsid w:val="000F2C99"/>
    <w:rsid w:val="000F2FC9"/>
    <w:rsid w:val="000F3152"/>
    <w:rsid w:val="000F32C1"/>
    <w:rsid w:val="000F33A3"/>
    <w:rsid w:val="000F35F8"/>
    <w:rsid w:val="000F36D2"/>
    <w:rsid w:val="000F36ED"/>
    <w:rsid w:val="000F3851"/>
    <w:rsid w:val="000F3941"/>
    <w:rsid w:val="000F3B38"/>
    <w:rsid w:val="000F3BD5"/>
    <w:rsid w:val="000F3F50"/>
    <w:rsid w:val="000F3F6D"/>
    <w:rsid w:val="000F3FCF"/>
    <w:rsid w:val="000F403E"/>
    <w:rsid w:val="000F41AF"/>
    <w:rsid w:val="000F450F"/>
    <w:rsid w:val="000F46AD"/>
    <w:rsid w:val="000F4765"/>
    <w:rsid w:val="000F47D7"/>
    <w:rsid w:val="000F484D"/>
    <w:rsid w:val="000F495B"/>
    <w:rsid w:val="000F49CE"/>
    <w:rsid w:val="000F4C10"/>
    <w:rsid w:val="000F4DF3"/>
    <w:rsid w:val="000F4E2A"/>
    <w:rsid w:val="000F4E2E"/>
    <w:rsid w:val="000F4FFD"/>
    <w:rsid w:val="000F5015"/>
    <w:rsid w:val="000F5343"/>
    <w:rsid w:val="000F544C"/>
    <w:rsid w:val="000F54B3"/>
    <w:rsid w:val="000F54B8"/>
    <w:rsid w:val="000F552C"/>
    <w:rsid w:val="000F55C7"/>
    <w:rsid w:val="000F55F2"/>
    <w:rsid w:val="000F583D"/>
    <w:rsid w:val="000F59A8"/>
    <w:rsid w:val="000F5A13"/>
    <w:rsid w:val="000F5A2E"/>
    <w:rsid w:val="000F5AE8"/>
    <w:rsid w:val="000F5BF7"/>
    <w:rsid w:val="000F5C04"/>
    <w:rsid w:val="000F5C64"/>
    <w:rsid w:val="000F5DBD"/>
    <w:rsid w:val="000F5DCF"/>
    <w:rsid w:val="000F5E22"/>
    <w:rsid w:val="000F5F25"/>
    <w:rsid w:val="000F609F"/>
    <w:rsid w:val="000F6337"/>
    <w:rsid w:val="000F639A"/>
    <w:rsid w:val="000F64E9"/>
    <w:rsid w:val="000F64F8"/>
    <w:rsid w:val="000F6547"/>
    <w:rsid w:val="000F6550"/>
    <w:rsid w:val="000F65A4"/>
    <w:rsid w:val="000F66BC"/>
    <w:rsid w:val="000F6714"/>
    <w:rsid w:val="000F67C3"/>
    <w:rsid w:val="000F68C2"/>
    <w:rsid w:val="000F696A"/>
    <w:rsid w:val="000F6A24"/>
    <w:rsid w:val="000F6A50"/>
    <w:rsid w:val="000F6B18"/>
    <w:rsid w:val="000F6B37"/>
    <w:rsid w:val="000F71FD"/>
    <w:rsid w:val="000F7228"/>
    <w:rsid w:val="000F725B"/>
    <w:rsid w:val="000F750C"/>
    <w:rsid w:val="000F767D"/>
    <w:rsid w:val="000F76B8"/>
    <w:rsid w:val="000F779D"/>
    <w:rsid w:val="000F7860"/>
    <w:rsid w:val="000F7DAD"/>
    <w:rsid w:val="000F7EBD"/>
    <w:rsid w:val="001001A0"/>
    <w:rsid w:val="00100238"/>
    <w:rsid w:val="00100319"/>
    <w:rsid w:val="0010043E"/>
    <w:rsid w:val="00100532"/>
    <w:rsid w:val="00100543"/>
    <w:rsid w:val="00100710"/>
    <w:rsid w:val="00100713"/>
    <w:rsid w:val="00100720"/>
    <w:rsid w:val="0010074A"/>
    <w:rsid w:val="00100760"/>
    <w:rsid w:val="00100766"/>
    <w:rsid w:val="001007A9"/>
    <w:rsid w:val="00100847"/>
    <w:rsid w:val="0010093D"/>
    <w:rsid w:val="00100B8B"/>
    <w:rsid w:val="00100C31"/>
    <w:rsid w:val="00100D45"/>
    <w:rsid w:val="00100D52"/>
    <w:rsid w:val="00100EF5"/>
    <w:rsid w:val="00101535"/>
    <w:rsid w:val="001016FA"/>
    <w:rsid w:val="0010181A"/>
    <w:rsid w:val="00101A13"/>
    <w:rsid w:val="00101B74"/>
    <w:rsid w:val="00101C20"/>
    <w:rsid w:val="00101FD0"/>
    <w:rsid w:val="001020F7"/>
    <w:rsid w:val="001021A9"/>
    <w:rsid w:val="001022B2"/>
    <w:rsid w:val="00102334"/>
    <w:rsid w:val="00102624"/>
    <w:rsid w:val="0010287F"/>
    <w:rsid w:val="00102957"/>
    <w:rsid w:val="00102A2F"/>
    <w:rsid w:val="00102B84"/>
    <w:rsid w:val="00102E1D"/>
    <w:rsid w:val="00103089"/>
    <w:rsid w:val="001030E0"/>
    <w:rsid w:val="00103182"/>
    <w:rsid w:val="001031CD"/>
    <w:rsid w:val="0010320B"/>
    <w:rsid w:val="00103319"/>
    <w:rsid w:val="001033E2"/>
    <w:rsid w:val="0010343D"/>
    <w:rsid w:val="0010346C"/>
    <w:rsid w:val="001037C7"/>
    <w:rsid w:val="00103917"/>
    <w:rsid w:val="001039BE"/>
    <w:rsid w:val="00103CBC"/>
    <w:rsid w:val="00103D27"/>
    <w:rsid w:val="0010402E"/>
    <w:rsid w:val="00104046"/>
    <w:rsid w:val="00104281"/>
    <w:rsid w:val="00104306"/>
    <w:rsid w:val="00104374"/>
    <w:rsid w:val="001043CC"/>
    <w:rsid w:val="0010441A"/>
    <w:rsid w:val="0010456F"/>
    <w:rsid w:val="0010459C"/>
    <w:rsid w:val="00104709"/>
    <w:rsid w:val="00104B79"/>
    <w:rsid w:val="00104C1E"/>
    <w:rsid w:val="00104C2E"/>
    <w:rsid w:val="00104D8F"/>
    <w:rsid w:val="00104DB2"/>
    <w:rsid w:val="00104E12"/>
    <w:rsid w:val="00104F31"/>
    <w:rsid w:val="0010509B"/>
    <w:rsid w:val="0010512A"/>
    <w:rsid w:val="00105138"/>
    <w:rsid w:val="0010514B"/>
    <w:rsid w:val="00105426"/>
    <w:rsid w:val="001054DE"/>
    <w:rsid w:val="001054EB"/>
    <w:rsid w:val="00105561"/>
    <w:rsid w:val="00105698"/>
    <w:rsid w:val="001058F3"/>
    <w:rsid w:val="00105936"/>
    <w:rsid w:val="00105A9C"/>
    <w:rsid w:val="00105B0D"/>
    <w:rsid w:val="00105B2B"/>
    <w:rsid w:val="00105F01"/>
    <w:rsid w:val="00105F1D"/>
    <w:rsid w:val="00105FA5"/>
    <w:rsid w:val="00106033"/>
    <w:rsid w:val="001061DC"/>
    <w:rsid w:val="00106287"/>
    <w:rsid w:val="001062D5"/>
    <w:rsid w:val="001063ED"/>
    <w:rsid w:val="00106532"/>
    <w:rsid w:val="00106792"/>
    <w:rsid w:val="00106A4F"/>
    <w:rsid w:val="00106CC0"/>
    <w:rsid w:val="00106CE0"/>
    <w:rsid w:val="00106EFD"/>
    <w:rsid w:val="00107028"/>
    <w:rsid w:val="00107105"/>
    <w:rsid w:val="001071A1"/>
    <w:rsid w:val="001071EF"/>
    <w:rsid w:val="00107243"/>
    <w:rsid w:val="00107417"/>
    <w:rsid w:val="0010742F"/>
    <w:rsid w:val="0010755A"/>
    <w:rsid w:val="00107576"/>
    <w:rsid w:val="00107653"/>
    <w:rsid w:val="001076CB"/>
    <w:rsid w:val="00107735"/>
    <w:rsid w:val="00107954"/>
    <w:rsid w:val="0010798E"/>
    <w:rsid w:val="00107AF6"/>
    <w:rsid w:val="00107B51"/>
    <w:rsid w:val="00107CF4"/>
    <w:rsid w:val="00107E6A"/>
    <w:rsid w:val="00107EAE"/>
    <w:rsid w:val="0011002E"/>
    <w:rsid w:val="00110066"/>
    <w:rsid w:val="0011006F"/>
    <w:rsid w:val="0011032C"/>
    <w:rsid w:val="001103A1"/>
    <w:rsid w:val="00110542"/>
    <w:rsid w:val="00110590"/>
    <w:rsid w:val="0011062E"/>
    <w:rsid w:val="001106EC"/>
    <w:rsid w:val="001108BB"/>
    <w:rsid w:val="001109BA"/>
    <w:rsid w:val="00110BC9"/>
    <w:rsid w:val="00111103"/>
    <w:rsid w:val="0011136D"/>
    <w:rsid w:val="00111377"/>
    <w:rsid w:val="00111468"/>
    <w:rsid w:val="001114E6"/>
    <w:rsid w:val="001115BA"/>
    <w:rsid w:val="001115C8"/>
    <w:rsid w:val="001116BA"/>
    <w:rsid w:val="001116C4"/>
    <w:rsid w:val="00111878"/>
    <w:rsid w:val="00111AA3"/>
    <w:rsid w:val="00111AC0"/>
    <w:rsid w:val="00111C24"/>
    <w:rsid w:val="00111D91"/>
    <w:rsid w:val="00111F0B"/>
    <w:rsid w:val="00111F18"/>
    <w:rsid w:val="00111FDF"/>
    <w:rsid w:val="00111FF0"/>
    <w:rsid w:val="001121B3"/>
    <w:rsid w:val="001122A8"/>
    <w:rsid w:val="00112364"/>
    <w:rsid w:val="0011239A"/>
    <w:rsid w:val="001123D6"/>
    <w:rsid w:val="0011240E"/>
    <w:rsid w:val="00112517"/>
    <w:rsid w:val="0011256A"/>
    <w:rsid w:val="0011257B"/>
    <w:rsid w:val="00112711"/>
    <w:rsid w:val="0011283A"/>
    <w:rsid w:val="00112940"/>
    <w:rsid w:val="00112B03"/>
    <w:rsid w:val="00112BA6"/>
    <w:rsid w:val="00112BFF"/>
    <w:rsid w:val="00112C1C"/>
    <w:rsid w:val="00112C50"/>
    <w:rsid w:val="00112E4F"/>
    <w:rsid w:val="001130A6"/>
    <w:rsid w:val="001133EF"/>
    <w:rsid w:val="001136F2"/>
    <w:rsid w:val="001138EE"/>
    <w:rsid w:val="00113A1C"/>
    <w:rsid w:val="00113C71"/>
    <w:rsid w:val="00113E84"/>
    <w:rsid w:val="00114477"/>
    <w:rsid w:val="0011449C"/>
    <w:rsid w:val="001144B5"/>
    <w:rsid w:val="0011462A"/>
    <w:rsid w:val="0011464E"/>
    <w:rsid w:val="0011472C"/>
    <w:rsid w:val="00114797"/>
    <w:rsid w:val="001147BA"/>
    <w:rsid w:val="00114981"/>
    <w:rsid w:val="001149C2"/>
    <w:rsid w:val="00114C87"/>
    <w:rsid w:val="00114CEB"/>
    <w:rsid w:val="00114D1E"/>
    <w:rsid w:val="00114DA0"/>
    <w:rsid w:val="00114E31"/>
    <w:rsid w:val="00114E6D"/>
    <w:rsid w:val="00114EC4"/>
    <w:rsid w:val="00115222"/>
    <w:rsid w:val="00115341"/>
    <w:rsid w:val="0011544B"/>
    <w:rsid w:val="001154B6"/>
    <w:rsid w:val="0011559A"/>
    <w:rsid w:val="0011564E"/>
    <w:rsid w:val="00115706"/>
    <w:rsid w:val="00115736"/>
    <w:rsid w:val="00115867"/>
    <w:rsid w:val="001158F7"/>
    <w:rsid w:val="001159CD"/>
    <w:rsid w:val="001159DC"/>
    <w:rsid w:val="00115A1B"/>
    <w:rsid w:val="00115AF7"/>
    <w:rsid w:val="00116108"/>
    <w:rsid w:val="0011644D"/>
    <w:rsid w:val="0011674C"/>
    <w:rsid w:val="00116923"/>
    <w:rsid w:val="00116E52"/>
    <w:rsid w:val="001170A1"/>
    <w:rsid w:val="00117121"/>
    <w:rsid w:val="0011717F"/>
    <w:rsid w:val="0011728C"/>
    <w:rsid w:val="001172C0"/>
    <w:rsid w:val="0011751F"/>
    <w:rsid w:val="00117560"/>
    <w:rsid w:val="00117799"/>
    <w:rsid w:val="001177A9"/>
    <w:rsid w:val="0011787D"/>
    <w:rsid w:val="0011796F"/>
    <w:rsid w:val="0011799B"/>
    <w:rsid w:val="00117BF3"/>
    <w:rsid w:val="00117C24"/>
    <w:rsid w:val="00120064"/>
    <w:rsid w:val="00120067"/>
    <w:rsid w:val="00120081"/>
    <w:rsid w:val="00120082"/>
    <w:rsid w:val="001200AB"/>
    <w:rsid w:val="001200FB"/>
    <w:rsid w:val="00120183"/>
    <w:rsid w:val="00120242"/>
    <w:rsid w:val="0012037B"/>
    <w:rsid w:val="0012059A"/>
    <w:rsid w:val="00120756"/>
    <w:rsid w:val="001207F5"/>
    <w:rsid w:val="001208C3"/>
    <w:rsid w:val="001208DB"/>
    <w:rsid w:val="0012093F"/>
    <w:rsid w:val="00120945"/>
    <w:rsid w:val="001209B1"/>
    <w:rsid w:val="001209FE"/>
    <w:rsid w:val="00120A13"/>
    <w:rsid w:val="00120A2E"/>
    <w:rsid w:val="00120C7A"/>
    <w:rsid w:val="00120DD4"/>
    <w:rsid w:val="00120E1F"/>
    <w:rsid w:val="00120E44"/>
    <w:rsid w:val="00120EDD"/>
    <w:rsid w:val="00120EFC"/>
    <w:rsid w:val="00120F39"/>
    <w:rsid w:val="0012118B"/>
    <w:rsid w:val="00121538"/>
    <w:rsid w:val="001215DB"/>
    <w:rsid w:val="00121744"/>
    <w:rsid w:val="00121769"/>
    <w:rsid w:val="001217C1"/>
    <w:rsid w:val="00121ABA"/>
    <w:rsid w:val="00121BB9"/>
    <w:rsid w:val="00121EEA"/>
    <w:rsid w:val="001220AE"/>
    <w:rsid w:val="00122258"/>
    <w:rsid w:val="0012227D"/>
    <w:rsid w:val="00122367"/>
    <w:rsid w:val="001224BC"/>
    <w:rsid w:val="001224C7"/>
    <w:rsid w:val="00122510"/>
    <w:rsid w:val="0012258A"/>
    <w:rsid w:val="001227A5"/>
    <w:rsid w:val="00122832"/>
    <w:rsid w:val="00122873"/>
    <w:rsid w:val="0012289C"/>
    <w:rsid w:val="0012299A"/>
    <w:rsid w:val="00122B28"/>
    <w:rsid w:val="00122B67"/>
    <w:rsid w:val="00122C90"/>
    <w:rsid w:val="00122CB6"/>
    <w:rsid w:val="00122CCF"/>
    <w:rsid w:val="00122D8D"/>
    <w:rsid w:val="00122F73"/>
    <w:rsid w:val="00123101"/>
    <w:rsid w:val="001231F3"/>
    <w:rsid w:val="001231FF"/>
    <w:rsid w:val="001233A6"/>
    <w:rsid w:val="00123421"/>
    <w:rsid w:val="001236C1"/>
    <w:rsid w:val="0012377C"/>
    <w:rsid w:val="00123874"/>
    <w:rsid w:val="0012391A"/>
    <w:rsid w:val="00123A22"/>
    <w:rsid w:val="00123CE9"/>
    <w:rsid w:val="00123DA5"/>
    <w:rsid w:val="00123E39"/>
    <w:rsid w:val="00123F81"/>
    <w:rsid w:val="00124005"/>
    <w:rsid w:val="00124141"/>
    <w:rsid w:val="00124175"/>
    <w:rsid w:val="001241BB"/>
    <w:rsid w:val="0012423D"/>
    <w:rsid w:val="00124359"/>
    <w:rsid w:val="001243E4"/>
    <w:rsid w:val="001245A3"/>
    <w:rsid w:val="001245CF"/>
    <w:rsid w:val="001245D1"/>
    <w:rsid w:val="0012468E"/>
    <w:rsid w:val="00124B66"/>
    <w:rsid w:val="00124B67"/>
    <w:rsid w:val="00124C05"/>
    <w:rsid w:val="00124E7A"/>
    <w:rsid w:val="00125047"/>
    <w:rsid w:val="0012506E"/>
    <w:rsid w:val="0012517C"/>
    <w:rsid w:val="00125410"/>
    <w:rsid w:val="00125430"/>
    <w:rsid w:val="0012549B"/>
    <w:rsid w:val="0012556A"/>
    <w:rsid w:val="00125735"/>
    <w:rsid w:val="00125760"/>
    <w:rsid w:val="0012592A"/>
    <w:rsid w:val="00125CA6"/>
    <w:rsid w:val="00125DFB"/>
    <w:rsid w:val="00125FC7"/>
    <w:rsid w:val="00126249"/>
    <w:rsid w:val="001262C5"/>
    <w:rsid w:val="00126385"/>
    <w:rsid w:val="0012641A"/>
    <w:rsid w:val="001264E9"/>
    <w:rsid w:val="0012660C"/>
    <w:rsid w:val="00126864"/>
    <w:rsid w:val="001268E2"/>
    <w:rsid w:val="00126997"/>
    <w:rsid w:val="00126A7E"/>
    <w:rsid w:val="00126AA0"/>
    <w:rsid w:val="00126AA7"/>
    <w:rsid w:val="00126B53"/>
    <w:rsid w:val="00126CA9"/>
    <w:rsid w:val="00126CFD"/>
    <w:rsid w:val="00126F7E"/>
    <w:rsid w:val="001277D1"/>
    <w:rsid w:val="001278DD"/>
    <w:rsid w:val="0012799E"/>
    <w:rsid w:val="001279F4"/>
    <w:rsid w:val="00127ADF"/>
    <w:rsid w:val="00127EC7"/>
    <w:rsid w:val="00127F9A"/>
    <w:rsid w:val="00127FE6"/>
    <w:rsid w:val="001309DF"/>
    <w:rsid w:val="00130A0F"/>
    <w:rsid w:val="00130A11"/>
    <w:rsid w:val="00130FB8"/>
    <w:rsid w:val="0013119F"/>
    <w:rsid w:val="00131293"/>
    <w:rsid w:val="0013132D"/>
    <w:rsid w:val="00131530"/>
    <w:rsid w:val="00131577"/>
    <w:rsid w:val="001315A6"/>
    <w:rsid w:val="001317BC"/>
    <w:rsid w:val="00131913"/>
    <w:rsid w:val="0013196C"/>
    <w:rsid w:val="00131B70"/>
    <w:rsid w:val="00131D95"/>
    <w:rsid w:val="00131E10"/>
    <w:rsid w:val="00131E12"/>
    <w:rsid w:val="00131EED"/>
    <w:rsid w:val="00132108"/>
    <w:rsid w:val="0013218E"/>
    <w:rsid w:val="001322B7"/>
    <w:rsid w:val="0013240E"/>
    <w:rsid w:val="0013245E"/>
    <w:rsid w:val="00132472"/>
    <w:rsid w:val="001326BF"/>
    <w:rsid w:val="00132721"/>
    <w:rsid w:val="00132D00"/>
    <w:rsid w:val="00132DF0"/>
    <w:rsid w:val="00132ED5"/>
    <w:rsid w:val="00133012"/>
    <w:rsid w:val="001330E0"/>
    <w:rsid w:val="0013326C"/>
    <w:rsid w:val="0013336D"/>
    <w:rsid w:val="001334D3"/>
    <w:rsid w:val="001335B5"/>
    <w:rsid w:val="001336A3"/>
    <w:rsid w:val="001336E0"/>
    <w:rsid w:val="001337CE"/>
    <w:rsid w:val="00133829"/>
    <w:rsid w:val="0013388D"/>
    <w:rsid w:val="00133DB6"/>
    <w:rsid w:val="00133F45"/>
    <w:rsid w:val="00134023"/>
    <w:rsid w:val="00134241"/>
    <w:rsid w:val="001342E4"/>
    <w:rsid w:val="001343FA"/>
    <w:rsid w:val="00134439"/>
    <w:rsid w:val="00134590"/>
    <w:rsid w:val="001346D6"/>
    <w:rsid w:val="001349B7"/>
    <w:rsid w:val="001349D5"/>
    <w:rsid w:val="00134C76"/>
    <w:rsid w:val="00134CF7"/>
    <w:rsid w:val="00134D0B"/>
    <w:rsid w:val="00134D45"/>
    <w:rsid w:val="00134E85"/>
    <w:rsid w:val="001350F4"/>
    <w:rsid w:val="0013511D"/>
    <w:rsid w:val="001353A8"/>
    <w:rsid w:val="001354AE"/>
    <w:rsid w:val="0013569B"/>
    <w:rsid w:val="00135832"/>
    <w:rsid w:val="00135884"/>
    <w:rsid w:val="0013593A"/>
    <w:rsid w:val="0013594A"/>
    <w:rsid w:val="00135C89"/>
    <w:rsid w:val="00135CBF"/>
    <w:rsid w:val="00135EEA"/>
    <w:rsid w:val="00135FB6"/>
    <w:rsid w:val="00135FF7"/>
    <w:rsid w:val="001361CB"/>
    <w:rsid w:val="0013622C"/>
    <w:rsid w:val="0013648F"/>
    <w:rsid w:val="001364E4"/>
    <w:rsid w:val="0013668D"/>
    <w:rsid w:val="00136745"/>
    <w:rsid w:val="001367C9"/>
    <w:rsid w:val="001367DD"/>
    <w:rsid w:val="00136B06"/>
    <w:rsid w:val="00136C76"/>
    <w:rsid w:val="00136E96"/>
    <w:rsid w:val="00137245"/>
    <w:rsid w:val="00137279"/>
    <w:rsid w:val="0013736A"/>
    <w:rsid w:val="0013749C"/>
    <w:rsid w:val="00137538"/>
    <w:rsid w:val="00137592"/>
    <w:rsid w:val="0013765C"/>
    <w:rsid w:val="001376C3"/>
    <w:rsid w:val="001377AB"/>
    <w:rsid w:val="001377D1"/>
    <w:rsid w:val="00137828"/>
    <w:rsid w:val="00137B08"/>
    <w:rsid w:val="00137B42"/>
    <w:rsid w:val="00137CC1"/>
    <w:rsid w:val="00137D07"/>
    <w:rsid w:val="00137E97"/>
    <w:rsid w:val="00137EF6"/>
    <w:rsid w:val="00137F92"/>
    <w:rsid w:val="0014009F"/>
    <w:rsid w:val="00140186"/>
    <w:rsid w:val="0014018B"/>
    <w:rsid w:val="00140232"/>
    <w:rsid w:val="00140483"/>
    <w:rsid w:val="001404B7"/>
    <w:rsid w:val="0014062A"/>
    <w:rsid w:val="001406CA"/>
    <w:rsid w:val="00140AFC"/>
    <w:rsid w:val="00140C89"/>
    <w:rsid w:val="00140D3D"/>
    <w:rsid w:val="00140E5A"/>
    <w:rsid w:val="00140F63"/>
    <w:rsid w:val="00140F76"/>
    <w:rsid w:val="00140FD6"/>
    <w:rsid w:val="0014101B"/>
    <w:rsid w:val="001410AB"/>
    <w:rsid w:val="0014118D"/>
    <w:rsid w:val="001411B3"/>
    <w:rsid w:val="001412FE"/>
    <w:rsid w:val="00141338"/>
    <w:rsid w:val="001413AC"/>
    <w:rsid w:val="001414E9"/>
    <w:rsid w:val="0014150D"/>
    <w:rsid w:val="00141584"/>
    <w:rsid w:val="001417BC"/>
    <w:rsid w:val="00141964"/>
    <w:rsid w:val="00141A55"/>
    <w:rsid w:val="00141AB7"/>
    <w:rsid w:val="00141CB5"/>
    <w:rsid w:val="00141F8D"/>
    <w:rsid w:val="00142120"/>
    <w:rsid w:val="00142147"/>
    <w:rsid w:val="0014217D"/>
    <w:rsid w:val="00142198"/>
    <w:rsid w:val="001421AE"/>
    <w:rsid w:val="00142210"/>
    <w:rsid w:val="001423FB"/>
    <w:rsid w:val="00142408"/>
    <w:rsid w:val="00142896"/>
    <w:rsid w:val="0014294D"/>
    <w:rsid w:val="00142A05"/>
    <w:rsid w:val="00142A31"/>
    <w:rsid w:val="00142B21"/>
    <w:rsid w:val="001433F2"/>
    <w:rsid w:val="00143451"/>
    <w:rsid w:val="00143491"/>
    <w:rsid w:val="001434C2"/>
    <w:rsid w:val="001434DB"/>
    <w:rsid w:val="001438E4"/>
    <w:rsid w:val="001439A2"/>
    <w:rsid w:val="00143C78"/>
    <w:rsid w:val="00143CDF"/>
    <w:rsid w:val="00143D52"/>
    <w:rsid w:val="00143DC0"/>
    <w:rsid w:val="00143E00"/>
    <w:rsid w:val="00143E60"/>
    <w:rsid w:val="00143F17"/>
    <w:rsid w:val="00143F56"/>
    <w:rsid w:val="0014400A"/>
    <w:rsid w:val="0014407C"/>
    <w:rsid w:val="0014431A"/>
    <w:rsid w:val="001443F0"/>
    <w:rsid w:val="00144763"/>
    <w:rsid w:val="001447A6"/>
    <w:rsid w:val="00144830"/>
    <w:rsid w:val="001448F0"/>
    <w:rsid w:val="0014491D"/>
    <w:rsid w:val="00144966"/>
    <w:rsid w:val="0014499E"/>
    <w:rsid w:val="00144A11"/>
    <w:rsid w:val="00144BAE"/>
    <w:rsid w:val="00144C4F"/>
    <w:rsid w:val="00144CD2"/>
    <w:rsid w:val="00144D4A"/>
    <w:rsid w:val="00144E60"/>
    <w:rsid w:val="00144F12"/>
    <w:rsid w:val="00145045"/>
    <w:rsid w:val="001450C2"/>
    <w:rsid w:val="0014536B"/>
    <w:rsid w:val="001454F3"/>
    <w:rsid w:val="00145516"/>
    <w:rsid w:val="00145671"/>
    <w:rsid w:val="0014569C"/>
    <w:rsid w:val="00145703"/>
    <w:rsid w:val="00145736"/>
    <w:rsid w:val="001459B2"/>
    <w:rsid w:val="00145C8F"/>
    <w:rsid w:val="00145CD9"/>
    <w:rsid w:val="00145DCD"/>
    <w:rsid w:val="00145F32"/>
    <w:rsid w:val="0014602A"/>
    <w:rsid w:val="001460D6"/>
    <w:rsid w:val="0014648A"/>
    <w:rsid w:val="00146507"/>
    <w:rsid w:val="001466F8"/>
    <w:rsid w:val="00146775"/>
    <w:rsid w:val="00146798"/>
    <w:rsid w:val="001467E0"/>
    <w:rsid w:val="00146892"/>
    <w:rsid w:val="001468CC"/>
    <w:rsid w:val="00146CD3"/>
    <w:rsid w:val="00146E0D"/>
    <w:rsid w:val="00147173"/>
    <w:rsid w:val="0014726B"/>
    <w:rsid w:val="001472AA"/>
    <w:rsid w:val="0014740F"/>
    <w:rsid w:val="00147479"/>
    <w:rsid w:val="001474ED"/>
    <w:rsid w:val="00147514"/>
    <w:rsid w:val="001475E7"/>
    <w:rsid w:val="001476E1"/>
    <w:rsid w:val="00147707"/>
    <w:rsid w:val="00147719"/>
    <w:rsid w:val="0014797C"/>
    <w:rsid w:val="001479EB"/>
    <w:rsid w:val="00147D4B"/>
    <w:rsid w:val="00147EBE"/>
    <w:rsid w:val="0015006F"/>
    <w:rsid w:val="001500FE"/>
    <w:rsid w:val="0015014D"/>
    <w:rsid w:val="001501A3"/>
    <w:rsid w:val="001501F1"/>
    <w:rsid w:val="0015022B"/>
    <w:rsid w:val="00150463"/>
    <w:rsid w:val="0015061D"/>
    <w:rsid w:val="001507F8"/>
    <w:rsid w:val="00150A2D"/>
    <w:rsid w:val="00150A6D"/>
    <w:rsid w:val="00150B55"/>
    <w:rsid w:val="00150C72"/>
    <w:rsid w:val="00150DF3"/>
    <w:rsid w:val="00150E7D"/>
    <w:rsid w:val="00150FB8"/>
    <w:rsid w:val="00151072"/>
    <w:rsid w:val="001511B3"/>
    <w:rsid w:val="00151242"/>
    <w:rsid w:val="001513FE"/>
    <w:rsid w:val="00151599"/>
    <w:rsid w:val="001516EA"/>
    <w:rsid w:val="00151710"/>
    <w:rsid w:val="00151719"/>
    <w:rsid w:val="001518BE"/>
    <w:rsid w:val="00151A3A"/>
    <w:rsid w:val="00151B0E"/>
    <w:rsid w:val="00151B62"/>
    <w:rsid w:val="00151D63"/>
    <w:rsid w:val="00151F70"/>
    <w:rsid w:val="00151FC9"/>
    <w:rsid w:val="00151FD9"/>
    <w:rsid w:val="00151FE3"/>
    <w:rsid w:val="00152201"/>
    <w:rsid w:val="0015223E"/>
    <w:rsid w:val="0015237D"/>
    <w:rsid w:val="00152414"/>
    <w:rsid w:val="00152557"/>
    <w:rsid w:val="00152718"/>
    <w:rsid w:val="00152867"/>
    <w:rsid w:val="00152A24"/>
    <w:rsid w:val="00152ABD"/>
    <w:rsid w:val="00152B25"/>
    <w:rsid w:val="00152E0A"/>
    <w:rsid w:val="00152E14"/>
    <w:rsid w:val="00152E84"/>
    <w:rsid w:val="00152EB5"/>
    <w:rsid w:val="001532C6"/>
    <w:rsid w:val="001533BE"/>
    <w:rsid w:val="001534D8"/>
    <w:rsid w:val="001534EA"/>
    <w:rsid w:val="00153837"/>
    <w:rsid w:val="0015387A"/>
    <w:rsid w:val="001538A9"/>
    <w:rsid w:val="00153C54"/>
    <w:rsid w:val="001541E0"/>
    <w:rsid w:val="00154347"/>
    <w:rsid w:val="001545D7"/>
    <w:rsid w:val="0015467D"/>
    <w:rsid w:val="001547B3"/>
    <w:rsid w:val="001548CB"/>
    <w:rsid w:val="001549AC"/>
    <w:rsid w:val="001549E6"/>
    <w:rsid w:val="00154AFF"/>
    <w:rsid w:val="00154CB7"/>
    <w:rsid w:val="00154EFF"/>
    <w:rsid w:val="00155168"/>
    <w:rsid w:val="00155219"/>
    <w:rsid w:val="00155383"/>
    <w:rsid w:val="001554CF"/>
    <w:rsid w:val="0015567B"/>
    <w:rsid w:val="00155684"/>
    <w:rsid w:val="00155991"/>
    <w:rsid w:val="00155C04"/>
    <w:rsid w:val="00155CD6"/>
    <w:rsid w:val="00155D21"/>
    <w:rsid w:val="00155D34"/>
    <w:rsid w:val="00155D5A"/>
    <w:rsid w:val="00155E09"/>
    <w:rsid w:val="00155EB7"/>
    <w:rsid w:val="00155FAB"/>
    <w:rsid w:val="00155FC6"/>
    <w:rsid w:val="0015617B"/>
    <w:rsid w:val="00156234"/>
    <w:rsid w:val="00156281"/>
    <w:rsid w:val="00156414"/>
    <w:rsid w:val="001565B9"/>
    <w:rsid w:val="00156686"/>
    <w:rsid w:val="001566A8"/>
    <w:rsid w:val="00156837"/>
    <w:rsid w:val="00156907"/>
    <w:rsid w:val="00156A60"/>
    <w:rsid w:val="00156B2B"/>
    <w:rsid w:val="00156B92"/>
    <w:rsid w:val="00156C31"/>
    <w:rsid w:val="00156E18"/>
    <w:rsid w:val="00156F21"/>
    <w:rsid w:val="00156F4B"/>
    <w:rsid w:val="0015700B"/>
    <w:rsid w:val="0015716F"/>
    <w:rsid w:val="001572C9"/>
    <w:rsid w:val="0015754C"/>
    <w:rsid w:val="0015756E"/>
    <w:rsid w:val="001575D7"/>
    <w:rsid w:val="00157818"/>
    <w:rsid w:val="00157826"/>
    <w:rsid w:val="00157A04"/>
    <w:rsid w:val="00157A28"/>
    <w:rsid w:val="00157BF3"/>
    <w:rsid w:val="00157D0A"/>
    <w:rsid w:val="00157FA9"/>
    <w:rsid w:val="00160149"/>
    <w:rsid w:val="001602E9"/>
    <w:rsid w:val="00160367"/>
    <w:rsid w:val="0016046D"/>
    <w:rsid w:val="001604B5"/>
    <w:rsid w:val="00160615"/>
    <w:rsid w:val="0016075B"/>
    <w:rsid w:val="00160B16"/>
    <w:rsid w:val="00160B6B"/>
    <w:rsid w:val="00160FEF"/>
    <w:rsid w:val="001611EE"/>
    <w:rsid w:val="0016177B"/>
    <w:rsid w:val="001617C2"/>
    <w:rsid w:val="00161882"/>
    <w:rsid w:val="00161A15"/>
    <w:rsid w:val="00161CAA"/>
    <w:rsid w:val="00161CE9"/>
    <w:rsid w:val="00161CEF"/>
    <w:rsid w:val="00161D18"/>
    <w:rsid w:val="00161D48"/>
    <w:rsid w:val="00161D8B"/>
    <w:rsid w:val="00161ED7"/>
    <w:rsid w:val="0016206B"/>
    <w:rsid w:val="0016208C"/>
    <w:rsid w:val="001621E8"/>
    <w:rsid w:val="001622CC"/>
    <w:rsid w:val="00162324"/>
    <w:rsid w:val="0016236E"/>
    <w:rsid w:val="00162597"/>
    <w:rsid w:val="001625D0"/>
    <w:rsid w:val="00162662"/>
    <w:rsid w:val="001627C4"/>
    <w:rsid w:val="00162896"/>
    <w:rsid w:val="001628F8"/>
    <w:rsid w:val="00162A49"/>
    <w:rsid w:val="00162A5A"/>
    <w:rsid w:val="00162B18"/>
    <w:rsid w:val="00162D7A"/>
    <w:rsid w:val="00162DCC"/>
    <w:rsid w:val="00162E41"/>
    <w:rsid w:val="00162F42"/>
    <w:rsid w:val="0016309F"/>
    <w:rsid w:val="001630AD"/>
    <w:rsid w:val="001630D4"/>
    <w:rsid w:val="0016319C"/>
    <w:rsid w:val="00163259"/>
    <w:rsid w:val="001632E8"/>
    <w:rsid w:val="00163319"/>
    <w:rsid w:val="0016346F"/>
    <w:rsid w:val="00163477"/>
    <w:rsid w:val="00163600"/>
    <w:rsid w:val="00163642"/>
    <w:rsid w:val="0016394D"/>
    <w:rsid w:val="00163A63"/>
    <w:rsid w:val="00163A83"/>
    <w:rsid w:val="00163AB2"/>
    <w:rsid w:val="00163C7B"/>
    <w:rsid w:val="00163C9A"/>
    <w:rsid w:val="00163D3F"/>
    <w:rsid w:val="00163E8E"/>
    <w:rsid w:val="00163EDF"/>
    <w:rsid w:val="00163F8C"/>
    <w:rsid w:val="00163FD1"/>
    <w:rsid w:val="001640C5"/>
    <w:rsid w:val="001648A3"/>
    <w:rsid w:val="00164986"/>
    <w:rsid w:val="00164BBE"/>
    <w:rsid w:val="00164D10"/>
    <w:rsid w:val="0016519F"/>
    <w:rsid w:val="0016526F"/>
    <w:rsid w:val="00165350"/>
    <w:rsid w:val="00165A57"/>
    <w:rsid w:val="00165A81"/>
    <w:rsid w:val="00165C53"/>
    <w:rsid w:val="00165C7A"/>
    <w:rsid w:val="00165CE9"/>
    <w:rsid w:val="00165DB0"/>
    <w:rsid w:val="00165F84"/>
    <w:rsid w:val="00165FC0"/>
    <w:rsid w:val="00166031"/>
    <w:rsid w:val="001660AD"/>
    <w:rsid w:val="001661B3"/>
    <w:rsid w:val="0016624A"/>
    <w:rsid w:val="001662C3"/>
    <w:rsid w:val="001664A7"/>
    <w:rsid w:val="00166576"/>
    <w:rsid w:val="001667C4"/>
    <w:rsid w:val="00166834"/>
    <w:rsid w:val="0016684D"/>
    <w:rsid w:val="001668D0"/>
    <w:rsid w:val="00166A06"/>
    <w:rsid w:val="00166ACA"/>
    <w:rsid w:val="00166E40"/>
    <w:rsid w:val="00166EDF"/>
    <w:rsid w:val="00166F4C"/>
    <w:rsid w:val="00166FA3"/>
    <w:rsid w:val="00166FE9"/>
    <w:rsid w:val="00166FF4"/>
    <w:rsid w:val="00167101"/>
    <w:rsid w:val="001671DC"/>
    <w:rsid w:val="001672A5"/>
    <w:rsid w:val="001674F9"/>
    <w:rsid w:val="00167801"/>
    <w:rsid w:val="0016793D"/>
    <w:rsid w:val="00167A0A"/>
    <w:rsid w:val="00167A96"/>
    <w:rsid w:val="00167D08"/>
    <w:rsid w:val="00167F4B"/>
    <w:rsid w:val="00167F70"/>
    <w:rsid w:val="00167FD8"/>
    <w:rsid w:val="00170035"/>
    <w:rsid w:val="001700C7"/>
    <w:rsid w:val="00170147"/>
    <w:rsid w:val="0017018D"/>
    <w:rsid w:val="001701E1"/>
    <w:rsid w:val="001701E4"/>
    <w:rsid w:val="001701FF"/>
    <w:rsid w:val="001706C2"/>
    <w:rsid w:val="001708AE"/>
    <w:rsid w:val="001709C1"/>
    <w:rsid w:val="00170A81"/>
    <w:rsid w:val="00170B0C"/>
    <w:rsid w:val="00170BC0"/>
    <w:rsid w:val="00170EDE"/>
    <w:rsid w:val="0017114E"/>
    <w:rsid w:val="001711BC"/>
    <w:rsid w:val="001712ED"/>
    <w:rsid w:val="00171540"/>
    <w:rsid w:val="001716C9"/>
    <w:rsid w:val="0017177A"/>
    <w:rsid w:val="00171AA2"/>
    <w:rsid w:val="00171ADF"/>
    <w:rsid w:val="00171CA8"/>
    <w:rsid w:val="00171CB5"/>
    <w:rsid w:val="00171F2B"/>
    <w:rsid w:val="00171F52"/>
    <w:rsid w:val="0017200A"/>
    <w:rsid w:val="001722D2"/>
    <w:rsid w:val="00172660"/>
    <w:rsid w:val="001726CB"/>
    <w:rsid w:val="00172710"/>
    <w:rsid w:val="0017289E"/>
    <w:rsid w:val="00172966"/>
    <w:rsid w:val="00172982"/>
    <w:rsid w:val="00172C3E"/>
    <w:rsid w:val="00172C66"/>
    <w:rsid w:val="00172D82"/>
    <w:rsid w:val="00172F61"/>
    <w:rsid w:val="00172FA8"/>
    <w:rsid w:val="001731DB"/>
    <w:rsid w:val="00173246"/>
    <w:rsid w:val="001732A9"/>
    <w:rsid w:val="00173468"/>
    <w:rsid w:val="00173B63"/>
    <w:rsid w:val="00173CFA"/>
    <w:rsid w:val="00173DDA"/>
    <w:rsid w:val="00173DF9"/>
    <w:rsid w:val="00173F16"/>
    <w:rsid w:val="001743D6"/>
    <w:rsid w:val="001745C9"/>
    <w:rsid w:val="0017465A"/>
    <w:rsid w:val="001746DD"/>
    <w:rsid w:val="00174814"/>
    <w:rsid w:val="0017482C"/>
    <w:rsid w:val="00174A71"/>
    <w:rsid w:val="00174AF2"/>
    <w:rsid w:val="00174BD3"/>
    <w:rsid w:val="00174C77"/>
    <w:rsid w:val="00174EBB"/>
    <w:rsid w:val="00174F28"/>
    <w:rsid w:val="00174F76"/>
    <w:rsid w:val="00175090"/>
    <w:rsid w:val="00175124"/>
    <w:rsid w:val="00175349"/>
    <w:rsid w:val="0017546B"/>
    <w:rsid w:val="00175482"/>
    <w:rsid w:val="001754E1"/>
    <w:rsid w:val="00175657"/>
    <w:rsid w:val="001756A9"/>
    <w:rsid w:val="001757F5"/>
    <w:rsid w:val="00175B31"/>
    <w:rsid w:val="00175BF6"/>
    <w:rsid w:val="00175C64"/>
    <w:rsid w:val="00175D47"/>
    <w:rsid w:val="00175D93"/>
    <w:rsid w:val="00176048"/>
    <w:rsid w:val="0017614F"/>
    <w:rsid w:val="001761DE"/>
    <w:rsid w:val="0017621D"/>
    <w:rsid w:val="001762A5"/>
    <w:rsid w:val="00176372"/>
    <w:rsid w:val="00176394"/>
    <w:rsid w:val="001764C6"/>
    <w:rsid w:val="001764E1"/>
    <w:rsid w:val="001765C7"/>
    <w:rsid w:val="001765CC"/>
    <w:rsid w:val="0017661E"/>
    <w:rsid w:val="0017688D"/>
    <w:rsid w:val="001769AE"/>
    <w:rsid w:val="00176B9D"/>
    <w:rsid w:val="00176C63"/>
    <w:rsid w:val="00176C84"/>
    <w:rsid w:val="00176CD0"/>
    <w:rsid w:val="00176E5A"/>
    <w:rsid w:val="00176EAF"/>
    <w:rsid w:val="00177081"/>
    <w:rsid w:val="001770DD"/>
    <w:rsid w:val="00177253"/>
    <w:rsid w:val="001772B1"/>
    <w:rsid w:val="001773EC"/>
    <w:rsid w:val="0017745E"/>
    <w:rsid w:val="00177572"/>
    <w:rsid w:val="001778C4"/>
    <w:rsid w:val="0017794B"/>
    <w:rsid w:val="001779FD"/>
    <w:rsid w:val="00177A63"/>
    <w:rsid w:val="00177AC6"/>
    <w:rsid w:val="00177BD5"/>
    <w:rsid w:val="00177C9A"/>
    <w:rsid w:val="00177DA3"/>
    <w:rsid w:val="00177E47"/>
    <w:rsid w:val="00177EC5"/>
    <w:rsid w:val="00177F41"/>
    <w:rsid w:val="0017C221"/>
    <w:rsid w:val="00180099"/>
    <w:rsid w:val="00180109"/>
    <w:rsid w:val="00180131"/>
    <w:rsid w:val="00180149"/>
    <w:rsid w:val="00180157"/>
    <w:rsid w:val="001802FD"/>
    <w:rsid w:val="001803D5"/>
    <w:rsid w:val="00180532"/>
    <w:rsid w:val="0018074B"/>
    <w:rsid w:val="00180758"/>
    <w:rsid w:val="001807F5"/>
    <w:rsid w:val="0018095D"/>
    <w:rsid w:val="001809B5"/>
    <w:rsid w:val="00180C3D"/>
    <w:rsid w:val="00180DEE"/>
    <w:rsid w:val="00180EC6"/>
    <w:rsid w:val="00180F51"/>
    <w:rsid w:val="001814AF"/>
    <w:rsid w:val="001816E2"/>
    <w:rsid w:val="00181731"/>
    <w:rsid w:val="00181894"/>
    <w:rsid w:val="0018191B"/>
    <w:rsid w:val="00181F45"/>
    <w:rsid w:val="00182006"/>
    <w:rsid w:val="001821AD"/>
    <w:rsid w:val="001821B3"/>
    <w:rsid w:val="0018242F"/>
    <w:rsid w:val="00182432"/>
    <w:rsid w:val="001824B5"/>
    <w:rsid w:val="00182515"/>
    <w:rsid w:val="00182628"/>
    <w:rsid w:val="001828A3"/>
    <w:rsid w:val="00182AAE"/>
    <w:rsid w:val="00182BD5"/>
    <w:rsid w:val="00182C4E"/>
    <w:rsid w:val="00182CAE"/>
    <w:rsid w:val="00182E70"/>
    <w:rsid w:val="00182FB5"/>
    <w:rsid w:val="0018305C"/>
    <w:rsid w:val="0018336B"/>
    <w:rsid w:val="001833B7"/>
    <w:rsid w:val="00183408"/>
    <w:rsid w:val="0018359A"/>
    <w:rsid w:val="00183839"/>
    <w:rsid w:val="00183919"/>
    <w:rsid w:val="00183DDE"/>
    <w:rsid w:val="00183EDD"/>
    <w:rsid w:val="00183EDE"/>
    <w:rsid w:val="00184059"/>
    <w:rsid w:val="00184063"/>
    <w:rsid w:val="0018450C"/>
    <w:rsid w:val="001845AC"/>
    <w:rsid w:val="001848B3"/>
    <w:rsid w:val="00184908"/>
    <w:rsid w:val="00184B0C"/>
    <w:rsid w:val="00184BCF"/>
    <w:rsid w:val="00184C71"/>
    <w:rsid w:val="00184C97"/>
    <w:rsid w:val="00184CB0"/>
    <w:rsid w:val="00184CF1"/>
    <w:rsid w:val="00184ECC"/>
    <w:rsid w:val="0018515F"/>
    <w:rsid w:val="001851AF"/>
    <w:rsid w:val="00185300"/>
    <w:rsid w:val="0018550C"/>
    <w:rsid w:val="0018551C"/>
    <w:rsid w:val="00185558"/>
    <w:rsid w:val="001857FA"/>
    <w:rsid w:val="00185832"/>
    <w:rsid w:val="0018585A"/>
    <w:rsid w:val="00185865"/>
    <w:rsid w:val="00185B0F"/>
    <w:rsid w:val="00185E02"/>
    <w:rsid w:val="001860A1"/>
    <w:rsid w:val="001861BA"/>
    <w:rsid w:val="001862D9"/>
    <w:rsid w:val="0018661C"/>
    <w:rsid w:val="00186662"/>
    <w:rsid w:val="001866D8"/>
    <w:rsid w:val="00186857"/>
    <w:rsid w:val="00186879"/>
    <w:rsid w:val="0018699E"/>
    <w:rsid w:val="00186A1E"/>
    <w:rsid w:val="00186A82"/>
    <w:rsid w:val="00186A90"/>
    <w:rsid w:val="00186B0F"/>
    <w:rsid w:val="00186B7A"/>
    <w:rsid w:val="00186E1E"/>
    <w:rsid w:val="00186F2E"/>
    <w:rsid w:val="00186FFE"/>
    <w:rsid w:val="001872D0"/>
    <w:rsid w:val="0018746A"/>
    <w:rsid w:val="001877C3"/>
    <w:rsid w:val="00187871"/>
    <w:rsid w:val="00187973"/>
    <w:rsid w:val="00187A5B"/>
    <w:rsid w:val="00187DED"/>
    <w:rsid w:val="001900E1"/>
    <w:rsid w:val="00190176"/>
    <w:rsid w:val="0019026E"/>
    <w:rsid w:val="001903C8"/>
    <w:rsid w:val="001903DC"/>
    <w:rsid w:val="0019040E"/>
    <w:rsid w:val="00190510"/>
    <w:rsid w:val="0019068E"/>
    <w:rsid w:val="001908AF"/>
    <w:rsid w:val="001908D1"/>
    <w:rsid w:val="001908E0"/>
    <w:rsid w:val="00190A71"/>
    <w:rsid w:val="00190A7C"/>
    <w:rsid w:val="00190BC9"/>
    <w:rsid w:val="00190D23"/>
    <w:rsid w:val="00190DDD"/>
    <w:rsid w:val="00191041"/>
    <w:rsid w:val="001910A7"/>
    <w:rsid w:val="001910C4"/>
    <w:rsid w:val="001910F1"/>
    <w:rsid w:val="001913B3"/>
    <w:rsid w:val="00191457"/>
    <w:rsid w:val="00191634"/>
    <w:rsid w:val="00191671"/>
    <w:rsid w:val="0019167C"/>
    <w:rsid w:val="0019168F"/>
    <w:rsid w:val="00191706"/>
    <w:rsid w:val="0019173C"/>
    <w:rsid w:val="0019179C"/>
    <w:rsid w:val="001917AD"/>
    <w:rsid w:val="00191828"/>
    <w:rsid w:val="001919A9"/>
    <w:rsid w:val="00191A22"/>
    <w:rsid w:val="00191CA8"/>
    <w:rsid w:val="00191CB8"/>
    <w:rsid w:val="001920B7"/>
    <w:rsid w:val="001920C4"/>
    <w:rsid w:val="001922A0"/>
    <w:rsid w:val="001923ED"/>
    <w:rsid w:val="0019248B"/>
    <w:rsid w:val="001924E1"/>
    <w:rsid w:val="00192513"/>
    <w:rsid w:val="00192726"/>
    <w:rsid w:val="001928E5"/>
    <w:rsid w:val="00192907"/>
    <w:rsid w:val="001929C7"/>
    <w:rsid w:val="00192D66"/>
    <w:rsid w:val="00192DA1"/>
    <w:rsid w:val="00192E09"/>
    <w:rsid w:val="001931A5"/>
    <w:rsid w:val="001932F4"/>
    <w:rsid w:val="00193399"/>
    <w:rsid w:val="00193462"/>
    <w:rsid w:val="0019366D"/>
    <w:rsid w:val="001936DD"/>
    <w:rsid w:val="00193B56"/>
    <w:rsid w:val="00193C1F"/>
    <w:rsid w:val="00193C6F"/>
    <w:rsid w:val="00193FFB"/>
    <w:rsid w:val="00194133"/>
    <w:rsid w:val="001941C6"/>
    <w:rsid w:val="0019428B"/>
    <w:rsid w:val="001943C3"/>
    <w:rsid w:val="001944C5"/>
    <w:rsid w:val="001948A9"/>
    <w:rsid w:val="00194A28"/>
    <w:rsid w:val="00194AD8"/>
    <w:rsid w:val="00194BB2"/>
    <w:rsid w:val="00194F1B"/>
    <w:rsid w:val="00194F5D"/>
    <w:rsid w:val="001950A3"/>
    <w:rsid w:val="001950C6"/>
    <w:rsid w:val="00195116"/>
    <w:rsid w:val="00195178"/>
    <w:rsid w:val="00195253"/>
    <w:rsid w:val="001952EE"/>
    <w:rsid w:val="00195418"/>
    <w:rsid w:val="0019559A"/>
    <w:rsid w:val="001955D6"/>
    <w:rsid w:val="00195660"/>
    <w:rsid w:val="00195667"/>
    <w:rsid w:val="001956DD"/>
    <w:rsid w:val="00195785"/>
    <w:rsid w:val="001957D6"/>
    <w:rsid w:val="00195B61"/>
    <w:rsid w:val="00195C2B"/>
    <w:rsid w:val="00195C61"/>
    <w:rsid w:val="00195D48"/>
    <w:rsid w:val="00195DD8"/>
    <w:rsid w:val="00195EB9"/>
    <w:rsid w:val="00195FAB"/>
    <w:rsid w:val="0019623B"/>
    <w:rsid w:val="001963F8"/>
    <w:rsid w:val="0019656F"/>
    <w:rsid w:val="00196707"/>
    <w:rsid w:val="001967CD"/>
    <w:rsid w:val="00196817"/>
    <w:rsid w:val="001968CA"/>
    <w:rsid w:val="00196905"/>
    <w:rsid w:val="001969E3"/>
    <w:rsid w:val="00196A1F"/>
    <w:rsid w:val="00196B33"/>
    <w:rsid w:val="00196C08"/>
    <w:rsid w:val="00196CF1"/>
    <w:rsid w:val="00196CF9"/>
    <w:rsid w:val="001970BD"/>
    <w:rsid w:val="00197110"/>
    <w:rsid w:val="00197294"/>
    <w:rsid w:val="00197354"/>
    <w:rsid w:val="001974BC"/>
    <w:rsid w:val="001977D3"/>
    <w:rsid w:val="0019787F"/>
    <w:rsid w:val="001978AF"/>
    <w:rsid w:val="00197BFD"/>
    <w:rsid w:val="00197D4B"/>
    <w:rsid w:val="00197E73"/>
    <w:rsid w:val="00197F14"/>
    <w:rsid w:val="001A00BE"/>
    <w:rsid w:val="001A0876"/>
    <w:rsid w:val="001A0A0A"/>
    <w:rsid w:val="001A0AF3"/>
    <w:rsid w:val="001A0B6B"/>
    <w:rsid w:val="001A0C0F"/>
    <w:rsid w:val="001A0C52"/>
    <w:rsid w:val="001A0C56"/>
    <w:rsid w:val="001A137E"/>
    <w:rsid w:val="001A1422"/>
    <w:rsid w:val="001A1431"/>
    <w:rsid w:val="001A1457"/>
    <w:rsid w:val="001A18A7"/>
    <w:rsid w:val="001A18F0"/>
    <w:rsid w:val="001A18F1"/>
    <w:rsid w:val="001A19FB"/>
    <w:rsid w:val="001A1A01"/>
    <w:rsid w:val="001A1A7A"/>
    <w:rsid w:val="001A1AEC"/>
    <w:rsid w:val="001A1CA2"/>
    <w:rsid w:val="001A1F04"/>
    <w:rsid w:val="001A1F88"/>
    <w:rsid w:val="001A2046"/>
    <w:rsid w:val="001A209C"/>
    <w:rsid w:val="001A22C8"/>
    <w:rsid w:val="001A25C9"/>
    <w:rsid w:val="001A2620"/>
    <w:rsid w:val="001A262B"/>
    <w:rsid w:val="001A2784"/>
    <w:rsid w:val="001A2806"/>
    <w:rsid w:val="001A28A4"/>
    <w:rsid w:val="001A2A9C"/>
    <w:rsid w:val="001A2AB1"/>
    <w:rsid w:val="001A2B3E"/>
    <w:rsid w:val="001A2BC2"/>
    <w:rsid w:val="001A2CA1"/>
    <w:rsid w:val="001A2E78"/>
    <w:rsid w:val="001A2F8D"/>
    <w:rsid w:val="001A3224"/>
    <w:rsid w:val="001A328A"/>
    <w:rsid w:val="001A3390"/>
    <w:rsid w:val="001A33E3"/>
    <w:rsid w:val="001A369F"/>
    <w:rsid w:val="001A37D7"/>
    <w:rsid w:val="001A3D4C"/>
    <w:rsid w:val="001A4001"/>
    <w:rsid w:val="001A4190"/>
    <w:rsid w:val="001A4195"/>
    <w:rsid w:val="001A41EF"/>
    <w:rsid w:val="001A422D"/>
    <w:rsid w:val="001A424A"/>
    <w:rsid w:val="001A438B"/>
    <w:rsid w:val="001A4571"/>
    <w:rsid w:val="001A4648"/>
    <w:rsid w:val="001A49BC"/>
    <w:rsid w:val="001A4C0E"/>
    <w:rsid w:val="001A4C56"/>
    <w:rsid w:val="001A5082"/>
    <w:rsid w:val="001A50BC"/>
    <w:rsid w:val="001A5143"/>
    <w:rsid w:val="001A5285"/>
    <w:rsid w:val="001A5397"/>
    <w:rsid w:val="001A53A8"/>
    <w:rsid w:val="001A54F2"/>
    <w:rsid w:val="001A5529"/>
    <w:rsid w:val="001A55AA"/>
    <w:rsid w:val="001A5647"/>
    <w:rsid w:val="001A58F0"/>
    <w:rsid w:val="001A5958"/>
    <w:rsid w:val="001A5A80"/>
    <w:rsid w:val="001A5AC7"/>
    <w:rsid w:val="001A5D95"/>
    <w:rsid w:val="001A5E0C"/>
    <w:rsid w:val="001A5E24"/>
    <w:rsid w:val="001A5F8A"/>
    <w:rsid w:val="001A5FB5"/>
    <w:rsid w:val="001A62AE"/>
    <w:rsid w:val="001A63A4"/>
    <w:rsid w:val="001A63EB"/>
    <w:rsid w:val="001A64F2"/>
    <w:rsid w:val="001A6720"/>
    <w:rsid w:val="001A67AB"/>
    <w:rsid w:val="001A6809"/>
    <w:rsid w:val="001A69FE"/>
    <w:rsid w:val="001A6B1F"/>
    <w:rsid w:val="001A6C6D"/>
    <w:rsid w:val="001A6CBE"/>
    <w:rsid w:val="001A6D0E"/>
    <w:rsid w:val="001A7025"/>
    <w:rsid w:val="001A70FE"/>
    <w:rsid w:val="001A710F"/>
    <w:rsid w:val="001A71B4"/>
    <w:rsid w:val="001A73F9"/>
    <w:rsid w:val="001A740D"/>
    <w:rsid w:val="001A769A"/>
    <w:rsid w:val="001A769B"/>
    <w:rsid w:val="001A7765"/>
    <w:rsid w:val="001A7814"/>
    <w:rsid w:val="001A787E"/>
    <w:rsid w:val="001A79E2"/>
    <w:rsid w:val="001A7B4D"/>
    <w:rsid w:val="001A7D1C"/>
    <w:rsid w:val="001A7E27"/>
    <w:rsid w:val="001A7EBF"/>
    <w:rsid w:val="001A7EF7"/>
    <w:rsid w:val="001A7FF9"/>
    <w:rsid w:val="001B00EE"/>
    <w:rsid w:val="001B016F"/>
    <w:rsid w:val="001B0216"/>
    <w:rsid w:val="001B030F"/>
    <w:rsid w:val="001B03F3"/>
    <w:rsid w:val="001B04B7"/>
    <w:rsid w:val="001B05D2"/>
    <w:rsid w:val="001B05E2"/>
    <w:rsid w:val="001B0668"/>
    <w:rsid w:val="001B07EE"/>
    <w:rsid w:val="001B08C9"/>
    <w:rsid w:val="001B0A76"/>
    <w:rsid w:val="001B0B65"/>
    <w:rsid w:val="001B0BF6"/>
    <w:rsid w:val="001B0F45"/>
    <w:rsid w:val="001B102E"/>
    <w:rsid w:val="001B10FF"/>
    <w:rsid w:val="001B1161"/>
    <w:rsid w:val="001B11B3"/>
    <w:rsid w:val="001B11D1"/>
    <w:rsid w:val="001B12CE"/>
    <w:rsid w:val="001B1674"/>
    <w:rsid w:val="001B1683"/>
    <w:rsid w:val="001B16BF"/>
    <w:rsid w:val="001B17C3"/>
    <w:rsid w:val="001B191F"/>
    <w:rsid w:val="001B1A36"/>
    <w:rsid w:val="001B1B8A"/>
    <w:rsid w:val="001B1BA1"/>
    <w:rsid w:val="001B1F86"/>
    <w:rsid w:val="001B2001"/>
    <w:rsid w:val="001B21C1"/>
    <w:rsid w:val="001B2274"/>
    <w:rsid w:val="001B22F4"/>
    <w:rsid w:val="001B23B4"/>
    <w:rsid w:val="001B23B6"/>
    <w:rsid w:val="001B23BE"/>
    <w:rsid w:val="001B2489"/>
    <w:rsid w:val="001B264D"/>
    <w:rsid w:val="001B2665"/>
    <w:rsid w:val="001B2A1D"/>
    <w:rsid w:val="001B2A4D"/>
    <w:rsid w:val="001B2B08"/>
    <w:rsid w:val="001B2B5C"/>
    <w:rsid w:val="001B2EBD"/>
    <w:rsid w:val="001B2F17"/>
    <w:rsid w:val="001B34F5"/>
    <w:rsid w:val="001B3551"/>
    <w:rsid w:val="001B364E"/>
    <w:rsid w:val="001B392E"/>
    <w:rsid w:val="001B3A12"/>
    <w:rsid w:val="001B3A1F"/>
    <w:rsid w:val="001B3A42"/>
    <w:rsid w:val="001B3A9B"/>
    <w:rsid w:val="001B3BC2"/>
    <w:rsid w:val="001B3E79"/>
    <w:rsid w:val="001B400D"/>
    <w:rsid w:val="001B409A"/>
    <w:rsid w:val="001B43F9"/>
    <w:rsid w:val="001B443D"/>
    <w:rsid w:val="001B462B"/>
    <w:rsid w:val="001B4683"/>
    <w:rsid w:val="001B46FE"/>
    <w:rsid w:val="001B4817"/>
    <w:rsid w:val="001B48E6"/>
    <w:rsid w:val="001B49C1"/>
    <w:rsid w:val="001B4C3A"/>
    <w:rsid w:val="001B4C3F"/>
    <w:rsid w:val="001B4D5D"/>
    <w:rsid w:val="001B4ECF"/>
    <w:rsid w:val="001B4F34"/>
    <w:rsid w:val="001B4F51"/>
    <w:rsid w:val="001B4FAC"/>
    <w:rsid w:val="001B5043"/>
    <w:rsid w:val="001B5049"/>
    <w:rsid w:val="001B51B8"/>
    <w:rsid w:val="001B5A4E"/>
    <w:rsid w:val="001B5B09"/>
    <w:rsid w:val="001B5E2C"/>
    <w:rsid w:val="001B5EAE"/>
    <w:rsid w:val="001B5EB3"/>
    <w:rsid w:val="001B5ED4"/>
    <w:rsid w:val="001B5FA2"/>
    <w:rsid w:val="001B5FA5"/>
    <w:rsid w:val="001B60E2"/>
    <w:rsid w:val="001B6172"/>
    <w:rsid w:val="001B6275"/>
    <w:rsid w:val="001B62AB"/>
    <w:rsid w:val="001B6341"/>
    <w:rsid w:val="001B6405"/>
    <w:rsid w:val="001B6512"/>
    <w:rsid w:val="001B6538"/>
    <w:rsid w:val="001B676A"/>
    <w:rsid w:val="001B6770"/>
    <w:rsid w:val="001B68AC"/>
    <w:rsid w:val="001B68EA"/>
    <w:rsid w:val="001B6958"/>
    <w:rsid w:val="001B69E7"/>
    <w:rsid w:val="001B6B9B"/>
    <w:rsid w:val="001B6CCE"/>
    <w:rsid w:val="001B6D76"/>
    <w:rsid w:val="001B6FE7"/>
    <w:rsid w:val="001B70DE"/>
    <w:rsid w:val="001B718F"/>
    <w:rsid w:val="001B7419"/>
    <w:rsid w:val="001B7531"/>
    <w:rsid w:val="001B7537"/>
    <w:rsid w:val="001B7578"/>
    <w:rsid w:val="001B794A"/>
    <w:rsid w:val="001B7B7E"/>
    <w:rsid w:val="001B7D88"/>
    <w:rsid w:val="001B7F11"/>
    <w:rsid w:val="001C00EE"/>
    <w:rsid w:val="001C025B"/>
    <w:rsid w:val="001C02A8"/>
    <w:rsid w:val="001C0315"/>
    <w:rsid w:val="001C04E1"/>
    <w:rsid w:val="001C06FD"/>
    <w:rsid w:val="001C0718"/>
    <w:rsid w:val="001C0976"/>
    <w:rsid w:val="001C0B18"/>
    <w:rsid w:val="001C0B1A"/>
    <w:rsid w:val="001C0B46"/>
    <w:rsid w:val="001C0C95"/>
    <w:rsid w:val="001C0CFC"/>
    <w:rsid w:val="001C0E9A"/>
    <w:rsid w:val="001C0F54"/>
    <w:rsid w:val="001C10AF"/>
    <w:rsid w:val="001C10F4"/>
    <w:rsid w:val="001C1134"/>
    <w:rsid w:val="001C13CF"/>
    <w:rsid w:val="001C1743"/>
    <w:rsid w:val="001C1846"/>
    <w:rsid w:val="001C1998"/>
    <w:rsid w:val="001C1A2A"/>
    <w:rsid w:val="001C1D51"/>
    <w:rsid w:val="001C1D6F"/>
    <w:rsid w:val="001C1F84"/>
    <w:rsid w:val="001C209D"/>
    <w:rsid w:val="001C2178"/>
    <w:rsid w:val="001C2313"/>
    <w:rsid w:val="001C23A4"/>
    <w:rsid w:val="001C27B6"/>
    <w:rsid w:val="001C2971"/>
    <w:rsid w:val="001C297C"/>
    <w:rsid w:val="001C2A84"/>
    <w:rsid w:val="001C2F7B"/>
    <w:rsid w:val="001C2FB9"/>
    <w:rsid w:val="001C3171"/>
    <w:rsid w:val="001C35B3"/>
    <w:rsid w:val="001C368B"/>
    <w:rsid w:val="001C380F"/>
    <w:rsid w:val="001C3A0B"/>
    <w:rsid w:val="001C3CAD"/>
    <w:rsid w:val="001C3D28"/>
    <w:rsid w:val="001C3E1E"/>
    <w:rsid w:val="001C3F29"/>
    <w:rsid w:val="001C3FF8"/>
    <w:rsid w:val="001C40E7"/>
    <w:rsid w:val="001C42CF"/>
    <w:rsid w:val="001C4368"/>
    <w:rsid w:val="001C43F5"/>
    <w:rsid w:val="001C4401"/>
    <w:rsid w:val="001C441F"/>
    <w:rsid w:val="001C4471"/>
    <w:rsid w:val="001C44EF"/>
    <w:rsid w:val="001C47C9"/>
    <w:rsid w:val="001C47EE"/>
    <w:rsid w:val="001C4AF8"/>
    <w:rsid w:val="001C4D13"/>
    <w:rsid w:val="001C4D75"/>
    <w:rsid w:val="001C53B6"/>
    <w:rsid w:val="001C53F8"/>
    <w:rsid w:val="001C56AF"/>
    <w:rsid w:val="001C58AC"/>
    <w:rsid w:val="001C58E1"/>
    <w:rsid w:val="001C5928"/>
    <w:rsid w:val="001C5A8B"/>
    <w:rsid w:val="001C5B4A"/>
    <w:rsid w:val="001C5E67"/>
    <w:rsid w:val="001C6088"/>
    <w:rsid w:val="001C66D9"/>
    <w:rsid w:val="001C66DD"/>
    <w:rsid w:val="001C67E1"/>
    <w:rsid w:val="001C6B84"/>
    <w:rsid w:val="001C6D67"/>
    <w:rsid w:val="001C6E5F"/>
    <w:rsid w:val="001C6E98"/>
    <w:rsid w:val="001C6EE6"/>
    <w:rsid w:val="001C6EF5"/>
    <w:rsid w:val="001C719F"/>
    <w:rsid w:val="001C73AF"/>
    <w:rsid w:val="001C7535"/>
    <w:rsid w:val="001C7592"/>
    <w:rsid w:val="001C764D"/>
    <w:rsid w:val="001C766B"/>
    <w:rsid w:val="001C771F"/>
    <w:rsid w:val="001C784F"/>
    <w:rsid w:val="001C78DD"/>
    <w:rsid w:val="001C79F9"/>
    <w:rsid w:val="001C7B52"/>
    <w:rsid w:val="001C7C73"/>
    <w:rsid w:val="001C7C7E"/>
    <w:rsid w:val="001C7E64"/>
    <w:rsid w:val="001C7EAC"/>
    <w:rsid w:val="001C7EB0"/>
    <w:rsid w:val="001D010E"/>
    <w:rsid w:val="001D0190"/>
    <w:rsid w:val="001D01C5"/>
    <w:rsid w:val="001D0216"/>
    <w:rsid w:val="001D02CE"/>
    <w:rsid w:val="001D03EA"/>
    <w:rsid w:val="001D053B"/>
    <w:rsid w:val="001D064C"/>
    <w:rsid w:val="001D0751"/>
    <w:rsid w:val="001D0792"/>
    <w:rsid w:val="001D08D2"/>
    <w:rsid w:val="001D08D6"/>
    <w:rsid w:val="001D0D3F"/>
    <w:rsid w:val="001D0D62"/>
    <w:rsid w:val="001D0DBD"/>
    <w:rsid w:val="001D0E41"/>
    <w:rsid w:val="001D0F6D"/>
    <w:rsid w:val="001D1049"/>
    <w:rsid w:val="001D1077"/>
    <w:rsid w:val="001D10A2"/>
    <w:rsid w:val="001D14DF"/>
    <w:rsid w:val="001D1858"/>
    <w:rsid w:val="001D19A4"/>
    <w:rsid w:val="001D19BE"/>
    <w:rsid w:val="001D19ED"/>
    <w:rsid w:val="001D1A16"/>
    <w:rsid w:val="001D1A6D"/>
    <w:rsid w:val="001D1BA9"/>
    <w:rsid w:val="001D1CB9"/>
    <w:rsid w:val="001D1DBA"/>
    <w:rsid w:val="001D1E94"/>
    <w:rsid w:val="001D1EF4"/>
    <w:rsid w:val="001D2440"/>
    <w:rsid w:val="001D249F"/>
    <w:rsid w:val="001D2512"/>
    <w:rsid w:val="001D2544"/>
    <w:rsid w:val="001D25E0"/>
    <w:rsid w:val="001D266D"/>
    <w:rsid w:val="001D26AF"/>
    <w:rsid w:val="001D284B"/>
    <w:rsid w:val="001D292E"/>
    <w:rsid w:val="001D29BC"/>
    <w:rsid w:val="001D2AF2"/>
    <w:rsid w:val="001D2B25"/>
    <w:rsid w:val="001D2B9A"/>
    <w:rsid w:val="001D2DA3"/>
    <w:rsid w:val="001D2E19"/>
    <w:rsid w:val="001D2FE0"/>
    <w:rsid w:val="001D3004"/>
    <w:rsid w:val="001D305E"/>
    <w:rsid w:val="001D3375"/>
    <w:rsid w:val="001D34B1"/>
    <w:rsid w:val="001D35E5"/>
    <w:rsid w:val="001D36A0"/>
    <w:rsid w:val="001D36DE"/>
    <w:rsid w:val="001D3701"/>
    <w:rsid w:val="001D374F"/>
    <w:rsid w:val="001D3CBC"/>
    <w:rsid w:val="001D3DB6"/>
    <w:rsid w:val="001D3DBD"/>
    <w:rsid w:val="001D3F65"/>
    <w:rsid w:val="001D40B2"/>
    <w:rsid w:val="001D4105"/>
    <w:rsid w:val="001D41FB"/>
    <w:rsid w:val="001D440D"/>
    <w:rsid w:val="001D4594"/>
    <w:rsid w:val="001D4770"/>
    <w:rsid w:val="001D47A0"/>
    <w:rsid w:val="001D47DF"/>
    <w:rsid w:val="001D498C"/>
    <w:rsid w:val="001D4A31"/>
    <w:rsid w:val="001D4BE7"/>
    <w:rsid w:val="001D4C3E"/>
    <w:rsid w:val="001D4CD2"/>
    <w:rsid w:val="001D4CDB"/>
    <w:rsid w:val="001D4D10"/>
    <w:rsid w:val="001D4DC7"/>
    <w:rsid w:val="001D565E"/>
    <w:rsid w:val="001D568C"/>
    <w:rsid w:val="001D568E"/>
    <w:rsid w:val="001D5756"/>
    <w:rsid w:val="001D57C4"/>
    <w:rsid w:val="001D57EB"/>
    <w:rsid w:val="001D5830"/>
    <w:rsid w:val="001D5831"/>
    <w:rsid w:val="001D5C1E"/>
    <w:rsid w:val="001D5CDA"/>
    <w:rsid w:val="001D5DA4"/>
    <w:rsid w:val="001D5DE4"/>
    <w:rsid w:val="001D5F46"/>
    <w:rsid w:val="001D60EA"/>
    <w:rsid w:val="001D6107"/>
    <w:rsid w:val="001D61B0"/>
    <w:rsid w:val="001D6243"/>
    <w:rsid w:val="001D6625"/>
    <w:rsid w:val="001D6636"/>
    <w:rsid w:val="001D66C8"/>
    <w:rsid w:val="001D6830"/>
    <w:rsid w:val="001D68F3"/>
    <w:rsid w:val="001D6928"/>
    <w:rsid w:val="001D6A38"/>
    <w:rsid w:val="001D6B2C"/>
    <w:rsid w:val="001D6BEC"/>
    <w:rsid w:val="001D6D39"/>
    <w:rsid w:val="001D6DFA"/>
    <w:rsid w:val="001D6E31"/>
    <w:rsid w:val="001D6E7C"/>
    <w:rsid w:val="001D7286"/>
    <w:rsid w:val="001D763D"/>
    <w:rsid w:val="001D773F"/>
    <w:rsid w:val="001D78AD"/>
    <w:rsid w:val="001D7919"/>
    <w:rsid w:val="001D7BFE"/>
    <w:rsid w:val="001D7DE9"/>
    <w:rsid w:val="001D7E98"/>
    <w:rsid w:val="001D7EBD"/>
    <w:rsid w:val="001D7FAB"/>
    <w:rsid w:val="001D7FDE"/>
    <w:rsid w:val="001E0277"/>
    <w:rsid w:val="001E0776"/>
    <w:rsid w:val="001E0796"/>
    <w:rsid w:val="001E0826"/>
    <w:rsid w:val="001E0899"/>
    <w:rsid w:val="001E0926"/>
    <w:rsid w:val="001E0A06"/>
    <w:rsid w:val="001E0A61"/>
    <w:rsid w:val="001E0D83"/>
    <w:rsid w:val="001E0E69"/>
    <w:rsid w:val="001E0F12"/>
    <w:rsid w:val="001E1025"/>
    <w:rsid w:val="001E121A"/>
    <w:rsid w:val="001E12CA"/>
    <w:rsid w:val="001E137A"/>
    <w:rsid w:val="001E13DC"/>
    <w:rsid w:val="001E149E"/>
    <w:rsid w:val="001E1546"/>
    <w:rsid w:val="001E160B"/>
    <w:rsid w:val="001E16B7"/>
    <w:rsid w:val="001E1746"/>
    <w:rsid w:val="001E1774"/>
    <w:rsid w:val="001E1A4C"/>
    <w:rsid w:val="001E1B34"/>
    <w:rsid w:val="001E1BA6"/>
    <w:rsid w:val="001E1C30"/>
    <w:rsid w:val="001E1DEB"/>
    <w:rsid w:val="001E1E09"/>
    <w:rsid w:val="001E1FBF"/>
    <w:rsid w:val="001E1FFA"/>
    <w:rsid w:val="001E210A"/>
    <w:rsid w:val="001E2154"/>
    <w:rsid w:val="001E2170"/>
    <w:rsid w:val="001E21C7"/>
    <w:rsid w:val="001E21F1"/>
    <w:rsid w:val="001E25F4"/>
    <w:rsid w:val="001E273E"/>
    <w:rsid w:val="001E27A7"/>
    <w:rsid w:val="001E2993"/>
    <w:rsid w:val="001E299C"/>
    <w:rsid w:val="001E29AB"/>
    <w:rsid w:val="001E2AC5"/>
    <w:rsid w:val="001E2AF5"/>
    <w:rsid w:val="001E2DC5"/>
    <w:rsid w:val="001E2E03"/>
    <w:rsid w:val="001E2FA5"/>
    <w:rsid w:val="001E2FAD"/>
    <w:rsid w:val="001E30C8"/>
    <w:rsid w:val="001E30E5"/>
    <w:rsid w:val="001E3318"/>
    <w:rsid w:val="001E33A1"/>
    <w:rsid w:val="001E363B"/>
    <w:rsid w:val="001E37D9"/>
    <w:rsid w:val="001E391D"/>
    <w:rsid w:val="001E3993"/>
    <w:rsid w:val="001E3996"/>
    <w:rsid w:val="001E3A3A"/>
    <w:rsid w:val="001E3C93"/>
    <w:rsid w:val="001E3DEA"/>
    <w:rsid w:val="001E3E66"/>
    <w:rsid w:val="001E3F47"/>
    <w:rsid w:val="001E3FF4"/>
    <w:rsid w:val="001E4008"/>
    <w:rsid w:val="001E42B3"/>
    <w:rsid w:val="001E4446"/>
    <w:rsid w:val="001E462E"/>
    <w:rsid w:val="001E4781"/>
    <w:rsid w:val="001E49AD"/>
    <w:rsid w:val="001E4AF7"/>
    <w:rsid w:val="001E4D03"/>
    <w:rsid w:val="001E4D76"/>
    <w:rsid w:val="001E4E24"/>
    <w:rsid w:val="001E4EBC"/>
    <w:rsid w:val="001E517B"/>
    <w:rsid w:val="001E52B0"/>
    <w:rsid w:val="001E53D5"/>
    <w:rsid w:val="001E54F1"/>
    <w:rsid w:val="001E57AC"/>
    <w:rsid w:val="001E5952"/>
    <w:rsid w:val="001E5C90"/>
    <w:rsid w:val="001E5CC9"/>
    <w:rsid w:val="001E5D97"/>
    <w:rsid w:val="001E5DBA"/>
    <w:rsid w:val="001E5E0D"/>
    <w:rsid w:val="001E5E94"/>
    <w:rsid w:val="001E5F14"/>
    <w:rsid w:val="001E621D"/>
    <w:rsid w:val="001E6432"/>
    <w:rsid w:val="001E651D"/>
    <w:rsid w:val="001E66DB"/>
    <w:rsid w:val="001E67C6"/>
    <w:rsid w:val="001E6822"/>
    <w:rsid w:val="001E69DE"/>
    <w:rsid w:val="001E6A2E"/>
    <w:rsid w:val="001E6ACF"/>
    <w:rsid w:val="001E6BD5"/>
    <w:rsid w:val="001E6C4C"/>
    <w:rsid w:val="001E6E3F"/>
    <w:rsid w:val="001E6EFF"/>
    <w:rsid w:val="001E7076"/>
    <w:rsid w:val="001E70ED"/>
    <w:rsid w:val="001E71D2"/>
    <w:rsid w:val="001E71F3"/>
    <w:rsid w:val="001E72CC"/>
    <w:rsid w:val="001E76AA"/>
    <w:rsid w:val="001E779E"/>
    <w:rsid w:val="001E7933"/>
    <w:rsid w:val="001E79EC"/>
    <w:rsid w:val="001E7A41"/>
    <w:rsid w:val="001E7CCD"/>
    <w:rsid w:val="001E7EC4"/>
    <w:rsid w:val="001E7FC2"/>
    <w:rsid w:val="001F018D"/>
    <w:rsid w:val="001F0285"/>
    <w:rsid w:val="001F02A7"/>
    <w:rsid w:val="001F02B0"/>
    <w:rsid w:val="001F02FC"/>
    <w:rsid w:val="001F03AA"/>
    <w:rsid w:val="001F0411"/>
    <w:rsid w:val="001F047B"/>
    <w:rsid w:val="001F04B5"/>
    <w:rsid w:val="001F04E6"/>
    <w:rsid w:val="001F04FD"/>
    <w:rsid w:val="001F0573"/>
    <w:rsid w:val="001F06B3"/>
    <w:rsid w:val="001F0942"/>
    <w:rsid w:val="001F0980"/>
    <w:rsid w:val="001F0A48"/>
    <w:rsid w:val="001F0A80"/>
    <w:rsid w:val="001F0B57"/>
    <w:rsid w:val="001F0B5D"/>
    <w:rsid w:val="001F0CDB"/>
    <w:rsid w:val="001F0DCA"/>
    <w:rsid w:val="001F0F49"/>
    <w:rsid w:val="001F10BA"/>
    <w:rsid w:val="001F1103"/>
    <w:rsid w:val="001F1126"/>
    <w:rsid w:val="001F12AB"/>
    <w:rsid w:val="001F1351"/>
    <w:rsid w:val="001F13D3"/>
    <w:rsid w:val="001F13F9"/>
    <w:rsid w:val="001F14AB"/>
    <w:rsid w:val="001F1595"/>
    <w:rsid w:val="001F163B"/>
    <w:rsid w:val="001F1900"/>
    <w:rsid w:val="001F19DA"/>
    <w:rsid w:val="001F19E5"/>
    <w:rsid w:val="001F1A1E"/>
    <w:rsid w:val="001F1BD8"/>
    <w:rsid w:val="001F1CA7"/>
    <w:rsid w:val="001F1E81"/>
    <w:rsid w:val="001F1EBA"/>
    <w:rsid w:val="001F1EDE"/>
    <w:rsid w:val="001F21D6"/>
    <w:rsid w:val="001F2363"/>
    <w:rsid w:val="001F24AA"/>
    <w:rsid w:val="001F253F"/>
    <w:rsid w:val="001F2547"/>
    <w:rsid w:val="001F2582"/>
    <w:rsid w:val="001F259B"/>
    <w:rsid w:val="001F25C2"/>
    <w:rsid w:val="001F2629"/>
    <w:rsid w:val="001F26E3"/>
    <w:rsid w:val="001F2710"/>
    <w:rsid w:val="001F2905"/>
    <w:rsid w:val="001F2C59"/>
    <w:rsid w:val="001F2D23"/>
    <w:rsid w:val="001F2D26"/>
    <w:rsid w:val="001F2D4D"/>
    <w:rsid w:val="001F2E49"/>
    <w:rsid w:val="001F2F61"/>
    <w:rsid w:val="001F310A"/>
    <w:rsid w:val="001F313C"/>
    <w:rsid w:val="001F3154"/>
    <w:rsid w:val="001F3160"/>
    <w:rsid w:val="001F320A"/>
    <w:rsid w:val="001F322C"/>
    <w:rsid w:val="001F3459"/>
    <w:rsid w:val="001F3486"/>
    <w:rsid w:val="001F34CB"/>
    <w:rsid w:val="001F36B0"/>
    <w:rsid w:val="001F36F6"/>
    <w:rsid w:val="001F3829"/>
    <w:rsid w:val="001F3A86"/>
    <w:rsid w:val="001F3CB5"/>
    <w:rsid w:val="001F4014"/>
    <w:rsid w:val="001F4218"/>
    <w:rsid w:val="001F43F1"/>
    <w:rsid w:val="001F4471"/>
    <w:rsid w:val="001F44D1"/>
    <w:rsid w:val="001F460B"/>
    <w:rsid w:val="001F46F4"/>
    <w:rsid w:val="001F473C"/>
    <w:rsid w:val="001F4920"/>
    <w:rsid w:val="001F4923"/>
    <w:rsid w:val="001F4ADC"/>
    <w:rsid w:val="001F4B2A"/>
    <w:rsid w:val="001F4B69"/>
    <w:rsid w:val="001F4C2F"/>
    <w:rsid w:val="001F4EDD"/>
    <w:rsid w:val="001F500C"/>
    <w:rsid w:val="001F50E3"/>
    <w:rsid w:val="001F5292"/>
    <w:rsid w:val="001F5388"/>
    <w:rsid w:val="001F558D"/>
    <w:rsid w:val="001F55A0"/>
    <w:rsid w:val="001F55B0"/>
    <w:rsid w:val="001F56E9"/>
    <w:rsid w:val="001F5738"/>
    <w:rsid w:val="001F5740"/>
    <w:rsid w:val="001F5881"/>
    <w:rsid w:val="001F589A"/>
    <w:rsid w:val="001F590F"/>
    <w:rsid w:val="001F5D7A"/>
    <w:rsid w:val="001F5E44"/>
    <w:rsid w:val="001F5F22"/>
    <w:rsid w:val="001F5F36"/>
    <w:rsid w:val="001F5FB1"/>
    <w:rsid w:val="001F6044"/>
    <w:rsid w:val="001F6190"/>
    <w:rsid w:val="001F6405"/>
    <w:rsid w:val="001F6751"/>
    <w:rsid w:val="001F67F5"/>
    <w:rsid w:val="001F6878"/>
    <w:rsid w:val="001F6894"/>
    <w:rsid w:val="001F68E5"/>
    <w:rsid w:val="001F6C58"/>
    <w:rsid w:val="001F6C6B"/>
    <w:rsid w:val="001F6E4A"/>
    <w:rsid w:val="001F6EB2"/>
    <w:rsid w:val="001F6EB6"/>
    <w:rsid w:val="001F6F83"/>
    <w:rsid w:val="001F702C"/>
    <w:rsid w:val="001F70BF"/>
    <w:rsid w:val="001F7146"/>
    <w:rsid w:val="001F72EC"/>
    <w:rsid w:val="001F7328"/>
    <w:rsid w:val="001F73E8"/>
    <w:rsid w:val="001F7584"/>
    <w:rsid w:val="001F76C6"/>
    <w:rsid w:val="001F77F4"/>
    <w:rsid w:val="001F783B"/>
    <w:rsid w:val="001F7954"/>
    <w:rsid w:val="001F797A"/>
    <w:rsid w:val="001F7A0D"/>
    <w:rsid w:val="001F7A73"/>
    <w:rsid w:val="001F7AD7"/>
    <w:rsid w:val="001F7BD9"/>
    <w:rsid w:val="001F7CAF"/>
    <w:rsid w:val="001F7DEC"/>
    <w:rsid w:val="001F7F73"/>
    <w:rsid w:val="001F7F9C"/>
    <w:rsid w:val="001F7FF9"/>
    <w:rsid w:val="0020019D"/>
    <w:rsid w:val="00200307"/>
    <w:rsid w:val="0020032B"/>
    <w:rsid w:val="00200377"/>
    <w:rsid w:val="00200505"/>
    <w:rsid w:val="0020069D"/>
    <w:rsid w:val="00200710"/>
    <w:rsid w:val="0020074C"/>
    <w:rsid w:val="002007E2"/>
    <w:rsid w:val="002008C4"/>
    <w:rsid w:val="00200A2A"/>
    <w:rsid w:val="00200A64"/>
    <w:rsid w:val="00200AF5"/>
    <w:rsid w:val="00200B52"/>
    <w:rsid w:val="00201030"/>
    <w:rsid w:val="002010FD"/>
    <w:rsid w:val="00201104"/>
    <w:rsid w:val="00201347"/>
    <w:rsid w:val="0020136C"/>
    <w:rsid w:val="002013C6"/>
    <w:rsid w:val="002015BA"/>
    <w:rsid w:val="002017E3"/>
    <w:rsid w:val="002018E9"/>
    <w:rsid w:val="00201B22"/>
    <w:rsid w:val="00201BC3"/>
    <w:rsid w:val="00201BD8"/>
    <w:rsid w:val="00201FCF"/>
    <w:rsid w:val="00202241"/>
    <w:rsid w:val="0020231F"/>
    <w:rsid w:val="002023ED"/>
    <w:rsid w:val="00202403"/>
    <w:rsid w:val="00202575"/>
    <w:rsid w:val="0020262B"/>
    <w:rsid w:val="00202906"/>
    <w:rsid w:val="0020296B"/>
    <w:rsid w:val="00202A76"/>
    <w:rsid w:val="00202D35"/>
    <w:rsid w:val="00202E84"/>
    <w:rsid w:val="00202EE6"/>
    <w:rsid w:val="002030B3"/>
    <w:rsid w:val="002030F6"/>
    <w:rsid w:val="00203137"/>
    <w:rsid w:val="002031F5"/>
    <w:rsid w:val="002031F6"/>
    <w:rsid w:val="00203488"/>
    <w:rsid w:val="002034C4"/>
    <w:rsid w:val="002034D5"/>
    <w:rsid w:val="002034D6"/>
    <w:rsid w:val="00203587"/>
    <w:rsid w:val="002035ED"/>
    <w:rsid w:val="002035FF"/>
    <w:rsid w:val="002038C5"/>
    <w:rsid w:val="00203B24"/>
    <w:rsid w:val="00203C3A"/>
    <w:rsid w:val="00203EF5"/>
    <w:rsid w:val="00203FEC"/>
    <w:rsid w:val="0020407D"/>
    <w:rsid w:val="00204164"/>
    <w:rsid w:val="002041F8"/>
    <w:rsid w:val="00204256"/>
    <w:rsid w:val="002044E7"/>
    <w:rsid w:val="00204543"/>
    <w:rsid w:val="0020472E"/>
    <w:rsid w:val="00204737"/>
    <w:rsid w:val="0020496D"/>
    <w:rsid w:val="00204A9C"/>
    <w:rsid w:val="00204C7F"/>
    <w:rsid w:val="00204DBE"/>
    <w:rsid w:val="00204DCE"/>
    <w:rsid w:val="00204F4D"/>
    <w:rsid w:val="00204F4F"/>
    <w:rsid w:val="00205008"/>
    <w:rsid w:val="002051BD"/>
    <w:rsid w:val="002052F0"/>
    <w:rsid w:val="0020531F"/>
    <w:rsid w:val="00205463"/>
    <w:rsid w:val="002054D8"/>
    <w:rsid w:val="00205542"/>
    <w:rsid w:val="0020561E"/>
    <w:rsid w:val="002057C3"/>
    <w:rsid w:val="002057DA"/>
    <w:rsid w:val="00205864"/>
    <w:rsid w:val="00205A06"/>
    <w:rsid w:val="00205A11"/>
    <w:rsid w:val="00205D04"/>
    <w:rsid w:val="00205E8E"/>
    <w:rsid w:val="00205E95"/>
    <w:rsid w:val="00205F1D"/>
    <w:rsid w:val="00206172"/>
    <w:rsid w:val="0020618A"/>
    <w:rsid w:val="002061BF"/>
    <w:rsid w:val="0020621E"/>
    <w:rsid w:val="0020629B"/>
    <w:rsid w:val="002062DB"/>
    <w:rsid w:val="002063F7"/>
    <w:rsid w:val="00206421"/>
    <w:rsid w:val="002064E6"/>
    <w:rsid w:val="0020656A"/>
    <w:rsid w:val="0020675B"/>
    <w:rsid w:val="0020677F"/>
    <w:rsid w:val="002067AB"/>
    <w:rsid w:val="002068DD"/>
    <w:rsid w:val="00206921"/>
    <w:rsid w:val="00206A26"/>
    <w:rsid w:val="00206ABC"/>
    <w:rsid w:val="00206B55"/>
    <w:rsid w:val="00206DD2"/>
    <w:rsid w:val="00207180"/>
    <w:rsid w:val="002071A8"/>
    <w:rsid w:val="002071C4"/>
    <w:rsid w:val="00207224"/>
    <w:rsid w:val="002072E3"/>
    <w:rsid w:val="002073E7"/>
    <w:rsid w:val="002073FA"/>
    <w:rsid w:val="0020758F"/>
    <w:rsid w:val="00207598"/>
    <w:rsid w:val="002077E7"/>
    <w:rsid w:val="002078A9"/>
    <w:rsid w:val="002078C7"/>
    <w:rsid w:val="00207A61"/>
    <w:rsid w:val="00207A84"/>
    <w:rsid w:val="00207B27"/>
    <w:rsid w:val="00207BF2"/>
    <w:rsid w:val="00207DAF"/>
    <w:rsid w:val="00207EC3"/>
    <w:rsid w:val="00207F68"/>
    <w:rsid w:val="00207FA8"/>
    <w:rsid w:val="00207FBE"/>
    <w:rsid w:val="002101B9"/>
    <w:rsid w:val="00210225"/>
    <w:rsid w:val="002102BD"/>
    <w:rsid w:val="002102D2"/>
    <w:rsid w:val="0021038D"/>
    <w:rsid w:val="002104BB"/>
    <w:rsid w:val="00210608"/>
    <w:rsid w:val="002106E9"/>
    <w:rsid w:val="002108CE"/>
    <w:rsid w:val="0021094D"/>
    <w:rsid w:val="002109FE"/>
    <w:rsid w:val="00210A41"/>
    <w:rsid w:val="00210AB8"/>
    <w:rsid w:val="00210B88"/>
    <w:rsid w:val="00210C89"/>
    <w:rsid w:val="00210D3D"/>
    <w:rsid w:val="00210E83"/>
    <w:rsid w:val="00210F4C"/>
    <w:rsid w:val="002110C7"/>
    <w:rsid w:val="0021110D"/>
    <w:rsid w:val="00211214"/>
    <w:rsid w:val="002112DA"/>
    <w:rsid w:val="002113C4"/>
    <w:rsid w:val="002119F6"/>
    <w:rsid w:val="00211A8F"/>
    <w:rsid w:val="00211BD1"/>
    <w:rsid w:val="00211C82"/>
    <w:rsid w:val="00211DD6"/>
    <w:rsid w:val="0021223B"/>
    <w:rsid w:val="002123E7"/>
    <w:rsid w:val="002124FC"/>
    <w:rsid w:val="00212536"/>
    <w:rsid w:val="00212687"/>
    <w:rsid w:val="002129E1"/>
    <w:rsid w:val="00212A0F"/>
    <w:rsid w:val="00212A7E"/>
    <w:rsid w:val="00212B3C"/>
    <w:rsid w:val="00212DA5"/>
    <w:rsid w:val="00212E9F"/>
    <w:rsid w:val="00212F99"/>
    <w:rsid w:val="00213000"/>
    <w:rsid w:val="0021302A"/>
    <w:rsid w:val="002130DC"/>
    <w:rsid w:val="002130E3"/>
    <w:rsid w:val="0021318E"/>
    <w:rsid w:val="00213228"/>
    <w:rsid w:val="0021388F"/>
    <w:rsid w:val="00213907"/>
    <w:rsid w:val="002139FE"/>
    <w:rsid w:val="00213A12"/>
    <w:rsid w:val="00213A3F"/>
    <w:rsid w:val="00213AB0"/>
    <w:rsid w:val="00213B69"/>
    <w:rsid w:val="00213BB1"/>
    <w:rsid w:val="00213BD6"/>
    <w:rsid w:val="00213C84"/>
    <w:rsid w:val="00213E68"/>
    <w:rsid w:val="0021409B"/>
    <w:rsid w:val="002142A7"/>
    <w:rsid w:val="002142E9"/>
    <w:rsid w:val="00214799"/>
    <w:rsid w:val="00214AFE"/>
    <w:rsid w:val="00214DA8"/>
    <w:rsid w:val="00214DC4"/>
    <w:rsid w:val="00214F49"/>
    <w:rsid w:val="00214FF3"/>
    <w:rsid w:val="00215053"/>
    <w:rsid w:val="00215077"/>
    <w:rsid w:val="00215231"/>
    <w:rsid w:val="00215524"/>
    <w:rsid w:val="0021552C"/>
    <w:rsid w:val="002155D8"/>
    <w:rsid w:val="002155E0"/>
    <w:rsid w:val="00215844"/>
    <w:rsid w:val="002158E1"/>
    <w:rsid w:val="00215963"/>
    <w:rsid w:val="00215AF3"/>
    <w:rsid w:val="0021612A"/>
    <w:rsid w:val="00216246"/>
    <w:rsid w:val="00216268"/>
    <w:rsid w:val="00216362"/>
    <w:rsid w:val="002163A1"/>
    <w:rsid w:val="00216474"/>
    <w:rsid w:val="002164E1"/>
    <w:rsid w:val="00216561"/>
    <w:rsid w:val="002165C0"/>
    <w:rsid w:val="00216790"/>
    <w:rsid w:val="002168EE"/>
    <w:rsid w:val="00216960"/>
    <w:rsid w:val="00216A25"/>
    <w:rsid w:val="00216B06"/>
    <w:rsid w:val="00216B6B"/>
    <w:rsid w:val="00216EC1"/>
    <w:rsid w:val="00216FFD"/>
    <w:rsid w:val="00217017"/>
    <w:rsid w:val="0021706D"/>
    <w:rsid w:val="002173C3"/>
    <w:rsid w:val="002174DF"/>
    <w:rsid w:val="00217521"/>
    <w:rsid w:val="0021762A"/>
    <w:rsid w:val="00217660"/>
    <w:rsid w:val="002176A9"/>
    <w:rsid w:val="002179A2"/>
    <w:rsid w:val="00217BDF"/>
    <w:rsid w:val="00217D0C"/>
    <w:rsid w:val="00217E5B"/>
    <w:rsid w:val="00217E95"/>
    <w:rsid w:val="00217F7D"/>
    <w:rsid w:val="00217FA6"/>
    <w:rsid w:val="00217FFE"/>
    <w:rsid w:val="00220160"/>
    <w:rsid w:val="0022018B"/>
    <w:rsid w:val="002202F2"/>
    <w:rsid w:val="002203B1"/>
    <w:rsid w:val="002204BE"/>
    <w:rsid w:val="00220599"/>
    <w:rsid w:val="002206E5"/>
    <w:rsid w:val="00220776"/>
    <w:rsid w:val="00220797"/>
    <w:rsid w:val="002209EA"/>
    <w:rsid w:val="00220C3C"/>
    <w:rsid w:val="00220C94"/>
    <w:rsid w:val="00220D91"/>
    <w:rsid w:val="00220EEB"/>
    <w:rsid w:val="002210B1"/>
    <w:rsid w:val="002210E9"/>
    <w:rsid w:val="0022111F"/>
    <w:rsid w:val="0022114C"/>
    <w:rsid w:val="00221217"/>
    <w:rsid w:val="00221242"/>
    <w:rsid w:val="0022127F"/>
    <w:rsid w:val="002212C9"/>
    <w:rsid w:val="00221525"/>
    <w:rsid w:val="0022185E"/>
    <w:rsid w:val="00221974"/>
    <w:rsid w:val="0022198C"/>
    <w:rsid w:val="002219DA"/>
    <w:rsid w:val="00221ADB"/>
    <w:rsid w:val="00221B13"/>
    <w:rsid w:val="00221B5F"/>
    <w:rsid w:val="00221B7B"/>
    <w:rsid w:val="00221C6B"/>
    <w:rsid w:val="00221D6C"/>
    <w:rsid w:val="00221D9E"/>
    <w:rsid w:val="00221DD9"/>
    <w:rsid w:val="00221E1B"/>
    <w:rsid w:val="00221E64"/>
    <w:rsid w:val="002220CC"/>
    <w:rsid w:val="00222416"/>
    <w:rsid w:val="0022249E"/>
    <w:rsid w:val="002224BC"/>
    <w:rsid w:val="00222652"/>
    <w:rsid w:val="002226CC"/>
    <w:rsid w:val="00222725"/>
    <w:rsid w:val="00222797"/>
    <w:rsid w:val="00222802"/>
    <w:rsid w:val="00222978"/>
    <w:rsid w:val="002230D1"/>
    <w:rsid w:val="00223248"/>
    <w:rsid w:val="002232BB"/>
    <w:rsid w:val="002232C9"/>
    <w:rsid w:val="002233AC"/>
    <w:rsid w:val="00223485"/>
    <w:rsid w:val="0022351B"/>
    <w:rsid w:val="00223919"/>
    <w:rsid w:val="0022393F"/>
    <w:rsid w:val="002239B8"/>
    <w:rsid w:val="00223ADB"/>
    <w:rsid w:val="00223B13"/>
    <w:rsid w:val="00223C78"/>
    <w:rsid w:val="002240B6"/>
    <w:rsid w:val="00224164"/>
    <w:rsid w:val="0022434A"/>
    <w:rsid w:val="00224368"/>
    <w:rsid w:val="002245CF"/>
    <w:rsid w:val="00224757"/>
    <w:rsid w:val="00224CA2"/>
    <w:rsid w:val="00224DFB"/>
    <w:rsid w:val="002250B8"/>
    <w:rsid w:val="00225147"/>
    <w:rsid w:val="0022548B"/>
    <w:rsid w:val="0022553F"/>
    <w:rsid w:val="00225556"/>
    <w:rsid w:val="002255DE"/>
    <w:rsid w:val="002255EE"/>
    <w:rsid w:val="00225688"/>
    <w:rsid w:val="002256A4"/>
    <w:rsid w:val="0022583B"/>
    <w:rsid w:val="00225B31"/>
    <w:rsid w:val="00225E06"/>
    <w:rsid w:val="00225F99"/>
    <w:rsid w:val="0022613C"/>
    <w:rsid w:val="00226179"/>
    <w:rsid w:val="002261BA"/>
    <w:rsid w:val="0022622C"/>
    <w:rsid w:val="00226443"/>
    <w:rsid w:val="002264C8"/>
    <w:rsid w:val="0022674F"/>
    <w:rsid w:val="00226778"/>
    <w:rsid w:val="00226A7B"/>
    <w:rsid w:val="00226A7E"/>
    <w:rsid w:val="00226AB3"/>
    <w:rsid w:val="00226B09"/>
    <w:rsid w:val="00226E3E"/>
    <w:rsid w:val="00226EDA"/>
    <w:rsid w:val="00226F13"/>
    <w:rsid w:val="00226FBA"/>
    <w:rsid w:val="00227085"/>
    <w:rsid w:val="002272D8"/>
    <w:rsid w:val="002275A8"/>
    <w:rsid w:val="00227839"/>
    <w:rsid w:val="0022787F"/>
    <w:rsid w:val="00227A29"/>
    <w:rsid w:val="00227E61"/>
    <w:rsid w:val="00227E98"/>
    <w:rsid w:val="00230001"/>
    <w:rsid w:val="002300C8"/>
    <w:rsid w:val="002302CC"/>
    <w:rsid w:val="00230327"/>
    <w:rsid w:val="00230383"/>
    <w:rsid w:val="002303BE"/>
    <w:rsid w:val="002305C7"/>
    <w:rsid w:val="002307A3"/>
    <w:rsid w:val="002307A4"/>
    <w:rsid w:val="00230BE5"/>
    <w:rsid w:val="00230C34"/>
    <w:rsid w:val="00230DA5"/>
    <w:rsid w:val="00230F88"/>
    <w:rsid w:val="0023103B"/>
    <w:rsid w:val="00231096"/>
    <w:rsid w:val="002311FE"/>
    <w:rsid w:val="00231303"/>
    <w:rsid w:val="00231390"/>
    <w:rsid w:val="00231748"/>
    <w:rsid w:val="00231775"/>
    <w:rsid w:val="00231788"/>
    <w:rsid w:val="0023179C"/>
    <w:rsid w:val="0023199D"/>
    <w:rsid w:val="00231A6D"/>
    <w:rsid w:val="00231B88"/>
    <w:rsid w:val="00231B94"/>
    <w:rsid w:val="00231CBB"/>
    <w:rsid w:val="00231CE1"/>
    <w:rsid w:val="00231E7B"/>
    <w:rsid w:val="00231F5E"/>
    <w:rsid w:val="00231F82"/>
    <w:rsid w:val="00232046"/>
    <w:rsid w:val="002320B4"/>
    <w:rsid w:val="0023211D"/>
    <w:rsid w:val="00232182"/>
    <w:rsid w:val="00232194"/>
    <w:rsid w:val="002321C0"/>
    <w:rsid w:val="0023227E"/>
    <w:rsid w:val="002323D6"/>
    <w:rsid w:val="00232460"/>
    <w:rsid w:val="00232677"/>
    <w:rsid w:val="00232730"/>
    <w:rsid w:val="002327C9"/>
    <w:rsid w:val="00232838"/>
    <w:rsid w:val="00232A82"/>
    <w:rsid w:val="00232AE5"/>
    <w:rsid w:val="00232D27"/>
    <w:rsid w:val="002335F3"/>
    <w:rsid w:val="0023365E"/>
    <w:rsid w:val="0023369A"/>
    <w:rsid w:val="0023372A"/>
    <w:rsid w:val="00233757"/>
    <w:rsid w:val="002337B7"/>
    <w:rsid w:val="00233C95"/>
    <w:rsid w:val="00233CEE"/>
    <w:rsid w:val="00233DC0"/>
    <w:rsid w:val="00233E10"/>
    <w:rsid w:val="00233FCD"/>
    <w:rsid w:val="00233FEF"/>
    <w:rsid w:val="0023400C"/>
    <w:rsid w:val="0023408A"/>
    <w:rsid w:val="00234226"/>
    <w:rsid w:val="0023423D"/>
    <w:rsid w:val="0023427B"/>
    <w:rsid w:val="002344DE"/>
    <w:rsid w:val="00234910"/>
    <w:rsid w:val="00234C1C"/>
    <w:rsid w:val="00234CB7"/>
    <w:rsid w:val="00235137"/>
    <w:rsid w:val="0023516D"/>
    <w:rsid w:val="00235358"/>
    <w:rsid w:val="0023543D"/>
    <w:rsid w:val="002355EF"/>
    <w:rsid w:val="00235690"/>
    <w:rsid w:val="0023578A"/>
    <w:rsid w:val="00235802"/>
    <w:rsid w:val="00235A97"/>
    <w:rsid w:val="00235D99"/>
    <w:rsid w:val="00236093"/>
    <w:rsid w:val="00236190"/>
    <w:rsid w:val="00236262"/>
    <w:rsid w:val="0023647E"/>
    <w:rsid w:val="002364D4"/>
    <w:rsid w:val="002364DE"/>
    <w:rsid w:val="00236533"/>
    <w:rsid w:val="00236678"/>
    <w:rsid w:val="00236794"/>
    <w:rsid w:val="002367A0"/>
    <w:rsid w:val="00236800"/>
    <w:rsid w:val="00236877"/>
    <w:rsid w:val="002369A3"/>
    <w:rsid w:val="002369BE"/>
    <w:rsid w:val="00236DBF"/>
    <w:rsid w:val="00236E25"/>
    <w:rsid w:val="00236E6F"/>
    <w:rsid w:val="00236E96"/>
    <w:rsid w:val="00236FF2"/>
    <w:rsid w:val="0023705A"/>
    <w:rsid w:val="00237159"/>
    <w:rsid w:val="0023720C"/>
    <w:rsid w:val="002372D0"/>
    <w:rsid w:val="00237370"/>
    <w:rsid w:val="00237386"/>
    <w:rsid w:val="002373EA"/>
    <w:rsid w:val="0023742C"/>
    <w:rsid w:val="00237516"/>
    <w:rsid w:val="002375C9"/>
    <w:rsid w:val="00237857"/>
    <w:rsid w:val="00237A40"/>
    <w:rsid w:val="00237AEB"/>
    <w:rsid w:val="00237B06"/>
    <w:rsid w:val="00237B13"/>
    <w:rsid w:val="00237BFB"/>
    <w:rsid w:val="00237C60"/>
    <w:rsid w:val="00237EFD"/>
    <w:rsid w:val="00237F57"/>
    <w:rsid w:val="002404C5"/>
    <w:rsid w:val="002406CA"/>
    <w:rsid w:val="002407F8"/>
    <w:rsid w:val="002409A2"/>
    <w:rsid w:val="002409B9"/>
    <w:rsid w:val="00240A53"/>
    <w:rsid w:val="00240AD2"/>
    <w:rsid w:val="00240E85"/>
    <w:rsid w:val="00240E92"/>
    <w:rsid w:val="00240EAF"/>
    <w:rsid w:val="00240F21"/>
    <w:rsid w:val="0024115A"/>
    <w:rsid w:val="00241166"/>
    <w:rsid w:val="002411D0"/>
    <w:rsid w:val="00241246"/>
    <w:rsid w:val="0024131F"/>
    <w:rsid w:val="002413FF"/>
    <w:rsid w:val="0024140C"/>
    <w:rsid w:val="0024140F"/>
    <w:rsid w:val="002416AE"/>
    <w:rsid w:val="00241A9E"/>
    <w:rsid w:val="00241B4A"/>
    <w:rsid w:val="00241BAD"/>
    <w:rsid w:val="00241CF6"/>
    <w:rsid w:val="00241E16"/>
    <w:rsid w:val="00241FF4"/>
    <w:rsid w:val="0024206F"/>
    <w:rsid w:val="0024207D"/>
    <w:rsid w:val="002420D8"/>
    <w:rsid w:val="00242248"/>
    <w:rsid w:val="002422FF"/>
    <w:rsid w:val="00242454"/>
    <w:rsid w:val="00242591"/>
    <w:rsid w:val="00242615"/>
    <w:rsid w:val="002426D9"/>
    <w:rsid w:val="002427D8"/>
    <w:rsid w:val="00242805"/>
    <w:rsid w:val="00242825"/>
    <w:rsid w:val="002429A3"/>
    <w:rsid w:val="00242B49"/>
    <w:rsid w:val="00242B52"/>
    <w:rsid w:val="00242BDA"/>
    <w:rsid w:val="00242C79"/>
    <w:rsid w:val="00242D63"/>
    <w:rsid w:val="00243122"/>
    <w:rsid w:val="00243213"/>
    <w:rsid w:val="002432F0"/>
    <w:rsid w:val="00243338"/>
    <w:rsid w:val="00243481"/>
    <w:rsid w:val="002435DA"/>
    <w:rsid w:val="002436A1"/>
    <w:rsid w:val="0024384C"/>
    <w:rsid w:val="00243AEB"/>
    <w:rsid w:val="00243B5A"/>
    <w:rsid w:val="00243DB0"/>
    <w:rsid w:val="00243F4B"/>
    <w:rsid w:val="00243F8E"/>
    <w:rsid w:val="00244026"/>
    <w:rsid w:val="0024421C"/>
    <w:rsid w:val="00244257"/>
    <w:rsid w:val="002443C4"/>
    <w:rsid w:val="00244421"/>
    <w:rsid w:val="00244486"/>
    <w:rsid w:val="002444DE"/>
    <w:rsid w:val="0024454E"/>
    <w:rsid w:val="002446F4"/>
    <w:rsid w:val="00244778"/>
    <w:rsid w:val="002447B1"/>
    <w:rsid w:val="00244973"/>
    <w:rsid w:val="002449A2"/>
    <w:rsid w:val="00244B35"/>
    <w:rsid w:val="00244B43"/>
    <w:rsid w:val="00244BE9"/>
    <w:rsid w:val="00244EBF"/>
    <w:rsid w:val="00244ECB"/>
    <w:rsid w:val="00244EE4"/>
    <w:rsid w:val="00245074"/>
    <w:rsid w:val="002450B1"/>
    <w:rsid w:val="00245213"/>
    <w:rsid w:val="00245450"/>
    <w:rsid w:val="002454A7"/>
    <w:rsid w:val="002457F7"/>
    <w:rsid w:val="00245A21"/>
    <w:rsid w:val="00245B55"/>
    <w:rsid w:val="00245D9F"/>
    <w:rsid w:val="00245E51"/>
    <w:rsid w:val="00245E95"/>
    <w:rsid w:val="00245FAE"/>
    <w:rsid w:val="00245FEE"/>
    <w:rsid w:val="00246009"/>
    <w:rsid w:val="00246031"/>
    <w:rsid w:val="0024629B"/>
    <w:rsid w:val="002462CA"/>
    <w:rsid w:val="00246385"/>
    <w:rsid w:val="00246391"/>
    <w:rsid w:val="002463A3"/>
    <w:rsid w:val="002466A0"/>
    <w:rsid w:val="002466EF"/>
    <w:rsid w:val="0024678D"/>
    <w:rsid w:val="00246893"/>
    <w:rsid w:val="002468E7"/>
    <w:rsid w:val="0024693D"/>
    <w:rsid w:val="0024696A"/>
    <w:rsid w:val="00246A0B"/>
    <w:rsid w:val="00246B58"/>
    <w:rsid w:val="00246C03"/>
    <w:rsid w:val="00246CC7"/>
    <w:rsid w:val="00246CD2"/>
    <w:rsid w:val="00246D25"/>
    <w:rsid w:val="00246E18"/>
    <w:rsid w:val="00246E65"/>
    <w:rsid w:val="00246E70"/>
    <w:rsid w:val="0024708E"/>
    <w:rsid w:val="002470A5"/>
    <w:rsid w:val="002473CE"/>
    <w:rsid w:val="00247496"/>
    <w:rsid w:val="00247697"/>
    <w:rsid w:val="0024782F"/>
    <w:rsid w:val="0024796F"/>
    <w:rsid w:val="00247A07"/>
    <w:rsid w:val="00247A3A"/>
    <w:rsid w:val="00247B38"/>
    <w:rsid w:val="00247B9B"/>
    <w:rsid w:val="00247BC0"/>
    <w:rsid w:val="00247D72"/>
    <w:rsid w:val="00247E18"/>
    <w:rsid w:val="00247E38"/>
    <w:rsid w:val="00250037"/>
    <w:rsid w:val="0025003A"/>
    <w:rsid w:val="002501C2"/>
    <w:rsid w:val="0025021E"/>
    <w:rsid w:val="0025022A"/>
    <w:rsid w:val="002502AC"/>
    <w:rsid w:val="00250419"/>
    <w:rsid w:val="00250431"/>
    <w:rsid w:val="00250437"/>
    <w:rsid w:val="00250670"/>
    <w:rsid w:val="00250810"/>
    <w:rsid w:val="0025096F"/>
    <w:rsid w:val="002509AE"/>
    <w:rsid w:val="00250A3C"/>
    <w:rsid w:val="00250B6D"/>
    <w:rsid w:val="00250C60"/>
    <w:rsid w:val="00250CF3"/>
    <w:rsid w:val="00250F64"/>
    <w:rsid w:val="00251065"/>
    <w:rsid w:val="002510CD"/>
    <w:rsid w:val="00251493"/>
    <w:rsid w:val="00251550"/>
    <w:rsid w:val="00251569"/>
    <w:rsid w:val="00251704"/>
    <w:rsid w:val="00251735"/>
    <w:rsid w:val="00251748"/>
    <w:rsid w:val="0025189D"/>
    <w:rsid w:val="00251A98"/>
    <w:rsid w:val="00251ACC"/>
    <w:rsid w:val="00251BFC"/>
    <w:rsid w:val="00251FF2"/>
    <w:rsid w:val="0025203F"/>
    <w:rsid w:val="002523DF"/>
    <w:rsid w:val="00252441"/>
    <w:rsid w:val="0025250E"/>
    <w:rsid w:val="002526DD"/>
    <w:rsid w:val="002527C2"/>
    <w:rsid w:val="00252816"/>
    <w:rsid w:val="002528F7"/>
    <w:rsid w:val="00252B15"/>
    <w:rsid w:val="00252DA6"/>
    <w:rsid w:val="00252F7C"/>
    <w:rsid w:val="0025305C"/>
    <w:rsid w:val="0025330C"/>
    <w:rsid w:val="00253386"/>
    <w:rsid w:val="00253490"/>
    <w:rsid w:val="002535E1"/>
    <w:rsid w:val="00253669"/>
    <w:rsid w:val="00253A46"/>
    <w:rsid w:val="00253A79"/>
    <w:rsid w:val="00253A93"/>
    <w:rsid w:val="00253C0C"/>
    <w:rsid w:val="00253C8D"/>
    <w:rsid w:val="00253E1E"/>
    <w:rsid w:val="00254016"/>
    <w:rsid w:val="0025401F"/>
    <w:rsid w:val="002540DF"/>
    <w:rsid w:val="0025410D"/>
    <w:rsid w:val="00254135"/>
    <w:rsid w:val="002541E5"/>
    <w:rsid w:val="00254280"/>
    <w:rsid w:val="00254298"/>
    <w:rsid w:val="00254402"/>
    <w:rsid w:val="00254609"/>
    <w:rsid w:val="00254753"/>
    <w:rsid w:val="00254788"/>
    <w:rsid w:val="00254873"/>
    <w:rsid w:val="0025494A"/>
    <w:rsid w:val="002549B4"/>
    <w:rsid w:val="002549DE"/>
    <w:rsid w:val="00254A34"/>
    <w:rsid w:val="00254ACD"/>
    <w:rsid w:val="00254B72"/>
    <w:rsid w:val="00254B98"/>
    <w:rsid w:val="00254E52"/>
    <w:rsid w:val="00254F2F"/>
    <w:rsid w:val="00254F60"/>
    <w:rsid w:val="002550C8"/>
    <w:rsid w:val="002550D7"/>
    <w:rsid w:val="002550E7"/>
    <w:rsid w:val="00255466"/>
    <w:rsid w:val="00255550"/>
    <w:rsid w:val="00255610"/>
    <w:rsid w:val="00255642"/>
    <w:rsid w:val="00255662"/>
    <w:rsid w:val="00255763"/>
    <w:rsid w:val="002557ED"/>
    <w:rsid w:val="00255860"/>
    <w:rsid w:val="002558EE"/>
    <w:rsid w:val="0025592F"/>
    <w:rsid w:val="00255BE9"/>
    <w:rsid w:val="00255C80"/>
    <w:rsid w:val="00255CFD"/>
    <w:rsid w:val="00255DD6"/>
    <w:rsid w:val="00255E39"/>
    <w:rsid w:val="00255FCE"/>
    <w:rsid w:val="002560A1"/>
    <w:rsid w:val="00256131"/>
    <w:rsid w:val="002562FA"/>
    <w:rsid w:val="00256314"/>
    <w:rsid w:val="0025637B"/>
    <w:rsid w:val="00256459"/>
    <w:rsid w:val="0025646C"/>
    <w:rsid w:val="002564F5"/>
    <w:rsid w:val="00256820"/>
    <w:rsid w:val="00256829"/>
    <w:rsid w:val="0025694D"/>
    <w:rsid w:val="002569F5"/>
    <w:rsid w:val="00256A22"/>
    <w:rsid w:val="00256B54"/>
    <w:rsid w:val="00256B81"/>
    <w:rsid w:val="00256BC1"/>
    <w:rsid w:val="00256BC5"/>
    <w:rsid w:val="00256BDA"/>
    <w:rsid w:val="00256C02"/>
    <w:rsid w:val="00256F6D"/>
    <w:rsid w:val="00256FA6"/>
    <w:rsid w:val="00256FA7"/>
    <w:rsid w:val="0025708F"/>
    <w:rsid w:val="0025719C"/>
    <w:rsid w:val="0025740A"/>
    <w:rsid w:val="002577AC"/>
    <w:rsid w:val="002577CE"/>
    <w:rsid w:val="00257835"/>
    <w:rsid w:val="002578EA"/>
    <w:rsid w:val="00257AD7"/>
    <w:rsid w:val="00257E3F"/>
    <w:rsid w:val="00257E79"/>
    <w:rsid w:val="00257EC6"/>
    <w:rsid w:val="00257FA4"/>
    <w:rsid w:val="00260019"/>
    <w:rsid w:val="00260278"/>
    <w:rsid w:val="0026031D"/>
    <w:rsid w:val="002605FE"/>
    <w:rsid w:val="0026085F"/>
    <w:rsid w:val="002609E8"/>
    <w:rsid w:val="00260A32"/>
    <w:rsid w:val="00260B45"/>
    <w:rsid w:val="00260B76"/>
    <w:rsid w:val="00260C5D"/>
    <w:rsid w:val="00260CA3"/>
    <w:rsid w:val="00260D21"/>
    <w:rsid w:val="00260DC7"/>
    <w:rsid w:val="00260FC0"/>
    <w:rsid w:val="002610C3"/>
    <w:rsid w:val="002612A4"/>
    <w:rsid w:val="00261345"/>
    <w:rsid w:val="002614CA"/>
    <w:rsid w:val="00261584"/>
    <w:rsid w:val="002615C7"/>
    <w:rsid w:val="00261640"/>
    <w:rsid w:val="002616D0"/>
    <w:rsid w:val="002616F6"/>
    <w:rsid w:val="00261B42"/>
    <w:rsid w:val="00261BD1"/>
    <w:rsid w:val="00261C81"/>
    <w:rsid w:val="00261DBE"/>
    <w:rsid w:val="00261E07"/>
    <w:rsid w:val="00261F04"/>
    <w:rsid w:val="00261F35"/>
    <w:rsid w:val="002620DD"/>
    <w:rsid w:val="0026215A"/>
    <w:rsid w:val="00262196"/>
    <w:rsid w:val="002623CF"/>
    <w:rsid w:val="002624A0"/>
    <w:rsid w:val="002626CB"/>
    <w:rsid w:val="00262755"/>
    <w:rsid w:val="00262826"/>
    <w:rsid w:val="00262B5B"/>
    <w:rsid w:val="00262B6C"/>
    <w:rsid w:val="00262F11"/>
    <w:rsid w:val="0026303E"/>
    <w:rsid w:val="00263045"/>
    <w:rsid w:val="00263083"/>
    <w:rsid w:val="002630C4"/>
    <w:rsid w:val="00263133"/>
    <w:rsid w:val="0026315A"/>
    <w:rsid w:val="00263187"/>
    <w:rsid w:val="00263203"/>
    <w:rsid w:val="0026332C"/>
    <w:rsid w:val="0026338B"/>
    <w:rsid w:val="002633E6"/>
    <w:rsid w:val="00263714"/>
    <w:rsid w:val="0026373E"/>
    <w:rsid w:val="002638F3"/>
    <w:rsid w:val="00263992"/>
    <w:rsid w:val="00263AB5"/>
    <w:rsid w:val="00263C3C"/>
    <w:rsid w:val="00263D3F"/>
    <w:rsid w:val="00263D87"/>
    <w:rsid w:val="00263D92"/>
    <w:rsid w:val="00263DB7"/>
    <w:rsid w:val="00263DB9"/>
    <w:rsid w:val="00263E74"/>
    <w:rsid w:val="00263E76"/>
    <w:rsid w:val="00264088"/>
    <w:rsid w:val="002640D9"/>
    <w:rsid w:val="0026445A"/>
    <w:rsid w:val="00264517"/>
    <w:rsid w:val="00264998"/>
    <w:rsid w:val="00264AC5"/>
    <w:rsid w:val="00264C87"/>
    <w:rsid w:val="00264E68"/>
    <w:rsid w:val="0026502B"/>
    <w:rsid w:val="00265053"/>
    <w:rsid w:val="0026511B"/>
    <w:rsid w:val="00265160"/>
    <w:rsid w:val="0026528F"/>
    <w:rsid w:val="002652A0"/>
    <w:rsid w:val="00265309"/>
    <w:rsid w:val="0026533A"/>
    <w:rsid w:val="002653DF"/>
    <w:rsid w:val="00265439"/>
    <w:rsid w:val="0026548C"/>
    <w:rsid w:val="002655B8"/>
    <w:rsid w:val="002655EB"/>
    <w:rsid w:val="0026569C"/>
    <w:rsid w:val="002657D0"/>
    <w:rsid w:val="00265953"/>
    <w:rsid w:val="00265AC0"/>
    <w:rsid w:val="00265C0D"/>
    <w:rsid w:val="00265C90"/>
    <w:rsid w:val="00265CFA"/>
    <w:rsid w:val="00265D73"/>
    <w:rsid w:val="00265F18"/>
    <w:rsid w:val="0026652D"/>
    <w:rsid w:val="0026665A"/>
    <w:rsid w:val="00266862"/>
    <w:rsid w:val="00266926"/>
    <w:rsid w:val="0026697B"/>
    <w:rsid w:val="00266983"/>
    <w:rsid w:val="00266A9B"/>
    <w:rsid w:val="00266BB5"/>
    <w:rsid w:val="00266C44"/>
    <w:rsid w:val="00266D96"/>
    <w:rsid w:val="002670C6"/>
    <w:rsid w:val="002671E7"/>
    <w:rsid w:val="00267374"/>
    <w:rsid w:val="00267446"/>
    <w:rsid w:val="0026748A"/>
    <w:rsid w:val="002674DF"/>
    <w:rsid w:val="00267552"/>
    <w:rsid w:val="00267629"/>
    <w:rsid w:val="0026773F"/>
    <w:rsid w:val="00267761"/>
    <w:rsid w:val="00267925"/>
    <w:rsid w:val="0026792B"/>
    <w:rsid w:val="002679F8"/>
    <w:rsid w:val="00267CAA"/>
    <w:rsid w:val="00267D95"/>
    <w:rsid w:val="00267EA0"/>
    <w:rsid w:val="00267F5D"/>
    <w:rsid w:val="00267FF2"/>
    <w:rsid w:val="002703B4"/>
    <w:rsid w:val="0027054F"/>
    <w:rsid w:val="002706F6"/>
    <w:rsid w:val="00270718"/>
    <w:rsid w:val="0027087C"/>
    <w:rsid w:val="002709ED"/>
    <w:rsid w:val="00270A8A"/>
    <w:rsid w:val="00270B85"/>
    <w:rsid w:val="00270C73"/>
    <w:rsid w:val="00270E5A"/>
    <w:rsid w:val="00270EA5"/>
    <w:rsid w:val="00271386"/>
    <w:rsid w:val="002713B1"/>
    <w:rsid w:val="002713D0"/>
    <w:rsid w:val="0027141D"/>
    <w:rsid w:val="002714D6"/>
    <w:rsid w:val="00271691"/>
    <w:rsid w:val="002716F9"/>
    <w:rsid w:val="0027186E"/>
    <w:rsid w:val="002718C2"/>
    <w:rsid w:val="002718EA"/>
    <w:rsid w:val="00271AFE"/>
    <w:rsid w:val="00271B22"/>
    <w:rsid w:val="00271B4F"/>
    <w:rsid w:val="00271D16"/>
    <w:rsid w:val="00271D90"/>
    <w:rsid w:val="00271E07"/>
    <w:rsid w:val="00271E51"/>
    <w:rsid w:val="00271E5A"/>
    <w:rsid w:val="00271F2C"/>
    <w:rsid w:val="00271F55"/>
    <w:rsid w:val="00271FD6"/>
    <w:rsid w:val="00272127"/>
    <w:rsid w:val="0027219D"/>
    <w:rsid w:val="002722B5"/>
    <w:rsid w:val="002725E3"/>
    <w:rsid w:val="00272646"/>
    <w:rsid w:val="002726D2"/>
    <w:rsid w:val="0027276B"/>
    <w:rsid w:val="002729B6"/>
    <w:rsid w:val="00272A50"/>
    <w:rsid w:val="00272ACC"/>
    <w:rsid w:val="00272C20"/>
    <w:rsid w:val="00272D8D"/>
    <w:rsid w:val="00272DFD"/>
    <w:rsid w:val="00272E1E"/>
    <w:rsid w:val="00272EB9"/>
    <w:rsid w:val="00272EE9"/>
    <w:rsid w:val="00272F85"/>
    <w:rsid w:val="002731B1"/>
    <w:rsid w:val="00273284"/>
    <w:rsid w:val="0027342F"/>
    <w:rsid w:val="002734B7"/>
    <w:rsid w:val="0027358B"/>
    <w:rsid w:val="00273678"/>
    <w:rsid w:val="0027368F"/>
    <w:rsid w:val="00273A0D"/>
    <w:rsid w:val="00273ABA"/>
    <w:rsid w:val="00273B29"/>
    <w:rsid w:val="00273C49"/>
    <w:rsid w:val="00273D34"/>
    <w:rsid w:val="00273F4D"/>
    <w:rsid w:val="00274007"/>
    <w:rsid w:val="002740DD"/>
    <w:rsid w:val="002741D0"/>
    <w:rsid w:val="002742A9"/>
    <w:rsid w:val="002744D1"/>
    <w:rsid w:val="002745A0"/>
    <w:rsid w:val="00274675"/>
    <w:rsid w:val="002746B2"/>
    <w:rsid w:val="002746C0"/>
    <w:rsid w:val="002746C4"/>
    <w:rsid w:val="00274718"/>
    <w:rsid w:val="002747C7"/>
    <w:rsid w:val="00274ADD"/>
    <w:rsid w:val="00274B67"/>
    <w:rsid w:val="00274CB3"/>
    <w:rsid w:val="00274CD1"/>
    <w:rsid w:val="00274DA8"/>
    <w:rsid w:val="00274FF9"/>
    <w:rsid w:val="00275040"/>
    <w:rsid w:val="0027522F"/>
    <w:rsid w:val="002753BF"/>
    <w:rsid w:val="00275431"/>
    <w:rsid w:val="00275527"/>
    <w:rsid w:val="00275571"/>
    <w:rsid w:val="002755FE"/>
    <w:rsid w:val="00275677"/>
    <w:rsid w:val="00275737"/>
    <w:rsid w:val="002757B4"/>
    <w:rsid w:val="002757CA"/>
    <w:rsid w:val="00275873"/>
    <w:rsid w:val="00275BE6"/>
    <w:rsid w:val="00275CD1"/>
    <w:rsid w:val="00275CE0"/>
    <w:rsid w:val="00275D37"/>
    <w:rsid w:val="00275DCB"/>
    <w:rsid w:val="00275F34"/>
    <w:rsid w:val="00275FAE"/>
    <w:rsid w:val="0027606E"/>
    <w:rsid w:val="002763A2"/>
    <w:rsid w:val="00276452"/>
    <w:rsid w:val="0027651C"/>
    <w:rsid w:val="0027653A"/>
    <w:rsid w:val="002765F9"/>
    <w:rsid w:val="0027671E"/>
    <w:rsid w:val="0027671F"/>
    <w:rsid w:val="00276813"/>
    <w:rsid w:val="00276883"/>
    <w:rsid w:val="0027695F"/>
    <w:rsid w:val="00276A3C"/>
    <w:rsid w:val="00276C82"/>
    <w:rsid w:val="00276E01"/>
    <w:rsid w:val="00277033"/>
    <w:rsid w:val="00277232"/>
    <w:rsid w:val="00277538"/>
    <w:rsid w:val="0027758F"/>
    <w:rsid w:val="0027760A"/>
    <w:rsid w:val="00277711"/>
    <w:rsid w:val="00277738"/>
    <w:rsid w:val="0027773A"/>
    <w:rsid w:val="0027774C"/>
    <w:rsid w:val="002777BD"/>
    <w:rsid w:val="00277A68"/>
    <w:rsid w:val="00277ACF"/>
    <w:rsid w:val="00277AF0"/>
    <w:rsid w:val="00277BF9"/>
    <w:rsid w:val="00277C77"/>
    <w:rsid w:val="00277E3F"/>
    <w:rsid w:val="00280101"/>
    <w:rsid w:val="00280426"/>
    <w:rsid w:val="0028077F"/>
    <w:rsid w:val="002807CC"/>
    <w:rsid w:val="00280819"/>
    <w:rsid w:val="0028085A"/>
    <w:rsid w:val="00280943"/>
    <w:rsid w:val="00280A24"/>
    <w:rsid w:val="00280BFE"/>
    <w:rsid w:val="00280EF6"/>
    <w:rsid w:val="00280F0C"/>
    <w:rsid w:val="00280F6D"/>
    <w:rsid w:val="00280F94"/>
    <w:rsid w:val="00281092"/>
    <w:rsid w:val="002810F0"/>
    <w:rsid w:val="002811F0"/>
    <w:rsid w:val="0028148D"/>
    <w:rsid w:val="002815F2"/>
    <w:rsid w:val="00281641"/>
    <w:rsid w:val="002816E8"/>
    <w:rsid w:val="00281716"/>
    <w:rsid w:val="00281721"/>
    <w:rsid w:val="002817B0"/>
    <w:rsid w:val="002818E4"/>
    <w:rsid w:val="00281903"/>
    <w:rsid w:val="002819ED"/>
    <w:rsid w:val="00281B0A"/>
    <w:rsid w:val="00281C28"/>
    <w:rsid w:val="00281CDB"/>
    <w:rsid w:val="00281DC6"/>
    <w:rsid w:val="00281F22"/>
    <w:rsid w:val="00281F52"/>
    <w:rsid w:val="00281FE7"/>
    <w:rsid w:val="0028216D"/>
    <w:rsid w:val="00282170"/>
    <w:rsid w:val="00282198"/>
    <w:rsid w:val="0028220D"/>
    <w:rsid w:val="002822D9"/>
    <w:rsid w:val="00282301"/>
    <w:rsid w:val="002824DB"/>
    <w:rsid w:val="002824FD"/>
    <w:rsid w:val="002827E3"/>
    <w:rsid w:val="00282819"/>
    <w:rsid w:val="00282826"/>
    <w:rsid w:val="0028289F"/>
    <w:rsid w:val="00282A89"/>
    <w:rsid w:val="00282AAC"/>
    <w:rsid w:val="00282B0D"/>
    <w:rsid w:val="00282BF1"/>
    <w:rsid w:val="00282C60"/>
    <w:rsid w:val="00282D20"/>
    <w:rsid w:val="00282D29"/>
    <w:rsid w:val="00282DB1"/>
    <w:rsid w:val="00283048"/>
    <w:rsid w:val="002830AC"/>
    <w:rsid w:val="002832EA"/>
    <w:rsid w:val="002834E1"/>
    <w:rsid w:val="00283CFF"/>
    <w:rsid w:val="00283ED2"/>
    <w:rsid w:val="00284120"/>
    <w:rsid w:val="002843E4"/>
    <w:rsid w:val="00284608"/>
    <w:rsid w:val="00284693"/>
    <w:rsid w:val="00284734"/>
    <w:rsid w:val="0028474F"/>
    <w:rsid w:val="00284793"/>
    <w:rsid w:val="00284815"/>
    <w:rsid w:val="002848A6"/>
    <w:rsid w:val="00284A39"/>
    <w:rsid w:val="00284BB1"/>
    <w:rsid w:val="00284D06"/>
    <w:rsid w:val="002850BC"/>
    <w:rsid w:val="00285297"/>
    <w:rsid w:val="002853EB"/>
    <w:rsid w:val="0028543F"/>
    <w:rsid w:val="00285441"/>
    <w:rsid w:val="0028550E"/>
    <w:rsid w:val="00285543"/>
    <w:rsid w:val="00285747"/>
    <w:rsid w:val="002857D4"/>
    <w:rsid w:val="002857DC"/>
    <w:rsid w:val="0028597C"/>
    <w:rsid w:val="00285EAA"/>
    <w:rsid w:val="002861CB"/>
    <w:rsid w:val="00286291"/>
    <w:rsid w:val="00286295"/>
    <w:rsid w:val="002862EC"/>
    <w:rsid w:val="00286337"/>
    <w:rsid w:val="00286471"/>
    <w:rsid w:val="0028649E"/>
    <w:rsid w:val="00286685"/>
    <w:rsid w:val="00286820"/>
    <w:rsid w:val="00286925"/>
    <w:rsid w:val="00286980"/>
    <w:rsid w:val="00286B54"/>
    <w:rsid w:val="00286BAC"/>
    <w:rsid w:val="00286BB4"/>
    <w:rsid w:val="00286D37"/>
    <w:rsid w:val="00286D7E"/>
    <w:rsid w:val="00286DD2"/>
    <w:rsid w:val="00286F29"/>
    <w:rsid w:val="00286F7E"/>
    <w:rsid w:val="00286F97"/>
    <w:rsid w:val="0028704F"/>
    <w:rsid w:val="00287057"/>
    <w:rsid w:val="0028732E"/>
    <w:rsid w:val="002873EC"/>
    <w:rsid w:val="0028748A"/>
    <w:rsid w:val="002876CB"/>
    <w:rsid w:val="0028775A"/>
    <w:rsid w:val="0028779B"/>
    <w:rsid w:val="002878A3"/>
    <w:rsid w:val="00287924"/>
    <w:rsid w:val="0028795F"/>
    <w:rsid w:val="00287A76"/>
    <w:rsid w:val="00287AD0"/>
    <w:rsid w:val="00287C39"/>
    <w:rsid w:val="00287E2E"/>
    <w:rsid w:val="00287FA8"/>
    <w:rsid w:val="00287FE8"/>
    <w:rsid w:val="00290281"/>
    <w:rsid w:val="002903E5"/>
    <w:rsid w:val="002906A4"/>
    <w:rsid w:val="002906C0"/>
    <w:rsid w:val="002907F0"/>
    <w:rsid w:val="0029097D"/>
    <w:rsid w:val="00290B23"/>
    <w:rsid w:val="00290E09"/>
    <w:rsid w:val="00290E7B"/>
    <w:rsid w:val="00290ECD"/>
    <w:rsid w:val="00290F1F"/>
    <w:rsid w:val="00290FEF"/>
    <w:rsid w:val="00291151"/>
    <w:rsid w:val="00291213"/>
    <w:rsid w:val="00291412"/>
    <w:rsid w:val="002915D1"/>
    <w:rsid w:val="0029162C"/>
    <w:rsid w:val="00291845"/>
    <w:rsid w:val="00291861"/>
    <w:rsid w:val="002918CD"/>
    <w:rsid w:val="00291A20"/>
    <w:rsid w:val="00291AC2"/>
    <w:rsid w:val="00291B91"/>
    <w:rsid w:val="00291DBA"/>
    <w:rsid w:val="00291E2B"/>
    <w:rsid w:val="00291E67"/>
    <w:rsid w:val="0029231D"/>
    <w:rsid w:val="00292394"/>
    <w:rsid w:val="0029245D"/>
    <w:rsid w:val="002924A5"/>
    <w:rsid w:val="002924C5"/>
    <w:rsid w:val="002925C1"/>
    <w:rsid w:val="00292655"/>
    <w:rsid w:val="002926D5"/>
    <w:rsid w:val="002927D5"/>
    <w:rsid w:val="00292808"/>
    <w:rsid w:val="00292A12"/>
    <w:rsid w:val="00292A98"/>
    <w:rsid w:val="00292AAE"/>
    <w:rsid w:val="00292AE6"/>
    <w:rsid w:val="00292B68"/>
    <w:rsid w:val="00292BB5"/>
    <w:rsid w:val="00292D44"/>
    <w:rsid w:val="00292E71"/>
    <w:rsid w:val="00292F9C"/>
    <w:rsid w:val="00293081"/>
    <w:rsid w:val="002932AA"/>
    <w:rsid w:val="00293462"/>
    <w:rsid w:val="002934D6"/>
    <w:rsid w:val="002935D3"/>
    <w:rsid w:val="002935EF"/>
    <w:rsid w:val="002936F8"/>
    <w:rsid w:val="002937FC"/>
    <w:rsid w:val="00293846"/>
    <w:rsid w:val="0029395E"/>
    <w:rsid w:val="00293DFD"/>
    <w:rsid w:val="00293E6E"/>
    <w:rsid w:val="00293E76"/>
    <w:rsid w:val="00293E94"/>
    <w:rsid w:val="00293F3F"/>
    <w:rsid w:val="002940C2"/>
    <w:rsid w:val="00294229"/>
    <w:rsid w:val="0029441F"/>
    <w:rsid w:val="00294596"/>
    <w:rsid w:val="002945E0"/>
    <w:rsid w:val="002946DE"/>
    <w:rsid w:val="002947BF"/>
    <w:rsid w:val="00294DB7"/>
    <w:rsid w:val="00294DF8"/>
    <w:rsid w:val="00294E9D"/>
    <w:rsid w:val="00294F17"/>
    <w:rsid w:val="00294F3C"/>
    <w:rsid w:val="00294FAE"/>
    <w:rsid w:val="00294FDA"/>
    <w:rsid w:val="00295079"/>
    <w:rsid w:val="00295458"/>
    <w:rsid w:val="0029561B"/>
    <w:rsid w:val="0029577D"/>
    <w:rsid w:val="002958F5"/>
    <w:rsid w:val="00295B3E"/>
    <w:rsid w:val="00295BAC"/>
    <w:rsid w:val="00295C25"/>
    <w:rsid w:val="00295E05"/>
    <w:rsid w:val="00295E46"/>
    <w:rsid w:val="00295F15"/>
    <w:rsid w:val="00296015"/>
    <w:rsid w:val="00296061"/>
    <w:rsid w:val="0029606B"/>
    <w:rsid w:val="00296199"/>
    <w:rsid w:val="0029635A"/>
    <w:rsid w:val="00296398"/>
    <w:rsid w:val="00296634"/>
    <w:rsid w:val="00296919"/>
    <w:rsid w:val="002969F8"/>
    <w:rsid w:val="00296AA9"/>
    <w:rsid w:val="00296B8C"/>
    <w:rsid w:val="00296DAA"/>
    <w:rsid w:val="00296EA8"/>
    <w:rsid w:val="00296F89"/>
    <w:rsid w:val="00296FA7"/>
    <w:rsid w:val="00297131"/>
    <w:rsid w:val="002972CB"/>
    <w:rsid w:val="00297353"/>
    <w:rsid w:val="00297406"/>
    <w:rsid w:val="002978C0"/>
    <w:rsid w:val="002978E9"/>
    <w:rsid w:val="002979C4"/>
    <w:rsid w:val="00297A3D"/>
    <w:rsid w:val="00297B1F"/>
    <w:rsid w:val="00297C33"/>
    <w:rsid w:val="00297D1E"/>
    <w:rsid w:val="00297ED6"/>
    <w:rsid w:val="00297F08"/>
    <w:rsid w:val="002A0034"/>
    <w:rsid w:val="002A00E1"/>
    <w:rsid w:val="002A05D2"/>
    <w:rsid w:val="002A073B"/>
    <w:rsid w:val="002A07CF"/>
    <w:rsid w:val="002A0826"/>
    <w:rsid w:val="002A088C"/>
    <w:rsid w:val="002A0979"/>
    <w:rsid w:val="002A0995"/>
    <w:rsid w:val="002A0A62"/>
    <w:rsid w:val="002A114A"/>
    <w:rsid w:val="002A11B2"/>
    <w:rsid w:val="002A14B9"/>
    <w:rsid w:val="002A1579"/>
    <w:rsid w:val="002A1584"/>
    <w:rsid w:val="002A1590"/>
    <w:rsid w:val="002A1691"/>
    <w:rsid w:val="002A16B0"/>
    <w:rsid w:val="002A17F9"/>
    <w:rsid w:val="002A194D"/>
    <w:rsid w:val="002A1B50"/>
    <w:rsid w:val="002A1B55"/>
    <w:rsid w:val="002A1BC9"/>
    <w:rsid w:val="002A1D2D"/>
    <w:rsid w:val="002A1D39"/>
    <w:rsid w:val="002A1D71"/>
    <w:rsid w:val="002A1DD8"/>
    <w:rsid w:val="002A1F26"/>
    <w:rsid w:val="002A1F43"/>
    <w:rsid w:val="002A2153"/>
    <w:rsid w:val="002A2222"/>
    <w:rsid w:val="002A23BE"/>
    <w:rsid w:val="002A2450"/>
    <w:rsid w:val="002A28DB"/>
    <w:rsid w:val="002A2C3E"/>
    <w:rsid w:val="002A2C41"/>
    <w:rsid w:val="002A2F2C"/>
    <w:rsid w:val="002A30FD"/>
    <w:rsid w:val="002A3166"/>
    <w:rsid w:val="002A319B"/>
    <w:rsid w:val="002A32B1"/>
    <w:rsid w:val="002A3378"/>
    <w:rsid w:val="002A33F9"/>
    <w:rsid w:val="002A34C3"/>
    <w:rsid w:val="002A359C"/>
    <w:rsid w:val="002A3792"/>
    <w:rsid w:val="002A3870"/>
    <w:rsid w:val="002A3BEF"/>
    <w:rsid w:val="002A3D0A"/>
    <w:rsid w:val="002A3E04"/>
    <w:rsid w:val="002A45C9"/>
    <w:rsid w:val="002A48C5"/>
    <w:rsid w:val="002A4917"/>
    <w:rsid w:val="002A4B41"/>
    <w:rsid w:val="002A4C0A"/>
    <w:rsid w:val="002A4C96"/>
    <w:rsid w:val="002A4DA4"/>
    <w:rsid w:val="002A4E41"/>
    <w:rsid w:val="002A547D"/>
    <w:rsid w:val="002A549A"/>
    <w:rsid w:val="002A54CB"/>
    <w:rsid w:val="002A5524"/>
    <w:rsid w:val="002A553C"/>
    <w:rsid w:val="002A5656"/>
    <w:rsid w:val="002A5725"/>
    <w:rsid w:val="002A58AF"/>
    <w:rsid w:val="002A58D5"/>
    <w:rsid w:val="002A59C0"/>
    <w:rsid w:val="002A59EF"/>
    <w:rsid w:val="002A5B66"/>
    <w:rsid w:val="002A5E42"/>
    <w:rsid w:val="002A6057"/>
    <w:rsid w:val="002A6368"/>
    <w:rsid w:val="002A6382"/>
    <w:rsid w:val="002A63E0"/>
    <w:rsid w:val="002A647A"/>
    <w:rsid w:val="002A6617"/>
    <w:rsid w:val="002A66AC"/>
    <w:rsid w:val="002A698C"/>
    <w:rsid w:val="002A6C60"/>
    <w:rsid w:val="002A6E9E"/>
    <w:rsid w:val="002A6F87"/>
    <w:rsid w:val="002A6F88"/>
    <w:rsid w:val="002A7151"/>
    <w:rsid w:val="002A716A"/>
    <w:rsid w:val="002A7228"/>
    <w:rsid w:val="002A72E6"/>
    <w:rsid w:val="002A739E"/>
    <w:rsid w:val="002A7507"/>
    <w:rsid w:val="002A7687"/>
    <w:rsid w:val="002A7718"/>
    <w:rsid w:val="002A771B"/>
    <w:rsid w:val="002A7845"/>
    <w:rsid w:val="002A78D4"/>
    <w:rsid w:val="002A7BEA"/>
    <w:rsid w:val="002A7C88"/>
    <w:rsid w:val="002A7D50"/>
    <w:rsid w:val="002A7E25"/>
    <w:rsid w:val="002A7E69"/>
    <w:rsid w:val="002A7EE8"/>
    <w:rsid w:val="002A7FF9"/>
    <w:rsid w:val="002B0147"/>
    <w:rsid w:val="002B034A"/>
    <w:rsid w:val="002B03EE"/>
    <w:rsid w:val="002B04A6"/>
    <w:rsid w:val="002B04EE"/>
    <w:rsid w:val="002B0519"/>
    <w:rsid w:val="002B0905"/>
    <w:rsid w:val="002B09CA"/>
    <w:rsid w:val="002B09DC"/>
    <w:rsid w:val="002B0B5F"/>
    <w:rsid w:val="002B0DE3"/>
    <w:rsid w:val="002B0E74"/>
    <w:rsid w:val="002B0E79"/>
    <w:rsid w:val="002B0F74"/>
    <w:rsid w:val="002B106C"/>
    <w:rsid w:val="002B1273"/>
    <w:rsid w:val="002B1288"/>
    <w:rsid w:val="002B1310"/>
    <w:rsid w:val="002B155F"/>
    <w:rsid w:val="002B1746"/>
    <w:rsid w:val="002B19EF"/>
    <w:rsid w:val="002B1A8E"/>
    <w:rsid w:val="002B1D65"/>
    <w:rsid w:val="002B1DDC"/>
    <w:rsid w:val="002B1E7C"/>
    <w:rsid w:val="002B1EE5"/>
    <w:rsid w:val="002B1F3D"/>
    <w:rsid w:val="002B20DE"/>
    <w:rsid w:val="002B2238"/>
    <w:rsid w:val="002B230B"/>
    <w:rsid w:val="002B2521"/>
    <w:rsid w:val="002B261E"/>
    <w:rsid w:val="002B2638"/>
    <w:rsid w:val="002B29BA"/>
    <w:rsid w:val="002B2A73"/>
    <w:rsid w:val="002B2B9C"/>
    <w:rsid w:val="002B2CA4"/>
    <w:rsid w:val="002B2DBC"/>
    <w:rsid w:val="002B2DC7"/>
    <w:rsid w:val="002B2E6D"/>
    <w:rsid w:val="002B2FB7"/>
    <w:rsid w:val="002B325C"/>
    <w:rsid w:val="002B32C1"/>
    <w:rsid w:val="002B35E0"/>
    <w:rsid w:val="002B36E0"/>
    <w:rsid w:val="002B3756"/>
    <w:rsid w:val="002B3B9C"/>
    <w:rsid w:val="002B3D26"/>
    <w:rsid w:val="002B4120"/>
    <w:rsid w:val="002B4136"/>
    <w:rsid w:val="002B414A"/>
    <w:rsid w:val="002B419B"/>
    <w:rsid w:val="002B41BB"/>
    <w:rsid w:val="002B4316"/>
    <w:rsid w:val="002B43E0"/>
    <w:rsid w:val="002B44B0"/>
    <w:rsid w:val="002B44C4"/>
    <w:rsid w:val="002B46F5"/>
    <w:rsid w:val="002B4A46"/>
    <w:rsid w:val="002B4B72"/>
    <w:rsid w:val="002B4C4E"/>
    <w:rsid w:val="002B50EC"/>
    <w:rsid w:val="002B511D"/>
    <w:rsid w:val="002B513F"/>
    <w:rsid w:val="002B5190"/>
    <w:rsid w:val="002B53F8"/>
    <w:rsid w:val="002B55F3"/>
    <w:rsid w:val="002B56C6"/>
    <w:rsid w:val="002B57E6"/>
    <w:rsid w:val="002B5810"/>
    <w:rsid w:val="002B59DA"/>
    <w:rsid w:val="002B5B40"/>
    <w:rsid w:val="002B5E4E"/>
    <w:rsid w:val="002B5F69"/>
    <w:rsid w:val="002B6015"/>
    <w:rsid w:val="002B608C"/>
    <w:rsid w:val="002B619F"/>
    <w:rsid w:val="002B625E"/>
    <w:rsid w:val="002B6272"/>
    <w:rsid w:val="002B6417"/>
    <w:rsid w:val="002B6559"/>
    <w:rsid w:val="002B6580"/>
    <w:rsid w:val="002B665E"/>
    <w:rsid w:val="002B666B"/>
    <w:rsid w:val="002B68B1"/>
    <w:rsid w:val="002B6B84"/>
    <w:rsid w:val="002B6B8E"/>
    <w:rsid w:val="002B6BC7"/>
    <w:rsid w:val="002B6BF4"/>
    <w:rsid w:val="002B6C4F"/>
    <w:rsid w:val="002B6D8F"/>
    <w:rsid w:val="002B6DC7"/>
    <w:rsid w:val="002B70A2"/>
    <w:rsid w:val="002B731A"/>
    <w:rsid w:val="002B7572"/>
    <w:rsid w:val="002B7782"/>
    <w:rsid w:val="002B78DF"/>
    <w:rsid w:val="002B793F"/>
    <w:rsid w:val="002B794E"/>
    <w:rsid w:val="002B7AA2"/>
    <w:rsid w:val="002B7AD9"/>
    <w:rsid w:val="002B7B61"/>
    <w:rsid w:val="002B7BC6"/>
    <w:rsid w:val="002B7DC7"/>
    <w:rsid w:val="002B7F1C"/>
    <w:rsid w:val="002B7FAF"/>
    <w:rsid w:val="002C0000"/>
    <w:rsid w:val="002C013C"/>
    <w:rsid w:val="002C02E6"/>
    <w:rsid w:val="002C048A"/>
    <w:rsid w:val="002C07F5"/>
    <w:rsid w:val="002C08BE"/>
    <w:rsid w:val="002C0949"/>
    <w:rsid w:val="002C0ACD"/>
    <w:rsid w:val="002C0AF9"/>
    <w:rsid w:val="002C0C59"/>
    <w:rsid w:val="002C0E4A"/>
    <w:rsid w:val="002C0EF7"/>
    <w:rsid w:val="002C0FF0"/>
    <w:rsid w:val="002C101F"/>
    <w:rsid w:val="002C1095"/>
    <w:rsid w:val="002C11DC"/>
    <w:rsid w:val="002C11EA"/>
    <w:rsid w:val="002C124C"/>
    <w:rsid w:val="002C133F"/>
    <w:rsid w:val="002C1365"/>
    <w:rsid w:val="002C1635"/>
    <w:rsid w:val="002C1688"/>
    <w:rsid w:val="002C18A8"/>
    <w:rsid w:val="002C1BCA"/>
    <w:rsid w:val="002C1DD6"/>
    <w:rsid w:val="002C1EF8"/>
    <w:rsid w:val="002C1F0B"/>
    <w:rsid w:val="002C1F43"/>
    <w:rsid w:val="002C1F71"/>
    <w:rsid w:val="002C1FA9"/>
    <w:rsid w:val="002C1FD7"/>
    <w:rsid w:val="002C20EE"/>
    <w:rsid w:val="002C22DB"/>
    <w:rsid w:val="002C269C"/>
    <w:rsid w:val="002C26D1"/>
    <w:rsid w:val="002C26D8"/>
    <w:rsid w:val="002C27B0"/>
    <w:rsid w:val="002C2918"/>
    <w:rsid w:val="002C297A"/>
    <w:rsid w:val="002C2A34"/>
    <w:rsid w:val="002C2A79"/>
    <w:rsid w:val="002C2ABE"/>
    <w:rsid w:val="002C3006"/>
    <w:rsid w:val="002C3068"/>
    <w:rsid w:val="002C32BA"/>
    <w:rsid w:val="002C330B"/>
    <w:rsid w:val="002C3340"/>
    <w:rsid w:val="002C3776"/>
    <w:rsid w:val="002C37A6"/>
    <w:rsid w:val="002C389F"/>
    <w:rsid w:val="002C396E"/>
    <w:rsid w:val="002C3DCD"/>
    <w:rsid w:val="002C3E83"/>
    <w:rsid w:val="002C3F14"/>
    <w:rsid w:val="002C42B3"/>
    <w:rsid w:val="002C4399"/>
    <w:rsid w:val="002C4516"/>
    <w:rsid w:val="002C4792"/>
    <w:rsid w:val="002C48A3"/>
    <w:rsid w:val="002C491A"/>
    <w:rsid w:val="002C4A95"/>
    <w:rsid w:val="002C4B4E"/>
    <w:rsid w:val="002C4B55"/>
    <w:rsid w:val="002C4B64"/>
    <w:rsid w:val="002C4C6C"/>
    <w:rsid w:val="002C4CB9"/>
    <w:rsid w:val="002C4DC7"/>
    <w:rsid w:val="002C4DDB"/>
    <w:rsid w:val="002C5011"/>
    <w:rsid w:val="002C51C2"/>
    <w:rsid w:val="002C523F"/>
    <w:rsid w:val="002C550D"/>
    <w:rsid w:val="002C5547"/>
    <w:rsid w:val="002C581A"/>
    <w:rsid w:val="002C5B6A"/>
    <w:rsid w:val="002C5D40"/>
    <w:rsid w:val="002C5F5E"/>
    <w:rsid w:val="002C6089"/>
    <w:rsid w:val="002C6132"/>
    <w:rsid w:val="002C65CD"/>
    <w:rsid w:val="002C6731"/>
    <w:rsid w:val="002C6A92"/>
    <w:rsid w:val="002C6B64"/>
    <w:rsid w:val="002C6B65"/>
    <w:rsid w:val="002C6D7D"/>
    <w:rsid w:val="002C6DD9"/>
    <w:rsid w:val="002C6EDD"/>
    <w:rsid w:val="002C6F3A"/>
    <w:rsid w:val="002C6F45"/>
    <w:rsid w:val="002C6FD1"/>
    <w:rsid w:val="002C7065"/>
    <w:rsid w:val="002C7412"/>
    <w:rsid w:val="002C747D"/>
    <w:rsid w:val="002C74CE"/>
    <w:rsid w:val="002C7673"/>
    <w:rsid w:val="002C772A"/>
    <w:rsid w:val="002C7830"/>
    <w:rsid w:val="002C79A9"/>
    <w:rsid w:val="002C7C44"/>
    <w:rsid w:val="002C7CD8"/>
    <w:rsid w:val="002C7F7B"/>
    <w:rsid w:val="002D01FA"/>
    <w:rsid w:val="002D029D"/>
    <w:rsid w:val="002D06ED"/>
    <w:rsid w:val="002D0782"/>
    <w:rsid w:val="002D0B97"/>
    <w:rsid w:val="002D0E67"/>
    <w:rsid w:val="002D0ECF"/>
    <w:rsid w:val="002D1118"/>
    <w:rsid w:val="002D1235"/>
    <w:rsid w:val="002D1316"/>
    <w:rsid w:val="002D17A1"/>
    <w:rsid w:val="002D1942"/>
    <w:rsid w:val="002D194F"/>
    <w:rsid w:val="002D1B0A"/>
    <w:rsid w:val="002D1E39"/>
    <w:rsid w:val="002D2022"/>
    <w:rsid w:val="002D23B1"/>
    <w:rsid w:val="002D24D0"/>
    <w:rsid w:val="002D25D1"/>
    <w:rsid w:val="002D261E"/>
    <w:rsid w:val="002D2713"/>
    <w:rsid w:val="002D2727"/>
    <w:rsid w:val="002D281D"/>
    <w:rsid w:val="002D2835"/>
    <w:rsid w:val="002D28CD"/>
    <w:rsid w:val="002D292D"/>
    <w:rsid w:val="002D2E02"/>
    <w:rsid w:val="002D2E0F"/>
    <w:rsid w:val="002D2FBE"/>
    <w:rsid w:val="002D3130"/>
    <w:rsid w:val="002D3244"/>
    <w:rsid w:val="002D32CE"/>
    <w:rsid w:val="002D33E4"/>
    <w:rsid w:val="002D345B"/>
    <w:rsid w:val="002D361E"/>
    <w:rsid w:val="002D3685"/>
    <w:rsid w:val="002D36D0"/>
    <w:rsid w:val="002D3705"/>
    <w:rsid w:val="002D3887"/>
    <w:rsid w:val="002D394B"/>
    <w:rsid w:val="002D39DD"/>
    <w:rsid w:val="002D39F5"/>
    <w:rsid w:val="002D3B83"/>
    <w:rsid w:val="002D4221"/>
    <w:rsid w:val="002D424F"/>
    <w:rsid w:val="002D425D"/>
    <w:rsid w:val="002D4494"/>
    <w:rsid w:val="002D4547"/>
    <w:rsid w:val="002D4643"/>
    <w:rsid w:val="002D4827"/>
    <w:rsid w:val="002D483C"/>
    <w:rsid w:val="002D494D"/>
    <w:rsid w:val="002D4A15"/>
    <w:rsid w:val="002D4AC2"/>
    <w:rsid w:val="002D4B5E"/>
    <w:rsid w:val="002D4D12"/>
    <w:rsid w:val="002D4EC6"/>
    <w:rsid w:val="002D4FA0"/>
    <w:rsid w:val="002D50E1"/>
    <w:rsid w:val="002D52AA"/>
    <w:rsid w:val="002D53DE"/>
    <w:rsid w:val="002D547F"/>
    <w:rsid w:val="002D54CD"/>
    <w:rsid w:val="002D55CC"/>
    <w:rsid w:val="002D55F0"/>
    <w:rsid w:val="002D562D"/>
    <w:rsid w:val="002D56B9"/>
    <w:rsid w:val="002D58BA"/>
    <w:rsid w:val="002D5D91"/>
    <w:rsid w:val="002D5DBD"/>
    <w:rsid w:val="002D5DE3"/>
    <w:rsid w:val="002D5E25"/>
    <w:rsid w:val="002D5FB9"/>
    <w:rsid w:val="002D6057"/>
    <w:rsid w:val="002D64EC"/>
    <w:rsid w:val="002D663F"/>
    <w:rsid w:val="002D675D"/>
    <w:rsid w:val="002D679D"/>
    <w:rsid w:val="002D69AC"/>
    <w:rsid w:val="002D6BD8"/>
    <w:rsid w:val="002D6D5B"/>
    <w:rsid w:val="002D6D65"/>
    <w:rsid w:val="002D6DA3"/>
    <w:rsid w:val="002D70AB"/>
    <w:rsid w:val="002D70CD"/>
    <w:rsid w:val="002D71FC"/>
    <w:rsid w:val="002D724C"/>
    <w:rsid w:val="002D7370"/>
    <w:rsid w:val="002D740E"/>
    <w:rsid w:val="002D77CC"/>
    <w:rsid w:val="002D7922"/>
    <w:rsid w:val="002D7A42"/>
    <w:rsid w:val="002D7D2E"/>
    <w:rsid w:val="002D7D34"/>
    <w:rsid w:val="002D7D9B"/>
    <w:rsid w:val="002D7E60"/>
    <w:rsid w:val="002D7EA4"/>
    <w:rsid w:val="002E00F8"/>
    <w:rsid w:val="002E0402"/>
    <w:rsid w:val="002E0491"/>
    <w:rsid w:val="002E057B"/>
    <w:rsid w:val="002E0644"/>
    <w:rsid w:val="002E06F8"/>
    <w:rsid w:val="002E075E"/>
    <w:rsid w:val="002E08C0"/>
    <w:rsid w:val="002E0A97"/>
    <w:rsid w:val="002E0AD7"/>
    <w:rsid w:val="002E0BB4"/>
    <w:rsid w:val="002E0C69"/>
    <w:rsid w:val="002E0DC0"/>
    <w:rsid w:val="002E11D3"/>
    <w:rsid w:val="002E1303"/>
    <w:rsid w:val="002E1334"/>
    <w:rsid w:val="002E15E4"/>
    <w:rsid w:val="002E18D5"/>
    <w:rsid w:val="002E19D8"/>
    <w:rsid w:val="002E1C5B"/>
    <w:rsid w:val="002E1CD0"/>
    <w:rsid w:val="002E1DFA"/>
    <w:rsid w:val="002E1E42"/>
    <w:rsid w:val="002E1EC5"/>
    <w:rsid w:val="002E2075"/>
    <w:rsid w:val="002E226F"/>
    <w:rsid w:val="002E22CD"/>
    <w:rsid w:val="002E261E"/>
    <w:rsid w:val="002E2630"/>
    <w:rsid w:val="002E2717"/>
    <w:rsid w:val="002E2959"/>
    <w:rsid w:val="002E29F4"/>
    <w:rsid w:val="002E2AA5"/>
    <w:rsid w:val="002E2C59"/>
    <w:rsid w:val="002E2E75"/>
    <w:rsid w:val="002E2E94"/>
    <w:rsid w:val="002E2EDD"/>
    <w:rsid w:val="002E2F2D"/>
    <w:rsid w:val="002E31E7"/>
    <w:rsid w:val="002E3237"/>
    <w:rsid w:val="002E3274"/>
    <w:rsid w:val="002E3475"/>
    <w:rsid w:val="002E34B0"/>
    <w:rsid w:val="002E36E5"/>
    <w:rsid w:val="002E3808"/>
    <w:rsid w:val="002E3844"/>
    <w:rsid w:val="002E39A9"/>
    <w:rsid w:val="002E3A0E"/>
    <w:rsid w:val="002E3C54"/>
    <w:rsid w:val="002E3C59"/>
    <w:rsid w:val="002E3CE7"/>
    <w:rsid w:val="002E3D27"/>
    <w:rsid w:val="002E3E3F"/>
    <w:rsid w:val="002E4078"/>
    <w:rsid w:val="002E4354"/>
    <w:rsid w:val="002E436C"/>
    <w:rsid w:val="002E43AB"/>
    <w:rsid w:val="002E448E"/>
    <w:rsid w:val="002E474D"/>
    <w:rsid w:val="002E4A00"/>
    <w:rsid w:val="002E4A13"/>
    <w:rsid w:val="002E4A30"/>
    <w:rsid w:val="002E4B74"/>
    <w:rsid w:val="002E4EB1"/>
    <w:rsid w:val="002E51DC"/>
    <w:rsid w:val="002E52A2"/>
    <w:rsid w:val="002E53DF"/>
    <w:rsid w:val="002E548F"/>
    <w:rsid w:val="002E56A5"/>
    <w:rsid w:val="002E570D"/>
    <w:rsid w:val="002E57B6"/>
    <w:rsid w:val="002E5A49"/>
    <w:rsid w:val="002E5B45"/>
    <w:rsid w:val="002E5D6C"/>
    <w:rsid w:val="002E6018"/>
    <w:rsid w:val="002E6029"/>
    <w:rsid w:val="002E653B"/>
    <w:rsid w:val="002E659C"/>
    <w:rsid w:val="002E65F6"/>
    <w:rsid w:val="002E65FD"/>
    <w:rsid w:val="002E6618"/>
    <w:rsid w:val="002E6622"/>
    <w:rsid w:val="002E6633"/>
    <w:rsid w:val="002E67A4"/>
    <w:rsid w:val="002E67CE"/>
    <w:rsid w:val="002E681F"/>
    <w:rsid w:val="002E68B5"/>
    <w:rsid w:val="002E69B0"/>
    <w:rsid w:val="002E69C7"/>
    <w:rsid w:val="002E6A3C"/>
    <w:rsid w:val="002E6A91"/>
    <w:rsid w:val="002E6B27"/>
    <w:rsid w:val="002E6C13"/>
    <w:rsid w:val="002E6C2D"/>
    <w:rsid w:val="002E6D90"/>
    <w:rsid w:val="002E6D93"/>
    <w:rsid w:val="002E6E0C"/>
    <w:rsid w:val="002E6F07"/>
    <w:rsid w:val="002E6F78"/>
    <w:rsid w:val="002E6FB9"/>
    <w:rsid w:val="002E6FDC"/>
    <w:rsid w:val="002E70E1"/>
    <w:rsid w:val="002E7148"/>
    <w:rsid w:val="002E720E"/>
    <w:rsid w:val="002E73A4"/>
    <w:rsid w:val="002E74BF"/>
    <w:rsid w:val="002E7533"/>
    <w:rsid w:val="002E7556"/>
    <w:rsid w:val="002E7642"/>
    <w:rsid w:val="002E79DF"/>
    <w:rsid w:val="002E79FC"/>
    <w:rsid w:val="002E7C3C"/>
    <w:rsid w:val="002E7C60"/>
    <w:rsid w:val="002E7C6D"/>
    <w:rsid w:val="002E7DB3"/>
    <w:rsid w:val="002F00C6"/>
    <w:rsid w:val="002F00D0"/>
    <w:rsid w:val="002F0103"/>
    <w:rsid w:val="002F014C"/>
    <w:rsid w:val="002F0345"/>
    <w:rsid w:val="002F099A"/>
    <w:rsid w:val="002F0BAE"/>
    <w:rsid w:val="002F0D7B"/>
    <w:rsid w:val="002F0F5A"/>
    <w:rsid w:val="002F0FC8"/>
    <w:rsid w:val="002F0FF6"/>
    <w:rsid w:val="002F1051"/>
    <w:rsid w:val="002F1392"/>
    <w:rsid w:val="002F13E5"/>
    <w:rsid w:val="002F142B"/>
    <w:rsid w:val="002F144A"/>
    <w:rsid w:val="002F1463"/>
    <w:rsid w:val="002F14D8"/>
    <w:rsid w:val="002F14DD"/>
    <w:rsid w:val="002F14EE"/>
    <w:rsid w:val="002F1586"/>
    <w:rsid w:val="002F15D5"/>
    <w:rsid w:val="002F17DA"/>
    <w:rsid w:val="002F1B64"/>
    <w:rsid w:val="002F1C47"/>
    <w:rsid w:val="002F1CD3"/>
    <w:rsid w:val="002F1CE1"/>
    <w:rsid w:val="002F1D22"/>
    <w:rsid w:val="002F1E07"/>
    <w:rsid w:val="002F1FB2"/>
    <w:rsid w:val="002F229C"/>
    <w:rsid w:val="002F22E9"/>
    <w:rsid w:val="002F23CB"/>
    <w:rsid w:val="002F248D"/>
    <w:rsid w:val="002F263B"/>
    <w:rsid w:val="002F26B8"/>
    <w:rsid w:val="002F26C7"/>
    <w:rsid w:val="002F29D0"/>
    <w:rsid w:val="002F2A2D"/>
    <w:rsid w:val="002F2C1C"/>
    <w:rsid w:val="002F2D08"/>
    <w:rsid w:val="002F2D79"/>
    <w:rsid w:val="002F2E76"/>
    <w:rsid w:val="002F2EBD"/>
    <w:rsid w:val="002F3020"/>
    <w:rsid w:val="002F30B9"/>
    <w:rsid w:val="002F3227"/>
    <w:rsid w:val="002F3282"/>
    <w:rsid w:val="002F331E"/>
    <w:rsid w:val="002F3471"/>
    <w:rsid w:val="002F357B"/>
    <w:rsid w:val="002F35DA"/>
    <w:rsid w:val="002F37A4"/>
    <w:rsid w:val="002F389D"/>
    <w:rsid w:val="002F3BEA"/>
    <w:rsid w:val="002F3C04"/>
    <w:rsid w:val="002F3C11"/>
    <w:rsid w:val="002F3CE9"/>
    <w:rsid w:val="002F3E2B"/>
    <w:rsid w:val="002F3FA5"/>
    <w:rsid w:val="002F40B2"/>
    <w:rsid w:val="002F41BB"/>
    <w:rsid w:val="002F42A2"/>
    <w:rsid w:val="002F433A"/>
    <w:rsid w:val="002F4351"/>
    <w:rsid w:val="002F438D"/>
    <w:rsid w:val="002F43E3"/>
    <w:rsid w:val="002F444C"/>
    <w:rsid w:val="002F4512"/>
    <w:rsid w:val="002F4554"/>
    <w:rsid w:val="002F479A"/>
    <w:rsid w:val="002F4B70"/>
    <w:rsid w:val="002F4C47"/>
    <w:rsid w:val="002F4C60"/>
    <w:rsid w:val="002F5207"/>
    <w:rsid w:val="002F523C"/>
    <w:rsid w:val="002F5549"/>
    <w:rsid w:val="002F563D"/>
    <w:rsid w:val="002F5773"/>
    <w:rsid w:val="002F57AA"/>
    <w:rsid w:val="002F5807"/>
    <w:rsid w:val="002F5937"/>
    <w:rsid w:val="002F5A8A"/>
    <w:rsid w:val="002F5BEB"/>
    <w:rsid w:val="002F5D27"/>
    <w:rsid w:val="002F5D9C"/>
    <w:rsid w:val="002F60C5"/>
    <w:rsid w:val="002F61A8"/>
    <w:rsid w:val="002F6263"/>
    <w:rsid w:val="002F62E2"/>
    <w:rsid w:val="002F644D"/>
    <w:rsid w:val="002F6584"/>
    <w:rsid w:val="002F66A4"/>
    <w:rsid w:val="002F67C9"/>
    <w:rsid w:val="002F6AA2"/>
    <w:rsid w:val="002F6AA9"/>
    <w:rsid w:val="002F6AD9"/>
    <w:rsid w:val="002F6C13"/>
    <w:rsid w:val="002F6C8E"/>
    <w:rsid w:val="002F6CD1"/>
    <w:rsid w:val="002F6CF8"/>
    <w:rsid w:val="002F6EA9"/>
    <w:rsid w:val="002F6EB6"/>
    <w:rsid w:val="002F6F67"/>
    <w:rsid w:val="002F6FB1"/>
    <w:rsid w:val="002F72A7"/>
    <w:rsid w:val="002F732A"/>
    <w:rsid w:val="002F74AC"/>
    <w:rsid w:val="002F7569"/>
    <w:rsid w:val="002F75B5"/>
    <w:rsid w:val="002F761F"/>
    <w:rsid w:val="002F763C"/>
    <w:rsid w:val="002F7678"/>
    <w:rsid w:val="002F778F"/>
    <w:rsid w:val="002F7848"/>
    <w:rsid w:val="002F7A04"/>
    <w:rsid w:val="002F7B24"/>
    <w:rsid w:val="002F7C29"/>
    <w:rsid w:val="002F7CE7"/>
    <w:rsid w:val="002F7EE5"/>
    <w:rsid w:val="002F7FA8"/>
    <w:rsid w:val="002F7FDE"/>
    <w:rsid w:val="003000DE"/>
    <w:rsid w:val="003000E4"/>
    <w:rsid w:val="003002EA"/>
    <w:rsid w:val="00300380"/>
    <w:rsid w:val="003003AA"/>
    <w:rsid w:val="00300440"/>
    <w:rsid w:val="00300457"/>
    <w:rsid w:val="00300471"/>
    <w:rsid w:val="0030047F"/>
    <w:rsid w:val="0030051F"/>
    <w:rsid w:val="003006A0"/>
    <w:rsid w:val="00300AB7"/>
    <w:rsid w:val="00300B33"/>
    <w:rsid w:val="00300E8A"/>
    <w:rsid w:val="00300EC9"/>
    <w:rsid w:val="00301074"/>
    <w:rsid w:val="00301223"/>
    <w:rsid w:val="00301285"/>
    <w:rsid w:val="00301408"/>
    <w:rsid w:val="003015EA"/>
    <w:rsid w:val="003015EC"/>
    <w:rsid w:val="00301760"/>
    <w:rsid w:val="00301775"/>
    <w:rsid w:val="00301788"/>
    <w:rsid w:val="00301880"/>
    <w:rsid w:val="003019D3"/>
    <w:rsid w:val="00301CB0"/>
    <w:rsid w:val="00301CD9"/>
    <w:rsid w:val="00302230"/>
    <w:rsid w:val="003022CE"/>
    <w:rsid w:val="00302350"/>
    <w:rsid w:val="003023FD"/>
    <w:rsid w:val="00302504"/>
    <w:rsid w:val="0030276D"/>
    <w:rsid w:val="0030278C"/>
    <w:rsid w:val="00302796"/>
    <w:rsid w:val="003028F7"/>
    <w:rsid w:val="00302966"/>
    <w:rsid w:val="00302A9F"/>
    <w:rsid w:val="00302AF0"/>
    <w:rsid w:val="00302BEC"/>
    <w:rsid w:val="00302D7D"/>
    <w:rsid w:val="00302D95"/>
    <w:rsid w:val="00302DAF"/>
    <w:rsid w:val="00302F32"/>
    <w:rsid w:val="00303028"/>
    <w:rsid w:val="00303036"/>
    <w:rsid w:val="003030EE"/>
    <w:rsid w:val="00303141"/>
    <w:rsid w:val="003031B7"/>
    <w:rsid w:val="00303215"/>
    <w:rsid w:val="00303465"/>
    <w:rsid w:val="00303574"/>
    <w:rsid w:val="003036C7"/>
    <w:rsid w:val="00303772"/>
    <w:rsid w:val="003037F3"/>
    <w:rsid w:val="00303851"/>
    <w:rsid w:val="00303884"/>
    <w:rsid w:val="003039B7"/>
    <w:rsid w:val="00303AF6"/>
    <w:rsid w:val="00303B07"/>
    <w:rsid w:val="00303B2D"/>
    <w:rsid w:val="00303B93"/>
    <w:rsid w:val="00303E47"/>
    <w:rsid w:val="00303E99"/>
    <w:rsid w:val="00303EF1"/>
    <w:rsid w:val="00303FFF"/>
    <w:rsid w:val="00304050"/>
    <w:rsid w:val="003040C2"/>
    <w:rsid w:val="0030438D"/>
    <w:rsid w:val="0030460F"/>
    <w:rsid w:val="003046AF"/>
    <w:rsid w:val="003046C1"/>
    <w:rsid w:val="00304704"/>
    <w:rsid w:val="00304842"/>
    <w:rsid w:val="00304B87"/>
    <w:rsid w:val="00304D02"/>
    <w:rsid w:val="00304D9B"/>
    <w:rsid w:val="00304F2F"/>
    <w:rsid w:val="003050A6"/>
    <w:rsid w:val="0030514D"/>
    <w:rsid w:val="0030519E"/>
    <w:rsid w:val="0030523D"/>
    <w:rsid w:val="0030563E"/>
    <w:rsid w:val="003056AE"/>
    <w:rsid w:val="0030599B"/>
    <w:rsid w:val="00305A76"/>
    <w:rsid w:val="00305AF0"/>
    <w:rsid w:val="00305B60"/>
    <w:rsid w:val="00305BCB"/>
    <w:rsid w:val="00305C69"/>
    <w:rsid w:val="00305CE1"/>
    <w:rsid w:val="00305CF9"/>
    <w:rsid w:val="00305D20"/>
    <w:rsid w:val="00305D28"/>
    <w:rsid w:val="00305E3B"/>
    <w:rsid w:val="00305EED"/>
    <w:rsid w:val="00305F6E"/>
    <w:rsid w:val="00306333"/>
    <w:rsid w:val="003065C7"/>
    <w:rsid w:val="00306602"/>
    <w:rsid w:val="00306791"/>
    <w:rsid w:val="0030689C"/>
    <w:rsid w:val="003068DB"/>
    <w:rsid w:val="00306A20"/>
    <w:rsid w:val="00306BF5"/>
    <w:rsid w:val="00306E2C"/>
    <w:rsid w:val="00306F21"/>
    <w:rsid w:val="00307158"/>
    <w:rsid w:val="0030719C"/>
    <w:rsid w:val="003072C7"/>
    <w:rsid w:val="003073C9"/>
    <w:rsid w:val="003074A9"/>
    <w:rsid w:val="0030752A"/>
    <w:rsid w:val="00307551"/>
    <w:rsid w:val="00307560"/>
    <w:rsid w:val="0030779D"/>
    <w:rsid w:val="00307949"/>
    <w:rsid w:val="00307AEE"/>
    <w:rsid w:val="00307AF6"/>
    <w:rsid w:val="00307B99"/>
    <w:rsid w:val="00307BA6"/>
    <w:rsid w:val="00307D75"/>
    <w:rsid w:val="00307EA4"/>
    <w:rsid w:val="00307F4E"/>
    <w:rsid w:val="00310228"/>
    <w:rsid w:val="003102EC"/>
    <w:rsid w:val="00310382"/>
    <w:rsid w:val="003103D9"/>
    <w:rsid w:val="0031063B"/>
    <w:rsid w:val="00310651"/>
    <w:rsid w:val="00310686"/>
    <w:rsid w:val="0031077E"/>
    <w:rsid w:val="0031089B"/>
    <w:rsid w:val="00310A07"/>
    <w:rsid w:val="00310A87"/>
    <w:rsid w:val="00310D1B"/>
    <w:rsid w:val="00310DA6"/>
    <w:rsid w:val="00310E7B"/>
    <w:rsid w:val="00310F01"/>
    <w:rsid w:val="00310FDC"/>
    <w:rsid w:val="003114E5"/>
    <w:rsid w:val="00311508"/>
    <w:rsid w:val="0031151B"/>
    <w:rsid w:val="0031155B"/>
    <w:rsid w:val="0031156D"/>
    <w:rsid w:val="00311634"/>
    <w:rsid w:val="0031185F"/>
    <w:rsid w:val="003118A1"/>
    <w:rsid w:val="003118A5"/>
    <w:rsid w:val="003119F1"/>
    <w:rsid w:val="00311A8D"/>
    <w:rsid w:val="00311C74"/>
    <w:rsid w:val="00311CC1"/>
    <w:rsid w:val="00311D59"/>
    <w:rsid w:val="00311DDE"/>
    <w:rsid w:val="00311FD0"/>
    <w:rsid w:val="0031206B"/>
    <w:rsid w:val="003120CF"/>
    <w:rsid w:val="003123FD"/>
    <w:rsid w:val="00312410"/>
    <w:rsid w:val="00312690"/>
    <w:rsid w:val="00312A1A"/>
    <w:rsid w:val="00312A4F"/>
    <w:rsid w:val="00312B2E"/>
    <w:rsid w:val="00312B51"/>
    <w:rsid w:val="00312C51"/>
    <w:rsid w:val="00312CD4"/>
    <w:rsid w:val="00312D2E"/>
    <w:rsid w:val="0031344E"/>
    <w:rsid w:val="003134B7"/>
    <w:rsid w:val="0031354B"/>
    <w:rsid w:val="0031367C"/>
    <w:rsid w:val="003138F4"/>
    <w:rsid w:val="00313A7D"/>
    <w:rsid w:val="00313C7A"/>
    <w:rsid w:val="00313E39"/>
    <w:rsid w:val="00313F92"/>
    <w:rsid w:val="00314088"/>
    <w:rsid w:val="003140C7"/>
    <w:rsid w:val="003140F3"/>
    <w:rsid w:val="003141DD"/>
    <w:rsid w:val="00314363"/>
    <w:rsid w:val="003143BE"/>
    <w:rsid w:val="003143F7"/>
    <w:rsid w:val="0031451E"/>
    <w:rsid w:val="00314537"/>
    <w:rsid w:val="0031456C"/>
    <w:rsid w:val="0031462E"/>
    <w:rsid w:val="00314767"/>
    <w:rsid w:val="003147C5"/>
    <w:rsid w:val="00314828"/>
    <w:rsid w:val="00314906"/>
    <w:rsid w:val="0031492F"/>
    <w:rsid w:val="003149BD"/>
    <w:rsid w:val="00314A78"/>
    <w:rsid w:val="00314AC3"/>
    <w:rsid w:val="00314AD6"/>
    <w:rsid w:val="00314CA4"/>
    <w:rsid w:val="00314DFD"/>
    <w:rsid w:val="00314E17"/>
    <w:rsid w:val="003151DB"/>
    <w:rsid w:val="00315337"/>
    <w:rsid w:val="003153CB"/>
    <w:rsid w:val="00315438"/>
    <w:rsid w:val="00315484"/>
    <w:rsid w:val="0031572F"/>
    <w:rsid w:val="00315765"/>
    <w:rsid w:val="00315CBB"/>
    <w:rsid w:val="00315DC8"/>
    <w:rsid w:val="00315FA7"/>
    <w:rsid w:val="00316104"/>
    <w:rsid w:val="003162B0"/>
    <w:rsid w:val="00316386"/>
    <w:rsid w:val="003165B9"/>
    <w:rsid w:val="003165D6"/>
    <w:rsid w:val="00316898"/>
    <w:rsid w:val="00316B6E"/>
    <w:rsid w:val="00316B99"/>
    <w:rsid w:val="00316BAE"/>
    <w:rsid w:val="00316D79"/>
    <w:rsid w:val="00316E35"/>
    <w:rsid w:val="003171B9"/>
    <w:rsid w:val="003172EB"/>
    <w:rsid w:val="003172F1"/>
    <w:rsid w:val="003172FE"/>
    <w:rsid w:val="0031736C"/>
    <w:rsid w:val="0031753A"/>
    <w:rsid w:val="00317544"/>
    <w:rsid w:val="003177FF"/>
    <w:rsid w:val="003178DE"/>
    <w:rsid w:val="003179B0"/>
    <w:rsid w:val="003179BE"/>
    <w:rsid w:val="003179C8"/>
    <w:rsid w:val="00317B59"/>
    <w:rsid w:val="00317E53"/>
    <w:rsid w:val="00317F67"/>
    <w:rsid w:val="0032034E"/>
    <w:rsid w:val="003203CA"/>
    <w:rsid w:val="00320411"/>
    <w:rsid w:val="0032047F"/>
    <w:rsid w:val="0032052B"/>
    <w:rsid w:val="00320575"/>
    <w:rsid w:val="003205B0"/>
    <w:rsid w:val="00320608"/>
    <w:rsid w:val="00320675"/>
    <w:rsid w:val="0032077D"/>
    <w:rsid w:val="003208A6"/>
    <w:rsid w:val="0032095F"/>
    <w:rsid w:val="00320A4C"/>
    <w:rsid w:val="00320C64"/>
    <w:rsid w:val="00320C7A"/>
    <w:rsid w:val="00320D70"/>
    <w:rsid w:val="00320E7A"/>
    <w:rsid w:val="00320FF9"/>
    <w:rsid w:val="00321042"/>
    <w:rsid w:val="003210B7"/>
    <w:rsid w:val="003211CD"/>
    <w:rsid w:val="00321500"/>
    <w:rsid w:val="003216AC"/>
    <w:rsid w:val="00321725"/>
    <w:rsid w:val="00321801"/>
    <w:rsid w:val="00321E79"/>
    <w:rsid w:val="003222DA"/>
    <w:rsid w:val="00322528"/>
    <w:rsid w:val="003226D2"/>
    <w:rsid w:val="00322A94"/>
    <w:rsid w:val="00322BDB"/>
    <w:rsid w:val="00322CE1"/>
    <w:rsid w:val="00322D3B"/>
    <w:rsid w:val="00322DA9"/>
    <w:rsid w:val="00322DEB"/>
    <w:rsid w:val="00322E52"/>
    <w:rsid w:val="00322EEB"/>
    <w:rsid w:val="00322F28"/>
    <w:rsid w:val="003231E6"/>
    <w:rsid w:val="0032329E"/>
    <w:rsid w:val="0032349D"/>
    <w:rsid w:val="003234B6"/>
    <w:rsid w:val="003234D2"/>
    <w:rsid w:val="003236F3"/>
    <w:rsid w:val="00323774"/>
    <w:rsid w:val="0032377A"/>
    <w:rsid w:val="00323880"/>
    <w:rsid w:val="00323925"/>
    <w:rsid w:val="003239D0"/>
    <w:rsid w:val="00323AA6"/>
    <w:rsid w:val="00323D4B"/>
    <w:rsid w:val="00323DCD"/>
    <w:rsid w:val="003240ED"/>
    <w:rsid w:val="00324205"/>
    <w:rsid w:val="00324411"/>
    <w:rsid w:val="00324565"/>
    <w:rsid w:val="00324842"/>
    <w:rsid w:val="00324A30"/>
    <w:rsid w:val="00324B45"/>
    <w:rsid w:val="00324CFB"/>
    <w:rsid w:val="00324E41"/>
    <w:rsid w:val="003253CE"/>
    <w:rsid w:val="0032552B"/>
    <w:rsid w:val="00325613"/>
    <w:rsid w:val="003256BD"/>
    <w:rsid w:val="003257BB"/>
    <w:rsid w:val="0032580E"/>
    <w:rsid w:val="00325838"/>
    <w:rsid w:val="003258C7"/>
    <w:rsid w:val="003258DE"/>
    <w:rsid w:val="00325B00"/>
    <w:rsid w:val="00325B91"/>
    <w:rsid w:val="00325CC7"/>
    <w:rsid w:val="00325CF6"/>
    <w:rsid w:val="00325DDD"/>
    <w:rsid w:val="00326015"/>
    <w:rsid w:val="003260CC"/>
    <w:rsid w:val="00326134"/>
    <w:rsid w:val="00326392"/>
    <w:rsid w:val="003263BD"/>
    <w:rsid w:val="0032640B"/>
    <w:rsid w:val="003265CD"/>
    <w:rsid w:val="00326616"/>
    <w:rsid w:val="0032682C"/>
    <w:rsid w:val="00326D63"/>
    <w:rsid w:val="00326DC4"/>
    <w:rsid w:val="0032709B"/>
    <w:rsid w:val="003270E8"/>
    <w:rsid w:val="00327320"/>
    <w:rsid w:val="003273C6"/>
    <w:rsid w:val="0032742C"/>
    <w:rsid w:val="00327554"/>
    <w:rsid w:val="00327561"/>
    <w:rsid w:val="00327569"/>
    <w:rsid w:val="00327670"/>
    <w:rsid w:val="00327812"/>
    <w:rsid w:val="00327858"/>
    <w:rsid w:val="0032785A"/>
    <w:rsid w:val="003278EE"/>
    <w:rsid w:val="0032790A"/>
    <w:rsid w:val="00327AD2"/>
    <w:rsid w:val="00327B1A"/>
    <w:rsid w:val="00327B7F"/>
    <w:rsid w:val="00327E4F"/>
    <w:rsid w:val="00327F30"/>
    <w:rsid w:val="00330063"/>
    <w:rsid w:val="00330264"/>
    <w:rsid w:val="003302D7"/>
    <w:rsid w:val="0033036A"/>
    <w:rsid w:val="0033039E"/>
    <w:rsid w:val="003303E0"/>
    <w:rsid w:val="003305FB"/>
    <w:rsid w:val="0033072F"/>
    <w:rsid w:val="003307A0"/>
    <w:rsid w:val="003308DD"/>
    <w:rsid w:val="003309E5"/>
    <w:rsid w:val="00330B60"/>
    <w:rsid w:val="00330BDF"/>
    <w:rsid w:val="00330D2C"/>
    <w:rsid w:val="00330E1D"/>
    <w:rsid w:val="00330EF8"/>
    <w:rsid w:val="00330F74"/>
    <w:rsid w:val="00331020"/>
    <w:rsid w:val="00331120"/>
    <w:rsid w:val="003311C0"/>
    <w:rsid w:val="0033137C"/>
    <w:rsid w:val="00331415"/>
    <w:rsid w:val="003315E7"/>
    <w:rsid w:val="003318BB"/>
    <w:rsid w:val="00331945"/>
    <w:rsid w:val="00331A96"/>
    <w:rsid w:val="00331B9E"/>
    <w:rsid w:val="00331D33"/>
    <w:rsid w:val="00332109"/>
    <w:rsid w:val="0033223A"/>
    <w:rsid w:val="0033224C"/>
    <w:rsid w:val="00332292"/>
    <w:rsid w:val="003323DC"/>
    <w:rsid w:val="0033248E"/>
    <w:rsid w:val="0033254E"/>
    <w:rsid w:val="0033276E"/>
    <w:rsid w:val="00332783"/>
    <w:rsid w:val="00332837"/>
    <w:rsid w:val="00332940"/>
    <w:rsid w:val="0033299E"/>
    <w:rsid w:val="00332A77"/>
    <w:rsid w:val="00332ADA"/>
    <w:rsid w:val="00332B4F"/>
    <w:rsid w:val="00332B85"/>
    <w:rsid w:val="00332DA9"/>
    <w:rsid w:val="00332DDA"/>
    <w:rsid w:val="00332E0A"/>
    <w:rsid w:val="00332EF8"/>
    <w:rsid w:val="00332F34"/>
    <w:rsid w:val="00332F9B"/>
    <w:rsid w:val="003330BA"/>
    <w:rsid w:val="003339A0"/>
    <w:rsid w:val="003339CB"/>
    <w:rsid w:val="003339CE"/>
    <w:rsid w:val="00333DE5"/>
    <w:rsid w:val="00333E54"/>
    <w:rsid w:val="00333F66"/>
    <w:rsid w:val="003340C6"/>
    <w:rsid w:val="00334112"/>
    <w:rsid w:val="0033420A"/>
    <w:rsid w:val="0033423B"/>
    <w:rsid w:val="003342B5"/>
    <w:rsid w:val="003342EA"/>
    <w:rsid w:val="00334519"/>
    <w:rsid w:val="0033465E"/>
    <w:rsid w:val="003346F1"/>
    <w:rsid w:val="003348A5"/>
    <w:rsid w:val="003348F1"/>
    <w:rsid w:val="0033491C"/>
    <w:rsid w:val="00334AE6"/>
    <w:rsid w:val="00334E43"/>
    <w:rsid w:val="00334E5F"/>
    <w:rsid w:val="00334F37"/>
    <w:rsid w:val="00334F70"/>
    <w:rsid w:val="00335066"/>
    <w:rsid w:val="003352A4"/>
    <w:rsid w:val="0033535B"/>
    <w:rsid w:val="003353C4"/>
    <w:rsid w:val="0033546C"/>
    <w:rsid w:val="003354AF"/>
    <w:rsid w:val="003354B8"/>
    <w:rsid w:val="003356A9"/>
    <w:rsid w:val="0033577D"/>
    <w:rsid w:val="00335898"/>
    <w:rsid w:val="00335AE0"/>
    <w:rsid w:val="00335D5D"/>
    <w:rsid w:val="00335E5A"/>
    <w:rsid w:val="00335EB8"/>
    <w:rsid w:val="00335EE8"/>
    <w:rsid w:val="00336261"/>
    <w:rsid w:val="0033630E"/>
    <w:rsid w:val="0033632E"/>
    <w:rsid w:val="003364A1"/>
    <w:rsid w:val="00336672"/>
    <w:rsid w:val="0033668D"/>
    <w:rsid w:val="00336DBB"/>
    <w:rsid w:val="00336DE2"/>
    <w:rsid w:val="00336E2F"/>
    <w:rsid w:val="00336EB8"/>
    <w:rsid w:val="00336EF2"/>
    <w:rsid w:val="00337071"/>
    <w:rsid w:val="003372C2"/>
    <w:rsid w:val="00337376"/>
    <w:rsid w:val="00337386"/>
    <w:rsid w:val="00337473"/>
    <w:rsid w:val="00337664"/>
    <w:rsid w:val="00337A06"/>
    <w:rsid w:val="00337A4A"/>
    <w:rsid w:val="00337B86"/>
    <w:rsid w:val="00337BEC"/>
    <w:rsid w:val="00337C71"/>
    <w:rsid w:val="00337D8D"/>
    <w:rsid w:val="00337E20"/>
    <w:rsid w:val="00337E79"/>
    <w:rsid w:val="003402FB"/>
    <w:rsid w:val="003403A7"/>
    <w:rsid w:val="0034064A"/>
    <w:rsid w:val="0034074B"/>
    <w:rsid w:val="00340788"/>
    <w:rsid w:val="00340829"/>
    <w:rsid w:val="00340A6E"/>
    <w:rsid w:val="00340B9E"/>
    <w:rsid w:val="00340BAF"/>
    <w:rsid w:val="00340BF7"/>
    <w:rsid w:val="00340D1F"/>
    <w:rsid w:val="00340D4B"/>
    <w:rsid w:val="00340DA2"/>
    <w:rsid w:val="00340FF4"/>
    <w:rsid w:val="00341149"/>
    <w:rsid w:val="0034114F"/>
    <w:rsid w:val="00341177"/>
    <w:rsid w:val="00341184"/>
    <w:rsid w:val="00341499"/>
    <w:rsid w:val="00341585"/>
    <w:rsid w:val="0034164D"/>
    <w:rsid w:val="003416EF"/>
    <w:rsid w:val="003416F6"/>
    <w:rsid w:val="00341799"/>
    <w:rsid w:val="003419C8"/>
    <w:rsid w:val="00341A0B"/>
    <w:rsid w:val="00341B2C"/>
    <w:rsid w:val="00341C31"/>
    <w:rsid w:val="00341D38"/>
    <w:rsid w:val="00341E16"/>
    <w:rsid w:val="00341E6A"/>
    <w:rsid w:val="00342114"/>
    <w:rsid w:val="00342143"/>
    <w:rsid w:val="00342592"/>
    <w:rsid w:val="0034259D"/>
    <w:rsid w:val="0034266B"/>
    <w:rsid w:val="00342DE8"/>
    <w:rsid w:val="00342E88"/>
    <w:rsid w:val="00342EA9"/>
    <w:rsid w:val="00342FFB"/>
    <w:rsid w:val="003432BD"/>
    <w:rsid w:val="003432C5"/>
    <w:rsid w:val="003432FA"/>
    <w:rsid w:val="00343476"/>
    <w:rsid w:val="003434A3"/>
    <w:rsid w:val="00343566"/>
    <w:rsid w:val="003435A5"/>
    <w:rsid w:val="00343731"/>
    <w:rsid w:val="00343820"/>
    <w:rsid w:val="003439F5"/>
    <w:rsid w:val="00343A92"/>
    <w:rsid w:val="00343AC7"/>
    <w:rsid w:val="00343B56"/>
    <w:rsid w:val="00343C91"/>
    <w:rsid w:val="00343DD5"/>
    <w:rsid w:val="00343E87"/>
    <w:rsid w:val="00343F22"/>
    <w:rsid w:val="003440A2"/>
    <w:rsid w:val="00344117"/>
    <w:rsid w:val="00344210"/>
    <w:rsid w:val="00344297"/>
    <w:rsid w:val="00344575"/>
    <w:rsid w:val="00344604"/>
    <w:rsid w:val="003446DD"/>
    <w:rsid w:val="00344795"/>
    <w:rsid w:val="0034484C"/>
    <w:rsid w:val="00344C1D"/>
    <w:rsid w:val="00344C54"/>
    <w:rsid w:val="00344E1D"/>
    <w:rsid w:val="00344E7A"/>
    <w:rsid w:val="003450D4"/>
    <w:rsid w:val="0034511D"/>
    <w:rsid w:val="00345544"/>
    <w:rsid w:val="00345570"/>
    <w:rsid w:val="003455B2"/>
    <w:rsid w:val="00345712"/>
    <w:rsid w:val="003457D5"/>
    <w:rsid w:val="00345A5B"/>
    <w:rsid w:val="00345A67"/>
    <w:rsid w:val="00345ACF"/>
    <w:rsid w:val="00345AED"/>
    <w:rsid w:val="00345B2D"/>
    <w:rsid w:val="00345DE4"/>
    <w:rsid w:val="00345E75"/>
    <w:rsid w:val="00345E92"/>
    <w:rsid w:val="00345F73"/>
    <w:rsid w:val="003460DE"/>
    <w:rsid w:val="0034613B"/>
    <w:rsid w:val="0034623D"/>
    <w:rsid w:val="00346280"/>
    <w:rsid w:val="003462B0"/>
    <w:rsid w:val="003462D6"/>
    <w:rsid w:val="00346467"/>
    <w:rsid w:val="00346572"/>
    <w:rsid w:val="00346764"/>
    <w:rsid w:val="00346875"/>
    <w:rsid w:val="003469AD"/>
    <w:rsid w:val="003469F0"/>
    <w:rsid w:val="003469F6"/>
    <w:rsid w:val="00346A83"/>
    <w:rsid w:val="00346DC5"/>
    <w:rsid w:val="00346E5C"/>
    <w:rsid w:val="00347069"/>
    <w:rsid w:val="0034714B"/>
    <w:rsid w:val="00347181"/>
    <w:rsid w:val="0034735E"/>
    <w:rsid w:val="003475C2"/>
    <w:rsid w:val="00347637"/>
    <w:rsid w:val="00347729"/>
    <w:rsid w:val="003477FA"/>
    <w:rsid w:val="00347864"/>
    <w:rsid w:val="0034786D"/>
    <w:rsid w:val="00347974"/>
    <w:rsid w:val="00347BD8"/>
    <w:rsid w:val="00347C7E"/>
    <w:rsid w:val="00347CE7"/>
    <w:rsid w:val="00347D75"/>
    <w:rsid w:val="00347E00"/>
    <w:rsid w:val="00347E74"/>
    <w:rsid w:val="00347FBD"/>
    <w:rsid w:val="0035000A"/>
    <w:rsid w:val="00350042"/>
    <w:rsid w:val="003500F7"/>
    <w:rsid w:val="003501F3"/>
    <w:rsid w:val="0035027A"/>
    <w:rsid w:val="003502ED"/>
    <w:rsid w:val="00350317"/>
    <w:rsid w:val="0035046E"/>
    <w:rsid w:val="003504F9"/>
    <w:rsid w:val="0035053B"/>
    <w:rsid w:val="003505E5"/>
    <w:rsid w:val="003506AF"/>
    <w:rsid w:val="0035083A"/>
    <w:rsid w:val="0035096F"/>
    <w:rsid w:val="00350AE4"/>
    <w:rsid w:val="00350C17"/>
    <w:rsid w:val="00350C8D"/>
    <w:rsid w:val="00350D86"/>
    <w:rsid w:val="00350F0B"/>
    <w:rsid w:val="00351002"/>
    <w:rsid w:val="0035101F"/>
    <w:rsid w:val="0035106B"/>
    <w:rsid w:val="00351213"/>
    <w:rsid w:val="00351490"/>
    <w:rsid w:val="00351515"/>
    <w:rsid w:val="0035164C"/>
    <w:rsid w:val="0035166C"/>
    <w:rsid w:val="00351731"/>
    <w:rsid w:val="003517A1"/>
    <w:rsid w:val="003518DD"/>
    <w:rsid w:val="00351A0F"/>
    <w:rsid w:val="00351B3C"/>
    <w:rsid w:val="00351C67"/>
    <w:rsid w:val="00351E02"/>
    <w:rsid w:val="00352068"/>
    <w:rsid w:val="003520FF"/>
    <w:rsid w:val="00352169"/>
    <w:rsid w:val="0035217B"/>
    <w:rsid w:val="003521B4"/>
    <w:rsid w:val="0035237B"/>
    <w:rsid w:val="003524AC"/>
    <w:rsid w:val="0035258C"/>
    <w:rsid w:val="003526DA"/>
    <w:rsid w:val="00352758"/>
    <w:rsid w:val="00352900"/>
    <w:rsid w:val="00352949"/>
    <w:rsid w:val="00352973"/>
    <w:rsid w:val="003529A2"/>
    <w:rsid w:val="00352A41"/>
    <w:rsid w:val="00352A80"/>
    <w:rsid w:val="00352C41"/>
    <w:rsid w:val="00352D4F"/>
    <w:rsid w:val="00352E90"/>
    <w:rsid w:val="00352EC4"/>
    <w:rsid w:val="0035317E"/>
    <w:rsid w:val="0035346C"/>
    <w:rsid w:val="0035354E"/>
    <w:rsid w:val="00353758"/>
    <w:rsid w:val="00353824"/>
    <w:rsid w:val="0035388C"/>
    <w:rsid w:val="0035397A"/>
    <w:rsid w:val="00353A72"/>
    <w:rsid w:val="00353AB3"/>
    <w:rsid w:val="00353B62"/>
    <w:rsid w:val="00353CF2"/>
    <w:rsid w:val="00353ED6"/>
    <w:rsid w:val="0035425B"/>
    <w:rsid w:val="003546A0"/>
    <w:rsid w:val="003546FF"/>
    <w:rsid w:val="00354A6D"/>
    <w:rsid w:val="00354B81"/>
    <w:rsid w:val="00354B85"/>
    <w:rsid w:val="00354CFC"/>
    <w:rsid w:val="00354D87"/>
    <w:rsid w:val="00354DEB"/>
    <w:rsid w:val="00354E80"/>
    <w:rsid w:val="00354FD0"/>
    <w:rsid w:val="003551EE"/>
    <w:rsid w:val="00355302"/>
    <w:rsid w:val="0035531B"/>
    <w:rsid w:val="0035537C"/>
    <w:rsid w:val="003553E5"/>
    <w:rsid w:val="003554C8"/>
    <w:rsid w:val="00355730"/>
    <w:rsid w:val="00355787"/>
    <w:rsid w:val="00355B6A"/>
    <w:rsid w:val="00355C35"/>
    <w:rsid w:val="00355C5D"/>
    <w:rsid w:val="00355D38"/>
    <w:rsid w:val="00355D9E"/>
    <w:rsid w:val="0035605C"/>
    <w:rsid w:val="00356240"/>
    <w:rsid w:val="00356284"/>
    <w:rsid w:val="003563AB"/>
    <w:rsid w:val="003563BC"/>
    <w:rsid w:val="00356454"/>
    <w:rsid w:val="00356521"/>
    <w:rsid w:val="00356533"/>
    <w:rsid w:val="003565D9"/>
    <w:rsid w:val="0035691D"/>
    <w:rsid w:val="0035693C"/>
    <w:rsid w:val="00356A8B"/>
    <w:rsid w:val="00356BC9"/>
    <w:rsid w:val="00356C2A"/>
    <w:rsid w:val="00356D54"/>
    <w:rsid w:val="00356E0B"/>
    <w:rsid w:val="00356EBD"/>
    <w:rsid w:val="003571F0"/>
    <w:rsid w:val="00357377"/>
    <w:rsid w:val="00357460"/>
    <w:rsid w:val="003575FF"/>
    <w:rsid w:val="003579E8"/>
    <w:rsid w:val="003579EA"/>
    <w:rsid w:val="00357BD5"/>
    <w:rsid w:val="00357C2D"/>
    <w:rsid w:val="00360014"/>
    <w:rsid w:val="00360211"/>
    <w:rsid w:val="00360316"/>
    <w:rsid w:val="00360548"/>
    <w:rsid w:val="003605CA"/>
    <w:rsid w:val="003607C2"/>
    <w:rsid w:val="003607E0"/>
    <w:rsid w:val="00360F39"/>
    <w:rsid w:val="00360F7E"/>
    <w:rsid w:val="00360F97"/>
    <w:rsid w:val="0036113C"/>
    <w:rsid w:val="003611EF"/>
    <w:rsid w:val="0036136D"/>
    <w:rsid w:val="00361390"/>
    <w:rsid w:val="00361541"/>
    <w:rsid w:val="00361544"/>
    <w:rsid w:val="003615B8"/>
    <w:rsid w:val="00361624"/>
    <w:rsid w:val="00361634"/>
    <w:rsid w:val="003616D8"/>
    <w:rsid w:val="003617BF"/>
    <w:rsid w:val="00361CDE"/>
    <w:rsid w:val="00361EE7"/>
    <w:rsid w:val="00361F03"/>
    <w:rsid w:val="00361F16"/>
    <w:rsid w:val="00362008"/>
    <w:rsid w:val="00362074"/>
    <w:rsid w:val="0036212A"/>
    <w:rsid w:val="003621DD"/>
    <w:rsid w:val="0036225C"/>
    <w:rsid w:val="003623B4"/>
    <w:rsid w:val="00362448"/>
    <w:rsid w:val="00362661"/>
    <w:rsid w:val="003626FF"/>
    <w:rsid w:val="00362705"/>
    <w:rsid w:val="00362826"/>
    <w:rsid w:val="00362846"/>
    <w:rsid w:val="003629F2"/>
    <w:rsid w:val="00362CD0"/>
    <w:rsid w:val="00362E0C"/>
    <w:rsid w:val="00362F8D"/>
    <w:rsid w:val="0036301A"/>
    <w:rsid w:val="003630EF"/>
    <w:rsid w:val="0036313B"/>
    <w:rsid w:val="003631F1"/>
    <w:rsid w:val="0036320B"/>
    <w:rsid w:val="0036326D"/>
    <w:rsid w:val="003632F8"/>
    <w:rsid w:val="0036337C"/>
    <w:rsid w:val="003633F9"/>
    <w:rsid w:val="003636D4"/>
    <w:rsid w:val="003636FA"/>
    <w:rsid w:val="0036384D"/>
    <w:rsid w:val="00363C4D"/>
    <w:rsid w:val="00363CCA"/>
    <w:rsid w:val="00363CEA"/>
    <w:rsid w:val="00363DEF"/>
    <w:rsid w:val="00363E7C"/>
    <w:rsid w:val="00363FED"/>
    <w:rsid w:val="00364024"/>
    <w:rsid w:val="0036414B"/>
    <w:rsid w:val="003641C1"/>
    <w:rsid w:val="00364271"/>
    <w:rsid w:val="003642EC"/>
    <w:rsid w:val="003643B3"/>
    <w:rsid w:val="00364401"/>
    <w:rsid w:val="003647B6"/>
    <w:rsid w:val="0036495A"/>
    <w:rsid w:val="00364963"/>
    <w:rsid w:val="00364CEF"/>
    <w:rsid w:val="00364D48"/>
    <w:rsid w:val="00364E9E"/>
    <w:rsid w:val="003653D2"/>
    <w:rsid w:val="003653F8"/>
    <w:rsid w:val="00365445"/>
    <w:rsid w:val="0036548A"/>
    <w:rsid w:val="0036566B"/>
    <w:rsid w:val="003656B0"/>
    <w:rsid w:val="003656B1"/>
    <w:rsid w:val="003657F3"/>
    <w:rsid w:val="003657FF"/>
    <w:rsid w:val="00365980"/>
    <w:rsid w:val="003659A3"/>
    <w:rsid w:val="00365A78"/>
    <w:rsid w:val="00365AC3"/>
    <w:rsid w:val="00365AE3"/>
    <w:rsid w:val="00365B0F"/>
    <w:rsid w:val="00365B28"/>
    <w:rsid w:val="00365C59"/>
    <w:rsid w:val="00365CF8"/>
    <w:rsid w:val="00365DAD"/>
    <w:rsid w:val="00365E76"/>
    <w:rsid w:val="00365F39"/>
    <w:rsid w:val="00366038"/>
    <w:rsid w:val="00366143"/>
    <w:rsid w:val="0036626B"/>
    <w:rsid w:val="003666C3"/>
    <w:rsid w:val="0036698E"/>
    <w:rsid w:val="003669C0"/>
    <w:rsid w:val="00366CED"/>
    <w:rsid w:val="00366D7A"/>
    <w:rsid w:val="00366F94"/>
    <w:rsid w:val="00366F9E"/>
    <w:rsid w:val="00367082"/>
    <w:rsid w:val="00367132"/>
    <w:rsid w:val="00367516"/>
    <w:rsid w:val="003677A7"/>
    <w:rsid w:val="003677A8"/>
    <w:rsid w:val="00367A35"/>
    <w:rsid w:val="00367AAA"/>
    <w:rsid w:val="00367E4A"/>
    <w:rsid w:val="00367F8F"/>
    <w:rsid w:val="00370041"/>
    <w:rsid w:val="003701F1"/>
    <w:rsid w:val="0037022C"/>
    <w:rsid w:val="0037026B"/>
    <w:rsid w:val="003702F9"/>
    <w:rsid w:val="003703C4"/>
    <w:rsid w:val="003704D5"/>
    <w:rsid w:val="003706F2"/>
    <w:rsid w:val="00370725"/>
    <w:rsid w:val="003708C2"/>
    <w:rsid w:val="00370A76"/>
    <w:rsid w:val="00370CF5"/>
    <w:rsid w:val="00370D1B"/>
    <w:rsid w:val="00370E63"/>
    <w:rsid w:val="00370F41"/>
    <w:rsid w:val="00371006"/>
    <w:rsid w:val="003710B0"/>
    <w:rsid w:val="0037110B"/>
    <w:rsid w:val="00371323"/>
    <w:rsid w:val="00371444"/>
    <w:rsid w:val="00371705"/>
    <w:rsid w:val="00371A32"/>
    <w:rsid w:val="00371B0D"/>
    <w:rsid w:val="00371DCF"/>
    <w:rsid w:val="00371E3E"/>
    <w:rsid w:val="00371E59"/>
    <w:rsid w:val="00371F83"/>
    <w:rsid w:val="00372276"/>
    <w:rsid w:val="00372312"/>
    <w:rsid w:val="00372510"/>
    <w:rsid w:val="00372651"/>
    <w:rsid w:val="00372797"/>
    <w:rsid w:val="003727D9"/>
    <w:rsid w:val="00372895"/>
    <w:rsid w:val="00372A1B"/>
    <w:rsid w:val="00372B02"/>
    <w:rsid w:val="00372B60"/>
    <w:rsid w:val="00372B8A"/>
    <w:rsid w:val="00372B8F"/>
    <w:rsid w:val="00372C07"/>
    <w:rsid w:val="00372DA2"/>
    <w:rsid w:val="00372DB8"/>
    <w:rsid w:val="00372E1C"/>
    <w:rsid w:val="00372EB7"/>
    <w:rsid w:val="00373004"/>
    <w:rsid w:val="00373022"/>
    <w:rsid w:val="003730A2"/>
    <w:rsid w:val="0037336F"/>
    <w:rsid w:val="003733F7"/>
    <w:rsid w:val="003735C3"/>
    <w:rsid w:val="00373652"/>
    <w:rsid w:val="00373729"/>
    <w:rsid w:val="003737C9"/>
    <w:rsid w:val="00373A1D"/>
    <w:rsid w:val="00373EE5"/>
    <w:rsid w:val="00373FE7"/>
    <w:rsid w:val="00373FF3"/>
    <w:rsid w:val="00374294"/>
    <w:rsid w:val="0037438B"/>
    <w:rsid w:val="003744DF"/>
    <w:rsid w:val="00374664"/>
    <w:rsid w:val="003746D0"/>
    <w:rsid w:val="00374A25"/>
    <w:rsid w:val="00374BC7"/>
    <w:rsid w:val="00374D6A"/>
    <w:rsid w:val="00375030"/>
    <w:rsid w:val="00375128"/>
    <w:rsid w:val="003751BA"/>
    <w:rsid w:val="00375253"/>
    <w:rsid w:val="00375331"/>
    <w:rsid w:val="00375342"/>
    <w:rsid w:val="0037551B"/>
    <w:rsid w:val="003756DB"/>
    <w:rsid w:val="00375846"/>
    <w:rsid w:val="00375A25"/>
    <w:rsid w:val="00375A58"/>
    <w:rsid w:val="00375A9E"/>
    <w:rsid w:val="00375AAD"/>
    <w:rsid w:val="00375D82"/>
    <w:rsid w:val="00375ED8"/>
    <w:rsid w:val="00376111"/>
    <w:rsid w:val="003761AF"/>
    <w:rsid w:val="00376222"/>
    <w:rsid w:val="0037638B"/>
    <w:rsid w:val="003764D3"/>
    <w:rsid w:val="00376501"/>
    <w:rsid w:val="0037657F"/>
    <w:rsid w:val="003765CE"/>
    <w:rsid w:val="003766C9"/>
    <w:rsid w:val="003767FB"/>
    <w:rsid w:val="003769E0"/>
    <w:rsid w:val="00376EC9"/>
    <w:rsid w:val="00376EE6"/>
    <w:rsid w:val="00376FCF"/>
    <w:rsid w:val="0037707D"/>
    <w:rsid w:val="00377491"/>
    <w:rsid w:val="0037776F"/>
    <w:rsid w:val="00377A49"/>
    <w:rsid w:val="00377A4D"/>
    <w:rsid w:val="00377B85"/>
    <w:rsid w:val="00377C63"/>
    <w:rsid w:val="00377D09"/>
    <w:rsid w:val="00377E6E"/>
    <w:rsid w:val="00377E7D"/>
    <w:rsid w:val="00377F95"/>
    <w:rsid w:val="00380118"/>
    <w:rsid w:val="00380166"/>
    <w:rsid w:val="003801A7"/>
    <w:rsid w:val="003803AD"/>
    <w:rsid w:val="003804AB"/>
    <w:rsid w:val="003806B2"/>
    <w:rsid w:val="00380824"/>
    <w:rsid w:val="00380845"/>
    <w:rsid w:val="003809CD"/>
    <w:rsid w:val="00380A08"/>
    <w:rsid w:val="00380B0D"/>
    <w:rsid w:val="00380B10"/>
    <w:rsid w:val="00380CA9"/>
    <w:rsid w:val="00380CE7"/>
    <w:rsid w:val="00380DA8"/>
    <w:rsid w:val="00380F6D"/>
    <w:rsid w:val="00380F70"/>
    <w:rsid w:val="003811C8"/>
    <w:rsid w:val="00381250"/>
    <w:rsid w:val="00381310"/>
    <w:rsid w:val="0038168B"/>
    <w:rsid w:val="003817FA"/>
    <w:rsid w:val="00381869"/>
    <w:rsid w:val="003819FC"/>
    <w:rsid w:val="00381D45"/>
    <w:rsid w:val="00381E5F"/>
    <w:rsid w:val="00381F73"/>
    <w:rsid w:val="00382151"/>
    <w:rsid w:val="0038249B"/>
    <w:rsid w:val="0038251E"/>
    <w:rsid w:val="0038251F"/>
    <w:rsid w:val="0038261A"/>
    <w:rsid w:val="0038275E"/>
    <w:rsid w:val="00382766"/>
    <w:rsid w:val="00382837"/>
    <w:rsid w:val="00382893"/>
    <w:rsid w:val="00382969"/>
    <w:rsid w:val="003829BD"/>
    <w:rsid w:val="00382A33"/>
    <w:rsid w:val="00382A83"/>
    <w:rsid w:val="00382A9B"/>
    <w:rsid w:val="00382B80"/>
    <w:rsid w:val="00382BA9"/>
    <w:rsid w:val="00382BB7"/>
    <w:rsid w:val="00382C85"/>
    <w:rsid w:val="00383074"/>
    <w:rsid w:val="003830E5"/>
    <w:rsid w:val="00383138"/>
    <w:rsid w:val="003831A4"/>
    <w:rsid w:val="00383258"/>
    <w:rsid w:val="003832CB"/>
    <w:rsid w:val="003833C0"/>
    <w:rsid w:val="0038354F"/>
    <w:rsid w:val="003836F6"/>
    <w:rsid w:val="00383765"/>
    <w:rsid w:val="00383861"/>
    <w:rsid w:val="00383B3B"/>
    <w:rsid w:val="00383C07"/>
    <w:rsid w:val="00384091"/>
    <w:rsid w:val="0038450F"/>
    <w:rsid w:val="0038455E"/>
    <w:rsid w:val="00384821"/>
    <w:rsid w:val="00384908"/>
    <w:rsid w:val="003849BD"/>
    <w:rsid w:val="00384CB0"/>
    <w:rsid w:val="00384CD7"/>
    <w:rsid w:val="00384D46"/>
    <w:rsid w:val="00384DA4"/>
    <w:rsid w:val="00384EA1"/>
    <w:rsid w:val="00384FA6"/>
    <w:rsid w:val="00384FE7"/>
    <w:rsid w:val="00385065"/>
    <w:rsid w:val="00385143"/>
    <w:rsid w:val="0038517A"/>
    <w:rsid w:val="0038517B"/>
    <w:rsid w:val="003851DE"/>
    <w:rsid w:val="003853C9"/>
    <w:rsid w:val="003853E2"/>
    <w:rsid w:val="0038544A"/>
    <w:rsid w:val="00385487"/>
    <w:rsid w:val="003855F7"/>
    <w:rsid w:val="00385657"/>
    <w:rsid w:val="00385851"/>
    <w:rsid w:val="003858E2"/>
    <w:rsid w:val="003859A3"/>
    <w:rsid w:val="00385A05"/>
    <w:rsid w:val="00385A29"/>
    <w:rsid w:val="00385B00"/>
    <w:rsid w:val="00385B80"/>
    <w:rsid w:val="00385D94"/>
    <w:rsid w:val="00385E0E"/>
    <w:rsid w:val="00385E52"/>
    <w:rsid w:val="00385FB7"/>
    <w:rsid w:val="00386236"/>
    <w:rsid w:val="0038624F"/>
    <w:rsid w:val="003862E5"/>
    <w:rsid w:val="00386329"/>
    <w:rsid w:val="00386443"/>
    <w:rsid w:val="0038652D"/>
    <w:rsid w:val="00386582"/>
    <w:rsid w:val="0038659D"/>
    <w:rsid w:val="003865DC"/>
    <w:rsid w:val="00386A10"/>
    <w:rsid w:val="00386A21"/>
    <w:rsid w:val="00386AEB"/>
    <w:rsid w:val="00386B8D"/>
    <w:rsid w:val="00386BB7"/>
    <w:rsid w:val="00386C24"/>
    <w:rsid w:val="00386E31"/>
    <w:rsid w:val="00386E77"/>
    <w:rsid w:val="0038702D"/>
    <w:rsid w:val="00387132"/>
    <w:rsid w:val="00387200"/>
    <w:rsid w:val="0038723E"/>
    <w:rsid w:val="00387596"/>
    <w:rsid w:val="00387666"/>
    <w:rsid w:val="0038784C"/>
    <w:rsid w:val="0038799F"/>
    <w:rsid w:val="003879CE"/>
    <w:rsid w:val="00387D7E"/>
    <w:rsid w:val="00387F25"/>
    <w:rsid w:val="003900B1"/>
    <w:rsid w:val="00390158"/>
    <w:rsid w:val="00390182"/>
    <w:rsid w:val="0039036E"/>
    <w:rsid w:val="003903FF"/>
    <w:rsid w:val="00390488"/>
    <w:rsid w:val="0039053B"/>
    <w:rsid w:val="003905D3"/>
    <w:rsid w:val="003906D9"/>
    <w:rsid w:val="0039080E"/>
    <w:rsid w:val="00390B54"/>
    <w:rsid w:val="00390CF5"/>
    <w:rsid w:val="00390D61"/>
    <w:rsid w:val="00390E4A"/>
    <w:rsid w:val="00390FF1"/>
    <w:rsid w:val="00391036"/>
    <w:rsid w:val="0039108D"/>
    <w:rsid w:val="0039114A"/>
    <w:rsid w:val="0039116A"/>
    <w:rsid w:val="0039124A"/>
    <w:rsid w:val="00391314"/>
    <w:rsid w:val="00391394"/>
    <w:rsid w:val="0039154A"/>
    <w:rsid w:val="0039162E"/>
    <w:rsid w:val="00391842"/>
    <w:rsid w:val="0039188E"/>
    <w:rsid w:val="0039192A"/>
    <w:rsid w:val="00391995"/>
    <w:rsid w:val="00391AA3"/>
    <w:rsid w:val="00391ACF"/>
    <w:rsid w:val="00391B6D"/>
    <w:rsid w:val="00391CE9"/>
    <w:rsid w:val="00391EBF"/>
    <w:rsid w:val="00391F36"/>
    <w:rsid w:val="00392034"/>
    <w:rsid w:val="0039209E"/>
    <w:rsid w:val="00392117"/>
    <w:rsid w:val="00392194"/>
    <w:rsid w:val="003921C8"/>
    <w:rsid w:val="00392225"/>
    <w:rsid w:val="00392252"/>
    <w:rsid w:val="00392320"/>
    <w:rsid w:val="00392351"/>
    <w:rsid w:val="0039265C"/>
    <w:rsid w:val="0039268A"/>
    <w:rsid w:val="0039284B"/>
    <w:rsid w:val="0039286D"/>
    <w:rsid w:val="0039287B"/>
    <w:rsid w:val="00392C5C"/>
    <w:rsid w:val="00392CA3"/>
    <w:rsid w:val="00392CC6"/>
    <w:rsid w:val="00392D07"/>
    <w:rsid w:val="00392E85"/>
    <w:rsid w:val="003930CA"/>
    <w:rsid w:val="0039349E"/>
    <w:rsid w:val="00393697"/>
    <w:rsid w:val="003936E2"/>
    <w:rsid w:val="003937C2"/>
    <w:rsid w:val="003937D5"/>
    <w:rsid w:val="00393870"/>
    <w:rsid w:val="00393921"/>
    <w:rsid w:val="00394067"/>
    <w:rsid w:val="00394278"/>
    <w:rsid w:val="0039429D"/>
    <w:rsid w:val="00394434"/>
    <w:rsid w:val="00394557"/>
    <w:rsid w:val="00394634"/>
    <w:rsid w:val="003949CD"/>
    <w:rsid w:val="00394D31"/>
    <w:rsid w:val="00394D57"/>
    <w:rsid w:val="00394EC5"/>
    <w:rsid w:val="0039534A"/>
    <w:rsid w:val="0039541C"/>
    <w:rsid w:val="00395507"/>
    <w:rsid w:val="003957FE"/>
    <w:rsid w:val="00395866"/>
    <w:rsid w:val="0039597C"/>
    <w:rsid w:val="00395CC3"/>
    <w:rsid w:val="00395FCE"/>
    <w:rsid w:val="00396022"/>
    <w:rsid w:val="003961C1"/>
    <w:rsid w:val="00396220"/>
    <w:rsid w:val="00396256"/>
    <w:rsid w:val="00396296"/>
    <w:rsid w:val="0039637F"/>
    <w:rsid w:val="00396398"/>
    <w:rsid w:val="003963A0"/>
    <w:rsid w:val="003963FA"/>
    <w:rsid w:val="00396419"/>
    <w:rsid w:val="003964DF"/>
    <w:rsid w:val="003966EB"/>
    <w:rsid w:val="003967B9"/>
    <w:rsid w:val="00396868"/>
    <w:rsid w:val="00396A69"/>
    <w:rsid w:val="00396ECE"/>
    <w:rsid w:val="0039707D"/>
    <w:rsid w:val="00397084"/>
    <w:rsid w:val="00397098"/>
    <w:rsid w:val="00397105"/>
    <w:rsid w:val="00397168"/>
    <w:rsid w:val="0039716B"/>
    <w:rsid w:val="003974D2"/>
    <w:rsid w:val="0039772E"/>
    <w:rsid w:val="00397770"/>
    <w:rsid w:val="003977A1"/>
    <w:rsid w:val="00397A5F"/>
    <w:rsid w:val="00397A81"/>
    <w:rsid w:val="00397BF9"/>
    <w:rsid w:val="00397CF4"/>
    <w:rsid w:val="00397D64"/>
    <w:rsid w:val="00397DDA"/>
    <w:rsid w:val="00397F52"/>
    <w:rsid w:val="003A015E"/>
    <w:rsid w:val="003A017E"/>
    <w:rsid w:val="003A033E"/>
    <w:rsid w:val="003A03AF"/>
    <w:rsid w:val="003A0487"/>
    <w:rsid w:val="003A063A"/>
    <w:rsid w:val="003A06B5"/>
    <w:rsid w:val="003A06F3"/>
    <w:rsid w:val="003A077E"/>
    <w:rsid w:val="003A09AF"/>
    <w:rsid w:val="003A0AD3"/>
    <w:rsid w:val="003A0B27"/>
    <w:rsid w:val="003A0C4B"/>
    <w:rsid w:val="003A0E23"/>
    <w:rsid w:val="003A0F86"/>
    <w:rsid w:val="003A1081"/>
    <w:rsid w:val="003A110D"/>
    <w:rsid w:val="003A11B1"/>
    <w:rsid w:val="003A1308"/>
    <w:rsid w:val="003A133C"/>
    <w:rsid w:val="003A14B9"/>
    <w:rsid w:val="003A1ADA"/>
    <w:rsid w:val="003A1B88"/>
    <w:rsid w:val="003A1C6F"/>
    <w:rsid w:val="003A1EBA"/>
    <w:rsid w:val="003A1F5E"/>
    <w:rsid w:val="003A2127"/>
    <w:rsid w:val="003A21F0"/>
    <w:rsid w:val="003A22AC"/>
    <w:rsid w:val="003A22C9"/>
    <w:rsid w:val="003A234A"/>
    <w:rsid w:val="003A2830"/>
    <w:rsid w:val="003A2AF2"/>
    <w:rsid w:val="003A2B67"/>
    <w:rsid w:val="003A2B71"/>
    <w:rsid w:val="003A2B8A"/>
    <w:rsid w:val="003A2C74"/>
    <w:rsid w:val="003A2C7C"/>
    <w:rsid w:val="003A3075"/>
    <w:rsid w:val="003A33D2"/>
    <w:rsid w:val="003A3562"/>
    <w:rsid w:val="003A366B"/>
    <w:rsid w:val="003A3693"/>
    <w:rsid w:val="003A36D0"/>
    <w:rsid w:val="003A36D1"/>
    <w:rsid w:val="003A3717"/>
    <w:rsid w:val="003A37BE"/>
    <w:rsid w:val="003A388D"/>
    <w:rsid w:val="003A3965"/>
    <w:rsid w:val="003A3B81"/>
    <w:rsid w:val="003A3E00"/>
    <w:rsid w:val="003A3E3A"/>
    <w:rsid w:val="003A3E99"/>
    <w:rsid w:val="003A408A"/>
    <w:rsid w:val="003A41C0"/>
    <w:rsid w:val="003A4357"/>
    <w:rsid w:val="003A438C"/>
    <w:rsid w:val="003A444F"/>
    <w:rsid w:val="003A44AE"/>
    <w:rsid w:val="003A46A3"/>
    <w:rsid w:val="003A46BE"/>
    <w:rsid w:val="003A4749"/>
    <w:rsid w:val="003A4796"/>
    <w:rsid w:val="003A49CC"/>
    <w:rsid w:val="003A4A6D"/>
    <w:rsid w:val="003A4B4F"/>
    <w:rsid w:val="003A4BCA"/>
    <w:rsid w:val="003A4C52"/>
    <w:rsid w:val="003A4E7F"/>
    <w:rsid w:val="003A50EB"/>
    <w:rsid w:val="003A515C"/>
    <w:rsid w:val="003A51E0"/>
    <w:rsid w:val="003A553D"/>
    <w:rsid w:val="003A55C2"/>
    <w:rsid w:val="003A56F4"/>
    <w:rsid w:val="003A59CF"/>
    <w:rsid w:val="003A5A12"/>
    <w:rsid w:val="003A5BD6"/>
    <w:rsid w:val="003A5F30"/>
    <w:rsid w:val="003A5F5C"/>
    <w:rsid w:val="003A6106"/>
    <w:rsid w:val="003A6115"/>
    <w:rsid w:val="003A619D"/>
    <w:rsid w:val="003A61EC"/>
    <w:rsid w:val="003A64C8"/>
    <w:rsid w:val="003A6506"/>
    <w:rsid w:val="003A67A6"/>
    <w:rsid w:val="003A6862"/>
    <w:rsid w:val="003A690A"/>
    <w:rsid w:val="003A6A3C"/>
    <w:rsid w:val="003A6AB0"/>
    <w:rsid w:val="003A6B42"/>
    <w:rsid w:val="003A6D6E"/>
    <w:rsid w:val="003A6F02"/>
    <w:rsid w:val="003A6FAE"/>
    <w:rsid w:val="003A707E"/>
    <w:rsid w:val="003A73B9"/>
    <w:rsid w:val="003A73E3"/>
    <w:rsid w:val="003A742E"/>
    <w:rsid w:val="003A7509"/>
    <w:rsid w:val="003A7937"/>
    <w:rsid w:val="003A796E"/>
    <w:rsid w:val="003A7A49"/>
    <w:rsid w:val="003A7C61"/>
    <w:rsid w:val="003A7CEB"/>
    <w:rsid w:val="003A7D64"/>
    <w:rsid w:val="003A7F00"/>
    <w:rsid w:val="003A7FD6"/>
    <w:rsid w:val="003B0053"/>
    <w:rsid w:val="003B00E6"/>
    <w:rsid w:val="003B0124"/>
    <w:rsid w:val="003B031B"/>
    <w:rsid w:val="003B0449"/>
    <w:rsid w:val="003B0861"/>
    <w:rsid w:val="003B096C"/>
    <w:rsid w:val="003B0A5E"/>
    <w:rsid w:val="003B0A64"/>
    <w:rsid w:val="003B0B18"/>
    <w:rsid w:val="003B0C44"/>
    <w:rsid w:val="003B0D08"/>
    <w:rsid w:val="003B0F1A"/>
    <w:rsid w:val="003B0FF4"/>
    <w:rsid w:val="003B0FF8"/>
    <w:rsid w:val="003B0FFE"/>
    <w:rsid w:val="003B1068"/>
    <w:rsid w:val="003B129C"/>
    <w:rsid w:val="003B12DF"/>
    <w:rsid w:val="003B1367"/>
    <w:rsid w:val="003B1396"/>
    <w:rsid w:val="003B13CD"/>
    <w:rsid w:val="003B1468"/>
    <w:rsid w:val="003B14A2"/>
    <w:rsid w:val="003B153D"/>
    <w:rsid w:val="003B16EB"/>
    <w:rsid w:val="003B179E"/>
    <w:rsid w:val="003B17D2"/>
    <w:rsid w:val="003B1993"/>
    <w:rsid w:val="003B1F70"/>
    <w:rsid w:val="003B218D"/>
    <w:rsid w:val="003B21D8"/>
    <w:rsid w:val="003B2200"/>
    <w:rsid w:val="003B22F2"/>
    <w:rsid w:val="003B2519"/>
    <w:rsid w:val="003B2567"/>
    <w:rsid w:val="003B25A3"/>
    <w:rsid w:val="003B2773"/>
    <w:rsid w:val="003B292A"/>
    <w:rsid w:val="003B2983"/>
    <w:rsid w:val="003B2AB6"/>
    <w:rsid w:val="003B2B8F"/>
    <w:rsid w:val="003B2C42"/>
    <w:rsid w:val="003B2DEE"/>
    <w:rsid w:val="003B2EFC"/>
    <w:rsid w:val="003B2F7E"/>
    <w:rsid w:val="003B325A"/>
    <w:rsid w:val="003B3366"/>
    <w:rsid w:val="003B34D5"/>
    <w:rsid w:val="003B3561"/>
    <w:rsid w:val="003B3717"/>
    <w:rsid w:val="003B3724"/>
    <w:rsid w:val="003B3C03"/>
    <w:rsid w:val="003B3DBD"/>
    <w:rsid w:val="003B3EAE"/>
    <w:rsid w:val="003B3EF5"/>
    <w:rsid w:val="003B402B"/>
    <w:rsid w:val="003B40DC"/>
    <w:rsid w:val="003B4227"/>
    <w:rsid w:val="003B4396"/>
    <w:rsid w:val="003B4447"/>
    <w:rsid w:val="003B445B"/>
    <w:rsid w:val="003B449F"/>
    <w:rsid w:val="003B44EE"/>
    <w:rsid w:val="003B45C9"/>
    <w:rsid w:val="003B465B"/>
    <w:rsid w:val="003B467A"/>
    <w:rsid w:val="003B487F"/>
    <w:rsid w:val="003B4928"/>
    <w:rsid w:val="003B4A44"/>
    <w:rsid w:val="003B4B19"/>
    <w:rsid w:val="003B4D6B"/>
    <w:rsid w:val="003B4D7F"/>
    <w:rsid w:val="003B4F67"/>
    <w:rsid w:val="003B4F6B"/>
    <w:rsid w:val="003B4F8C"/>
    <w:rsid w:val="003B5021"/>
    <w:rsid w:val="003B502A"/>
    <w:rsid w:val="003B508C"/>
    <w:rsid w:val="003B5184"/>
    <w:rsid w:val="003B5344"/>
    <w:rsid w:val="003B536D"/>
    <w:rsid w:val="003B540E"/>
    <w:rsid w:val="003B542B"/>
    <w:rsid w:val="003B5509"/>
    <w:rsid w:val="003B58B6"/>
    <w:rsid w:val="003B59C0"/>
    <w:rsid w:val="003B5A3A"/>
    <w:rsid w:val="003B5DE2"/>
    <w:rsid w:val="003B5F04"/>
    <w:rsid w:val="003B6032"/>
    <w:rsid w:val="003B606F"/>
    <w:rsid w:val="003B60BC"/>
    <w:rsid w:val="003B6128"/>
    <w:rsid w:val="003B6205"/>
    <w:rsid w:val="003B646F"/>
    <w:rsid w:val="003B6581"/>
    <w:rsid w:val="003B6726"/>
    <w:rsid w:val="003B67AF"/>
    <w:rsid w:val="003B67C1"/>
    <w:rsid w:val="003B67C3"/>
    <w:rsid w:val="003B67E5"/>
    <w:rsid w:val="003B67FF"/>
    <w:rsid w:val="003B682B"/>
    <w:rsid w:val="003B6848"/>
    <w:rsid w:val="003B6A99"/>
    <w:rsid w:val="003B6D71"/>
    <w:rsid w:val="003B6EBE"/>
    <w:rsid w:val="003B6ECA"/>
    <w:rsid w:val="003B6FB0"/>
    <w:rsid w:val="003B70E1"/>
    <w:rsid w:val="003B7220"/>
    <w:rsid w:val="003B7389"/>
    <w:rsid w:val="003B772B"/>
    <w:rsid w:val="003B7732"/>
    <w:rsid w:val="003B7AD2"/>
    <w:rsid w:val="003B7B70"/>
    <w:rsid w:val="003B7C88"/>
    <w:rsid w:val="003B7C9A"/>
    <w:rsid w:val="003B7D12"/>
    <w:rsid w:val="003B7D8E"/>
    <w:rsid w:val="003B7DB4"/>
    <w:rsid w:val="003B7EA2"/>
    <w:rsid w:val="003B7EEC"/>
    <w:rsid w:val="003C0042"/>
    <w:rsid w:val="003C03B4"/>
    <w:rsid w:val="003C0483"/>
    <w:rsid w:val="003C050B"/>
    <w:rsid w:val="003C0707"/>
    <w:rsid w:val="003C07E2"/>
    <w:rsid w:val="003C085A"/>
    <w:rsid w:val="003C08D1"/>
    <w:rsid w:val="003C092C"/>
    <w:rsid w:val="003C0A6B"/>
    <w:rsid w:val="003C0B27"/>
    <w:rsid w:val="003C0C65"/>
    <w:rsid w:val="003C0CC9"/>
    <w:rsid w:val="003C0D35"/>
    <w:rsid w:val="003C0D91"/>
    <w:rsid w:val="003C0E5D"/>
    <w:rsid w:val="003C0E77"/>
    <w:rsid w:val="003C0EAD"/>
    <w:rsid w:val="003C0F29"/>
    <w:rsid w:val="003C0FEE"/>
    <w:rsid w:val="003C1156"/>
    <w:rsid w:val="003C1178"/>
    <w:rsid w:val="003C1193"/>
    <w:rsid w:val="003C12D3"/>
    <w:rsid w:val="003C13F7"/>
    <w:rsid w:val="003C1532"/>
    <w:rsid w:val="003C15DC"/>
    <w:rsid w:val="003C15F1"/>
    <w:rsid w:val="003C1658"/>
    <w:rsid w:val="003C16BC"/>
    <w:rsid w:val="003C1725"/>
    <w:rsid w:val="003C181B"/>
    <w:rsid w:val="003C1900"/>
    <w:rsid w:val="003C1A8B"/>
    <w:rsid w:val="003C1AD5"/>
    <w:rsid w:val="003C1CD4"/>
    <w:rsid w:val="003C1DD4"/>
    <w:rsid w:val="003C1E00"/>
    <w:rsid w:val="003C1FC4"/>
    <w:rsid w:val="003C2151"/>
    <w:rsid w:val="003C215D"/>
    <w:rsid w:val="003C2226"/>
    <w:rsid w:val="003C22CE"/>
    <w:rsid w:val="003C230C"/>
    <w:rsid w:val="003C2352"/>
    <w:rsid w:val="003C243C"/>
    <w:rsid w:val="003C2487"/>
    <w:rsid w:val="003C2604"/>
    <w:rsid w:val="003C2612"/>
    <w:rsid w:val="003C266B"/>
    <w:rsid w:val="003C27D9"/>
    <w:rsid w:val="003C29FE"/>
    <w:rsid w:val="003C2A02"/>
    <w:rsid w:val="003C2A2D"/>
    <w:rsid w:val="003C2CDB"/>
    <w:rsid w:val="003C2D11"/>
    <w:rsid w:val="003C2DD9"/>
    <w:rsid w:val="003C2E18"/>
    <w:rsid w:val="003C3082"/>
    <w:rsid w:val="003C3083"/>
    <w:rsid w:val="003C30A6"/>
    <w:rsid w:val="003C3275"/>
    <w:rsid w:val="003C3558"/>
    <w:rsid w:val="003C35E4"/>
    <w:rsid w:val="003C370A"/>
    <w:rsid w:val="003C3B15"/>
    <w:rsid w:val="003C3B58"/>
    <w:rsid w:val="003C3B83"/>
    <w:rsid w:val="003C3F8B"/>
    <w:rsid w:val="003C4039"/>
    <w:rsid w:val="003C40EC"/>
    <w:rsid w:val="003C417F"/>
    <w:rsid w:val="003C4358"/>
    <w:rsid w:val="003C4393"/>
    <w:rsid w:val="003C45DE"/>
    <w:rsid w:val="003C4688"/>
    <w:rsid w:val="003C47C7"/>
    <w:rsid w:val="003C47F4"/>
    <w:rsid w:val="003C480D"/>
    <w:rsid w:val="003C4A87"/>
    <w:rsid w:val="003C4B01"/>
    <w:rsid w:val="003C4BEB"/>
    <w:rsid w:val="003C4D00"/>
    <w:rsid w:val="003C4D3F"/>
    <w:rsid w:val="003C506F"/>
    <w:rsid w:val="003C5105"/>
    <w:rsid w:val="003C5135"/>
    <w:rsid w:val="003C51D5"/>
    <w:rsid w:val="003C521B"/>
    <w:rsid w:val="003C57D7"/>
    <w:rsid w:val="003C5906"/>
    <w:rsid w:val="003C5B29"/>
    <w:rsid w:val="003C5B41"/>
    <w:rsid w:val="003C5BD5"/>
    <w:rsid w:val="003C5C57"/>
    <w:rsid w:val="003C5EAF"/>
    <w:rsid w:val="003C5EF8"/>
    <w:rsid w:val="003C5F9F"/>
    <w:rsid w:val="003C60F3"/>
    <w:rsid w:val="003C62E9"/>
    <w:rsid w:val="003C63C0"/>
    <w:rsid w:val="003C668F"/>
    <w:rsid w:val="003C6844"/>
    <w:rsid w:val="003C68A8"/>
    <w:rsid w:val="003C6966"/>
    <w:rsid w:val="003C697B"/>
    <w:rsid w:val="003C6A4F"/>
    <w:rsid w:val="003C6AB9"/>
    <w:rsid w:val="003C6B58"/>
    <w:rsid w:val="003C6C57"/>
    <w:rsid w:val="003C6CA5"/>
    <w:rsid w:val="003C6CC9"/>
    <w:rsid w:val="003C6E31"/>
    <w:rsid w:val="003C6ED8"/>
    <w:rsid w:val="003C6F83"/>
    <w:rsid w:val="003C7056"/>
    <w:rsid w:val="003C7300"/>
    <w:rsid w:val="003C7427"/>
    <w:rsid w:val="003C7429"/>
    <w:rsid w:val="003C75B7"/>
    <w:rsid w:val="003C76B9"/>
    <w:rsid w:val="003C7780"/>
    <w:rsid w:val="003C78E7"/>
    <w:rsid w:val="003C78F3"/>
    <w:rsid w:val="003C7905"/>
    <w:rsid w:val="003C7C8F"/>
    <w:rsid w:val="003C7C9B"/>
    <w:rsid w:val="003C7E26"/>
    <w:rsid w:val="003C7E3B"/>
    <w:rsid w:val="003C7E4D"/>
    <w:rsid w:val="003D00AE"/>
    <w:rsid w:val="003D00C6"/>
    <w:rsid w:val="003D011B"/>
    <w:rsid w:val="003D011F"/>
    <w:rsid w:val="003D01F0"/>
    <w:rsid w:val="003D03E0"/>
    <w:rsid w:val="003D06C4"/>
    <w:rsid w:val="003D0731"/>
    <w:rsid w:val="003D07E3"/>
    <w:rsid w:val="003D09C9"/>
    <w:rsid w:val="003D0A22"/>
    <w:rsid w:val="003D0CD3"/>
    <w:rsid w:val="003D0D2E"/>
    <w:rsid w:val="003D1081"/>
    <w:rsid w:val="003D117F"/>
    <w:rsid w:val="003D1327"/>
    <w:rsid w:val="003D1337"/>
    <w:rsid w:val="003D13B6"/>
    <w:rsid w:val="003D14FD"/>
    <w:rsid w:val="003D1508"/>
    <w:rsid w:val="003D1713"/>
    <w:rsid w:val="003D19D2"/>
    <w:rsid w:val="003D1A51"/>
    <w:rsid w:val="003D1AD2"/>
    <w:rsid w:val="003D1C1E"/>
    <w:rsid w:val="003D1D9E"/>
    <w:rsid w:val="003D1E08"/>
    <w:rsid w:val="003D1F8C"/>
    <w:rsid w:val="003D1F97"/>
    <w:rsid w:val="003D1FD7"/>
    <w:rsid w:val="003D229B"/>
    <w:rsid w:val="003D22F2"/>
    <w:rsid w:val="003D2747"/>
    <w:rsid w:val="003D2863"/>
    <w:rsid w:val="003D28B2"/>
    <w:rsid w:val="003D28F3"/>
    <w:rsid w:val="003D2AE0"/>
    <w:rsid w:val="003D2E63"/>
    <w:rsid w:val="003D2FD5"/>
    <w:rsid w:val="003D30B2"/>
    <w:rsid w:val="003D341E"/>
    <w:rsid w:val="003D343C"/>
    <w:rsid w:val="003D3466"/>
    <w:rsid w:val="003D379E"/>
    <w:rsid w:val="003D380C"/>
    <w:rsid w:val="003D3E66"/>
    <w:rsid w:val="003D3F47"/>
    <w:rsid w:val="003D3F7E"/>
    <w:rsid w:val="003D40AE"/>
    <w:rsid w:val="003D40D8"/>
    <w:rsid w:val="003D413D"/>
    <w:rsid w:val="003D4277"/>
    <w:rsid w:val="003D4299"/>
    <w:rsid w:val="003D4367"/>
    <w:rsid w:val="003D4577"/>
    <w:rsid w:val="003D45C0"/>
    <w:rsid w:val="003D4633"/>
    <w:rsid w:val="003D4699"/>
    <w:rsid w:val="003D4B9E"/>
    <w:rsid w:val="003D4BFF"/>
    <w:rsid w:val="003D4C72"/>
    <w:rsid w:val="003D4CB9"/>
    <w:rsid w:val="003D4CE0"/>
    <w:rsid w:val="003D4E46"/>
    <w:rsid w:val="003D4E48"/>
    <w:rsid w:val="003D4F41"/>
    <w:rsid w:val="003D50D0"/>
    <w:rsid w:val="003D51DA"/>
    <w:rsid w:val="003D51FE"/>
    <w:rsid w:val="003D5277"/>
    <w:rsid w:val="003D536A"/>
    <w:rsid w:val="003D567B"/>
    <w:rsid w:val="003D56AB"/>
    <w:rsid w:val="003D570A"/>
    <w:rsid w:val="003D57D3"/>
    <w:rsid w:val="003D581B"/>
    <w:rsid w:val="003D5825"/>
    <w:rsid w:val="003D582C"/>
    <w:rsid w:val="003D583A"/>
    <w:rsid w:val="003D58BE"/>
    <w:rsid w:val="003D59C2"/>
    <w:rsid w:val="003D5A09"/>
    <w:rsid w:val="003D5B9B"/>
    <w:rsid w:val="003D5BA1"/>
    <w:rsid w:val="003D5BDD"/>
    <w:rsid w:val="003D5E1E"/>
    <w:rsid w:val="003D5F13"/>
    <w:rsid w:val="003D5FB3"/>
    <w:rsid w:val="003D5FC5"/>
    <w:rsid w:val="003D605E"/>
    <w:rsid w:val="003D60C8"/>
    <w:rsid w:val="003D60DB"/>
    <w:rsid w:val="003D6379"/>
    <w:rsid w:val="003D6420"/>
    <w:rsid w:val="003D65D5"/>
    <w:rsid w:val="003D6618"/>
    <w:rsid w:val="003D6769"/>
    <w:rsid w:val="003D6779"/>
    <w:rsid w:val="003D67F0"/>
    <w:rsid w:val="003D6901"/>
    <w:rsid w:val="003D6BFC"/>
    <w:rsid w:val="003D6C64"/>
    <w:rsid w:val="003D6F5F"/>
    <w:rsid w:val="003D738B"/>
    <w:rsid w:val="003D741A"/>
    <w:rsid w:val="003D7510"/>
    <w:rsid w:val="003D7518"/>
    <w:rsid w:val="003D75E0"/>
    <w:rsid w:val="003D764D"/>
    <w:rsid w:val="003D785A"/>
    <w:rsid w:val="003D7880"/>
    <w:rsid w:val="003D7A36"/>
    <w:rsid w:val="003D7BAE"/>
    <w:rsid w:val="003D7D03"/>
    <w:rsid w:val="003D7E28"/>
    <w:rsid w:val="003D7FC0"/>
    <w:rsid w:val="003E010D"/>
    <w:rsid w:val="003E05B7"/>
    <w:rsid w:val="003E05E0"/>
    <w:rsid w:val="003E06A5"/>
    <w:rsid w:val="003E082C"/>
    <w:rsid w:val="003E088D"/>
    <w:rsid w:val="003E09D7"/>
    <w:rsid w:val="003E0B0E"/>
    <w:rsid w:val="003E0D54"/>
    <w:rsid w:val="003E0D74"/>
    <w:rsid w:val="003E0D94"/>
    <w:rsid w:val="003E0F3B"/>
    <w:rsid w:val="003E10DA"/>
    <w:rsid w:val="003E11B7"/>
    <w:rsid w:val="003E1219"/>
    <w:rsid w:val="003E13A7"/>
    <w:rsid w:val="003E13D7"/>
    <w:rsid w:val="003E147B"/>
    <w:rsid w:val="003E19AA"/>
    <w:rsid w:val="003E1BC5"/>
    <w:rsid w:val="003E1C69"/>
    <w:rsid w:val="003E1D02"/>
    <w:rsid w:val="003E2069"/>
    <w:rsid w:val="003E20FC"/>
    <w:rsid w:val="003E21F0"/>
    <w:rsid w:val="003E2204"/>
    <w:rsid w:val="003E2287"/>
    <w:rsid w:val="003E235F"/>
    <w:rsid w:val="003E236E"/>
    <w:rsid w:val="003E23F3"/>
    <w:rsid w:val="003E2404"/>
    <w:rsid w:val="003E2561"/>
    <w:rsid w:val="003E2571"/>
    <w:rsid w:val="003E25DA"/>
    <w:rsid w:val="003E262A"/>
    <w:rsid w:val="003E269A"/>
    <w:rsid w:val="003E27A9"/>
    <w:rsid w:val="003E27D2"/>
    <w:rsid w:val="003E2830"/>
    <w:rsid w:val="003E28C8"/>
    <w:rsid w:val="003E290A"/>
    <w:rsid w:val="003E2969"/>
    <w:rsid w:val="003E2A48"/>
    <w:rsid w:val="003E2BC6"/>
    <w:rsid w:val="003E2D07"/>
    <w:rsid w:val="003E2D5B"/>
    <w:rsid w:val="003E2DE8"/>
    <w:rsid w:val="003E2EE9"/>
    <w:rsid w:val="003E30C8"/>
    <w:rsid w:val="003E311F"/>
    <w:rsid w:val="003E3130"/>
    <w:rsid w:val="003E31EC"/>
    <w:rsid w:val="003E33DA"/>
    <w:rsid w:val="003E3417"/>
    <w:rsid w:val="003E3418"/>
    <w:rsid w:val="003E34FD"/>
    <w:rsid w:val="003E3613"/>
    <w:rsid w:val="003E371D"/>
    <w:rsid w:val="003E39CF"/>
    <w:rsid w:val="003E3ADE"/>
    <w:rsid w:val="003E3B9C"/>
    <w:rsid w:val="003E3C4B"/>
    <w:rsid w:val="003E3CC8"/>
    <w:rsid w:val="003E3D2B"/>
    <w:rsid w:val="003E3F49"/>
    <w:rsid w:val="003E3F51"/>
    <w:rsid w:val="003E3FC7"/>
    <w:rsid w:val="003E3FE3"/>
    <w:rsid w:val="003E40C1"/>
    <w:rsid w:val="003E4345"/>
    <w:rsid w:val="003E45C3"/>
    <w:rsid w:val="003E47CE"/>
    <w:rsid w:val="003E49D0"/>
    <w:rsid w:val="003E4AF9"/>
    <w:rsid w:val="003E4B0A"/>
    <w:rsid w:val="003E4BDD"/>
    <w:rsid w:val="003E4CAD"/>
    <w:rsid w:val="003E4EEE"/>
    <w:rsid w:val="003E51C8"/>
    <w:rsid w:val="003E5413"/>
    <w:rsid w:val="003E5582"/>
    <w:rsid w:val="003E5595"/>
    <w:rsid w:val="003E57FD"/>
    <w:rsid w:val="003E58CF"/>
    <w:rsid w:val="003E5B37"/>
    <w:rsid w:val="003E5FB1"/>
    <w:rsid w:val="003E60F9"/>
    <w:rsid w:val="003E62CC"/>
    <w:rsid w:val="003E632D"/>
    <w:rsid w:val="003E6446"/>
    <w:rsid w:val="003E64F0"/>
    <w:rsid w:val="003E6868"/>
    <w:rsid w:val="003E686A"/>
    <w:rsid w:val="003E6924"/>
    <w:rsid w:val="003E6DC6"/>
    <w:rsid w:val="003E6F44"/>
    <w:rsid w:val="003E6F57"/>
    <w:rsid w:val="003E6F6A"/>
    <w:rsid w:val="003E700A"/>
    <w:rsid w:val="003E7558"/>
    <w:rsid w:val="003E758F"/>
    <w:rsid w:val="003E76AC"/>
    <w:rsid w:val="003E773D"/>
    <w:rsid w:val="003E78E1"/>
    <w:rsid w:val="003E7943"/>
    <w:rsid w:val="003E7A95"/>
    <w:rsid w:val="003E7B6E"/>
    <w:rsid w:val="003E7C7B"/>
    <w:rsid w:val="003E7E29"/>
    <w:rsid w:val="003E7F1E"/>
    <w:rsid w:val="003E7F48"/>
    <w:rsid w:val="003E7F63"/>
    <w:rsid w:val="003F012F"/>
    <w:rsid w:val="003F01CE"/>
    <w:rsid w:val="003F022E"/>
    <w:rsid w:val="003F0246"/>
    <w:rsid w:val="003F0458"/>
    <w:rsid w:val="003F04A2"/>
    <w:rsid w:val="003F05D2"/>
    <w:rsid w:val="003F07B5"/>
    <w:rsid w:val="003F081D"/>
    <w:rsid w:val="003F08C3"/>
    <w:rsid w:val="003F0AF1"/>
    <w:rsid w:val="003F0B4C"/>
    <w:rsid w:val="003F0C68"/>
    <w:rsid w:val="003F0CEF"/>
    <w:rsid w:val="003F0CFC"/>
    <w:rsid w:val="003F0D02"/>
    <w:rsid w:val="003F0EAF"/>
    <w:rsid w:val="003F0EB9"/>
    <w:rsid w:val="003F0ECB"/>
    <w:rsid w:val="003F102D"/>
    <w:rsid w:val="003F1267"/>
    <w:rsid w:val="003F12C6"/>
    <w:rsid w:val="003F13D6"/>
    <w:rsid w:val="003F1402"/>
    <w:rsid w:val="003F1583"/>
    <w:rsid w:val="003F15F6"/>
    <w:rsid w:val="003F1659"/>
    <w:rsid w:val="003F1A0B"/>
    <w:rsid w:val="003F1A56"/>
    <w:rsid w:val="003F1BC8"/>
    <w:rsid w:val="003F1C6C"/>
    <w:rsid w:val="003F1CC9"/>
    <w:rsid w:val="003F1D0E"/>
    <w:rsid w:val="003F1E2F"/>
    <w:rsid w:val="003F1F47"/>
    <w:rsid w:val="003F1F5A"/>
    <w:rsid w:val="003F1F81"/>
    <w:rsid w:val="003F20CB"/>
    <w:rsid w:val="003F213D"/>
    <w:rsid w:val="003F222D"/>
    <w:rsid w:val="003F241C"/>
    <w:rsid w:val="003F24A1"/>
    <w:rsid w:val="003F24D0"/>
    <w:rsid w:val="003F271D"/>
    <w:rsid w:val="003F2786"/>
    <w:rsid w:val="003F283F"/>
    <w:rsid w:val="003F2866"/>
    <w:rsid w:val="003F2887"/>
    <w:rsid w:val="003F2A41"/>
    <w:rsid w:val="003F2ACC"/>
    <w:rsid w:val="003F2C61"/>
    <w:rsid w:val="003F2DCA"/>
    <w:rsid w:val="003F2EF2"/>
    <w:rsid w:val="003F2F6A"/>
    <w:rsid w:val="003F2FE5"/>
    <w:rsid w:val="003F3091"/>
    <w:rsid w:val="003F33CC"/>
    <w:rsid w:val="003F33E2"/>
    <w:rsid w:val="003F33E5"/>
    <w:rsid w:val="003F3570"/>
    <w:rsid w:val="003F3716"/>
    <w:rsid w:val="003F3750"/>
    <w:rsid w:val="003F37EA"/>
    <w:rsid w:val="003F385E"/>
    <w:rsid w:val="003F38BF"/>
    <w:rsid w:val="003F3996"/>
    <w:rsid w:val="003F3B27"/>
    <w:rsid w:val="003F3B9A"/>
    <w:rsid w:val="003F3BEF"/>
    <w:rsid w:val="003F3C88"/>
    <w:rsid w:val="003F3FBD"/>
    <w:rsid w:val="003F41C3"/>
    <w:rsid w:val="003F41F0"/>
    <w:rsid w:val="003F42F0"/>
    <w:rsid w:val="003F4380"/>
    <w:rsid w:val="003F4437"/>
    <w:rsid w:val="003F443C"/>
    <w:rsid w:val="003F45A4"/>
    <w:rsid w:val="003F47EB"/>
    <w:rsid w:val="003F48CE"/>
    <w:rsid w:val="003F491A"/>
    <w:rsid w:val="003F4929"/>
    <w:rsid w:val="003F4A51"/>
    <w:rsid w:val="003F4BA7"/>
    <w:rsid w:val="003F4C94"/>
    <w:rsid w:val="003F505A"/>
    <w:rsid w:val="003F5177"/>
    <w:rsid w:val="003F5187"/>
    <w:rsid w:val="003F560C"/>
    <w:rsid w:val="003F564A"/>
    <w:rsid w:val="003F5945"/>
    <w:rsid w:val="003F596F"/>
    <w:rsid w:val="003F5A13"/>
    <w:rsid w:val="003F5A6B"/>
    <w:rsid w:val="003F5B8A"/>
    <w:rsid w:val="003F5BC3"/>
    <w:rsid w:val="003F5C08"/>
    <w:rsid w:val="003F5C2A"/>
    <w:rsid w:val="003F5C7D"/>
    <w:rsid w:val="003F6030"/>
    <w:rsid w:val="003F61CD"/>
    <w:rsid w:val="003F6282"/>
    <w:rsid w:val="003F62CC"/>
    <w:rsid w:val="003F64A1"/>
    <w:rsid w:val="003F69E0"/>
    <w:rsid w:val="003F6B4B"/>
    <w:rsid w:val="003F6B5F"/>
    <w:rsid w:val="003F6B83"/>
    <w:rsid w:val="003F6BA0"/>
    <w:rsid w:val="003F6BEA"/>
    <w:rsid w:val="003F6D75"/>
    <w:rsid w:val="003F6EFA"/>
    <w:rsid w:val="003F6F7F"/>
    <w:rsid w:val="003F70B3"/>
    <w:rsid w:val="003F7158"/>
    <w:rsid w:val="003F71DE"/>
    <w:rsid w:val="003F71ED"/>
    <w:rsid w:val="003F73A1"/>
    <w:rsid w:val="003F7574"/>
    <w:rsid w:val="003F776C"/>
    <w:rsid w:val="003F7844"/>
    <w:rsid w:val="003F796D"/>
    <w:rsid w:val="003F7A40"/>
    <w:rsid w:val="003F7C84"/>
    <w:rsid w:val="003F7E5F"/>
    <w:rsid w:val="00400037"/>
    <w:rsid w:val="0040026B"/>
    <w:rsid w:val="004002A5"/>
    <w:rsid w:val="004002C9"/>
    <w:rsid w:val="004003CB"/>
    <w:rsid w:val="00400689"/>
    <w:rsid w:val="004006F9"/>
    <w:rsid w:val="0040072F"/>
    <w:rsid w:val="0040080F"/>
    <w:rsid w:val="00400925"/>
    <w:rsid w:val="00400926"/>
    <w:rsid w:val="004009C7"/>
    <w:rsid w:val="00400C55"/>
    <w:rsid w:val="0040112E"/>
    <w:rsid w:val="00401138"/>
    <w:rsid w:val="00401204"/>
    <w:rsid w:val="004013FC"/>
    <w:rsid w:val="00401467"/>
    <w:rsid w:val="0040162B"/>
    <w:rsid w:val="004017D7"/>
    <w:rsid w:val="004019D2"/>
    <w:rsid w:val="00401B27"/>
    <w:rsid w:val="00401CB7"/>
    <w:rsid w:val="00401CF0"/>
    <w:rsid w:val="00401E17"/>
    <w:rsid w:val="00401F2B"/>
    <w:rsid w:val="0040216A"/>
    <w:rsid w:val="004027C3"/>
    <w:rsid w:val="0040296B"/>
    <w:rsid w:val="00402A2E"/>
    <w:rsid w:val="00402BC2"/>
    <w:rsid w:val="00402C14"/>
    <w:rsid w:val="00402CB4"/>
    <w:rsid w:val="00402CB7"/>
    <w:rsid w:val="00402DFD"/>
    <w:rsid w:val="00402FA3"/>
    <w:rsid w:val="0040330C"/>
    <w:rsid w:val="0040348F"/>
    <w:rsid w:val="00403750"/>
    <w:rsid w:val="0040382A"/>
    <w:rsid w:val="00403AB4"/>
    <w:rsid w:val="00403C3C"/>
    <w:rsid w:val="00403DEF"/>
    <w:rsid w:val="00403E4C"/>
    <w:rsid w:val="00403F20"/>
    <w:rsid w:val="00403FB0"/>
    <w:rsid w:val="0040404F"/>
    <w:rsid w:val="00404054"/>
    <w:rsid w:val="004041CB"/>
    <w:rsid w:val="004041DE"/>
    <w:rsid w:val="0040424D"/>
    <w:rsid w:val="00404339"/>
    <w:rsid w:val="004045B0"/>
    <w:rsid w:val="0040468F"/>
    <w:rsid w:val="0040469E"/>
    <w:rsid w:val="004046D5"/>
    <w:rsid w:val="00404744"/>
    <w:rsid w:val="00404752"/>
    <w:rsid w:val="0040489B"/>
    <w:rsid w:val="004049BB"/>
    <w:rsid w:val="004049D5"/>
    <w:rsid w:val="00404BEE"/>
    <w:rsid w:val="00404D93"/>
    <w:rsid w:val="00404E4A"/>
    <w:rsid w:val="00404E4F"/>
    <w:rsid w:val="00404E68"/>
    <w:rsid w:val="00404FE9"/>
    <w:rsid w:val="0040555F"/>
    <w:rsid w:val="00405644"/>
    <w:rsid w:val="0040572D"/>
    <w:rsid w:val="004057DC"/>
    <w:rsid w:val="00405BCE"/>
    <w:rsid w:val="00405CB1"/>
    <w:rsid w:val="00405D81"/>
    <w:rsid w:val="00405D84"/>
    <w:rsid w:val="00405E3C"/>
    <w:rsid w:val="00405EF5"/>
    <w:rsid w:val="00405F53"/>
    <w:rsid w:val="00405FF2"/>
    <w:rsid w:val="0040600B"/>
    <w:rsid w:val="00406128"/>
    <w:rsid w:val="00406197"/>
    <w:rsid w:val="004061C8"/>
    <w:rsid w:val="004061FE"/>
    <w:rsid w:val="0040627C"/>
    <w:rsid w:val="00406342"/>
    <w:rsid w:val="004063AE"/>
    <w:rsid w:val="004064D2"/>
    <w:rsid w:val="004064F0"/>
    <w:rsid w:val="00406611"/>
    <w:rsid w:val="00406623"/>
    <w:rsid w:val="004066AA"/>
    <w:rsid w:val="00406845"/>
    <w:rsid w:val="00406858"/>
    <w:rsid w:val="00406A4B"/>
    <w:rsid w:val="00406A8D"/>
    <w:rsid w:val="00406C11"/>
    <w:rsid w:val="00406C8F"/>
    <w:rsid w:val="00406CA3"/>
    <w:rsid w:val="00406CAC"/>
    <w:rsid w:val="00406CB2"/>
    <w:rsid w:val="00406D55"/>
    <w:rsid w:val="00406FA6"/>
    <w:rsid w:val="00407106"/>
    <w:rsid w:val="0040722B"/>
    <w:rsid w:val="0040726F"/>
    <w:rsid w:val="00407393"/>
    <w:rsid w:val="00407398"/>
    <w:rsid w:val="0040754A"/>
    <w:rsid w:val="00407632"/>
    <w:rsid w:val="0040798D"/>
    <w:rsid w:val="00407B2F"/>
    <w:rsid w:val="00407C97"/>
    <w:rsid w:val="00407EF6"/>
    <w:rsid w:val="004100D3"/>
    <w:rsid w:val="00410118"/>
    <w:rsid w:val="0041018C"/>
    <w:rsid w:val="00410372"/>
    <w:rsid w:val="00410438"/>
    <w:rsid w:val="004104D8"/>
    <w:rsid w:val="00410546"/>
    <w:rsid w:val="004105BC"/>
    <w:rsid w:val="0041077A"/>
    <w:rsid w:val="00410802"/>
    <w:rsid w:val="00410A03"/>
    <w:rsid w:val="00410A87"/>
    <w:rsid w:val="00410E0C"/>
    <w:rsid w:val="00410EF4"/>
    <w:rsid w:val="00410F2F"/>
    <w:rsid w:val="0041120B"/>
    <w:rsid w:val="00411242"/>
    <w:rsid w:val="00411273"/>
    <w:rsid w:val="004112F6"/>
    <w:rsid w:val="0041161A"/>
    <w:rsid w:val="0041164D"/>
    <w:rsid w:val="00411766"/>
    <w:rsid w:val="00411860"/>
    <w:rsid w:val="004118A0"/>
    <w:rsid w:val="004118B7"/>
    <w:rsid w:val="004118D7"/>
    <w:rsid w:val="00411927"/>
    <w:rsid w:val="004119FC"/>
    <w:rsid w:val="00411A1D"/>
    <w:rsid w:val="00411DB7"/>
    <w:rsid w:val="00411ED0"/>
    <w:rsid w:val="00411F65"/>
    <w:rsid w:val="00411F82"/>
    <w:rsid w:val="00411FB7"/>
    <w:rsid w:val="004120D9"/>
    <w:rsid w:val="004123A5"/>
    <w:rsid w:val="004124C5"/>
    <w:rsid w:val="004126CE"/>
    <w:rsid w:val="004126FD"/>
    <w:rsid w:val="00412816"/>
    <w:rsid w:val="004128E7"/>
    <w:rsid w:val="00412AC1"/>
    <w:rsid w:val="00412FE3"/>
    <w:rsid w:val="00412FE6"/>
    <w:rsid w:val="00413065"/>
    <w:rsid w:val="00413179"/>
    <w:rsid w:val="0041321E"/>
    <w:rsid w:val="0041322E"/>
    <w:rsid w:val="0041334E"/>
    <w:rsid w:val="00413354"/>
    <w:rsid w:val="004136DC"/>
    <w:rsid w:val="00413795"/>
    <w:rsid w:val="004138F6"/>
    <w:rsid w:val="004139E0"/>
    <w:rsid w:val="00413A51"/>
    <w:rsid w:val="00413B4F"/>
    <w:rsid w:val="00413B8C"/>
    <w:rsid w:val="00413B9F"/>
    <w:rsid w:val="00413D89"/>
    <w:rsid w:val="00413E1E"/>
    <w:rsid w:val="00413E5C"/>
    <w:rsid w:val="00414064"/>
    <w:rsid w:val="004141D1"/>
    <w:rsid w:val="004143D8"/>
    <w:rsid w:val="0041456B"/>
    <w:rsid w:val="0041463B"/>
    <w:rsid w:val="0041472A"/>
    <w:rsid w:val="004147F5"/>
    <w:rsid w:val="00414848"/>
    <w:rsid w:val="00414866"/>
    <w:rsid w:val="00414AA1"/>
    <w:rsid w:val="00414C7A"/>
    <w:rsid w:val="00414E35"/>
    <w:rsid w:val="00414E52"/>
    <w:rsid w:val="00414EA3"/>
    <w:rsid w:val="00415215"/>
    <w:rsid w:val="004152BF"/>
    <w:rsid w:val="00415420"/>
    <w:rsid w:val="004154B5"/>
    <w:rsid w:val="00415532"/>
    <w:rsid w:val="00415626"/>
    <w:rsid w:val="00415657"/>
    <w:rsid w:val="00415768"/>
    <w:rsid w:val="0041582C"/>
    <w:rsid w:val="00415833"/>
    <w:rsid w:val="004159BA"/>
    <w:rsid w:val="00415B17"/>
    <w:rsid w:val="00415CB8"/>
    <w:rsid w:val="00415DD2"/>
    <w:rsid w:val="00415DF4"/>
    <w:rsid w:val="0041600D"/>
    <w:rsid w:val="004160C9"/>
    <w:rsid w:val="004160FD"/>
    <w:rsid w:val="00416176"/>
    <w:rsid w:val="004161E9"/>
    <w:rsid w:val="00416270"/>
    <w:rsid w:val="004162CA"/>
    <w:rsid w:val="00416322"/>
    <w:rsid w:val="0041639B"/>
    <w:rsid w:val="00416754"/>
    <w:rsid w:val="00416B15"/>
    <w:rsid w:val="00416B2B"/>
    <w:rsid w:val="00416B4B"/>
    <w:rsid w:val="00416B66"/>
    <w:rsid w:val="00416CC0"/>
    <w:rsid w:val="00416DF0"/>
    <w:rsid w:val="00417024"/>
    <w:rsid w:val="00417087"/>
    <w:rsid w:val="0041718F"/>
    <w:rsid w:val="004173C4"/>
    <w:rsid w:val="004174FD"/>
    <w:rsid w:val="00417581"/>
    <w:rsid w:val="004175FA"/>
    <w:rsid w:val="0041761D"/>
    <w:rsid w:val="00417746"/>
    <w:rsid w:val="004177B1"/>
    <w:rsid w:val="0041785C"/>
    <w:rsid w:val="00417863"/>
    <w:rsid w:val="00417949"/>
    <w:rsid w:val="00417A41"/>
    <w:rsid w:val="00417A9D"/>
    <w:rsid w:val="00417B81"/>
    <w:rsid w:val="00417DDB"/>
    <w:rsid w:val="00417E4C"/>
    <w:rsid w:val="00417F22"/>
    <w:rsid w:val="00417F25"/>
    <w:rsid w:val="00417FEB"/>
    <w:rsid w:val="00417FFD"/>
    <w:rsid w:val="00420004"/>
    <w:rsid w:val="00420099"/>
    <w:rsid w:val="00420266"/>
    <w:rsid w:val="00420268"/>
    <w:rsid w:val="00420350"/>
    <w:rsid w:val="00420420"/>
    <w:rsid w:val="00420493"/>
    <w:rsid w:val="00420612"/>
    <w:rsid w:val="0042088C"/>
    <w:rsid w:val="004209B6"/>
    <w:rsid w:val="00420BD4"/>
    <w:rsid w:val="00420C82"/>
    <w:rsid w:val="00420CDA"/>
    <w:rsid w:val="00420EDB"/>
    <w:rsid w:val="004211BE"/>
    <w:rsid w:val="00421208"/>
    <w:rsid w:val="0042131B"/>
    <w:rsid w:val="00421420"/>
    <w:rsid w:val="00421635"/>
    <w:rsid w:val="0042166E"/>
    <w:rsid w:val="004218D0"/>
    <w:rsid w:val="00421BB9"/>
    <w:rsid w:val="00421BF8"/>
    <w:rsid w:val="00421EC1"/>
    <w:rsid w:val="00421EDB"/>
    <w:rsid w:val="00422054"/>
    <w:rsid w:val="0042219C"/>
    <w:rsid w:val="00422275"/>
    <w:rsid w:val="004223CA"/>
    <w:rsid w:val="004223E1"/>
    <w:rsid w:val="004223ED"/>
    <w:rsid w:val="004225F4"/>
    <w:rsid w:val="00422797"/>
    <w:rsid w:val="004227AB"/>
    <w:rsid w:val="004227E1"/>
    <w:rsid w:val="00422A47"/>
    <w:rsid w:val="00422A52"/>
    <w:rsid w:val="00422A74"/>
    <w:rsid w:val="00422BDF"/>
    <w:rsid w:val="00422C47"/>
    <w:rsid w:val="00422E4B"/>
    <w:rsid w:val="0042306C"/>
    <w:rsid w:val="00423082"/>
    <w:rsid w:val="00423117"/>
    <w:rsid w:val="0042315E"/>
    <w:rsid w:val="00423214"/>
    <w:rsid w:val="004232B1"/>
    <w:rsid w:val="00423407"/>
    <w:rsid w:val="00423527"/>
    <w:rsid w:val="004236A0"/>
    <w:rsid w:val="0042373B"/>
    <w:rsid w:val="00423881"/>
    <w:rsid w:val="004238D3"/>
    <w:rsid w:val="00423A63"/>
    <w:rsid w:val="00423A79"/>
    <w:rsid w:val="00423E2B"/>
    <w:rsid w:val="00423ECF"/>
    <w:rsid w:val="0042400B"/>
    <w:rsid w:val="004242FF"/>
    <w:rsid w:val="00424495"/>
    <w:rsid w:val="004244BC"/>
    <w:rsid w:val="004245F1"/>
    <w:rsid w:val="0042465B"/>
    <w:rsid w:val="004246BF"/>
    <w:rsid w:val="00424717"/>
    <w:rsid w:val="00424790"/>
    <w:rsid w:val="0042493B"/>
    <w:rsid w:val="00424941"/>
    <w:rsid w:val="00424B7F"/>
    <w:rsid w:val="004251F8"/>
    <w:rsid w:val="004252A5"/>
    <w:rsid w:val="0042531D"/>
    <w:rsid w:val="00425407"/>
    <w:rsid w:val="004254EC"/>
    <w:rsid w:val="004257F5"/>
    <w:rsid w:val="004257FC"/>
    <w:rsid w:val="00425950"/>
    <w:rsid w:val="00425BDD"/>
    <w:rsid w:val="00425CB8"/>
    <w:rsid w:val="00425D94"/>
    <w:rsid w:val="00425DB5"/>
    <w:rsid w:val="00425DEE"/>
    <w:rsid w:val="00425FDF"/>
    <w:rsid w:val="0042600D"/>
    <w:rsid w:val="0042602B"/>
    <w:rsid w:val="0042606F"/>
    <w:rsid w:val="00426186"/>
    <w:rsid w:val="00426277"/>
    <w:rsid w:val="00426431"/>
    <w:rsid w:val="004264A2"/>
    <w:rsid w:val="00426585"/>
    <w:rsid w:val="0042671A"/>
    <w:rsid w:val="004268BA"/>
    <w:rsid w:val="00426A8B"/>
    <w:rsid w:val="00426A99"/>
    <w:rsid w:val="00426D5A"/>
    <w:rsid w:val="00426F47"/>
    <w:rsid w:val="004270E5"/>
    <w:rsid w:val="0042717A"/>
    <w:rsid w:val="00427308"/>
    <w:rsid w:val="004274B6"/>
    <w:rsid w:val="00427505"/>
    <w:rsid w:val="0042759B"/>
    <w:rsid w:val="0042775D"/>
    <w:rsid w:val="00427767"/>
    <w:rsid w:val="0042777F"/>
    <w:rsid w:val="004277F9"/>
    <w:rsid w:val="00427837"/>
    <w:rsid w:val="00427B0A"/>
    <w:rsid w:val="00427B72"/>
    <w:rsid w:val="00427C10"/>
    <w:rsid w:val="00427CD8"/>
    <w:rsid w:val="00427CE8"/>
    <w:rsid w:val="00427D1D"/>
    <w:rsid w:val="00427D8E"/>
    <w:rsid w:val="00427EE4"/>
    <w:rsid w:val="00427F29"/>
    <w:rsid w:val="0043006D"/>
    <w:rsid w:val="0043008A"/>
    <w:rsid w:val="00430193"/>
    <w:rsid w:val="004303A5"/>
    <w:rsid w:val="00430699"/>
    <w:rsid w:val="004307FE"/>
    <w:rsid w:val="00430869"/>
    <w:rsid w:val="0043090E"/>
    <w:rsid w:val="00430931"/>
    <w:rsid w:val="004309DE"/>
    <w:rsid w:val="00430A90"/>
    <w:rsid w:val="00430BA9"/>
    <w:rsid w:val="00430C3B"/>
    <w:rsid w:val="00430D26"/>
    <w:rsid w:val="00430D48"/>
    <w:rsid w:val="00430E33"/>
    <w:rsid w:val="00430F72"/>
    <w:rsid w:val="0043101E"/>
    <w:rsid w:val="004311E5"/>
    <w:rsid w:val="0043129E"/>
    <w:rsid w:val="004312D9"/>
    <w:rsid w:val="00431456"/>
    <w:rsid w:val="00431788"/>
    <w:rsid w:val="00431A61"/>
    <w:rsid w:val="00431D22"/>
    <w:rsid w:val="00431E42"/>
    <w:rsid w:val="00431F9E"/>
    <w:rsid w:val="0043209C"/>
    <w:rsid w:val="0043212E"/>
    <w:rsid w:val="00432252"/>
    <w:rsid w:val="0043235D"/>
    <w:rsid w:val="00432495"/>
    <w:rsid w:val="004325B1"/>
    <w:rsid w:val="004325F7"/>
    <w:rsid w:val="00432608"/>
    <w:rsid w:val="00432623"/>
    <w:rsid w:val="004326C8"/>
    <w:rsid w:val="004328DD"/>
    <w:rsid w:val="00432954"/>
    <w:rsid w:val="00432C05"/>
    <w:rsid w:val="00433240"/>
    <w:rsid w:val="004333A8"/>
    <w:rsid w:val="00433472"/>
    <w:rsid w:val="00433702"/>
    <w:rsid w:val="004337FC"/>
    <w:rsid w:val="00433911"/>
    <w:rsid w:val="00433A40"/>
    <w:rsid w:val="00433B0E"/>
    <w:rsid w:val="00433B69"/>
    <w:rsid w:val="00433BBB"/>
    <w:rsid w:val="00433C4F"/>
    <w:rsid w:val="00433D39"/>
    <w:rsid w:val="00434099"/>
    <w:rsid w:val="00434111"/>
    <w:rsid w:val="0043427A"/>
    <w:rsid w:val="00434373"/>
    <w:rsid w:val="004344D7"/>
    <w:rsid w:val="004347A1"/>
    <w:rsid w:val="004348B7"/>
    <w:rsid w:val="00434C6B"/>
    <w:rsid w:val="00434F2C"/>
    <w:rsid w:val="0043516F"/>
    <w:rsid w:val="00435206"/>
    <w:rsid w:val="0043541E"/>
    <w:rsid w:val="00435422"/>
    <w:rsid w:val="00435509"/>
    <w:rsid w:val="004355E0"/>
    <w:rsid w:val="00435736"/>
    <w:rsid w:val="004357D1"/>
    <w:rsid w:val="0043587D"/>
    <w:rsid w:val="00435884"/>
    <w:rsid w:val="00435951"/>
    <w:rsid w:val="004359A5"/>
    <w:rsid w:val="004359B3"/>
    <w:rsid w:val="00435CF8"/>
    <w:rsid w:val="00435DAB"/>
    <w:rsid w:val="00435EE3"/>
    <w:rsid w:val="00435F6D"/>
    <w:rsid w:val="00436066"/>
    <w:rsid w:val="004361BF"/>
    <w:rsid w:val="00436312"/>
    <w:rsid w:val="00436462"/>
    <w:rsid w:val="0043646B"/>
    <w:rsid w:val="004364FA"/>
    <w:rsid w:val="0043666E"/>
    <w:rsid w:val="004368AF"/>
    <w:rsid w:val="00436AB2"/>
    <w:rsid w:val="00436B80"/>
    <w:rsid w:val="00436BAD"/>
    <w:rsid w:val="00436CB2"/>
    <w:rsid w:val="00436D6D"/>
    <w:rsid w:val="00436E11"/>
    <w:rsid w:val="004370EC"/>
    <w:rsid w:val="00437131"/>
    <w:rsid w:val="00437174"/>
    <w:rsid w:val="00437326"/>
    <w:rsid w:val="004374D0"/>
    <w:rsid w:val="0043752B"/>
    <w:rsid w:val="0043766C"/>
    <w:rsid w:val="00437718"/>
    <w:rsid w:val="00437836"/>
    <w:rsid w:val="00437929"/>
    <w:rsid w:val="00437966"/>
    <w:rsid w:val="004379D1"/>
    <w:rsid w:val="00437BA7"/>
    <w:rsid w:val="00437D18"/>
    <w:rsid w:val="00437F3E"/>
    <w:rsid w:val="004401B3"/>
    <w:rsid w:val="00440360"/>
    <w:rsid w:val="004405B2"/>
    <w:rsid w:val="004406C6"/>
    <w:rsid w:val="00440921"/>
    <w:rsid w:val="00440A48"/>
    <w:rsid w:val="00440D7B"/>
    <w:rsid w:val="00440EB1"/>
    <w:rsid w:val="00440F98"/>
    <w:rsid w:val="00440FCE"/>
    <w:rsid w:val="004411A5"/>
    <w:rsid w:val="00441238"/>
    <w:rsid w:val="004412A5"/>
    <w:rsid w:val="004412B8"/>
    <w:rsid w:val="00441302"/>
    <w:rsid w:val="00441837"/>
    <w:rsid w:val="004419B7"/>
    <w:rsid w:val="00441CC6"/>
    <w:rsid w:val="00441D76"/>
    <w:rsid w:val="00441D9F"/>
    <w:rsid w:val="00441DE7"/>
    <w:rsid w:val="00441FE4"/>
    <w:rsid w:val="00442003"/>
    <w:rsid w:val="00442094"/>
    <w:rsid w:val="004420B6"/>
    <w:rsid w:val="0044228B"/>
    <w:rsid w:val="0044249D"/>
    <w:rsid w:val="00442531"/>
    <w:rsid w:val="0044253C"/>
    <w:rsid w:val="0044282A"/>
    <w:rsid w:val="00442AF6"/>
    <w:rsid w:val="00442BC2"/>
    <w:rsid w:val="00442BD2"/>
    <w:rsid w:val="00442D1E"/>
    <w:rsid w:val="00442E74"/>
    <w:rsid w:val="00442FE9"/>
    <w:rsid w:val="004430D2"/>
    <w:rsid w:val="00443149"/>
    <w:rsid w:val="004433A7"/>
    <w:rsid w:val="004436C4"/>
    <w:rsid w:val="0044383F"/>
    <w:rsid w:val="00443975"/>
    <w:rsid w:val="004439D5"/>
    <w:rsid w:val="00443A37"/>
    <w:rsid w:val="00443B4E"/>
    <w:rsid w:val="00443C96"/>
    <w:rsid w:val="00443C9D"/>
    <w:rsid w:val="00443E2D"/>
    <w:rsid w:val="00443E33"/>
    <w:rsid w:val="00443E61"/>
    <w:rsid w:val="004441CA"/>
    <w:rsid w:val="00444413"/>
    <w:rsid w:val="00444497"/>
    <w:rsid w:val="004447ED"/>
    <w:rsid w:val="00444893"/>
    <w:rsid w:val="004449DB"/>
    <w:rsid w:val="00444A8F"/>
    <w:rsid w:val="00444BF9"/>
    <w:rsid w:val="00444BFB"/>
    <w:rsid w:val="00444E8B"/>
    <w:rsid w:val="00444EA2"/>
    <w:rsid w:val="00444FBE"/>
    <w:rsid w:val="004450FB"/>
    <w:rsid w:val="004455A8"/>
    <w:rsid w:val="004456A6"/>
    <w:rsid w:val="004456C6"/>
    <w:rsid w:val="0044575C"/>
    <w:rsid w:val="004457B9"/>
    <w:rsid w:val="00445809"/>
    <w:rsid w:val="00445857"/>
    <w:rsid w:val="00445863"/>
    <w:rsid w:val="00445940"/>
    <w:rsid w:val="00445957"/>
    <w:rsid w:val="00445A1D"/>
    <w:rsid w:val="00445A3E"/>
    <w:rsid w:val="00445A76"/>
    <w:rsid w:val="00445AE8"/>
    <w:rsid w:val="00445C8B"/>
    <w:rsid w:val="00445C92"/>
    <w:rsid w:val="00445D34"/>
    <w:rsid w:val="004460D6"/>
    <w:rsid w:val="00446126"/>
    <w:rsid w:val="00446142"/>
    <w:rsid w:val="0044631E"/>
    <w:rsid w:val="004463B0"/>
    <w:rsid w:val="0044641B"/>
    <w:rsid w:val="00446774"/>
    <w:rsid w:val="004467CD"/>
    <w:rsid w:val="00446A28"/>
    <w:rsid w:val="00446A42"/>
    <w:rsid w:val="00446B67"/>
    <w:rsid w:val="00446DB5"/>
    <w:rsid w:val="00446E76"/>
    <w:rsid w:val="00446FAB"/>
    <w:rsid w:val="00446FDD"/>
    <w:rsid w:val="004471B4"/>
    <w:rsid w:val="004472BF"/>
    <w:rsid w:val="0044741B"/>
    <w:rsid w:val="00447539"/>
    <w:rsid w:val="00447584"/>
    <w:rsid w:val="004475C4"/>
    <w:rsid w:val="00447634"/>
    <w:rsid w:val="00447663"/>
    <w:rsid w:val="00447939"/>
    <w:rsid w:val="00447AA9"/>
    <w:rsid w:val="00447B4D"/>
    <w:rsid w:val="00447C9C"/>
    <w:rsid w:val="00447CDA"/>
    <w:rsid w:val="00447D49"/>
    <w:rsid w:val="00447DB7"/>
    <w:rsid w:val="00447EC0"/>
    <w:rsid w:val="00447EDF"/>
    <w:rsid w:val="00447F48"/>
    <w:rsid w:val="0045009E"/>
    <w:rsid w:val="004500DC"/>
    <w:rsid w:val="00450104"/>
    <w:rsid w:val="00450381"/>
    <w:rsid w:val="0045042A"/>
    <w:rsid w:val="00450481"/>
    <w:rsid w:val="004504D3"/>
    <w:rsid w:val="0045050C"/>
    <w:rsid w:val="004505BA"/>
    <w:rsid w:val="00450673"/>
    <w:rsid w:val="004507A6"/>
    <w:rsid w:val="004507E3"/>
    <w:rsid w:val="004509A8"/>
    <w:rsid w:val="004509C0"/>
    <w:rsid w:val="00450BFC"/>
    <w:rsid w:val="00450C87"/>
    <w:rsid w:val="00450CDC"/>
    <w:rsid w:val="00450EBB"/>
    <w:rsid w:val="00450EE4"/>
    <w:rsid w:val="00451040"/>
    <w:rsid w:val="0045107A"/>
    <w:rsid w:val="004510F8"/>
    <w:rsid w:val="0045111D"/>
    <w:rsid w:val="004512BC"/>
    <w:rsid w:val="004512F3"/>
    <w:rsid w:val="0045142B"/>
    <w:rsid w:val="0045174B"/>
    <w:rsid w:val="004517EA"/>
    <w:rsid w:val="00451C5F"/>
    <w:rsid w:val="00451CCF"/>
    <w:rsid w:val="00451D4C"/>
    <w:rsid w:val="00451DD4"/>
    <w:rsid w:val="00452074"/>
    <w:rsid w:val="0045214A"/>
    <w:rsid w:val="00452A98"/>
    <w:rsid w:val="00452AD0"/>
    <w:rsid w:val="00452E1D"/>
    <w:rsid w:val="00452E43"/>
    <w:rsid w:val="004530F9"/>
    <w:rsid w:val="00453186"/>
    <w:rsid w:val="00453285"/>
    <w:rsid w:val="004532D3"/>
    <w:rsid w:val="00453592"/>
    <w:rsid w:val="004535AC"/>
    <w:rsid w:val="00453782"/>
    <w:rsid w:val="0045399A"/>
    <w:rsid w:val="00453A4E"/>
    <w:rsid w:val="00453A62"/>
    <w:rsid w:val="00453BE1"/>
    <w:rsid w:val="00453CA9"/>
    <w:rsid w:val="00453CB9"/>
    <w:rsid w:val="00453EEA"/>
    <w:rsid w:val="00453F15"/>
    <w:rsid w:val="004540EE"/>
    <w:rsid w:val="00454192"/>
    <w:rsid w:val="004544C6"/>
    <w:rsid w:val="004546F9"/>
    <w:rsid w:val="004548ED"/>
    <w:rsid w:val="00454CF1"/>
    <w:rsid w:val="00454E6B"/>
    <w:rsid w:val="00454F28"/>
    <w:rsid w:val="004550C2"/>
    <w:rsid w:val="004551FC"/>
    <w:rsid w:val="0045521D"/>
    <w:rsid w:val="0045565A"/>
    <w:rsid w:val="00455728"/>
    <w:rsid w:val="004557D1"/>
    <w:rsid w:val="004558B1"/>
    <w:rsid w:val="00455C69"/>
    <w:rsid w:val="00455D04"/>
    <w:rsid w:val="00455E4A"/>
    <w:rsid w:val="00456026"/>
    <w:rsid w:val="00456102"/>
    <w:rsid w:val="0045620A"/>
    <w:rsid w:val="004562D2"/>
    <w:rsid w:val="004562FC"/>
    <w:rsid w:val="0045647B"/>
    <w:rsid w:val="00456486"/>
    <w:rsid w:val="00456809"/>
    <w:rsid w:val="004569DB"/>
    <w:rsid w:val="00456A18"/>
    <w:rsid w:val="00456B93"/>
    <w:rsid w:val="00456BD8"/>
    <w:rsid w:val="00456C53"/>
    <w:rsid w:val="00456D54"/>
    <w:rsid w:val="00456D84"/>
    <w:rsid w:val="00456F02"/>
    <w:rsid w:val="00456F86"/>
    <w:rsid w:val="004573E2"/>
    <w:rsid w:val="0045744D"/>
    <w:rsid w:val="00457491"/>
    <w:rsid w:val="004574AF"/>
    <w:rsid w:val="004574C9"/>
    <w:rsid w:val="0045763F"/>
    <w:rsid w:val="00457646"/>
    <w:rsid w:val="004578BF"/>
    <w:rsid w:val="00457953"/>
    <w:rsid w:val="00457ACE"/>
    <w:rsid w:val="00457BC7"/>
    <w:rsid w:val="00457E0D"/>
    <w:rsid w:val="00457FA6"/>
    <w:rsid w:val="00457FDB"/>
    <w:rsid w:val="0046003A"/>
    <w:rsid w:val="0046012A"/>
    <w:rsid w:val="004602D7"/>
    <w:rsid w:val="004603A0"/>
    <w:rsid w:val="00460429"/>
    <w:rsid w:val="004604BB"/>
    <w:rsid w:val="004604D0"/>
    <w:rsid w:val="0046054C"/>
    <w:rsid w:val="004608B8"/>
    <w:rsid w:val="004609A7"/>
    <w:rsid w:val="00460B78"/>
    <w:rsid w:val="00460CF2"/>
    <w:rsid w:val="00460D6A"/>
    <w:rsid w:val="00460D86"/>
    <w:rsid w:val="00460D91"/>
    <w:rsid w:val="00460D9D"/>
    <w:rsid w:val="00460DD3"/>
    <w:rsid w:val="00460E0E"/>
    <w:rsid w:val="00460E47"/>
    <w:rsid w:val="00460EE8"/>
    <w:rsid w:val="0046127B"/>
    <w:rsid w:val="004612B2"/>
    <w:rsid w:val="004613F2"/>
    <w:rsid w:val="00461442"/>
    <w:rsid w:val="00461498"/>
    <w:rsid w:val="004614E1"/>
    <w:rsid w:val="0046157F"/>
    <w:rsid w:val="0046159B"/>
    <w:rsid w:val="00461730"/>
    <w:rsid w:val="00461844"/>
    <w:rsid w:val="0046198C"/>
    <w:rsid w:val="00461E14"/>
    <w:rsid w:val="004620FD"/>
    <w:rsid w:val="00462357"/>
    <w:rsid w:val="004623AF"/>
    <w:rsid w:val="004625DA"/>
    <w:rsid w:val="004625F6"/>
    <w:rsid w:val="00462606"/>
    <w:rsid w:val="00462892"/>
    <w:rsid w:val="004628D2"/>
    <w:rsid w:val="0046293D"/>
    <w:rsid w:val="00462DB2"/>
    <w:rsid w:val="00462F90"/>
    <w:rsid w:val="00463007"/>
    <w:rsid w:val="0046316B"/>
    <w:rsid w:val="004631F8"/>
    <w:rsid w:val="004632F3"/>
    <w:rsid w:val="004634D9"/>
    <w:rsid w:val="004634F6"/>
    <w:rsid w:val="00463663"/>
    <w:rsid w:val="00463762"/>
    <w:rsid w:val="004637A8"/>
    <w:rsid w:val="00463884"/>
    <w:rsid w:val="004639DA"/>
    <w:rsid w:val="00463A5B"/>
    <w:rsid w:val="00463BD4"/>
    <w:rsid w:val="00463C9F"/>
    <w:rsid w:val="00463D7B"/>
    <w:rsid w:val="00464087"/>
    <w:rsid w:val="004642A1"/>
    <w:rsid w:val="0046439B"/>
    <w:rsid w:val="004643E9"/>
    <w:rsid w:val="00464761"/>
    <w:rsid w:val="004647D9"/>
    <w:rsid w:val="00464915"/>
    <w:rsid w:val="004649C9"/>
    <w:rsid w:val="00464AC2"/>
    <w:rsid w:val="00464B24"/>
    <w:rsid w:val="00464B58"/>
    <w:rsid w:val="00464B80"/>
    <w:rsid w:val="00464D79"/>
    <w:rsid w:val="00464DFB"/>
    <w:rsid w:val="00464F89"/>
    <w:rsid w:val="00464FC8"/>
    <w:rsid w:val="00464FDC"/>
    <w:rsid w:val="00465130"/>
    <w:rsid w:val="00465485"/>
    <w:rsid w:val="004656CD"/>
    <w:rsid w:val="00465701"/>
    <w:rsid w:val="0046582E"/>
    <w:rsid w:val="00465857"/>
    <w:rsid w:val="00465875"/>
    <w:rsid w:val="004658E6"/>
    <w:rsid w:val="00465A2F"/>
    <w:rsid w:val="00465D39"/>
    <w:rsid w:val="00465DF5"/>
    <w:rsid w:val="00465E4D"/>
    <w:rsid w:val="00465E67"/>
    <w:rsid w:val="00466025"/>
    <w:rsid w:val="00466109"/>
    <w:rsid w:val="004662D2"/>
    <w:rsid w:val="004662E6"/>
    <w:rsid w:val="0046632D"/>
    <w:rsid w:val="0046642E"/>
    <w:rsid w:val="00466501"/>
    <w:rsid w:val="00466547"/>
    <w:rsid w:val="0046661D"/>
    <w:rsid w:val="0046674D"/>
    <w:rsid w:val="00466789"/>
    <w:rsid w:val="00466824"/>
    <w:rsid w:val="004668C0"/>
    <w:rsid w:val="00466A66"/>
    <w:rsid w:val="00466A7D"/>
    <w:rsid w:val="00466A86"/>
    <w:rsid w:val="00466B5C"/>
    <w:rsid w:val="00466DD3"/>
    <w:rsid w:val="00466E5B"/>
    <w:rsid w:val="00466E8F"/>
    <w:rsid w:val="00466E90"/>
    <w:rsid w:val="00466EEA"/>
    <w:rsid w:val="00466F54"/>
    <w:rsid w:val="00466F92"/>
    <w:rsid w:val="00467066"/>
    <w:rsid w:val="004670DA"/>
    <w:rsid w:val="00467130"/>
    <w:rsid w:val="0046718B"/>
    <w:rsid w:val="00467211"/>
    <w:rsid w:val="00467310"/>
    <w:rsid w:val="004674F6"/>
    <w:rsid w:val="00467596"/>
    <w:rsid w:val="004675AB"/>
    <w:rsid w:val="004675C0"/>
    <w:rsid w:val="004676D9"/>
    <w:rsid w:val="00467763"/>
    <w:rsid w:val="00467799"/>
    <w:rsid w:val="00467862"/>
    <w:rsid w:val="00467962"/>
    <w:rsid w:val="004679C6"/>
    <w:rsid w:val="00467A03"/>
    <w:rsid w:val="00467A68"/>
    <w:rsid w:val="00467AE8"/>
    <w:rsid w:val="00467B08"/>
    <w:rsid w:val="00467B42"/>
    <w:rsid w:val="00467C19"/>
    <w:rsid w:val="00467E20"/>
    <w:rsid w:val="00467FAB"/>
    <w:rsid w:val="0047007D"/>
    <w:rsid w:val="004700A8"/>
    <w:rsid w:val="0047026B"/>
    <w:rsid w:val="004705EB"/>
    <w:rsid w:val="0047060B"/>
    <w:rsid w:val="00470624"/>
    <w:rsid w:val="004707FB"/>
    <w:rsid w:val="00470902"/>
    <w:rsid w:val="0047099A"/>
    <w:rsid w:val="00470A3A"/>
    <w:rsid w:val="00470A3E"/>
    <w:rsid w:val="00470A6D"/>
    <w:rsid w:val="00470A84"/>
    <w:rsid w:val="00470A89"/>
    <w:rsid w:val="00470B4D"/>
    <w:rsid w:val="00470B69"/>
    <w:rsid w:val="00470BA0"/>
    <w:rsid w:val="00470C84"/>
    <w:rsid w:val="00470D12"/>
    <w:rsid w:val="00470EA6"/>
    <w:rsid w:val="00470FB6"/>
    <w:rsid w:val="004711E3"/>
    <w:rsid w:val="004711F4"/>
    <w:rsid w:val="00471200"/>
    <w:rsid w:val="004712D4"/>
    <w:rsid w:val="00471505"/>
    <w:rsid w:val="00471535"/>
    <w:rsid w:val="00471557"/>
    <w:rsid w:val="004715F0"/>
    <w:rsid w:val="004715FF"/>
    <w:rsid w:val="0047192B"/>
    <w:rsid w:val="00471ABA"/>
    <w:rsid w:val="00471B92"/>
    <w:rsid w:val="00471BF1"/>
    <w:rsid w:val="00471C70"/>
    <w:rsid w:val="00471DBC"/>
    <w:rsid w:val="00471E55"/>
    <w:rsid w:val="00471EFF"/>
    <w:rsid w:val="00472030"/>
    <w:rsid w:val="00472056"/>
    <w:rsid w:val="00472106"/>
    <w:rsid w:val="0047216E"/>
    <w:rsid w:val="00472177"/>
    <w:rsid w:val="004721A8"/>
    <w:rsid w:val="004722A6"/>
    <w:rsid w:val="004722F1"/>
    <w:rsid w:val="00472350"/>
    <w:rsid w:val="00472404"/>
    <w:rsid w:val="00472419"/>
    <w:rsid w:val="00472699"/>
    <w:rsid w:val="0047297B"/>
    <w:rsid w:val="00472A3E"/>
    <w:rsid w:val="00472A70"/>
    <w:rsid w:val="00472BB3"/>
    <w:rsid w:val="00472D32"/>
    <w:rsid w:val="00472E74"/>
    <w:rsid w:val="00472EF8"/>
    <w:rsid w:val="00472FBF"/>
    <w:rsid w:val="004731E1"/>
    <w:rsid w:val="00473584"/>
    <w:rsid w:val="00473782"/>
    <w:rsid w:val="00473872"/>
    <w:rsid w:val="00473994"/>
    <w:rsid w:val="00473BAE"/>
    <w:rsid w:val="00473C6D"/>
    <w:rsid w:val="00473F06"/>
    <w:rsid w:val="0047414B"/>
    <w:rsid w:val="00474158"/>
    <w:rsid w:val="004741AC"/>
    <w:rsid w:val="004743A7"/>
    <w:rsid w:val="00474656"/>
    <w:rsid w:val="00474792"/>
    <w:rsid w:val="004748C6"/>
    <w:rsid w:val="00474907"/>
    <w:rsid w:val="00474936"/>
    <w:rsid w:val="00474981"/>
    <w:rsid w:val="00474A65"/>
    <w:rsid w:val="00474ADE"/>
    <w:rsid w:val="00474AF7"/>
    <w:rsid w:val="00474B05"/>
    <w:rsid w:val="00474DCA"/>
    <w:rsid w:val="00474DF0"/>
    <w:rsid w:val="00475257"/>
    <w:rsid w:val="0047527D"/>
    <w:rsid w:val="00475421"/>
    <w:rsid w:val="0047545A"/>
    <w:rsid w:val="00475516"/>
    <w:rsid w:val="0047569A"/>
    <w:rsid w:val="004756F7"/>
    <w:rsid w:val="004757C7"/>
    <w:rsid w:val="00475846"/>
    <w:rsid w:val="0047590F"/>
    <w:rsid w:val="0047598A"/>
    <w:rsid w:val="00475ADC"/>
    <w:rsid w:val="00475B24"/>
    <w:rsid w:val="00475B3D"/>
    <w:rsid w:val="00475C52"/>
    <w:rsid w:val="00475DB7"/>
    <w:rsid w:val="00476005"/>
    <w:rsid w:val="00476049"/>
    <w:rsid w:val="0047607D"/>
    <w:rsid w:val="0047609C"/>
    <w:rsid w:val="00476129"/>
    <w:rsid w:val="0047625F"/>
    <w:rsid w:val="004763A3"/>
    <w:rsid w:val="00476466"/>
    <w:rsid w:val="00476516"/>
    <w:rsid w:val="00476620"/>
    <w:rsid w:val="00476785"/>
    <w:rsid w:val="00476989"/>
    <w:rsid w:val="004769BC"/>
    <w:rsid w:val="00476BE6"/>
    <w:rsid w:val="00476BED"/>
    <w:rsid w:val="00476CB3"/>
    <w:rsid w:val="00476D86"/>
    <w:rsid w:val="00476D8B"/>
    <w:rsid w:val="00476E64"/>
    <w:rsid w:val="004770A5"/>
    <w:rsid w:val="00477286"/>
    <w:rsid w:val="004773A3"/>
    <w:rsid w:val="004774AA"/>
    <w:rsid w:val="0047773F"/>
    <w:rsid w:val="00477ECF"/>
    <w:rsid w:val="00480053"/>
    <w:rsid w:val="00480330"/>
    <w:rsid w:val="00480394"/>
    <w:rsid w:val="00480396"/>
    <w:rsid w:val="004804F3"/>
    <w:rsid w:val="00480596"/>
    <w:rsid w:val="00480691"/>
    <w:rsid w:val="004808B3"/>
    <w:rsid w:val="004809B0"/>
    <w:rsid w:val="00480A55"/>
    <w:rsid w:val="00480ACD"/>
    <w:rsid w:val="00480CA8"/>
    <w:rsid w:val="00480D6C"/>
    <w:rsid w:val="00480D9E"/>
    <w:rsid w:val="00480E18"/>
    <w:rsid w:val="00480F22"/>
    <w:rsid w:val="0048101E"/>
    <w:rsid w:val="004810F3"/>
    <w:rsid w:val="0048125A"/>
    <w:rsid w:val="004812D3"/>
    <w:rsid w:val="004813BC"/>
    <w:rsid w:val="00481584"/>
    <w:rsid w:val="00481611"/>
    <w:rsid w:val="004816BF"/>
    <w:rsid w:val="0048192F"/>
    <w:rsid w:val="00481981"/>
    <w:rsid w:val="00481A6F"/>
    <w:rsid w:val="00481ADB"/>
    <w:rsid w:val="00481B64"/>
    <w:rsid w:val="00481DE4"/>
    <w:rsid w:val="00481EB8"/>
    <w:rsid w:val="00482016"/>
    <w:rsid w:val="0048227A"/>
    <w:rsid w:val="004822CB"/>
    <w:rsid w:val="0048234A"/>
    <w:rsid w:val="0048249F"/>
    <w:rsid w:val="004824FA"/>
    <w:rsid w:val="004825E6"/>
    <w:rsid w:val="0048280A"/>
    <w:rsid w:val="00482812"/>
    <w:rsid w:val="004828E6"/>
    <w:rsid w:val="00482AF0"/>
    <w:rsid w:val="00482B44"/>
    <w:rsid w:val="00482DC1"/>
    <w:rsid w:val="00483172"/>
    <w:rsid w:val="004831DC"/>
    <w:rsid w:val="0048323F"/>
    <w:rsid w:val="004833D8"/>
    <w:rsid w:val="00483405"/>
    <w:rsid w:val="0048345D"/>
    <w:rsid w:val="004834D7"/>
    <w:rsid w:val="004834D8"/>
    <w:rsid w:val="00483630"/>
    <w:rsid w:val="00483773"/>
    <w:rsid w:val="00483820"/>
    <w:rsid w:val="00483911"/>
    <w:rsid w:val="00483AD1"/>
    <w:rsid w:val="00483BB2"/>
    <w:rsid w:val="00483DF2"/>
    <w:rsid w:val="00483E84"/>
    <w:rsid w:val="00483F4D"/>
    <w:rsid w:val="00483FF3"/>
    <w:rsid w:val="0048469F"/>
    <w:rsid w:val="004848F5"/>
    <w:rsid w:val="00484A1B"/>
    <w:rsid w:val="00484A26"/>
    <w:rsid w:val="00485011"/>
    <w:rsid w:val="004850F7"/>
    <w:rsid w:val="00485102"/>
    <w:rsid w:val="00485176"/>
    <w:rsid w:val="0048518E"/>
    <w:rsid w:val="004851BD"/>
    <w:rsid w:val="0048563D"/>
    <w:rsid w:val="0048571C"/>
    <w:rsid w:val="00485948"/>
    <w:rsid w:val="00485999"/>
    <w:rsid w:val="00485C11"/>
    <w:rsid w:val="00485DDD"/>
    <w:rsid w:val="00486046"/>
    <w:rsid w:val="00486070"/>
    <w:rsid w:val="00486308"/>
    <w:rsid w:val="004863FC"/>
    <w:rsid w:val="0048651C"/>
    <w:rsid w:val="004866DC"/>
    <w:rsid w:val="00486874"/>
    <w:rsid w:val="004868B4"/>
    <w:rsid w:val="00486936"/>
    <w:rsid w:val="00486957"/>
    <w:rsid w:val="0048695B"/>
    <w:rsid w:val="0048696F"/>
    <w:rsid w:val="0048698B"/>
    <w:rsid w:val="00486D12"/>
    <w:rsid w:val="00486EF4"/>
    <w:rsid w:val="00486F6B"/>
    <w:rsid w:val="00486FB3"/>
    <w:rsid w:val="004870B8"/>
    <w:rsid w:val="004870BE"/>
    <w:rsid w:val="004870CE"/>
    <w:rsid w:val="0048711A"/>
    <w:rsid w:val="00487147"/>
    <w:rsid w:val="00487321"/>
    <w:rsid w:val="004873C5"/>
    <w:rsid w:val="0048745D"/>
    <w:rsid w:val="004876D4"/>
    <w:rsid w:val="00487790"/>
    <w:rsid w:val="00487834"/>
    <w:rsid w:val="00487974"/>
    <w:rsid w:val="004879CE"/>
    <w:rsid w:val="004879EA"/>
    <w:rsid w:val="00487A95"/>
    <w:rsid w:val="00487AF7"/>
    <w:rsid w:val="00487AFD"/>
    <w:rsid w:val="00487B38"/>
    <w:rsid w:val="00487BF4"/>
    <w:rsid w:val="00487CE3"/>
    <w:rsid w:val="00487DF8"/>
    <w:rsid w:val="00487F5D"/>
    <w:rsid w:val="00490021"/>
    <w:rsid w:val="00490374"/>
    <w:rsid w:val="004905A9"/>
    <w:rsid w:val="004905B6"/>
    <w:rsid w:val="00490824"/>
    <w:rsid w:val="0049082D"/>
    <w:rsid w:val="00490A05"/>
    <w:rsid w:val="00490AE1"/>
    <w:rsid w:val="00490BE3"/>
    <w:rsid w:val="00490C23"/>
    <w:rsid w:val="00490CF3"/>
    <w:rsid w:val="00490F08"/>
    <w:rsid w:val="00491035"/>
    <w:rsid w:val="0049108C"/>
    <w:rsid w:val="00491343"/>
    <w:rsid w:val="00491589"/>
    <w:rsid w:val="004915E0"/>
    <w:rsid w:val="00491610"/>
    <w:rsid w:val="0049161F"/>
    <w:rsid w:val="004917DD"/>
    <w:rsid w:val="004918B1"/>
    <w:rsid w:val="004919A9"/>
    <w:rsid w:val="004919E7"/>
    <w:rsid w:val="00491A61"/>
    <w:rsid w:val="00491B00"/>
    <w:rsid w:val="00491D6B"/>
    <w:rsid w:val="00491DEE"/>
    <w:rsid w:val="00492020"/>
    <w:rsid w:val="0049202E"/>
    <w:rsid w:val="00492227"/>
    <w:rsid w:val="00492339"/>
    <w:rsid w:val="0049249C"/>
    <w:rsid w:val="00492676"/>
    <w:rsid w:val="004929EB"/>
    <w:rsid w:val="00492A09"/>
    <w:rsid w:val="00492CC3"/>
    <w:rsid w:val="00492CEA"/>
    <w:rsid w:val="00492D12"/>
    <w:rsid w:val="00492D35"/>
    <w:rsid w:val="00492D9E"/>
    <w:rsid w:val="00492FC3"/>
    <w:rsid w:val="00493005"/>
    <w:rsid w:val="00493007"/>
    <w:rsid w:val="00493058"/>
    <w:rsid w:val="00493315"/>
    <w:rsid w:val="00493391"/>
    <w:rsid w:val="00493416"/>
    <w:rsid w:val="0049344D"/>
    <w:rsid w:val="00493618"/>
    <w:rsid w:val="00493A26"/>
    <w:rsid w:val="00493B2D"/>
    <w:rsid w:val="00493CC0"/>
    <w:rsid w:val="00493CDE"/>
    <w:rsid w:val="00493D20"/>
    <w:rsid w:val="00494170"/>
    <w:rsid w:val="004941B0"/>
    <w:rsid w:val="004942CE"/>
    <w:rsid w:val="004944BB"/>
    <w:rsid w:val="00494504"/>
    <w:rsid w:val="00494567"/>
    <w:rsid w:val="00494638"/>
    <w:rsid w:val="00494677"/>
    <w:rsid w:val="004946F1"/>
    <w:rsid w:val="0049471A"/>
    <w:rsid w:val="004947C5"/>
    <w:rsid w:val="00494AE2"/>
    <w:rsid w:val="00494C24"/>
    <w:rsid w:val="00494DED"/>
    <w:rsid w:val="00494F50"/>
    <w:rsid w:val="00494FDA"/>
    <w:rsid w:val="004951CD"/>
    <w:rsid w:val="00495369"/>
    <w:rsid w:val="00495529"/>
    <w:rsid w:val="00495811"/>
    <w:rsid w:val="00495822"/>
    <w:rsid w:val="00495846"/>
    <w:rsid w:val="004958E8"/>
    <w:rsid w:val="00495910"/>
    <w:rsid w:val="00495C85"/>
    <w:rsid w:val="00495CE4"/>
    <w:rsid w:val="00495D33"/>
    <w:rsid w:val="00495DCF"/>
    <w:rsid w:val="00495EC4"/>
    <w:rsid w:val="0049600B"/>
    <w:rsid w:val="00496148"/>
    <w:rsid w:val="00496164"/>
    <w:rsid w:val="00496493"/>
    <w:rsid w:val="0049671D"/>
    <w:rsid w:val="004967B6"/>
    <w:rsid w:val="0049684F"/>
    <w:rsid w:val="00496A80"/>
    <w:rsid w:val="00496CE0"/>
    <w:rsid w:val="00496EB0"/>
    <w:rsid w:val="00496FD6"/>
    <w:rsid w:val="00497025"/>
    <w:rsid w:val="0049707D"/>
    <w:rsid w:val="004971DF"/>
    <w:rsid w:val="00497431"/>
    <w:rsid w:val="004975A8"/>
    <w:rsid w:val="004975D6"/>
    <w:rsid w:val="0049762F"/>
    <w:rsid w:val="004977D2"/>
    <w:rsid w:val="004977FF"/>
    <w:rsid w:val="00497842"/>
    <w:rsid w:val="00497AAB"/>
    <w:rsid w:val="00497C06"/>
    <w:rsid w:val="00497C3B"/>
    <w:rsid w:val="00497ECC"/>
    <w:rsid w:val="00497F26"/>
    <w:rsid w:val="004A0028"/>
    <w:rsid w:val="004A0044"/>
    <w:rsid w:val="004A0410"/>
    <w:rsid w:val="004A044E"/>
    <w:rsid w:val="004A096A"/>
    <w:rsid w:val="004A09F2"/>
    <w:rsid w:val="004A0ADE"/>
    <w:rsid w:val="004A0C95"/>
    <w:rsid w:val="004A0E00"/>
    <w:rsid w:val="004A0E90"/>
    <w:rsid w:val="004A102D"/>
    <w:rsid w:val="004A1117"/>
    <w:rsid w:val="004A122E"/>
    <w:rsid w:val="004A15D4"/>
    <w:rsid w:val="004A16D5"/>
    <w:rsid w:val="004A175A"/>
    <w:rsid w:val="004A178A"/>
    <w:rsid w:val="004A1ACA"/>
    <w:rsid w:val="004A1B06"/>
    <w:rsid w:val="004A1C06"/>
    <w:rsid w:val="004A1D8A"/>
    <w:rsid w:val="004A1E19"/>
    <w:rsid w:val="004A2367"/>
    <w:rsid w:val="004A2381"/>
    <w:rsid w:val="004A2423"/>
    <w:rsid w:val="004A2455"/>
    <w:rsid w:val="004A26F5"/>
    <w:rsid w:val="004A2754"/>
    <w:rsid w:val="004A28D9"/>
    <w:rsid w:val="004A2903"/>
    <w:rsid w:val="004A2ACC"/>
    <w:rsid w:val="004A2DB4"/>
    <w:rsid w:val="004A2F56"/>
    <w:rsid w:val="004A2FA3"/>
    <w:rsid w:val="004A30AF"/>
    <w:rsid w:val="004A31A3"/>
    <w:rsid w:val="004A31D4"/>
    <w:rsid w:val="004A322E"/>
    <w:rsid w:val="004A32CB"/>
    <w:rsid w:val="004A330B"/>
    <w:rsid w:val="004A33D1"/>
    <w:rsid w:val="004A34C4"/>
    <w:rsid w:val="004A3504"/>
    <w:rsid w:val="004A37C2"/>
    <w:rsid w:val="004A3BE5"/>
    <w:rsid w:val="004A3D00"/>
    <w:rsid w:val="004A3D14"/>
    <w:rsid w:val="004A3DB7"/>
    <w:rsid w:val="004A3ECE"/>
    <w:rsid w:val="004A3F16"/>
    <w:rsid w:val="004A3F6F"/>
    <w:rsid w:val="004A4036"/>
    <w:rsid w:val="004A4051"/>
    <w:rsid w:val="004A4111"/>
    <w:rsid w:val="004A4213"/>
    <w:rsid w:val="004A4257"/>
    <w:rsid w:val="004A4770"/>
    <w:rsid w:val="004A488F"/>
    <w:rsid w:val="004A496C"/>
    <w:rsid w:val="004A4AF6"/>
    <w:rsid w:val="004A4F13"/>
    <w:rsid w:val="004A4F1A"/>
    <w:rsid w:val="004A5436"/>
    <w:rsid w:val="004A5492"/>
    <w:rsid w:val="004A54A1"/>
    <w:rsid w:val="004A561A"/>
    <w:rsid w:val="004A56EF"/>
    <w:rsid w:val="004A5797"/>
    <w:rsid w:val="004A5862"/>
    <w:rsid w:val="004A58E7"/>
    <w:rsid w:val="004A591C"/>
    <w:rsid w:val="004A5A49"/>
    <w:rsid w:val="004A5B5A"/>
    <w:rsid w:val="004A5B7A"/>
    <w:rsid w:val="004A5D76"/>
    <w:rsid w:val="004A6404"/>
    <w:rsid w:val="004A6783"/>
    <w:rsid w:val="004A6824"/>
    <w:rsid w:val="004A6B30"/>
    <w:rsid w:val="004A6CED"/>
    <w:rsid w:val="004A6D2B"/>
    <w:rsid w:val="004A6DB9"/>
    <w:rsid w:val="004A6DEE"/>
    <w:rsid w:val="004A6E27"/>
    <w:rsid w:val="004A6E60"/>
    <w:rsid w:val="004A6F7A"/>
    <w:rsid w:val="004A7176"/>
    <w:rsid w:val="004A720F"/>
    <w:rsid w:val="004A7253"/>
    <w:rsid w:val="004A737C"/>
    <w:rsid w:val="004A738F"/>
    <w:rsid w:val="004A7480"/>
    <w:rsid w:val="004A7617"/>
    <w:rsid w:val="004A770D"/>
    <w:rsid w:val="004A78F3"/>
    <w:rsid w:val="004A79E5"/>
    <w:rsid w:val="004A7A4A"/>
    <w:rsid w:val="004A7C88"/>
    <w:rsid w:val="004A7D36"/>
    <w:rsid w:val="004A7E84"/>
    <w:rsid w:val="004A7E90"/>
    <w:rsid w:val="004B00CA"/>
    <w:rsid w:val="004B0132"/>
    <w:rsid w:val="004B03CB"/>
    <w:rsid w:val="004B03EF"/>
    <w:rsid w:val="004B0447"/>
    <w:rsid w:val="004B048D"/>
    <w:rsid w:val="004B088A"/>
    <w:rsid w:val="004B095F"/>
    <w:rsid w:val="004B0A83"/>
    <w:rsid w:val="004B0BD4"/>
    <w:rsid w:val="004B0CF5"/>
    <w:rsid w:val="004B0DB3"/>
    <w:rsid w:val="004B1103"/>
    <w:rsid w:val="004B110E"/>
    <w:rsid w:val="004B1136"/>
    <w:rsid w:val="004B1200"/>
    <w:rsid w:val="004B133A"/>
    <w:rsid w:val="004B134A"/>
    <w:rsid w:val="004B14F7"/>
    <w:rsid w:val="004B1578"/>
    <w:rsid w:val="004B15FB"/>
    <w:rsid w:val="004B1628"/>
    <w:rsid w:val="004B1665"/>
    <w:rsid w:val="004B169D"/>
    <w:rsid w:val="004B172B"/>
    <w:rsid w:val="004B1775"/>
    <w:rsid w:val="004B187B"/>
    <w:rsid w:val="004B192D"/>
    <w:rsid w:val="004B19F1"/>
    <w:rsid w:val="004B1A82"/>
    <w:rsid w:val="004B1B61"/>
    <w:rsid w:val="004B1B89"/>
    <w:rsid w:val="004B1CF6"/>
    <w:rsid w:val="004B1DC6"/>
    <w:rsid w:val="004B1F0F"/>
    <w:rsid w:val="004B1F3A"/>
    <w:rsid w:val="004B203D"/>
    <w:rsid w:val="004B2087"/>
    <w:rsid w:val="004B20FD"/>
    <w:rsid w:val="004B21BE"/>
    <w:rsid w:val="004B2234"/>
    <w:rsid w:val="004B2305"/>
    <w:rsid w:val="004B2585"/>
    <w:rsid w:val="004B277A"/>
    <w:rsid w:val="004B2CA6"/>
    <w:rsid w:val="004B2CF4"/>
    <w:rsid w:val="004B2E25"/>
    <w:rsid w:val="004B2F8C"/>
    <w:rsid w:val="004B31C3"/>
    <w:rsid w:val="004B3417"/>
    <w:rsid w:val="004B3448"/>
    <w:rsid w:val="004B3671"/>
    <w:rsid w:val="004B3679"/>
    <w:rsid w:val="004B3680"/>
    <w:rsid w:val="004B37A4"/>
    <w:rsid w:val="004B385C"/>
    <w:rsid w:val="004B3A10"/>
    <w:rsid w:val="004B3A66"/>
    <w:rsid w:val="004B3AB1"/>
    <w:rsid w:val="004B3ACA"/>
    <w:rsid w:val="004B3CA5"/>
    <w:rsid w:val="004B3E60"/>
    <w:rsid w:val="004B3F76"/>
    <w:rsid w:val="004B3FB5"/>
    <w:rsid w:val="004B4258"/>
    <w:rsid w:val="004B44EC"/>
    <w:rsid w:val="004B4526"/>
    <w:rsid w:val="004B4558"/>
    <w:rsid w:val="004B45EE"/>
    <w:rsid w:val="004B4694"/>
    <w:rsid w:val="004B4719"/>
    <w:rsid w:val="004B47EB"/>
    <w:rsid w:val="004B492B"/>
    <w:rsid w:val="004B4AA5"/>
    <w:rsid w:val="004B4B16"/>
    <w:rsid w:val="004B4C91"/>
    <w:rsid w:val="004B4D5B"/>
    <w:rsid w:val="004B4D7C"/>
    <w:rsid w:val="004B4DBA"/>
    <w:rsid w:val="004B4FA4"/>
    <w:rsid w:val="004B5027"/>
    <w:rsid w:val="004B50CA"/>
    <w:rsid w:val="004B50E1"/>
    <w:rsid w:val="004B577A"/>
    <w:rsid w:val="004B57CB"/>
    <w:rsid w:val="004B57E9"/>
    <w:rsid w:val="004B5884"/>
    <w:rsid w:val="004B5A8E"/>
    <w:rsid w:val="004B5C94"/>
    <w:rsid w:val="004B5CC4"/>
    <w:rsid w:val="004B5D65"/>
    <w:rsid w:val="004B6276"/>
    <w:rsid w:val="004B62C4"/>
    <w:rsid w:val="004B656E"/>
    <w:rsid w:val="004B65B8"/>
    <w:rsid w:val="004B67AC"/>
    <w:rsid w:val="004B6836"/>
    <w:rsid w:val="004B6934"/>
    <w:rsid w:val="004B6C55"/>
    <w:rsid w:val="004B6C56"/>
    <w:rsid w:val="004B6E79"/>
    <w:rsid w:val="004B6E92"/>
    <w:rsid w:val="004B6E9D"/>
    <w:rsid w:val="004B7006"/>
    <w:rsid w:val="004B7065"/>
    <w:rsid w:val="004B70D4"/>
    <w:rsid w:val="004B71FF"/>
    <w:rsid w:val="004B73EC"/>
    <w:rsid w:val="004B753B"/>
    <w:rsid w:val="004B7645"/>
    <w:rsid w:val="004B781E"/>
    <w:rsid w:val="004B7A2B"/>
    <w:rsid w:val="004B7A93"/>
    <w:rsid w:val="004B7C16"/>
    <w:rsid w:val="004B7EA6"/>
    <w:rsid w:val="004B7FED"/>
    <w:rsid w:val="004C0267"/>
    <w:rsid w:val="004C03E2"/>
    <w:rsid w:val="004C0553"/>
    <w:rsid w:val="004C05AF"/>
    <w:rsid w:val="004C0618"/>
    <w:rsid w:val="004C0874"/>
    <w:rsid w:val="004C0B46"/>
    <w:rsid w:val="004C0E02"/>
    <w:rsid w:val="004C0E6E"/>
    <w:rsid w:val="004C0EA7"/>
    <w:rsid w:val="004C0F0B"/>
    <w:rsid w:val="004C0F61"/>
    <w:rsid w:val="004C1349"/>
    <w:rsid w:val="004C14D7"/>
    <w:rsid w:val="004C1610"/>
    <w:rsid w:val="004C16AA"/>
    <w:rsid w:val="004C185E"/>
    <w:rsid w:val="004C1887"/>
    <w:rsid w:val="004C18BB"/>
    <w:rsid w:val="004C1A0A"/>
    <w:rsid w:val="004C1AAF"/>
    <w:rsid w:val="004C1B4E"/>
    <w:rsid w:val="004C1C10"/>
    <w:rsid w:val="004C1C37"/>
    <w:rsid w:val="004C1E09"/>
    <w:rsid w:val="004C1EE5"/>
    <w:rsid w:val="004C208E"/>
    <w:rsid w:val="004C2114"/>
    <w:rsid w:val="004C216B"/>
    <w:rsid w:val="004C23E8"/>
    <w:rsid w:val="004C2622"/>
    <w:rsid w:val="004C285C"/>
    <w:rsid w:val="004C2860"/>
    <w:rsid w:val="004C28A2"/>
    <w:rsid w:val="004C29F1"/>
    <w:rsid w:val="004C2A76"/>
    <w:rsid w:val="004C2A7A"/>
    <w:rsid w:val="004C2AEF"/>
    <w:rsid w:val="004C2AFD"/>
    <w:rsid w:val="004C2D9F"/>
    <w:rsid w:val="004C2EA4"/>
    <w:rsid w:val="004C2F35"/>
    <w:rsid w:val="004C2F5F"/>
    <w:rsid w:val="004C2FB2"/>
    <w:rsid w:val="004C2FC2"/>
    <w:rsid w:val="004C31CF"/>
    <w:rsid w:val="004C3259"/>
    <w:rsid w:val="004C32C8"/>
    <w:rsid w:val="004C33A7"/>
    <w:rsid w:val="004C33BB"/>
    <w:rsid w:val="004C366D"/>
    <w:rsid w:val="004C36F9"/>
    <w:rsid w:val="004C377A"/>
    <w:rsid w:val="004C383A"/>
    <w:rsid w:val="004C383C"/>
    <w:rsid w:val="004C38DC"/>
    <w:rsid w:val="004C3967"/>
    <w:rsid w:val="004C3BED"/>
    <w:rsid w:val="004C3C38"/>
    <w:rsid w:val="004C3C61"/>
    <w:rsid w:val="004C3D1C"/>
    <w:rsid w:val="004C3E75"/>
    <w:rsid w:val="004C3E85"/>
    <w:rsid w:val="004C3EA1"/>
    <w:rsid w:val="004C409F"/>
    <w:rsid w:val="004C41F0"/>
    <w:rsid w:val="004C44A2"/>
    <w:rsid w:val="004C45D5"/>
    <w:rsid w:val="004C4650"/>
    <w:rsid w:val="004C4705"/>
    <w:rsid w:val="004C473B"/>
    <w:rsid w:val="004C489D"/>
    <w:rsid w:val="004C4E08"/>
    <w:rsid w:val="004C518C"/>
    <w:rsid w:val="004C53AD"/>
    <w:rsid w:val="004C5526"/>
    <w:rsid w:val="004C5545"/>
    <w:rsid w:val="004C574B"/>
    <w:rsid w:val="004C5B7A"/>
    <w:rsid w:val="004C5C51"/>
    <w:rsid w:val="004C5D40"/>
    <w:rsid w:val="004C5E59"/>
    <w:rsid w:val="004C60EF"/>
    <w:rsid w:val="004C6193"/>
    <w:rsid w:val="004C61D3"/>
    <w:rsid w:val="004C63B3"/>
    <w:rsid w:val="004C63D9"/>
    <w:rsid w:val="004C6696"/>
    <w:rsid w:val="004C6869"/>
    <w:rsid w:val="004C6984"/>
    <w:rsid w:val="004C69EE"/>
    <w:rsid w:val="004C6A26"/>
    <w:rsid w:val="004C6CD0"/>
    <w:rsid w:val="004C6CEB"/>
    <w:rsid w:val="004C6E60"/>
    <w:rsid w:val="004C70C1"/>
    <w:rsid w:val="004C7123"/>
    <w:rsid w:val="004C7402"/>
    <w:rsid w:val="004C7410"/>
    <w:rsid w:val="004C752F"/>
    <w:rsid w:val="004C758D"/>
    <w:rsid w:val="004C75D3"/>
    <w:rsid w:val="004C75F4"/>
    <w:rsid w:val="004C7684"/>
    <w:rsid w:val="004C76EA"/>
    <w:rsid w:val="004C7776"/>
    <w:rsid w:val="004C779C"/>
    <w:rsid w:val="004C7938"/>
    <w:rsid w:val="004C7A70"/>
    <w:rsid w:val="004C7C43"/>
    <w:rsid w:val="004C7CDB"/>
    <w:rsid w:val="004C7D4F"/>
    <w:rsid w:val="004C7DAE"/>
    <w:rsid w:val="004C7E7E"/>
    <w:rsid w:val="004C7EBD"/>
    <w:rsid w:val="004C7F5A"/>
    <w:rsid w:val="004D001B"/>
    <w:rsid w:val="004D0021"/>
    <w:rsid w:val="004D0062"/>
    <w:rsid w:val="004D013A"/>
    <w:rsid w:val="004D0268"/>
    <w:rsid w:val="004D02EB"/>
    <w:rsid w:val="004D03A0"/>
    <w:rsid w:val="004D03FE"/>
    <w:rsid w:val="004D0627"/>
    <w:rsid w:val="004D0689"/>
    <w:rsid w:val="004D06A7"/>
    <w:rsid w:val="004D074A"/>
    <w:rsid w:val="004D0758"/>
    <w:rsid w:val="004D0A3A"/>
    <w:rsid w:val="004D0B04"/>
    <w:rsid w:val="004D0D60"/>
    <w:rsid w:val="004D0E11"/>
    <w:rsid w:val="004D0F1C"/>
    <w:rsid w:val="004D0F8D"/>
    <w:rsid w:val="004D1067"/>
    <w:rsid w:val="004D10CA"/>
    <w:rsid w:val="004D1157"/>
    <w:rsid w:val="004D1161"/>
    <w:rsid w:val="004D1533"/>
    <w:rsid w:val="004D1622"/>
    <w:rsid w:val="004D16ED"/>
    <w:rsid w:val="004D1709"/>
    <w:rsid w:val="004D17D5"/>
    <w:rsid w:val="004D1A0F"/>
    <w:rsid w:val="004D1AFB"/>
    <w:rsid w:val="004D1B11"/>
    <w:rsid w:val="004D1BC8"/>
    <w:rsid w:val="004D1CF7"/>
    <w:rsid w:val="004D1DAF"/>
    <w:rsid w:val="004D1E6A"/>
    <w:rsid w:val="004D1EBF"/>
    <w:rsid w:val="004D200F"/>
    <w:rsid w:val="004D2298"/>
    <w:rsid w:val="004D22AE"/>
    <w:rsid w:val="004D22D7"/>
    <w:rsid w:val="004D27B2"/>
    <w:rsid w:val="004D2821"/>
    <w:rsid w:val="004D28A3"/>
    <w:rsid w:val="004D29DD"/>
    <w:rsid w:val="004D2ADE"/>
    <w:rsid w:val="004D2BA9"/>
    <w:rsid w:val="004D2DED"/>
    <w:rsid w:val="004D2E39"/>
    <w:rsid w:val="004D2E51"/>
    <w:rsid w:val="004D2F6C"/>
    <w:rsid w:val="004D2FCB"/>
    <w:rsid w:val="004D3048"/>
    <w:rsid w:val="004D3179"/>
    <w:rsid w:val="004D3187"/>
    <w:rsid w:val="004D3321"/>
    <w:rsid w:val="004D33FE"/>
    <w:rsid w:val="004D34FF"/>
    <w:rsid w:val="004D3542"/>
    <w:rsid w:val="004D359C"/>
    <w:rsid w:val="004D35C4"/>
    <w:rsid w:val="004D35C6"/>
    <w:rsid w:val="004D36FF"/>
    <w:rsid w:val="004D382B"/>
    <w:rsid w:val="004D38C4"/>
    <w:rsid w:val="004D39E4"/>
    <w:rsid w:val="004D3B04"/>
    <w:rsid w:val="004D3C28"/>
    <w:rsid w:val="004D3C4F"/>
    <w:rsid w:val="004D3CD2"/>
    <w:rsid w:val="004D3E07"/>
    <w:rsid w:val="004D3EBD"/>
    <w:rsid w:val="004D4041"/>
    <w:rsid w:val="004D40E9"/>
    <w:rsid w:val="004D4193"/>
    <w:rsid w:val="004D4300"/>
    <w:rsid w:val="004D4380"/>
    <w:rsid w:val="004D47DB"/>
    <w:rsid w:val="004D4A98"/>
    <w:rsid w:val="004D4DA1"/>
    <w:rsid w:val="004D4DE8"/>
    <w:rsid w:val="004D4DFE"/>
    <w:rsid w:val="004D4F6A"/>
    <w:rsid w:val="004D4FB2"/>
    <w:rsid w:val="004D5016"/>
    <w:rsid w:val="004D50AF"/>
    <w:rsid w:val="004D513A"/>
    <w:rsid w:val="004D51D5"/>
    <w:rsid w:val="004D53A1"/>
    <w:rsid w:val="004D54A5"/>
    <w:rsid w:val="004D5675"/>
    <w:rsid w:val="004D56E5"/>
    <w:rsid w:val="004D5911"/>
    <w:rsid w:val="004D5BD8"/>
    <w:rsid w:val="004D5CD1"/>
    <w:rsid w:val="004D5D13"/>
    <w:rsid w:val="004D5DF5"/>
    <w:rsid w:val="004D5E29"/>
    <w:rsid w:val="004D5F1C"/>
    <w:rsid w:val="004D6058"/>
    <w:rsid w:val="004D6200"/>
    <w:rsid w:val="004D638F"/>
    <w:rsid w:val="004D649F"/>
    <w:rsid w:val="004D64CA"/>
    <w:rsid w:val="004D6519"/>
    <w:rsid w:val="004D682B"/>
    <w:rsid w:val="004D6B29"/>
    <w:rsid w:val="004D6C09"/>
    <w:rsid w:val="004D6C19"/>
    <w:rsid w:val="004D6CC9"/>
    <w:rsid w:val="004D6F66"/>
    <w:rsid w:val="004D6F74"/>
    <w:rsid w:val="004D6FAB"/>
    <w:rsid w:val="004D7028"/>
    <w:rsid w:val="004D708B"/>
    <w:rsid w:val="004D7474"/>
    <w:rsid w:val="004D74B1"/>
    <w:rsid w:val="004D74B6"/>
    <w:rsid w:val="004D74C8"/>
    <w:rsid w:val="004D74D3"/>
    <w:rsid w:val="004D758A"/>
    <w:rsid w:val="004D7744"/>
    <w:rsid w:val="004D7855"/>
    <w:rsid w:val="004D78F8"/>
    <w:rsid w:val="004D79E1"/>
    <w:rsid w:val="004D7A0A"/>
    <w:rsid w:val="004D7A4F"/>
    <w:rsid w:val="004D7AF2"/>
    <w:rsid w:val="004D7C24"/>
    <w:rsid w:val="004D7CAF"/>
    <w:rsid w:val="004D7CF9"/>
    <w:rsid w:val="004D7D98"/>
    <w:rsid w:val="004D7DE0"/>
    <w:rsid w:val="004E0124"/>
    <w:rsid w:val="004E01CF"/>
    <w:rsid w:val="004E02C8"/>
    <w:rsid w:val="004E09C2"/>
    <w:rsid w:val="004E09D7"/>
    <w:rsid w:val="004E09E6"/>
    <w:rsid w:val="004E0B2A"/>
    <w:rsid w:val="004E0CEF"/>
    <w:rsid w:val="004E0EE8"/>
    <w:rsid w:val="004E0F6B"/>
    <w:rsid w:val="004E104A"/>
    <w:rsid w:val="004E1079"/>
    <w:rsid w:val="004E1131"/>
    <w:rsid w:val="004E138E"/>
    <w:rsid w:val="004E13A7"/>
    <w:rsid w:val="004E145F"/>
    <w:rsid w:val="004E1B79"/>
    <w:rsid w:val="004E1C59"/>
    <w:rsid w:val="004E1E53"/>
    <w:rsid w:val="004E1EEA"/>
    <w:rsid w:val="004E1F12"/>
    <w:rsid w:val="004E1FA0"/>
    <w:rsid w:val="004E2036"/>
    <w:rsid w:val="004E20D7"/>
    <w:rsid w:val="004E211E"/>
    <w:rsid w:val="004E223F"/>
    <w:rsid w:val="004E2325"/>
    <w:rsid w:val="004E2449"/>
    <w:rsid w:val="004E24A7"/>
    <w:rsid w:val="004E2548"/>
    <w:rsid w:val="004E256D"/>
    <w:rsid w:val="004E2597"/>
    <w:rsid w:val="004E25C6"/>
    <w:rsid w:val="004E2693"/>
    <w:rsid w:val="004E26E2"/>
    <w:rsid w:val="004E28A3"/>
    <w:rsid w:val="004E290A"/>
    <w:rsid w:val="004E2B13"/>
    <w:rsid w:val="004E2C60"/>
    <w:rsid w:val="004E2FC6"/>
    <w:rsid w:val="004E3027"/>
    <w:rsid w:val="004E322B"/>
    <w:rsid w:val="004E3419"/>
    <w:rsid w:val="004E3586"/>
    <w:rsid w:val="004E35BE"/>
    <w:rsid w:val="004E38D3"/>
    <w:rsid w:val="004E3930"/>
    <w:rsid w:val="004E3966"/>
    <w:rsid w:val="004E39BD"/>
    <w:rsid w:val="004E39DF"/>
    <w:rsid w:val="004E3DBA"/>
    <w:rsid w:val="004E3E6B"/>
    <w:rsid w:val="004E3F0E"/>
    <w:rsid w:val="004E3F7B"/>
    <w:rsid w:val="004E3FE4"/>
    <w:rsid w:val="004E4056"/>
    <w:rsid w:val="004E451C"/>
    <w:rsid w:val="004E4982"/>
    <w:rsid w:val="004E4A82"/>
    <w:rsid w:val="004E4AD5"/>
    <w:rsid w:val="004E4E93"/>
    <w:rsid w:val="004E50A2"/>
    <w:rsid w:val="004E5314"/>
    <w:rsid w:val="004E5450"/>
    <w:rsid w:val="004E5969"/>
    <w:rsid w:val="004E5A82"/>
    <w:rsid w:val="004E5BFB"/>
    <w:rsid w:val="004E5CC6"/>
    <w:rsid w:val="004E5EBE"/>
    <w:rsid w:val="004E6083"/>
    <w:rsid w:val="004E629E"/>
    <w:rsid w:val="004E6307"/>
    <w:rsid w:val="004E630D"/>
    <w:rsid w:val="004E63DC"/>
    <w:rsid w:val="004E64A5"/>
    <w:rsid w:val="004E65B0"/>
    <w:rsid w:val="004E65C7"/>
    <w:rsid w:val="004E6644"/>
    <w:rsid w:val="004E689E"/>
    <w:rsid w:val="004E6C21"/>
    <w:rsid w:val="004E6C2A"/>
    <w:rsid w:val="004E6C4F"/>
    <w:rsid w:val="004E6D91"/>
    <w:rsid w:val="004E6E26"/>
    <w:rsid w:val="004E7070"/>
    <w:rsid w:val="004E7163"/>
    <w:rsid w:val="004E7242"/>
    <w:rsid w:val="004E7398"/>
    <w:rsid w:val="004E745F"/>
    <w:rsid w:val="004E799C"/>
    <w:rsid w:val="004E7A6D"/>
    <w:rsid w:val="004E7A83"/>
    <w:rsid w:val="004E7C5A"/>
    <w:rsid w:val="004E7D4C"/>
    <w:rsid w:val="004E7F17"/>
    <w:rsid w:val="004E7FC6"/>
    <w:rsid w:val="004E7FF0"/>
    <w:rsid w:val="004F0337"/>
    <w:rsid w:val="004F0363"/>
    <w:rsid w:val="004F0507"/>
    <w:rsid w:val="004F07B8"/>
    <w:rsid w:val="004F0946"/>
    <w:rsid w:val="004F09CF"/>
    <w:rsid w:val="004F0A17"/>
    <w:rsid w:val="004F0A1A"/>
    <w:rsid w:val="004F0A30"/>
    <w:rsid w:val="004F0C11"/>
    <w:rsid w:val="004F0C86"/>
    <w:rsid w:val="004F0CBA"/>
    <w:rsid w:val="004F0CE8"/>
    <w:rsid w:val="004F13CB"/>
    <w:rsid w:val="004F13EE"/>
    <w:rsid w:val="004F16CF"/>
    <w:rsid w:val="004F1712"/>
    <w:rsid w:val="004F17D1"/>
    <w:rsid w:val="004F17DD"/>
    <w:rsid w:val="004F18FC"/>
    <w:rsid w:val="004F1914"/>
    <w:rsid w:val="004F1BCE"/>
    <w:rsid w:val="004F1C44"/>
    <w:rsid w:val="004F1D15"/>
    <w:rsid w:val="004F1DB6"/>
    <w:rsid w:val="004F2035"/>
    <w:rsid w:val="004F2145"/>
    <w:rsid w:val="004F2194"/>
    <w:rsid w:val="004F237C"/>
    <w:rsid w:val="004F2548"/>
    <w:rsid w:val="004F257F"/>
    <w:rsid w:val="004F27F8"/>
    <w:rsid w:val="004F2912"/>
    <w:rsid w:val="004F2960"/>
    <w:rsid w:val="004F2B05"/>
    <w:rsid w:val="004F2B76"/>
    <w:rsid w:val="004F2E55"/>
    <w:rsid w:val="004F2E8E"/>
    <w:rsid w:val="004F30AC"/>
    <w:rsid w:val="004F3139"/>
    <w:rsid w:val="004F3271"/>
    <w:rsid w:val="004F32D1"/>
    <w:rsid w:val="004F3660"/>
    <w:rsid w:val="004F3879"/>
    <w:rsid w:val="004F389D"/>
    <w:rsid w:val="004F3A36"/>
    <w:rsid w:val="004F3B53"/>
    <w:rsid w:val="004F3E04"/>
    <w:rsid w:val="004F3E37"/>
    <w:rsid w:val="004F3E95"/>
    <w:rsid w:val="004F3F69"/>
    <w:rsid w:val="004F402C"/>
    <w:rsid w:val="004F40D1"/>
    <w:rsid w:val="004F4250"/>
    <w:rsid w:val="004F437F"/>
    <w:rsid w:val="004F4385"/>
    <w:rsid w:val="004F47FF"/>
    <w:rsid w:val="004F4908"/>
    <w:rsid w:val="004F497B"/>
    <w:rsid w:val="004F4A9F"/>
    <w:rsid w:val="004F4AF4"/>
    <w:rsid w:val="004F4FD1"/>
    <w:rsid w:val="004F4FD4"/>
    <w:rsid w:val="004F50D3"/>
    <w:rsid w:val="004F52C5"/>
    <w:rsid w:val="004F5466"/>
    <w:rsid w:val="004F55A3"/>
    <w:rsid w:val="004F567E"/>
    <w:rsid w:val="004F578E"/>
    <w:rsid w:val="004F5797"/>
    <w:rsid w:val="004F5A44"/>
    <w:rsid w:val="004F5AED"/>
    <w:rsid w:val="004F5B04"/>
    <w:rsid w:val="004F5C5F"/>
    <w:rsid w:val="004F5CE8"/>
    <w:rsid w:val="004F5CFC"/>
    <w:rsid w:val="004F5D7D"/>
    <w:rsid w:val="004F5DAC"/>
    <w:rsid w:val="004F5F06"/>
    <w:rsid w:val="004F6027"/>
    <w:rsid w:val="004F6126"/>
    <w:rsid w:val="004F62B9"/>
    <w:rsid w:val="004F6336"/>
    <w:rsid w:val="004F6580"/>
    <w:rsid w:val="004F65CD"/>
    <w:rsid w:val="004F65F6"/>
    <w:rsid w:val="004F66B0"/>
    <w:rsid w:val="004F6865"/>
    <w:rsid w:val="004F6912"/>
    <w:rsid w:val="004F69A0"/>
    <w:rsid w:val="004F6BC2"/>
    <w:rsid w:val="004F6BEB"/>
    <w:rsid w:val="004F6C0D"/>
    <w:rsid w:val="004F6C1D"/>
    <w:rsid w:val="004F6CBB"/>
    <w:rsid w:val="004F6D22"/>
    <w:rsid w:val="004F6E94"/>
    <w:rsid w:val="004F6EB1"/>
    <w:rsid w:val="004F6EDA"/>
    <w:rsid w:val="004F6FF1"/>
    <w:rsid w:val="004F7161"/>
    <w:rsid w:val="004F73B6"/>
    <w:rsid w:val="004F74D9"/>
    <w:rsid w:val="004F75E8"/>
    <w:rsid w:val="004F772B"/>
    <w:rsid w:val="004F7839"/>
    <w:rsid w:val="004F7B58"/>
    <w:rsid w:val="004F7C63"/>
    <w:rsid w:val="004F7D0E"/>
    <w:rsid w:val="004F7D3E"/>
    <w:rsid w:val="004F7DA5"/>
    <w:rsid w:val="004F7E19"/>
    <w:rsid w:val="005000B1"/>
    <w:rsid w:val="005003A8"/>
    <w:rsid w:val="005003CD"/>
    <w:rsid w:val="0050047D"/>
    <w:rsid w:val="005004C7"/>
    <w:rsid w:val="005009B1"/>
    <w:rsid w:val="005009D8"/>
    <w:rsid w:val="00500B58"/>
    <w:rsid w:val="00500E0B"/>
    <w:rsid w:val="00500FC4"/>
    <w:rsid w:val="00501080"/>
    <w:rsid w:val="00501226"/>
    <w:rsid w:val="00501282"/>
    <w:rsid w:val="005012CF"/>
    <w:rsid w:val="005013B0"/>
    <w:rsid w:val="005014E2"/>
    <w:rsid w:val="0050199B"/>
    <w:rsid w:val="005019C1"/>
    <w:rsid w:val="00501A9D"/>
    <w:rsid w:val="00501B2D"/>
    <w:rsid w:val="00501C5B"/>
    <w:rsid w:val="00501FA5"/>
    <w:rsid w:val="00501FEB"/>
    <w:rsid w:val="00502048"/>
    <w:rsid w:val="0050208C"/>
    <w:rsid w:val="005020F7"/>
    <w:rsid w:val="005022BA"/>
    <w:rsid w:val="00502304"/>
    <w:rsid w:val="00502318"/>
    <w:rsid w:val="005024F9"/>
    <w:rsid w:val="005026E0"/>
    <w:rsid w:val="005028EC"/>
    <w:rsid w:val="00502ACA"/>
    <w:rsid w:val="00502B90"/>
    <w:rsid w:val="00502BCC"/>
    <w:rsid w:val="00502CE6"/>
    <w:rsid w:val="00502FAA"/>
    <w:rsid w:val="00502FCF"/>
    <w:rsid w:val="005030C2"/>
    <w:rsid w:val="00503266"/>
    <w:rsid w:val="005035B4"/>
    <w:rsid w:val="00503616"/>
    <w:rsid w:val="0050366F"/>
    <w:rsid w:val="0050378E"/>
    <w:rsid w:val="00503792"/>
    <w:rsid w:val="00503851"/>
    <w:rsid w:val="00503B0A"/>
    <w:rsid w:val="00503CF0"/>
    <w:rsid w:val="00503D95"/>
    <w:rsid w:val="00503E0D"/>
    <w:rsid w:val="00503EFD"/>
    <w:rsid w:val="00503F14"/>
    <w:rsid w:val="00504024"/>
    <w:rsid w:val="0050420D"/>
    <w:rsid w:val="00504287"/>
    <w:rsid w:val="005042AD"/>
    <w:rsid w:val="005043C1"/>
    <w:rsid w:val="005049DB"/>
    <w:rsid w:val="00504A92"/>
    <w:rsid w:val="00504AB1"/>
    <w:rsid w:val="00504E6C"/>
    <w:rsid w:val="005052E9"/>
    <w:rsid w:val="0050538E"/>
    <w:rsid w:val="00505624"/>
    <w:rsid w:val="0050564D"/>
    <w:rsid w:val="00505688"/>
    <w:rsid w:val="00505738"/>
    <w:rsid w:val="0050585F"/>
    <w:rsid w:val="00505BF9"/>
    <w:rsid w:val="00505C1A"/>
    <w:rsid w:val="00505C22"/>
    <w:rsid w:val="00505F1B"/>
    <w:rsid w:val="00505FA7"/>
    <w:rsid w:val="00506092"/>
    <w:rsid w:val="0050615C"/>
    <w:rsid w:val="00506226"/>
    <w:rsid w:val="0050628D"/>
    <w:rsid w:val="005062A0"/>
    <w:rsid w:val="005062D3"/>
    <w:rsid w:val="00506333"/>
    <w:rsid w:val="0050639B"/>
    <w:rsid w:val="00506552"/>
    <w:rsid w:val="005065C0"/>
    <w:rsid w:val="00506799"/>
    <w:rsid w:val="005069CF"/>
    <w:rsid w:val="00506A61"/>
    <w:rsid w:val="00506ABF"/>
    <w:rsid w:val="00506C80"/>
    <w:rsid w:val="00506D63"/>
    <w:rsid w:val="00506DA4"/>
    <w:rsid w:val="005070C6"/>
    <w:rsid w:val="0050718B"/>
    <w:rsid w:val="00507294"/>
    <w:rsid w:val="005073C7"/>
    <w:rsid w:val="005074DB"/>
    <w:rsid w:val="00507553"/>
    <w:rsid w:val="0050765D"/>
    <w:rsid w:val="005077D4"/>
    <w:rsid w:val="00507812"/>
    <w:rsid w:val="00507818"/>
    <w:rsid w:val="00507A35"/>
    <w:rsid w:val="00507BF9"/>
    <w:rsid w:val="00507F13"/>
    <w:rsid w:val="00507F97"/>
    <w:rsid w:val="005104C3"/>
    <w:rsid w:val="00510592"/>
    <w:rsid w:val="005105BB"/>
    <w:rsid w:val="005108ED"/>
    <w:rsid w:val="005108F3"/>
    <w:rsid w:val="005109D1"/>
    <w:rsid w:val="00510A14"/>
    <w:rsid w:val="00510AC0"/>
    <w:rsid w:val="00510BC3"/>
    <w:rsid w:val="00510E00"/>
    <w:rsid w:val="00510E3B"/>
    <w:rsid w:val="00510EA1"/>
    <w:rsid w:val="00511183"/>
    <w:rsid w:val="005111F8"/>
    <w:rsid w:val="005111FD"/>
    <w:rsid w:val="00511494"/>
    <w:rsid w:val="0051158C"/>
    <w:rsid w:val="005115B2"/>
    <w:rsid w:val="0051168A"/>
    <w:rsid w:val="005117E9"/>
    <w:rsid w:val="0051180B"/>
    <w:rsid w:val="00511867"/>
    <w:rsid w:val="005118B5"/>
    <w:rsid w:val="00511A14"/>
    <w:rsid w:val="00511BD5"/>
    <w:rsid w:val="00511BDA"/>
    <w:rsid w:val="00511C78"/>
    <w:rsid w:val="00511DBA"/>
    <w:rsid w:val="00511DD2"/>
    <w:rsid w:val="00511DDA"/>
    <w:rsid w:val="00511E53"/>
    <w:rsid w:val="0051206B"/>
    <w:rsid w:val="0051223A"/>
    <w:rsid w:val="00512259"/>
    <w:rsid w:val="00512310"/>
    <w:rsid w:val="00512397"/>
    <w:rsid w:val="005123E2"/>
    <w:rsid w:val="005124A3"/>
    <w:rsid w:val="005124B4"/>
    <w:rsid w:val="005124CD"/>
    <w:rsid w:val="005124F3"/>
    <w:rsid w:val="00512601"/>
    <w:rsid w:val="00512620"/>
    <w:rsid w:val="0051266F"/>
    <w:rsid w:val="005126B7"/>
    <w:rsid w:val="005126D2"/>
    <w:rsid w:val="00512883"/>
    <w:rsid w:val="005128D4"/>
    <w:rsid w:val="00512971"/>
    <w:rsid w:val="00512CB9"/>
    <w:rsid w:val="00512D89"/>
    <w:rsid w:val="00512FA8"/>
    <w:rsid w:val="00513079"/>
    <w:rsid w:val="0051316A"/>
    <w:rsid w:val="00513381"/>
    <w:rsid w:val="0051338E"/>
    <w:rsid w:val="005134E8"/>
    <w:rsid w:val="00513620"/>
    <w:rsid w:val="00513635"/>
    <w:rsid w:val="005136AF"/>
    <w:rsid w:val="005136D8"/>
    <w:rsid w:val="00513804"/>
    <w:rsid w:val="0051399F"/>
    <w:rsid w:val="005139A0"/>
    <w:rsid w:val="00513A78"/>
    <w:rsid w:val="00513A7E"/>
    <w:rsid w:val="00513F21"/>
    <w:rsid w:val="00514145"/>
    <w:rsid w:val="00514301"/>
    <w:rsid w:val="0051436E"/>
    <w:rsid w:val="0051448B"/>
    <w:rsid w:val="00514598"/>
    <w:rsid w:val="0051469A"/>
    <w:rsid w:val="00514704"/>
    <w:rsid w:val="00514764"/>
    <w:rsid w:val="00514797"/>
    <w:rsid w:val="00514950"/>
    <w:rsid w:val="00514988"/>
    <w:rsid w:val="00514991"/>
    <w:rsid w:val="00514B6C"/>
    <w:rsid w:val="00514F10"/>
    <w:rsid w:val="00514F83"/>
    <w:rsid w:val="00515026"/>
    <w:rsid w:val="0051512F"/>
    <w:rsid w:val="00515231"/>
    <w:rsid w:val="0051553F"/>
    <w:rsid w:val="0051562F"/>
    <w:rsid w:val="0051566C"/>
    <w:rsid w:val="00515886"/>
    <w:rsid w:val="00515A08"/>
    <w:rsid w:val="00515A39"/>
    <w:rsid w:val="00515A60"/>
    <w:rsid w:val="00515AD5"/>
    <w:rsid w:val="00515B01"/>
    <w:rsid w:val="00515B02"/>
    <w:rsid w:val="00515BBA"/>
    <w:rsid w:val="00515C00"/>
    <w:rsid w:val="00515C23"/>
    <w:rsid w:val="00515D69"/>
    <w:rsid w:val="00515D96"/>
    <w:rsid w:val="00515E75"/>
    <w:rsid w:val="00515F1C"/>
    <w:rsid w:val="00515F5D"/>
    <w:rsid w:val="0051606E"/>
    <w:rsid w:val="0051623F"/>
    <w:rsid w:val="00516276"/>
    <w:rsid w:val="005162BB"/>
    <w:rsid w:val="005162CC"/>
    <w:rsid w:val="0051645D"/>
    <w:rsid w:val="005164FA"/>
    <w:rsid w:val="00516596"/>
    <w:rsid w:val="00516597"/>
    <w:rsid w:val="0051662F"/>
    <w:rsid w:val="005167C9"/>
    <w:rsid w:val="005167D3"/>
    <w:rsid w:val="00516909"/>
    <w:rsid w:val="00516A71"/>
    <w:rsid w:val="00516C0E"/>
    <w:rsid w:val="00516C54"/>
    <w:rsid w:val="00516C99"/>
    <w:rsid w:val="00516CA9"/>
    <w:rsid w:val="00516CF2"/>
    <w:rsid w:val="00516E4B"/>
    <w:rsid w:val="00516ECC"/>
    <w:rsid w:val="00516F82"/>
    <w:rsid w:val="00516F97"/>
    <w:rsid w:val="00517061"/>
    <w:rsid w:val="0051715C"/>
    <w:rsid w:val="005171AF"/>
    <w:rsid w:val="005171E5"/>
    <w:rsid w:val="005173E4"/>
    <w:rsid w:val="0051745F"/>
    <w:rsid w:val="005174E4"/>
    <w:rsid w:val="005174F5"/>
    <w:rsid w:val="005175B4"/>
    <w:rsid w:val="00517731"/>
    <w:rsid w:val="00517AF9"/>
    <w:rsid w:val="00517B06"/>
    <w:rsid w:val="00517C65"/>
    <w:rsid w:val="00517CD9"/>
    <w:rsid w:val="00517D13"/>
    <w:rsid w:val="00517DE4"/>
    <w:rsid w:val="00517F4D"/>
    <w:rsid w:val="00517F72"/>
    <w:rsid w:val="0052011B"/>
    <w:rsid w:val="005201FE"/>
    <w:rsid w:val="00520204"/>
    <w:rsid w:val="00520479"/>
    <w:rsid w:val="0052051D"/>
    <w:rsid w:val="005206A2"/>
    <w:rsid w:val="0052072F"/>
    <w:rsid w:val="00520778"/>
    <w:rsid w:val="00520954"/>
    <w:rsid w:val="00520A83"/>
    <w:rsid w:val="00520B84"/>
    <w:rsid w:val="00520BEA"/>
    <w:rsid w:val="00520EB3"/>
    <w:rsid w:val="00521042"/>
    <w:rsid w:val="00521123"/>
    <w:rsid w:val="0052143A"/>
    <w:rsid w:val="00521516"/>
    <w:rsid w:val="00521671"/>
    <w:rsid w:val="005217A4"/>
    <w:rsid w:val="00521853"/>
    <w:rsid w:val="0052199D"/>
    <w:rsid w:val="00521A61"/>
    <w:rsid w:val="00521A70"/>
    <w:rsid w:val="00521B7E"/>
    <w:rsid w:val="00521C7A"/>
    <w:rsid w:val="00521D6B"/>
    <w:rsid w:val="00521F45"/>
    <w:rsid w:val="00521FA3"/>
    <w:rsid w:val="00521FDE"/>
    <w:rsid w:val="005220E2"/>
    <w:rsid w:val="005223B3"/>
    <w:rsid w:val="0052298D"/>
    <w:rsid w:val="00522AAD"/>
    <w:rsid w:val="00522C18"/>
    <w:rsid w:val="00522DED"/>
    <w:rsid w:val="00522E11"/>
    <w:rsid w:val="00522E52"/>
    <w:rsid w:val="00522EC7"/>
    <w:rsid w:val="005231F7"/>
    <w:rsid w:val="005232F4"/>
    <w:rsid w:val="005234C3"/>
    <w:rsid w:val="005235EE"/>
    <w:rsid w:val="00523632"/>
    <w:rsid w:val="005236BB"/>
    <w:rsid w:val="00523A0F"/>
    <w:rsid w:val="00523B90"/>
    <w:rsid w:val="00523D39"/>
    <w:rsid w:val="00523FCD"/>
    <w:rsid w:val="00524069"/>
    <w:rsid w:val="005242B3"/>
    <w:rsid w:val="0052434B"/>
    <w:rsid w:val="00524513"/>
    <w:rsid w:val="00524746"/>
    <w:rsid w:val="00524B1A"/>
    <w:rsid w:val="00524C7B"/>
    <w:rsid w:val="00524C8C"/>
    <w:rsid w:val="005250E9"/>
    <w:rsid w:val="005251F2"/>
    <w:rsid w:val="00525357"/>
    <w:rsid w:val="0052535A"/>
    <w:rsid w:val="00525365"/>
    <w:rsid w:val="005253DE"/>
    <w:rsid w:val="00525792"/>
    <w:rsid w:val="005259B8"/>
    <w:rsid w:val="00525A03"/>
    <w:rsid w:val="00525AFA"/>
    <w:rsid w:val="00525BE5"/>
    <w:rsid w:val="00525CCA"/>
    <w:rsid w:val="00525F4A"/>
    <w:rsid w:val="0052602E"/>
    <w:rsid w:val="00526159"/>
    <w:rsid w:val="00526167"/>
    <w:rsid w:val="0052617A"/>
    <w:rsid w:val="005261FB"/>
    <w:rsid w:val="005262EB"/>
    <w:rsid w:val="0052630C"/>
    <w:rsid w:val="00526430"/>
    <w:rsid w:val="005264FC"/>
    <w:rsid w:val="00526882"/>
    <w:rsid w:val="00526981"/>
    <w:rsid w:val="00526C15"/>
    <w:rsid w:val="00526C4F"/>
    <w:rsid w:val="00526C5F"/>
    <w:rsid w:val="00526CB6"/>
    <w:rsid w:val="00526CD8"/>
    <w:rsid w:val="0052725B"/>
    <w:rsid w:val="0052745B"/>
    <w:rsid w:val="005274C6"/>
    <w:rsid w:val="00527578"/>
    <w:rsid w:val="0052757E"/>
    <w:rsid w:val="00527754"/>
    <w:rsid w:val="005279A3"/>
    <w:rsid w:val="00527AB6"/>
    <w:rsid w:val="00527ACB"/>
    <w:rsid w:val="00527ACF"/>
    <w:rsid w:val="00527B15"/>
    <w:rsid w:val="00527C26"/>
    <w:rsid w:val="00527FBC"/>
    <w:rsid w:val="00530046"/>
    <w:rsid w:val="0053004A"/>
    <w:rsid w:val="005300DA"/>
    <w:rsid w:val="00530116"/>
    <w:rsid w:val="00530262"/>
    <w:rsid w:val="00530272"/>
    <w:rsid w:val="00530274"/>
    <w:rsid w:val="00530332"/>
    <w:rsid w:val="00530401"/>
    <w:rsid w:val="0053044F"/>
    <w:rsid w:val="00530574"/>
    <w:rsid w:val="0053070D"/>
    <w:rsid w:val="005307AF"/>
    <w:rsid w:val="005307E6"/>
    <w:rsid w:val="00530A8C"/>
    <w:rsid w:val="00530BC1"/>
    <w:rsid w:val="00530BE2"/>
    <w:rsid w:val="00530C49"/>
    <w:rsid w:val="00530D77"/>
    <w:rsid w:val="00530D9D"/>
    <w:rsid w:val="00530EA8"/>
    <w:rsid w:val="00530F2D"/>
    <w:rsid w:val="00530F40"/>
    <w:rsid w:val="00530F7A"/>
    <w:rsid w:val="0053102E"/>
    <w:rsid w:val="00531045"/>
    <w:rsid w:val="00531085"/>
    <w:rsid w:val="00531124"/>
    <w:rsid w:val="0053140D"/>
    <w:rsid w:val="0053163F"/>
    <w:rsid w:val="00531693"/>
    <w:rsid w:val="00531A5B"/>
    <w:rsid w:val="00531AFF"/>
    <w:rsid w:val="00531B6F"/>
    <w:rsid w:val="00531BB3"/>
    <w:rsid w:val="00531C44"/>
    <w:rsid w:val="00532037"/>
    <w:rsid w:val="0053215B"/>
    <w:rsid w:val="00532273"/>
    <w:rsid w:val="0053263F"/>
    <w:rsid w:val="00532A79"/>
    <w:rsid w:val="00532B9A"/>
    <w:rsid w:val="00532BA1"/>
    <w:rsid w:val="00532D5D"/>
    <w:rsid w:val="00532F36"/>
    <w:rsid w:val="00533291"/>
    <w:rsid w:val="005332D5"/>
    <w:rsid w:val="00533362"/>
    <w:rsid w:val="00533599"/>
    <w:rsid w:val="005335B6"/>
    <w:rsid w:val="0053363D"/>
    <w:rsid w:val="00533661"/>
    <w:rsid w:val="00533A54"/>
    <w:rsid w:val="00533BA8"/>
    <w:rsid w:val="00533DA3"/>
    <w:rsid w:val="00533DB9"/>
    <w:rsid w:val="00533F74"/>
    <w:rsid w:val="00533FC9"/>
    <w:rsid w:val="00534573"/>
    <w:rsid w:val="005345A4"/>
    <w:rsid w:val="00534614"/>
    <w:rsid w:val="005347AE"/>
    <w:rsid w:val="00534838"/>
    <w:rsid w:val="00534A8A"/>
    <w:rsid w:val="00534B61"/>
    <w:rsid w:val="00534C10"/>
    <w:rsid w:val="00534D0B"/>
    <w:rsid w:val="00534DC7"/>
    <w:rsid w:val="00534F3A"/>
    <w:rsid w:val="0053522D"/>
    <w:rsid w:val="00535399"/>
    <w:rsid w:val="0053548A"/>
    <w:rsid w:val="005355F8"/>
    <w:rsid w:val="005355F9"/>
    <w:rsid w:val="0053565B"/>
    <w:rsid w:val="00535883"/>
    <w:rsid w:val="0053599D"/>
    <w:rsid w:val="00535A90"/>
    <w:rsid w:val="00535C4B"/>
    <w:rsid w:val="00535C92"/>
    <w:rsid w:val="00535C9C"/>
    <w:rsid w:val="00535CAF"/>
    <w:rsid w:val="00535CBA"/>
    <w:rsid w:val="00535CD1"/>
    <w:rsid w:val="00535E70"/>
    <w:rsid w:val="00535F89"/>
    <w:rsid w:val="00536057"/>
    <w:rsid w:val="005360C4"/>
    <w:rsid w:val="005361B6"/>
    <w:rsid w:val="00536506"/>
    <w:rsid w:val="005365E8"/>
    <w:rsid w:val="005366A7"/>
    <w:rsid w:val="00536769"/>
    <w:rsid w:val="005367A7"/>
    <w:rsid w:val="005367F1"/>
    <w:rsid w:val="00536851"/>
    <w:rsid w:val="00536907"/>
    <w:rsid w:val="005369EB"/>
    <w:rsid w:val="00536A1A"/>
    <w:rsid w:val="00536C02"/>
    <w:rsid w:val="00536E2B"/>
    <w:rsid w:val="00536E96"/>
    <w:rsid w:val="00536F6B"/>
    <w:rsid w:val="0053700F"/>
    <w:rsid w:val="00537078"/>
    <w:rsid w:val="0053729A"/>
    <w:rsid w:val="00537367"/>
    <w:rsid w:val="00537404"/>
    <w:rsid w:val="00537686"/>
    <w:rsid w:val="005376CC"/>
    <w:rsid w:val="00537761"/>
    <w:rsid w:val="00537836"/>
    <w:rsid w:val="00537A34"/>
    <w:rsid w:val="00537A5C"/>
    <w:rsid w:val="00537A61"/>
    <w:rsid w:val="00537B10"/>
    <w:rsid w:val="00537EBC"/>
    <w:rsid w:val="00537ECF"/>
    <w:rsid w:val="00537F08"/>
    <w:rsid w:val="0054010E"/>
    <w:rsid w:val="005401CF"/>
    <w:rsid w:val="005401E5"/>
    <w:rsid w:val="00540221"/>
    <w:rsid w:val="00540242"/>
    <w:rsid w:val="0054039C"/>
    <w:rsid w:val="005403E0"/>
    <w:rsid w:val="0054049A"/>
    <w:rsid w:val="00540661"/>
    <w:rsid w:val="0054079A"/>
    <w:rsid w:val="005407CE"/>
    <w:rsid w:val="0054098D"/>
    <w:rsid w:val="005409E0"/>
    <w:rsid w:val="00540C1C"/>
    <w:rsid w:val="00540E0B"/>
    <w:rsid w:val="0054112C"/>
    <w:rsid w:val="0054116A"/>
    <w:rsid w:val="0054133F"/>
    <w:rsid w:val="00541376"/>
    <w:rsid w:val="005414C8"/>
    <w:rsid w:val="00541550"/>
    <w:rsid w:val="005416C5"/>
    <w:rsid w:val="0054187F"/>
    <w:rsid w:val="00541B1C"/>
    <w:rsid w:val="00541E96"/>
    <w:rsid w:val="00541ED8"/>
    <w:rsid w:val="00541F17"/>
    <w:rsid w:val="00542008"/>
    <w:rsid w:val="0054205B"/>
    <w:rsid w:val="005420D9"/>
    <w:rsid w:val="005420F2"/>
    <w:rsid w:val="0054218B"/>
    <w:rsid w:val="005421A6"/>
    <w:rsid w:val="0054223E"/>
    <w:rsid w:val="00542415"/>
    <w:rsid w:val="005424BE"/>
    <w:rsid w:val="0054255D"/>
    <w:rsid w:val="0054270C"/>
    <w:rsid w:val="00542A64"/>
    <w:rsid w:val="00542C96"/>
    <w:rsid w:val="00542F2A"/>
    <w:rsid w:val="00542FFB"/>
    <w:rsid w:val="00543055"/>
    <w:rsid w:val="0054311C"/>
    <w:rsid w:val="00543162"/>
    <w:rsid w:val="0054360E"/>
    <w:rsid w:val="0054369F"/>
    <w:rsid w:val="0054377D"/>
    <w:rsid w:val="005438E7"/>
    <w:rsid w:val="00543921"/>
    <w:rsid w:val="0054399C"/>
    <w:rsid w:val="005439B7"/>
    <w:rsid w:val="005439C5"/>
    <w:rsid w:val="00543C75"/>
    <w:rsid w:val="00543D0B"/>
    <w:rsid w:val="00543E21"/>
    <w:rsid w:val="00543F54"/>
    <w:rsid w:val="005440A9"/>
    <w:rsid w:val="005443D7"/>
    <w:rsid w:val="005443DD"/>
    <w:rsid w:val="005443F7"/>
    <w:rsid w:val="005444DE"/>
    <w:rsid w:val="005445C7"/>
    <w:rsid w:val="005446DC"/>
    <w:rsid w:val="00544766"/>
    <w:rsid w:val="005448FC"/>
    <w:rsid w:val="0054493C"/>
    <w:rsid w:val="00544A60"/>
    <w:rsid w:val="00544B7F"/>
    <w:rsid w:val="00544C36"/>
    <w:rsid w:val="00544EA7"/>
    <w:rsid w:val="00544EDD"/>
    <w:rsid w:val="00545166"/>
    <w:rsid w:val="00545209"/>
    <w:rsid w:val="0054531A"/>
    <w:rsid w:val="005453AA"/>
    <w:rsid w:val="00545445"/>
    <w:rsid w:val="005454E2"/>
    <w:rsid w:val="0054593E"/>
    <w:rsid w:val="00545996"/>
    <w:rsid w:val="005459CF"/>
    <w:rsid w:val="00545F28"/>
    <w:rsid w:val="00546199"/>
    <w:rsid w:val="00546215"/>
    <w:rsid w:val="0054629A"/>
    <w:rsid w:val="005462D9"/>
    <w:rsid w:val="005465AF"/>
    <w:rsid w:val="0054669E"/>
    <w:rsid w:val="005468C4"/>
    <w:rsid w:val="0054690A"/>
    <w:rsid w:val="00546928"/>
    <w:rsid w:val="005469F9"/>
    <w:rsid w:val="00546A28"/>
    <w:rsid w:val="00546C0D"/>
    <w:rsid w:val="00546C40"/>
    <w:rsid w:val="00546C6F"/>
    <w:rsid w:val="00547100"/>
    <w:rsid w:val="00547199"/>
    <w:rsid w:val="00547407"/>
    <w:rsid w:val="00547492"/>
    <w:rsid w:val="00547496"/>
    <w:rsid w:val="0054771D"/>
    <w:rsid w:val="00547730"/>
    <w:rsid w:val="00547787"/>
    <w:rsid w:val="00547824"/>
    <w:rsid w:val="0054785B"/>
    <w:rsid w:val="005479DB"/>
    <w:rsid w:val="00547A4F"/>
    <w:rsid w:val="00547ADE"/>
    <w:rsid w:val="00547B0B"/>
    <w:rsid w:val="00547B68"/>
    <w:rsid w:val="00547BB0"/>
    <w:rsid w:val="00547C6B"/>
    <w:rsid w:val="00547C6F"/>
    <w:rsid w:val="00547CF5"/>
    <w:rsid w:val="00547CFD"/>
    <w:rsid w:val="00547EC9"/>
    <w:rsid w:val="0055002B"/>
    <w:rsid w:val="005500D9"/>
    <w:rsid w:val="00550443"/>
    <w:rsid w:val="00550529"/>
    <w:rsid w:val="0055091A"/>
    <w:rsid w:val="00550A5D"/>
    <w:rsid w:val="00550E11"/>
    <w:rsid w:val="00550EB4"/>
    <w:rsid w:val="00550EBB"/>
    <w:rsid w:val="00550FE6"/>
    <w:rsid w:val="005510C2"/>
    <w:rsid w:val="005511EB"/>
    <w:rsid w:val="005513D6"/>
    <w:rsid w:val="005514E3"/>
    <w:rsid w:val="0055150B"/>
    <w:rsid w:val="0055151D"/>
    <w:rsid w:val="00551543"/>
    <w:rsid w:val="0055155E"/>
    <w:rsid w:val="005515F8"/>
    <w:rsid w:val="00551607"/>
    <w:rsid w:val="005516CD"/>
    <w:rsid w:val="005519A6"/>
    <w:rsid w:val="00551AF2"/>
    <w:rsid w:val="00551B10"/>
    <w:rsid w:val="00551B36"/>
    <w:rsid w:val="00551BA0"/>
    <w:rsid w:val="00551C24"/>
    <w:rsid w:val="00551CE9"/>
    <w:rsid w:val="00551DC0"/>
    <w:rsid w:val="00551F02"/>
    <w:rsid w:val="00551F37"/>
    <w:rsid w:val="00551F48"/>
    <w:rsid w:val="00551FE7"/>
    <w:rsid w:val="0055249C"/>
    <w:rsid w:val="00552749"/>
    <w:rsid w:val="0055284B"/>
    <w:rsid w:val="005528C3"/>
    <w:rsid w:val="005528D5"/>
    <w:rsid w:val="005529C0"/>
    <w:rsid w:val="00552C02"/>
    <w:rsid w:val="00552CBF"/>
    <w:rsid w:val="00552D38"/>
    <w:rsid w:val="00552D5F"/>
    <w:rsid w:val="00552DA6"/>
    <w:rsid w:val="00552DBE"/>
    <w:rsid w:val="0055324E"/>
    <w:rsid w:val="00553301"/>
    <w:rsid w:val="0055353A"/>
    <w:rsid w:val="005535DF"/>
    <w:rsid w:val="00553866"/>
    <w:rsid w:val="00553A5D"/>
    <w:rsid w:val="00553AF6"/>
    <w:rsid w:val="00553D14"/>
    <w:rsid w:val="00553D31"/>
    <w:rsid w:val="00553DD2"/>
    <w:rsid w:val="00553F02"/>
    <w:rsid w:val="00553F68"/>
    <w:rsid w:val="00553F79"/>
    <w:rsid w:val="00553FED"/>
    <w:rsid w:val="00554067"/>
    <w:rsid w:val="00554223"/>
    <w:rsid w:val="0055431F"/>
    <w:rsid w:val="00554360"/>
    <w:rsid w:val="00554384"/>
    <w:rsid w:val="00554563"/>
    <w:rsid w:val="00554604"/>
    <w:rsid w:val="00554668"/>
    <w:rsid w:val="005548FB"/>
    <w:rsid w:val="00554C3D"/>
    <w:rsid w:val="00554CF5"/>
    <w:rsid w:val="00554D44"/>
    <w:rsid w:val="00554D73"/>
    <w:rsid w:val="00554E0E"/>
    <w:rsid w:val="00554F32"/>
    <w:rsid w:val="00554F48"/>
    <w:rsid w:val="0055504B"/>
    <w:rsid w:val="0055527A"/>
    <w:rsid w:val="005552FC"/>
    <w:rsid w:val="00555392"/>
    <w:rsid w:val="005555BA"/>
    <w:rsid w:val="0055560C"/>
    <w:rsid w:val="00555742"/>
    <w:rsid w:val="0055589C"/>
    <w:rsid w:val="00555938"/>
    <w:rsid w:val="00555AE9"/>
    <w:rsid w:val="00555E67"/>
    <w:rsid w:val="00555EB7"/>
    <w:rsid w:val="00555F29"/>
    <w:rsid w:val="00555FCD"/>
    <w:rsid w:val="00555FEC"/>
    <w:rsid w:val="005560B6"/>
    <w:rsid w:val="00556123"/>
    <w:rsid w:val="005562A4"/>
    <w:rsid w:val="00556394"/>
    <w:rsid w:val="005563D6"/>
    <w:rsid w:val="0055645B"/>
    <w:rsid w:val="0055645D"/>
    <w:rsid w:val="00556465"/>
    <w:rsid w:val="00556598"/>
    <w:rsid w:val="00556692"/>
    <w:rsid w:val="005566A2"/>
    <w:rsid w:val="005568DF"/>
    <w:rsid w:val="005568E3"/>
    <w:rsid w:val="00556969"/>
    <w:rsid w:val="005569CB"/>
    <w:rsid w:val="00556AE7"/>
    <w:rsid w:val="00556B99"/>
    <w:rsid w:val="00556D5F"/>
    <w:rsid w:val="00556DE1"/>
    <w:rsid w:val="00556F05"/>
    <w:rsid w:val="00556FC8"/>
    <w:rsid w:val="00557109"/>
    <w:rsid w:val="00557144"/>
    <w:rsid w:val="00557220"/>
    <w:rsid w:val="0055727C"/>
    <w:rsid w:val="005573E0"/>
    <w:rsid w:val="005575EB"/>
    <w:rsid w:val="00557641"/>
    <w:rsid w:val="005577BB"/>
    <w:rsid w:val="005577D4"/>
    <w:rsid w:val="00557AA1"/>
    <w:rsid w:val="00557AFC"/>
    <w:rsid w:val="00557C4D"/>
    <w:rsid w:val="00557CB6"/>
    <w:rsid w:val="00557EEB"/>
    <w:rsid w:val="005608DB"/>
    <w:rsid w:val="00560A06"/>
    <w:rsid w:val="00560BD8"/>
    <w:rsid w:val="00560BDC"/>
    <w:rsid w:val="00560C58"/>
    <w:rsid w:val="00560C7C"/>
    <w:rsid w:val="00560CD6"/>
    <w:rsid w:val="00560D00"/>
    <w:rsid w:val="00560E50"/>
    <w:rsid w:val="00560EA2"/>
    <w:rsid w:val="00560ED7"/>
    <w:rsid w:val="00560F99"/>
    <w:rsid w:val="00561162"/>
    <w:rsid w:val="005611B9"/>
    <w:rsid w:val="00561296"/>
    <w:rsid w:val="00561372"/>
    <w:rsid w:val="00561374"/>
    <w:rsid w:val="0056142F"/>
    <w:rsid w:val="00561611"/>
    <w:rsid w:val="005617B0"/>
    <w:rsid w:val="0056180F"/>
    <w:rsid w:val="0056186A"/>
    <w:rsid w:val="00561929"/>
    <w:rsid w:val="00561978"/>
    <w:rsid w:val="00561C07"/>
    <w:rsid w:val="00561C22"/>
    <w:rsid w:val="00561C73"/>
    <w:rsid w:val="00561CEC"/>
    <w:rsid w:val="00561D33"/>
    <w:rsid w:val="00561F51"/>
    <w:rsid w:val="00562228"/>
    <w:rsid w:val="0056222C"/>
    <w:rsid w:val="0056242A"/>
    <w:rsid w:val="00562552"/>
    <w:rsid w:val="00562642"/>
    <w:rsid w:val="00562709"/>
    <w:rsid w:val="00562A84"/>
    <w:rsid w:val="00562CEE"/>
    <w:rsid w:val="00562D1F"/>
    <w:rsid w:val="00562D95"/>
    <w:rsid w:val="00562E2B"/>
    <w:rsid w:val="00562E83"/>
    <w:rsid w:val="00562ED1"/>
    <w:rsid w:val="00562FFB"/>
    <w:rsid w:val="00563056"/>
    <w:rsid w:val="00563063"/>
    <w:rsid w:val="005634F8"/>
    <w:rsid w:val="0056358A"/>
    <w:rsid w:val="00563857"/>
    <w:rsid w:val="00563B27"/>
    <w:rsid w:val="00563B94"/>
    <w:rsid w:val="00563E42"/>
    <w:rsid w:val="00564010"/>
    <w:rsid w:val="0056406B"/>
    <w:rsid w:val="00564104"/>
    <w:rsid w:val="0056416F"/>
    <w:rsid w:val="005642BE"/>
    <w:rsid w:val="005642E3"/>
    <w:rsid w:val="00564607"/>
    <w:rsid w:val="0056464D"/>
    <w:rsid w:val="0056474B"/>
    <w:rsid w:val="005649B6"/>
    <w:rsid w:val="00564A3E"/>
    <w:rsid w:val="00564A87"/>
    <w:rsid w:val="00564C1B"/>
    <w:rsid w:val="00564D3D"/>
    <w:rsid w:val="00564EE4"/>
    <w:rsid w:val="005650D5"/>
    <w:rsid w:val="005651FD"/>
    <w:rsid w:val="005652EA"/>
    <w:rsid w:val="0056530A"/>
    <w:rsid w:val="0056549B"/>
    <w:rsid w:val="005654E7"/>
    <w:rsid w:val="0056560D"/>
    <w:rsid w:val="0056562C"/>
    <w:rsid w:val="005656E6"/>
    <w:rsid w:val="00565797"/>
    <w:rsid w:val="00565916"/>
    <w:rsid w:val="00565A48"/>
    <w:rsid w:val="00565A54"/>
    <w:rsid w:val="00565AD1"/>
    <w:rsid w:val="00565D9D"/>
    <w:rsid w:val="00565E25"/>
    <w:rsid w:val="00565F5E"/>
    <w:rsid w:val="00566166"/>
    <w:rsid w:val="0056622C"/>
    <w:rsid w:val="005662ED"/>
    <w:rsid w:val="0056644C"/>
    <w:rsid w:val="0056649B"/>
    <w:rsid w:val="005664B2"/>
    <w:rsid w:val="005666B7"/>
    <w:rsid w:val="005668B7"/>
    <w:rsid w:val="005668BB"/>
    <w:rsid w:val="00566DA0"/>
    <w:rsid w:val="00566E77"/>
    <w:rsid w:val="005670B3"/>
    <w:rsid w:val="00567189"/>
    <w:rsid w:val="005671F2"/>
    <w:rsid w:val="0056720D"/>
    <w:rsid w:val="00567232"/>
    <w:rsid w:val="00567247"/>
    <w:rsid w:val="00567309"/>
    <w:rsid w:val="005673F2"/>
    <w:rsid w:val="005673F6"/>
    <w:rsid w:val="0056741F"/>
    <w:rsid w:val="005674B3"/>
    <w:rsid w:val="0056772B"/>
    <w:rsid w:val="00567735"/>
    <w:rsid w:val="005678B6"/>
    <w:rsid w:val="00567906"/>
    <w:rsid w:val="005679FA"/>
    <w:rsid w:val="00567BF4"/>
    <w:rsid w:val="00567CBD"/>
    <w:rsid w:val="00567CE5"/>
    <w:rsid w:val="00567F04"/>
    <w:rsid w:val="00567F38"/>
    <w:rsid w:val="00567F78"/>
    <w:rsid w:val="00567FBF"/>
    <w:rsid w:val="005700BB"/>
    <w:rsid w:val="00570138"/>
    <w:rsid w:val="00570241"/>
    <w:rsid w:val="0057042A"/>
    <w:rsid w:val="005706F5"/>
    <w:rsid w:val="005707CC"/>
    <w:rsid w:val="00570977"/>
    <w:rsid w:val="00570A6A"/>
    <w:rsid w:val="00570AF7"/>
    <w:rsid w:val="00570CE3"/>
    <w:rsid w:val="00570D03"/>
    <w:rsid w:val="00570D5C"/>
    <w:rsid w:val="00570D71"/>
    <w:rsid w:val="00571029"/>
    <w:rsid w:val="00571038"/>
    <w:rsid w:val="00571064"/>
    <w:rsid w:val="0057109B"/>
    <w:rsid w:val="005712FD"/>
    <w:rsid w:val="00571501"/>
    <w:rsid w:val="005718DD"/>
    <w:rsid w:val="00571905"/>
    <w:rsid w:val="00571ADD"/>
    <w:rsid w:val="00571C14"/>
    <w:rsid w:val="00571D2A"/>
    <w:rsid w:val="00571D98"/>
    <w:rsid w:val="00571DBC"/>
    <w:rsid w:val="00571E9B"/>
    <w:rsid w:val="005722A1"/>
    <w:rsid w:val="005724E2"/>
    <w:rsid w:val="005724E4"/>
    <w:rsid w:val="0057264C"/>
    <w:rsid w:val="00572726"/>
    <w:rsid w:val="00572990"/>
    <w:rsid w:val="00572A1C"/>
    <w:rsid w:val="00572A59"/>
    <w:rsid w:val="00572AFB"/>
    <w:rsid w:val="00572B9D"/>
    <w:rsid w:val="00572DC6"/>
    <w:rsid w:val="00572E1B"/>
    <w:rsid w:val="00572F17"/>
    <w:rsid w:val="00572F81"/>
    <w:rsid w:val="00573134"/>
    <w:rsid w:val="0057319A"/>
    <w:rsid w:val="005731A1"/>
    <w:rsid w:val="005731BC"/>
    <w:rsid w:val="00573378"/>
    <w:rsid w:val="00573519"/>
    <w:rsid w:val="00573534"/>
    <w:rsid w:val="00573588"/>
    <w:rsid w:val="00573616"/>
    <w:rsid w:val="0057365E"/>
    <w:rsid w:val="00573749"/>
    <w:rsid w:val="0057389F"/>
    <w:rsid w:val="005738AD"/>
    <w:rsid w:val="005739ED"/>
    <w:rsid w:val="00573A6C"/>
    <w:rsid w:val="00573AF2"/>
    <w:rsid w:val="00573B93"/>
    <w:rsid w:val="0057422D"/>
    <w:rsid w:val="00574235"/>
    <w:rsid w:val="005742EA"/>
    <w:rsid w:val="005742EE"/>
    <w:rsid w:val="0057442F"/>
    <w:rsid w:val="00574482"/>
    <w:rsid w:val="005747B3"/>
    <w:rsid w:val="005748BB"/>
    <w:rsid w:val="00574960"/>
    <w:rsid w:val="005749E1"/>
    <w:rsid w:val="005749F8"/>
    <w:rsid w:val="00574B73"/>
    <w:rsid w:val="00574C0E"/>
    <w:rsid w:val="00574C88"/>
    <w:rsid w:val="00574F41"/>
    <w:rsid w:val="005750D6"/>
    <w:rsid w:val="0057546B"/>
    <w:rsid w:val="00575722"/>
    <w:rsid w:val="00575794"/>
    <w:rsid w:val="00575A05"/>
    <w:rsid w:val="00575A36"/>
    <w:rsid w:val="00575C61"/>
    <w:rsid w:val="00575E96"/>
    <w:rsid w:val="00575F09"/>
    <w:rsid w:val="00576070"/>
    <w:rsid w:val="00576328"/>
    <w:rsid w:val="00576375"/>
    <w:rsid w:val="005764E3"/>
    <w:rsid w:val="00576628"/>
    <w:rsid w:val="005769F0"/>
    <w:rsid w:val="00576BF0"/>
    <w:rsid w:val="00576CCE"/>
    <w:rsid w:val="00576E3D"/>
    <w:rsid w:val="00576E6E"/>
    <w:rsid w:val="00577107"/>
    <w:rsid w:val="005771B8"/>
    <w:rsid w:val="00577566"/>
    <w:rsid w:val="00577664"/>
    <w:rsid w:val="00577676"/>
    <w:rsid w:val="0057771A"/>
    <w:rsid w:val="00577763"/>
    <w:rsid w:val="00577790"/>
    <w:rsid w:val="00577A3F"/>
    <w:rsid w:val="00577B62"/>
    <w:rsid w:val="00577BB9"/>
    <w:rsid w:val="00577C1B"/>
    <w:rsid w:val="00577D3C"/>
    <w:rsid w:val="00577E4F"/>
    <w:rsid w:val="00577E6C"/>
    <w:rsid w:val="00577EE9"/>
    <w:rsid w:val="00577F3D"/>
    <w:rsid w:val="00580187"/>
    <w:rsid w:val="005801BB"/>
    <w:rsid w:val="0058045D"/>
    <w:rsid w:val="00580615"/>
    <w:rsid w:val="00580795"/>
    <w:rsid w:val="00580937"/>
    <w:rsid w:val="0058095C"/>
    <w:rsid w:val="005809C7"/>
    <w:rsid w:val="00580BC4"/>
    <w:rsid w:val="00580F8D"/>
    <w:rsid w:val="00581230"/>
    <w:rsid w:val="0058124B"/>
    <w:rsid w:val="0058131E"/>
    <w:rsid w:val="00581381"/>
    <w:rsid w:val="0058139A"/>
    <w:rsid w:val="005813D8"/>
    <w:rsid w:val="005814A1"/>
    <w:rsid w:val="00581558"/>
    <w:rsid w:val="00581669"/>
    <w:rsid w:val="005816F0"/>
    <w:rsid w:val="00581759"/>
    <w:rsid w:val="005819EF"/>
    <w:rsid w:val="00581E09"/>
    <w:rsid w:val="00581EDF"/>
    <w:rsid w:val="005820DD"/>
    <w:rsid w:val="005822CB"/>
    <w:rsid w:val="005823D8"/>
    <w:rsid w:val="005824CB"/>
    <w:rsid w:val="00582679"/>
    <w:rsid w:val="00582750"/>
    <w:rsid w:val="0058277E"/>
    <w:rsid w:val="005827DF"/>
    <w:rsid w:val="00582803"/>
    <w:rsid w:val="0058280A"/>
    <w:rsid w:val="0058286C"/>
    <w:rsid w:val="00582A54"/>
    <w:rsid w:val="00582A5A"/>
    <w:rsid w:val="00582BF8"/>
    <w:rsid w:val="00582C0B"/>
    <w:rsid w:val="00582C26"/>
    <w:rsid w:val="00582C71"/>
    <w:rsid w:val="00582F1A"/>
    <w:rsid w:val="00583058"/>
    <w:rsid w:val="00583115"/>
    <w:rsid w:val="005831A3"/>
    <w:rsid w:val="0058337D"/>
    <w:rsid w:val="00583458"/>
    <w:rsid w:val="00583710"/>
    <w:rsid w:val="005837A2"/>
    <w:rsid w:val="005837BA"/>
    <w:rsid w:val="00583892"/>
    <w:rsid w:val="00583987"/>
    <w:rsid w:val="00583A28"/>
    <w:rsid w:val="00583C0A"/>
    <w:rsid w:val="00583CFE"/>
    <w:rsid w:val="00583D1E"/>
    <w:rsid w:val="00583D48"/>
    <w:rsid w:val="00583DDB"/>
    <w:rsid w:val="00583EF3"/>
    <w:rsid w:val="00583F0F"/>
    <w:rsid w:val="00584283"/>
    <w:rsid w:val="0058436F"/>
    <w:rsid w:val="00584396"/>
    <w:rsid w:val="00584489"/>
    <w:rsid w:val="005845D2"/>
    <w:rsid w:val="00584834"/>
    <w:rsid w:val="0058483A"/>
    <w:rsid w:val="00584843"/>
    <w:rsid w:val="0058485D"/>
    <w:rsid w:val="005849D9"/>
    <w:rsid w:val="00584ADA"/>
    <w:rsid w:val="00584FCC"/>
    <w:rsid w:val="00584FEA"/>
    <w:rsid w:val="005850B6"/>
    <w:rsid w:val="005850F8"/>
    <w:rsid w:val="00585172"/>
    <w:rsid w:val="005852F3"/>
    <w:rsid w:val="00585310"/>
    <w:rsid w:val="00585368"/>
    <w:rsid w:val="005854AB"/>
    <w:rsid w:val="00585641"/>
    <w:rsid w:val="00585807"/>
    <w:rsid w:val="005858B9"/>
    <w:rsid w:val="00585A6B"/>
    <w:rsid w:val="00585AF4"/>
    <w:rsid w:val="00585D8D"/>
    <w:rsid w:val="00585E69"/>
    <w:rsid w:val="00585F57"/>
    <w:rsid w:val="005861EB"/>
    <w:rsid w:val="0058624F"/>
    <w:rsid w:val="005862FD"/>
    <w:rsid w:val="005863FA"/>
    <w:rsid w:val="00586825"/>
    <w:rsid w:val="00586891"/>
    <w:rsid w:val="00586A5F"/>
    <w:rsid w:val="00586A8E"/>
    <w:rsid w:val="00586B89"/>
    <w:rsid w:val="00586DF8"/>
    <w:rsid w:val="005870DF"/>
    <w:rsid w:val="00587472"/>
    <w:rsid w:val="00587479"/>
    <w:rsid w:val="00587504"/>
    <w:rsid w:val="005877A7"/>
    <w:rsid w:val="005878A5"/>
    <w:rsid w:val="005878AE"/>
    <w:rsid w:val="0058792D"/>
    <w:rsid w:val="005879E4"/>
    <w:rsid w:val="005879EA"/>
    <w:rsid w:val="00587A0B"/>
    <w:rsid w:val="00587B72"/>
    <w:rsid w:val="00587BEB"/>
    <w:rsid w:val="00587CC6"/>
    <w:rsid w:val="00587D2F"/>
    <w:rsid w:val="00590149"/>
    <w:rsid w:val="0059014F"/>
    <w:rsid w:val="005902A3"/>
    <w:rsid w:val="0059044E"/>
    <w:rsid w:val="00590694"/>
    <w:rsid w:val="00590809"/>
    <w:rsid w:val="005908F5"/>
    <w:rsid w:val="00590929"/>
    <w:rsid w:val="00590A38"/>
    <w:rsid w:val="00590A4D"/>
    <w:rsid w:val="00590BC6"/>
    <w:rsid w:val="00590CEF"/>
    <w:rsid w:val="005910B6"/>
    <w:rsid w:val="00591197"/>
    <w:rsid w:val="005912C0"/>
    <w:rsid w:val="005912D8"/>
    <w:rsid w:val="00591377"/>
    <w:rsid w:val="00591422"/>
    <w:rsid w:val="00591696"/>
    <w:rsid w:val="0059189B"/>
    <w:rsid w:val="0059194A"/>
    <w:rsid w:val="0059197E"/>
    <w:rsid w:val="00591D98"/>
    <w:rsid w:val="00591EEB"/>
    <w:rsid w:val="00592084"/>
    <w:rsid w:val="005921AA"/>
    <w:rsid w:val="0059231F"/>
    <w:rsid w:val="005924B9"/>
    <w:rsid w:val="0059250A"/>
    <w:rsid w:val="005926AB"/>
    <w:rsid w:val="00592716"/>
    <w:rsid w:val="005927DC"/>
    <w:rsid w:val="00592815"/>
    <w:rsid w:val="00592DDB"/>
    <w:rsid w:val="00593264"/>
    <w:rsid w:val="00593275"/>
    <w:rsid w:val="00593299"/>
    <w:rsid w:val="005932DE"/>
    <w:rsid w:val="0059346C"/>
    <w:rsid w:val="005934BD"/>
    <w:rsid w:val="00593568"/>
    <w:rsid w:val="005935A9"/>
    <w:rsid w:val="0059365D"/>
    <w:rsid w:val="005939E3"/>
    <w:rsid w:val="00593A11"/>
    <w:rsid w:val="00593B15"/>
    <w:rsid w:val="00593C46"/>
    <w:rsid w:val="00593CA7"/>
    <w:rsid w:val="00593E49"/>
    <w:rsid w:val="00593EDA"/>
    <w:rsid w:val="00593F31"/>
    <w:rsid w:val="00593FB8"/>
    <w:rsid w:val="0059410C"/>
    <w:rsid w:val="00594110"/>
    <w:rsid w:val="005941B5"/>
    <w:rsid w:val="005941C3"/>
    <w:rsid w:val="00594211"/>
    <w:rsid w:val="00594299"/>
    <w:rsid w:val="005942F9"/>
    <w:rsid w:val="0059432A"/>
    <w:rsid w:val="0059467D"/>
    <w:rsid w:val="00594753"/>
    <w:rsid w:val="005948FC"/>
    <w:rsid w:val="0059499C"/>
    <w:rsid w:val="00594A1C"/>
    <w:rsid w:val="00594B2C"/>
    <w:rsid w:val="00594BDF"/>
    <w:rsid w:val="00594BF8"/>
    <w:rsid w:val="00594C51"/>
    <w:rsid w:val="00594C81"/>
    <w:rsid w:val="00594E91"/>
    <w:rsid w:val="00595052"/>
    <w:rsid w:val="00595079"/>
    <w:rsid w:val="005950B2"/>
    <w:rsid w:val="005950CF"/>
    <w:rsid w:val="005951F4"/>
    <w:rsid w:val="00595254"/>
    <w:rsid w:val="00595283"/>
    <w:rsid w:val="0059566A"/>
    <w:rsid w:val="005957FA"/>
    <w:rsid w:val="00595848"/>
    <w:rsid w:val="005958A8"/>
    <w:rsid w:val="00595A84"/>
    <w:rsid w:val="00595B0F"/>
    <w:rsid w:val="00595CFD"/>
    <w:rsid w:val="00595CFE"/>
    <w:rsid w:val="00595E25"/>
    <w:rsid w:val="00595E84"/>
    <w:rsid w:val="00595E88"/>
    <w:rsid w:val="00595EEA"/>
    <w:rsid w:val="00595FFC"/>
    <w:rsid w:val="00596294"/>
    <w:rsid w:val="005962B1"/>
    <w:rsid w:val="005962D1"/>
    <w:rsid w:val="005964CA"/>
    <w:rsid w:val="005964CD"/>
    <w:rsid w:val="005964CE"/>
    <w:rsid w:val="0059653B"/>
    <w:rsid w:val="005967F1"/>
    <w:rsid w:val="0059680E"/>
    <w:rsid w:val="00596923"/>
    <w:rsid w:val="00596B87"/>
    <w:rsid w:val="0059703A"/>
    <w:rsid w:val="00597072"/>
    <w:rsid w:val="005970A4"/>
    <w:rsid w:val="005970F9"/>
    <w:rsid w:val="005973A2"/>
    <w:rsid w:val="005973BF"/>
    <w:rsid w:val="00597654"/>
    <w:rsid w:val="005976B3"/>
    <w:rsid w:val="0059787B"/>
    <w:rsid w:val="00597909"/>
    <w:rsid w:val="0059799A"/>
    <w:rsid w:val="005979F8"/>
    <w:rsid w:val="00597AC6"/>
    <w:rsid w:val="00597C1F"/>
    <w:rsid w:val="00597D21"/>
    <w:rsid w:val="00597D22"/>
    <w:rsid w:val="00597D5A"/>
    <w:rsid w:val="005A00A6"/>
    <w:rsid w:val="005A01CC"/>
    <w:rsid w:val="005A03F8"/>
    <w:rsid w:val="005A0566"/>
    <w:rsid w:val="005A06CF"/>
    <w:rsid w:val="005A08C6"/>
    <w:rsid w:val="005A0934"/>
    <w:rsid w:val="005A0D0F"/>
    <w:rsid w:val="005A0D4E"/>
    <w:rsid w:val="005A0E20"/>
    <w:rsid w:val="005A117F"/>
    <w:rsid w:val="005A11E6"/>
    <w:rsid w:val="005A1427"/>
    <w:rsid w:val="005A1454"/>
    <w:rsid w:val="005A1517"/>
    <w:rsid w:val="005A16D3"/>
    <w:rsid w:val="005A16E4"/>
    <w:rsid w:val="005A176A"/>
    <w:rsid w:val="005A180E"/>
    <w:rsid w:val="005A1859"/>
    <w:rsid w:val="005A18CC"/>
    <w:rsid w:val="005A1BAC"/>
    <w:rsid w:val="005A1C6F"/>
    <w:rsid w:val="005A1D48"/>
    <w:rsid w:val="005A1DBA"/>
    <w:rsid w:val="005A1FBA"/>
    <w:rsid w:val="005A1FF2"/>
    <w:rsid w:val="005A1FF8"/>
    <w:rsid w:val="005A2296"/>
    <w:rsid w:val="005A22BA"/>
    <w:rsid w:val="005A22BF"/>
    <w:rsid w:val="005A23B7"/>
    <w:rsid w:val="005A258D"/>
    <w:rsid w:val="005A25E5"/>
    <w:rsid w:val="005A2619"/>
    <w:rsid w:val="005A2875"/>
    <w:rsid w:val="005A295C"/>
    <w:rsid w:val="005A2A56"/>
    <w:rsid w:val="005A2F35"/>
    <w:rsid w:val="005A2F89"/>
    <w:rsid w:val="005A3088"/>
    <w:rsid w:val="005A308E"/>
    <w:rsid w:val="005A3095"/>
    <w:rsid w:val="005A30DF"/>
    <w:rsid w:val="005A313B"/>
    <w:rsid w:val="005A32D7"/>
    <w:rsid w:val="005A3328"/>
    <w:rsid w:val="005A3389"/>
    <w:rsid w:val="005A338B"/>
    <w:rsid w:val="005A33A3"/>
    <w:rsid w:val="005A355B"/>
    <w:rsid w:val="005A35E6"/>
    <w:rsid w:val="005A3606"/>
    <w:rsid w:val="005A38FD"/>
    <w:rsid w:val="005A3924"/>
    <w:rsid w:val="005A39CC"/>
    <w:rsid w:val="005A3B86"/>
    <w:rsid w:val="005A3C3F"/>
    <w:rsid w:val="005A3C4A"/>
    <w:rsid w:val="005A3C5E"/>
    <w:rsid w:val="005A3C8F"/>
    <w:rsid w:val="005A3CDE"/>
    <w:rsid w:val="005A3DA7"/>
    <w:rsid w:val="005A3FA4"/>
    <w:rsid w:val="005A4001"/>
    <w:rsid w:val="005A4008"/>
    <w:rsid w:val="005A4186"/>
    <w:rsid w:val="005A41A9"/>
    <w:rsid w:val="005A42C1"/>
    <w:rsid w:val="005A4571"/>
    <w:rsid w:val="005A466A"/>
    <w:rsid w:val="005A4688"/>
    <w:rsid w:val="005A4828"/>
    <w:rsid w:val="005A4B75"/>
    <w:rsid w:val="005A4BA3"/>
    <w:rsid w:val="005A4EDE"/>
    <w:rsid w:val="005A4FE5"/>
    <w:rsid w:val="005A50AF"/>
    <w:rsid w:val="005A5134"/>
    <w:rsid w:val="005A5260"/>
    <w:rsid w:val="005A52CC"/>
    <w:rsid w:val="005A5403"/>
    <w:rsid w:val="005A55E5"/>
    <w:rsid w:val="005A55F7"/>
    <w:rsid w:val="005A55FB"/>
    <w:rsid w:val="005A5627"/>
    <w:rsid w:val="005A57E4"/>
    <w:rsid w:val="005A587C"/>
    <w:rsid w:val="005A589A"/>
    <w:rsid w:val="005A5993"/>
    <w:rsid w:val="005A5BD0"/>
    <w:rsid w:val="005A5C87"/>
    <w:rsid w:val="005A5F8F"/>
    <w:rsid w:val="005A6111"/>
    <w:rsid w:val="005A6274"/>
    <w:rsid w:val="005A63C9"/>
    <w:rsid w:val="005A6533"/>
    <w:rsid w:val="005A664F"/>
    <w:rsid w:val="005A6671"/>
    <w:rsid w:val="005A677D"/>
    <w:rsid w:val="005A6A28"/>
    <w:rsid w:val="005A6ACB"/>
    <w:rsid w:val="005A6CC5"/>
    <w:rsid w:val="005A6CD5"/>
    <w:rsid w:val="005A6FBE"/>
    <w:rsid w:val="005A6FD1"/>
    <w:rsid w:val="005A6FD8"/>
    <w:rsid w:val="005A709A"/>
    <w:rsid w:val="005A70F0"/>
    <w:rsid w:val="005A70F2"/>
    <w:rsid w:val="005A7229"/>
    <w:rsid w:val="005A7455"/>
    <w:rsid w:val="005A745B"/>
    <w:rsid w:val="005A757C"/>
    <w:rsid w:val="005A75A5"/>
    <w:rsid w:val="005A75E3"/>
    <w:rsid w:val="005A768B"/>
    <w:rsid w:val="005A76D4"/>
    <w:rsid w:val="005A7744"/>
    <w:rsid w:val="005A7759"/>
    <w:rsid w:val="005A78BD"/>
    <w:rsid w:val="005A7977"/>
    <w:rsid w:val="005A7ACC"/>
    <w:rsid w:val="005A7B09"/>
    <w:rsid w:val="005A7D01"/>
    <w:rsid w:val="005A7E28"/>
    <w:rsid w:val="005B01D4"/>
    <w:rsid w:val="005B0257"/>
    <w:rsid w:val="005B0417"/>
    <w:rsid w:val="005B048A"/>
    <w:rsid w:val="005B050D"/>
    <w:rsid w:val="005B060A"/>
    <w:rsid w:val="005B072A"/>
    <w:rsid w:val="005B074C"/>
    <w:rsid w:val="005B08CF"/>
    <w:rsid w:val="005B091D"/>
    <w:rsid w:val="005B098F"/>
    <w:rsid w:val="005B09CE"/>
    <w:rsid w:val="005B0A5A"/>
    <w:rsid w:val="005B0A68"/>
    <w:rsid w:val="005B0A96"/>
    <w:rsid w:val="005B0BCD"/>
    <w:rsid w:val="005B0CC9"/>
    <w:rsid w:val="005B0F64"/>
    <w:rsid w:val="005B0FE3"/>
    <w:rsid w:val="005B104D"/>
    <w:rsid w:val="005B1112"/>
    <w:rsid w:val="005B12AA"/>
    <w:rsid w:val="005B132C"/>
    <w:rsid w:val="005B13CA"/>
    <w:rsid w:val="005B1452"/>
    <w:rsid w:val="005B1460"/>
    <w:rsid w:val="005B151D"/>
    <w:rsid w:val="005B159E"/>
    <w:rsid w:val="005B15C0"/>
    <w:rsid w:val="005B15ED"/>
    <w:rsid w:val="005B1616"/>
    <w:rsid w:val="005B175D"/>
    <w:rsid w:val="005B1783"/>
    <w:rsid w:val="005B1E14"/>
    <w:rsid w:val="005B1E83"/>
    <w:rsid w:val="005B1E86"/>
    <w:rsid w:val="005B1F15"/>
    <w:rsid w:val="005B1F2F"/>
    <w:rsid w:val="005B204B"/>
    <w:rsid w:val="005B20FF"/>
    <w:rsid w:val="005B21F0"/>
    <w:rsid w:val="005B239A"/>
    <w:rsid w:val="005B265F"/>
    <w:rsid w:val="005B2689"/>
    <w:rsid w:val="005B26C4"/>
    <w:rsid w:val="005B26CA"/>
    <w:rsid w:val="005B3233"/>
    <w:rsid w:val="005B3250"/>
    <w:rsid w:val="005B374B"/>
    <w:rsid w:val="005B3822"/>
    <w:rsid w:val="005B3866"/>
    <w:rsid w:val="005B38B4"/>
    <w:rsid w:val="005B38EB"/>
    <w:rsid w:val="005B399C"/>
    <w:rsid w:val="005B3A54"/>
    <w:rsid w:val="005B3BBA"/>
    <w:rsid w:val="005B3CC6"/>
    <w:rsid w:val="005B3DB4"/>
    <w:rsid w:val="005B3F18"/>
    <w:rsid w:val="005B405C"/>
    <w:rsid w:val="005B41B7"/>
    <w:rsid w:val="005B4215"/>
    <w:rsid w:val="005B4225"/>
    <w:rsid w:val="005B42E2"/>
    <w:rsid w:val="005B432E"/>
    <w:rsid w:val="005B4424"/>
    <w:rsid w:val="005B479C"/>
    <w:rsid w:val="005B48C9"/>
    <w:rsid w:val="005B495F"/>
    <w:rsid w:val="005B4B0C"/>
    <w:rsid w:val="005B4DD0"/>
    <w:rsid w:val="005B4DDE"/>
    <w:rsid w:val="005B4FD4"/>
    <w:rsid w:val="005B5129"/>
    <w:rsid w:val="005B532B"/>
    <w:rsid w:val="005B538E"/>
    <w:rsid w:val="005B53DC"/>
    <w:rsid w:val="005B541A"/>
    <w:rsid w:val="005B5429"/>
    <w:rsid w:val="005B54EB"/>
    <w:rsid w:val="005B5668"/>
    <w:rsid w:val="005B5790"/>
    <w:rsid w:val="005B5855"/>
    <w:rsid w:val="005B58FF"/>
    <w:rsid w:val="005B5A0C"/>
    <w:rsid w:val="005B5B78"/>
    <w:rsid w:val="005B5CDE"/>
    <w:rsid w:val="005B5E2C"/>
    <w:rsid w:val="005B5E8B"/>
    <w:rsid w:val="005B5EB7"/>
    <w:rsid w:val="005B6208"/>
    <w:rsid w:val="005B6213"/>
    <w:rsid w:val="005B6289"/>
    <w:rsid w:val="005B630D"/>
    <w:rsid w:val="005B659C"/>
    <w:rsid w:val="005B6720"/>
    <w:rsid w:val="005B69A5"/>
    <w:rsid w:val="005B6C85"/>
    <w:rsid w:val="005B6FB4"/>
    <w:rsid w:val="005B6FFD"/>
    <w:rsid w:val="005B7092"/>
    <w:rsid w:val="005B712E"/>
    <w:rsid w:val="005B719A"/>
    <w:rsid w:val="005B71B0"/>
    <w:rsid w:val="005B71B7"/>
    <w:rsid w:val="005B731F"/>
    <w:rsid w:val="005B7596"/>
    <w:rsid w:val="005B767C"/>
    <w:rsid w:val="005B76EB"/>
    <w:rsid w:val="005B779C"/>
    <w:rsid w:val="005B78C1"/>
    <w:rsid w:val="005B78ED"/>
    <w:rsid w:val="005B795F"/>
    <w:rsid w:val="005B798E"/>
    <w:rsid w:val="005B7B91"/>
    <w:rsid w:val="005B7D5E"/>
    <w:rsid w:val="005B7DBB"/>
    <w:rsid w:val="005B7E94"/>
    <w:rsid w:val="005B7FC3"/>
    <w:rsid w:val="005C00BA"/>
    <w:rsid w:val="005C01D7"/>
    <w:rsid w:val="005C01FC"/>
    <w:rsid w:val="005C0315"/>
    <w:rsid w:val="005C0361"/>
    <w:rsid w:val="005C0413"/>
    <w:rsid w:val="005C0708"/>
    <w:rsid w:val="005C074C"/>
    <w:rsid w:val="005C0BBB"/>
    <w:rsid w:val="005C0D18"/>
    <w:rsid w:val="005C0F4B"/>
    <w:rsid w:val="005C1127"/>
    <w:rsid w:val="005C11F1"/>
    <w:rsid w:val="005C13BC"/>
    <w:rsid w:val="005C147E"/>
    <w:rsid w:val="005C159E"/>
    <w:rsid w:val="005C17F6"/>
    <w:rsid w:val="005C1A89"/>
    <w:rsid w:val="005C2054"/>
    <w:rsid w:val="005C2114"/>
    <w:rsid w:val="005C2123"/>
    <w:rsid w:val="005C22B6"/>
    <w:rsid w:val="005C22CF"/>
    <w:rsid w:val="005C23B0"/>
    <w:rsid w:val="005C23D7"/>
    <w:rsid w:val="005C242E"/>
    <w:rsid w:val="005C25E2"/>
    <w:rsid w:val="005C271C"/>
    <w:rsid w:val="005C2737"/>
    <w:rsid w:val="005C2749"/>
    <w:rsid w:val="005C275C"/>
    <w:rsid w:val="005C2895"/>
    <w:rsid w:val="005C290B"/>
    <w:rsid w:val="005C29A1"/>
    <w:rsid w:val="005C2B01"/>
    <w:rsid w:val="005C2B21"/>
    <w:rsid w:val="005C2BEE"/>
    <w:rsid w:val="005C2E6F"/>
    <w:rsid w:val="005C2EF1"/>
    <w:rsid w:val="005C3054"/>
    <w:rsid w:val="005C31AC"/>
    <w:rsid w:val="005C31E2"/>
    <w:rsid w:val="005C325C"/>
    <w:rsid w:val="005C32FA"/>
    <w:rsid w:val="005C3442"/>
    <w:rsid w:val="005C3588"/>
    <w:rsid w:val="005C36ED"/>
    <w:rsid w:val="005C3762"/>
    <w:rsid w:val="005C3788"/>
    <w:rsid w:val="005C38AF"/>
    <w:rsid w:val="005C3B14"/>
    <w:rsid w:val="005C3B40"/>
    <w:rsid w:val="005C3B55"/>
    <w:rsid w:val="005C3D41"/>
    <w:rsid w:val="005C3D65"/>
    <w:rsid w:val="005C407C"/>
    <w:rsid w:val="005C4132"/>
    <w:rsid w:val="005C4166"/>
    <w:rsid w:val="005C4198"/>
    <w:rsid w:val="005C4376"/>
    <w:rsid w:val="005C451A"/>
    <w:rsid w:val="005C4750"/>
    <w:rsid w:val="005C4837"/>
    <w:rsid w:val="005C4A72"/>
    <w:rsid w:val="005C4E58"/>
    <w:rsid w:val="005C505A"/>
    <w:rsid w:val="005C5299"/>
    <w:rsid w:val="005C53B6"/>
    <w:rsid w:val="005C53C0"/>
    <w:rsid w:val="005C54B6"/>
    <w:rsid w:val="005C54EC"/>
    <w:rsid w:val="005C54FD"/>
    <w:rsid w:val="005C5677"/>
    <w:rsid w:val="005C581D"/>
    <w:rsid w:val="005C5883"/>
    <w:rsid w:val="005C5AB0"/>
    <w:rsid w:val="005C5CF1"/>
    <w:rsid w:val="005C5E08"/>
    <w:rsid w:val="005C5E95"/>
    <w:rsid w:val="005C6052"/>
    <w:rsid w:val="005C6107"/>
    <w:rsid w:val="005C6398"/>
    <w:rsid w:val="005C6399"/>
    <w:rsid w:val="005C63AE"/>
    <w:rsid w:val="005C63CC"/>
    <w:rsid w:val="005C63FE"/>
    <w:rsid w:val="005C6671"/>
    <w:rsid w:val="005C6800"/>
    <w:rsid w:val="005C6932"/>
    <w:rsid w:val="005C694E"/>
    <w:rsid w:val="005C6B11"/>
    <w:rsid w:val="005C6CB5"/>
    <w:rsid w:val="005C6F94"/>
    <w:rsid w:val="005C6FC0"/>
    <w:rsid w:val="005C7275"/>
    <w:rsid w:val="005C7377"/>
    <w:rsid w:val="005C742A"/>
    <w:rsid w:val="005C7672"/>
    <w:rsid w:val="005C76F1"/>
    <w:rsid w:val="005C783D"/>
    <w:rsid w:val="005C788E"/>
    <w:rsid w:val="005C7939"/>
    <w:rsid w:val="005C7964"/>
    <w:rsid w:val="005C7B42"/>
    <w:rsid w:val="005C7C5B"/>
    <w:rsid w:val="005C7F3B"/>
    <w:rsid w:val="005D01BD"/>
    <w:rsid w:val="005D028F"/>
    <w:rsid w:val="005D052B"/>
    <w:rsid w:val="005D0615"/>
    <w:rsid w:val="005D0813"/>
    <w:rsid w:val="005D09DC"/>
    <w:rsid w:val="005D0AFE"/>
    <w:rsid w:val="005D0C3C"/>
    <w:rsid w:val="005D0C9F"/>
    <w:rsid w:val="005D0EDA"/>
    <w:rsid w:val="005D0F03"/>
    <w:rsid w:val="005D1041"/>
    <w:rsid w:val="005D11E2"/>
    <w:rsid w:val="005D12E4"/>
    <w:rsid w:val="005D1316"/>
    <w:rsid w:val="005D1492"/>
    <w:rsid w:val="005D1527"/>
    <w:rsid w:val="005D1589"/>
    <w:rsid w:val="005D16B2"/>
    <w:rsid w:val="005D1BD4"/>
    <w:rsid w:val="005D1C5F"/>
    <w:rsid w:val="005D1C83"/>
    <w:rsid w:val="005D1E32"/>
    <w:rsid w:val="005D1E8F"/>
    <w:rsid w:val="005D1F1B"/>
    <w:rsid w:val="005D1F42"/>
    <w:rsid w:val="005D1F46"/>
    <w:rsid w:val="005D202F"/>
    <w:rsid w:val="005D20F9"/>
    <w:rsid w:val="005D2323"/>
    <w:rsid w:val="005D24BB"/>
    <w:rsid w:val="005D25C8"/>
    <w:rsid w:val="005D2630"/>
    <w:rsid w:val="005D278A"/>
    <w:rsid w:val="005D278F"/>
    <w:rsid w:val="005D284E"/>
    <w:rsid w:val="005D2873"/>
    <w:rsid w:val="005D291C"/>
    <w:rsid w:val="005D2971"/>
    <w:rsid w:val="005D29A0"/>
    <w:rsid w:val="005D2B9B"/>
    <w:rsid w:val="005D2C6E"/>
    <w:rsid w:val="005D2CF1"/>
    <w:rsid w:val="005D2D4D"/>
    <w:rsid w:val="005D2D7B"/>
    <w:rsid w:val="005D2F0B"/>
    <w:rsid w:val="005D2F46"/>
    <w:rsid w:val="005D31B4"/>
    <w:rsid w:val="005D31C2"/>
    <w:rsid w:val="005D3322"/>
    <w:rsid w:val="005D3585"/>
    <w:rsid w:val="005D35B5"/>
    <w:rsid w:val="005D38F6"/>
    <w:rsid w:val="005D3953"/>
    <w:rsid w:val="005D3BBD"/>
    <w:rsid w:val="005D3BE5"/>
    <w:rsid w:val="005D3CA9"/>
    <w:rsid w:val="005D4008"/>
    <w:rsid w:val="005D40ED"/>
    <w:rsid w:val="005D41AE"/>
    <w:rsid w:val="005D4261"/>
    <w:rsid w:val="005D43A4"/>
    <w:rsid w:val="005D43AA"/>
    <w:rsid w:val="005D43E9"/>
    <w:rsid w:val="005D44EF"/>
    <w:rsid w:val="005D4C85"/>
    <w:rsid w:val="005D4CA1"/>
    <w:rsid w:val="005D4EC0"/>
    <w:rsid w:val="005D4F0E"/>
    <w:rsid w:val="005D5318"/>
    <w:rsid w:val="005D5516"/>
    <w:rsid w:val="005D5561"/>
    <w:rsid w:val="005D5563"/>
    <w:rsid w:val="005D557E"/>
    <w:rsid w:val="005D5743"/>
    <w:rsid w:val="005D5889"/>
    <w:rsid w:val="005D596D"/>
    <w:rsid w:val="005D5B16"/>
    <w:rsid w:val="005D5BE5"/>
    <w:rsid w:val="005D5BE8"/>
    <w:rsid w:val="005D5D23"/>
    <w:rsid w:val="005D5D5B"/>
    <w:rsid w:val="005D5E2D"/>
    <w:rsid w:val="005D6213"/>
    <w:rsid w:val="005D6385"/>
    <w:rsid w:val="005D6471"/>
    <w:rsid w:val="005D6487"/>
    <w:rsid w:val="005D649E"/>
    <w:rsid w:val="005D661B"/>
    <w:rsid w:val="005D665F"/>
    <w:rsid w:val="005D677D"/>
    <w:rsid w:val="005D6820"/>
    <w:rsid w:val="005D68B3"/>
    <w:rsid w:val="005D69BE"/>
    <w:rsid w:val="005D6BEC"/>
    <w:rsid w:val="005D6C70"/>
    <w:rsid w:val="005D6D7B"/>
    <w:rsid w:val="005D6F01"/>
    <w:rsid w:val="005D7054"/>
    <w:rsid w:val="005D7206"/>
    <w:rsid w:val="005D7270"/>
    <w:rsid w:val="005D74D7"/>
    <w:rsid w:val="005D7533"/>
    <w:rsid w:val="005D761B"/>
    <w:rsid w:val="005D7662"/>
    <w:rsid w:val="005D77B5"/>
    <w:rsid w:val="005D7AAD"/>
    <w:rsid w:val="005D7B28"/>
    <w:rsid w:val="005D7B8A"/>
    <w:rsid w:val="005D7C1E"/>
    <w:rsid w:val="005D7DC7"/>
    <w:rsid w:val="005D7F50"/>
    <w:rsid w:val="005D7F95"/>
    <w:rsid w:val="005D7FA7"/>
    <w:rsid w:val="005D7FE1"/>
    <w:rsid w:val="005E0025"/>
    <w:rsid w:val="005E0033"/>
    <w:rsid w:val="005E00AE"/>
    <w:rsid w:val="005E00B4"/>
    <w:rsid w:val="005E0201"/>
    <w:rsid w:val="005E031F"/>
    <w:rsid w:val="005E04E2"/>
    <w:rsid w:val="005E05C4"/>
    <w:rsid w:val="005E06F9"/>
    <w:rsid w:val="005E0703"/>
    <w:rsid w:val="005E077B"/>
    <w:rsid w:val="005E07BF"/>
    <w:rsid w:val="005E0815"/>
    <w:rsid w:val="005E08EF"/>
    <w:rsid w:val="005E0A12"/>
    <w:rsid w:val="005E0BA1"/>
    <w:rsid w:val="005E0BB5"/>
    <w:rsid w:val="005E0C59"/>
    <w:rsid w:val="005E0E7E"/>
    <w:rsid w:val="005E0F15"/>
    <w:rsid w:val="005E0FB2"/>
    <w:rsid w:val="005E0FD7"/>
    <w:rsid w:val="005E1188"/>
    <w:rsid w:val="005E1522"/>
    <w:rsid w:val="005E1652"/>
    <w:rsid w:val="005E1810"/>
    <w:rsid w:val="005E1871"/>
    <w:rsid w:val="005E187F"/>
    <w:rsid w:val="005E1909"/>
    <w:rsid w:val="005E1A1B"/>
    <w:rsid w:val="005E1A3F"/>
    <w:rsid w:val="005E1AB3"/>
    <w:rsid w:val="005E1B9C"/>
    <w:rsid w:val="005E1D93"/>
    <w:rsid w:val="005E1DDF"/>
    <w:rsid w:val="005E1DF2"/>
    <w:rsid w:val="005E1E5C"/>
    <w:rsid w:val="005E2013"/>
    <w:rsid w:val="005E2093"/>
    <w:rsid w:val="005E20D6"/>
    <w:rsid w:val="005E20EA"/>
    <w:rsid w:val="005E20FC"/>
    <w:rsid w:val="005E2113"/>
    <w:rsid w:val="005E21DB"/>
    <w:rsid w:val="005E222C"/>
    <w:rsid w:val="005E22F5"/>
    <w:rsid w:val="005E24A3"/>
    <w:rsid w:val="005E251C"/>
    <w:rsid w:val="005E29C4"/>
    <w:rsid w:val="005E2C8D"/>
    <w:rsid w:val="005E354B"/>
    <w:rsid w:val="005E39D4"/>
    <w:rsid w:val="005E39D9"/>
    <w:rsid w:val="005E3C28"/>
    <w:rsid w:val="005E3ED1"/>
    <w:rsid w:val="005E3F67"/>
    <w:rsid w:val="005E4091"/>
    <w:rsid w:val="005E40E0"/>
    <w:rsid w:val="005E4147"/>
    <w:rsid w:val="005E417B"/>
    <w:rsid w:val="005E42A4"/>
    <w:rsid w:val="005E4455"/>
    <w:rsid w:val="005E45CA"/>
    <w:rsid w:val="005E45EE"/>
    <w:rsid w:val="005E4629"/>
    <w:rsid w:val="005E4756"/>
    <w:rsid w:val="005E4758"/>
    <w:rsid w:val="005E4A23"/>
    <w:rsid w:val="005E4ABF"/>
    <w:rsid w:val="005E4B4B"/>
    <w:rsid w:val="005E4C8A"/>
    <w:rsid w:val="005E4C96"/>
    <w:rsid w:val="005E4CEE"/>
    <w:rsid w:val="005E4D44"/>
    <w:rsid w:val="005E4E80"/>
    <w:rsid w:val="005E4E95"/>
    <w:rsid w:val="005E4F1C"/>
    <w:rsid w:val="005E5011"/>
    <w:rsid w:val="005E5220"/>
    <w:rsid w:val="005E56C3"/>
    <w:rsid w:val="005E5886"/>
    <w:rsid w:val="005E5E33"/>
    <w:rsid w:val="005E5F72"/>
    <w:rsid w:val="005E6024"/>
    <w:rsid w:val="005E60D1"/>
    <w:rsid w:val="005E60D7"/>
    <w:rsid w:val="005E61F8"/>
    <w:rsid w:val="005E62F5"/>
    <w:rsid w:val="005E6378"/>
    <w:rsid w:val="005E6568"/>
    <w:rsid w:val="005E6595"/>
    <w:rsid w:val="005E660E"/>
    <w:rsid w:val="005E6BE1"/>
    <w:rsid w:val="005E6CD3"/>
    <w:rsid w:val="005E6D0B"/>
    <w:rsid w:val="005E6D16"/>
    <w:rsid w:val="005E6D73"/>
    <w:rsid w:val="005E6E3A"/>
    <w:rsid w:val="005E708A"/>
    <w:rsid w:val="005E71AD"/>
    <w:rsid w:val="005E7263"/>
    <w:rsid w:val="005E72FB"/>
    <w:rsid w:val="005E7306"/>
    <w:rsid w:val="005E750A"/>
    <w:rsid w:val="005E7626"/>
    <w:rsid w:val="005E7627"/>
    <w:rsid w:val="005E7824"/>
    <w:rsid w:val="005E7903"/>
    <w:rsid w:val="005E7B33"/>
    <w:rsid w:val="005E7C06"/>
    <w:rsid w:val="005E7C7D"/>
    <w:rsid w:val="005E7E93"/>
    <w:rsid w:val="005E7FB6"/>
    <w:rsid w:val="005F0052"/>
    <w:rsid w:val="005F0426"/>
    <w:rsid w:val="005F07C2"/>
    <w:rsid w:val="005F0837"/>
    <w:rsid w:val="005F0AA7"/>
    <w:rsid w:val="005F0BD4"/>
    <w:rsid w:val="005F0D67"/>
    <w:rsid w:val="005F0D83"/>
    <w:rsid w:val="005F0E80"/>
    <w:rsid w:val="005F0F38"/>
    <w:rsid w:val="005F0F7D"/>
    <w:rsid w:val="005F107A"/>
    <w:rsid w:val="005F1106"/>
    <w:rsid w:val="005F1189"/>
    <w:rsid w:val="005F128D"/>
    <w:rsid w:val="005F13EB"/>
    <w:rsid w:val="005F15DF"/>
    <w:rsid w:val="005F1659"/>
    <w:rsid w:val="005F1668"/>
    <w:rsid w:val="005F1887"/>
    <w:rsid w:val="005F1956"/>
    <w:rsid w:val="005F1D0D"/>
    <w:rsid w:val="005F1E91"/>
    <w:rsid w:val="005F1FAB"/>
    <w:rsid w:val="005F1FB3"/>
    <w:rsid w:val="005F2006"/>
    <w:rsid w:val="005F229F"/>
    <w:rsid w:val="005F23B3"/>
    <w:rsid w:val="005F245F"/>
    <w:rsid w:val="005F268F"/>
    <w:rsid w:val="005F26AC"/>
    <w:rsid w:val="005F2717"/>
    <w:rsid w:val="005F2725"/>
    <w:rsid w:val="005F28B5"/>
    <w:rsid w:val="005F2998"/>
    <w:rsid w:val="005F2AA0"/>
    <w:rsid w:val="005F2CC7"/>
    <w:rsid w:val="005F2DE9"/>
    <w:rsid w:val="005F2E10"/>
    <w:rsid w:val="005F2E33"/>
    <w:rsid w:val="005F30AA"/>
    <w:rsid w:val="005F30CD"/>
    <w:rsid w:val="005F3225"/>
    <w:rsid w:val="005F334C"/>
    <w:rsid w:val="005F356A"/>
    <w:rsid w:val="005F3683"/>
    <w:rsid w:val="005F36E7"/>
    <w:rsid w:val="005F3717"/>
    <w:rsid w:val="005F3A63"/>
    <w:rsid w:val="005F3B52"/>
    <w:rsid w:val="005F3EC4"/>
    <w:rsid w:val="005F3EFB"/>
    <w:rsid w:val="005F40D7"/>
    <w:rsid w:val="005F41B5"/>
    <w:rsid w:val="005F41BA"/>
    <w:rsid w:val="005F41C4"/>
    <w:rsid w:val="005F448C"/>
    <w:rsid w:val="005F45F3"/>
    <w:rsid w:val="005F483F"/>
    <w:rsid w:val="005F4A09"/>
    <w:rsid w:val="005F4A6F"/>
    <w:rsid w:val="005F4B71"/>
    <w:rsid w:val="005F4C33"/>
    <w:rsid w:val="005F4E8B"/>
    <w:rsid w:val="005F4F26"/>
    <w:rsid w:val="005F502D"/>
    <w:rsid w:val="005F5278"/>
    <w:rsid w:val="005F527A"/>
    <w:rsid w:val="005F528F"/>
    <w:rsid w:val="005F54C1"/>
    <w:rsid w:val="005F54D8"/>
    <w:rsid w:val="005F574A"/>
    <w:rsid w:val="005F5760"/>
    <w:rsid w:val="005F5794"/>
    <w:rsid w:val="005F597C"/>
    <w:rsid w:val="005F59D8"/>
    <w:rsid w:val="005F5A04"/>
    <w:rsid w:val="005F5A05"/>
    <w:rsid w:val="005F5A55"/>
    <w:rsid w:val="005F5B94"/>
    <w:rsid w:val="005F5CE8"/>
    <w:rsid w:val="005F5D1E"/>
    <w:rsid w:val="005F5EA3"/>
    <w:rsid w:val="005F6166"/>
    <w:rsid w:val="005F6339"/>
    <w:rsid w:val="005F639C"/>
    <w:rsid w:val="005F63B8"/>
    <w:rsid w:val="005F6634"/>
    <w:rsid w:val="005F66C5"/>
    <w:rsid w:val="005F6734"/>
    <w:rsid w:val="005F68E8"/>
    <w:rsid w:val="005F696E"/>
    <w:rsid w:val="005F6A6C"/>
    <w:rsid w:val="005F6BCF"/>
    <w:rsid w:val="005F6BEB"/>
    <w:rsid w:val="005F6ED8"/>
    <w:rsid w:val="005F6F10"/>
    <w:rsid w:val="005F703C"/>
    <w:rsid w:val="005F7299"/>
    <w:rsid w:val="005F72F8"/>
    <w:rsid w:val="005F7395"/>
    <w:rsid w:val="005F75C9"/>
    <w:rsid w:val="005F75E3"/>
    <w:rsid w:val="005F7F7B"/>
    <w:rsid w:val="005F7FF7"/>
    <w:rsid w:val="006000D7"/>
    <w:rsid w:val="00600111"/>
    <w:rsid w:val="006001F1"/>
    <w:rsid w:val="006002B6"/>
    <w:rsid w:val="0060035C"/>
    <w:rsid w:val="00600489"/>
    <w:rsid w:val="006004DF"/>
    <w:rsid w:val="00600855"/>
    <w:rsid w:val="006008C6"/>
    <w:rsid w:val="0060096B"/>
    <w:rsid w:val="00600A54"/>
    <w:rsid w:val="00600AA4"/>
    <w:rsid w:val="00600AE7"/>
    <w:rsid w:val="00600AF3"/>
    <w:rsid w:val="00600C3A"/>
    <w:rsid w:val="00600C42"/>
    <w:rsid w:val="00600D3A"/>
    <w:rsid w:val="00601021"/>
    <w:rsid w:val="006012A1"/>
    <w:rsid w:val="00601618"/>
    <w:rsid w:val="006016E8"/>
    <w:rsid w:val="006017FC"/>
    <w:rsid w:val="00601B3E"/>
    <w:rsid w:val="00601BA0"/>
    <w:rsid w:val="00601C30"/>
    <w:rsid w:val="00601D64"/>
    <w:rsid w:val="00601D6C"/>
    <w:rsid w:val="00601E12"/>
    <w:rsid w:val="0060208F"/>
    <w:rsid w:val="006021C1"/>
    <w:rsid w:val="00602248"/>
    <w:rsid w:val="006024DE"/>
    <w:rsid w:val="006024F5"/>
    <w:rsid w:val="00602513"/>
    <w:rsid w:val="0060260B"/>
    <w:rsid w:val="006027BE"/>
    <w:rsid w:val="00602801"/>
    <w:rsid w:val="00602838"/>
    <w:rsid w:val="0060291E"/>
    <w:rsid w:val="00602980"/>
    <w:rsid w:val="006029F0"/>
    <w:rsid w:val="00602B3B"/>
    <w:rsid w:val="00602B8F"/>
    <w:rsid w:val="00602C1F"/>
    <w:rsid w:val="00602D19"/>
    <w:rsid w:val="00602D7C"/>
    <w:rsid w:val="00602E5E"/>
    <w:rsid w:val="0060302B"/>
    <w:rsid w:val="00603030"/>
    <w:rsid w:val="006030F6"/>
    <w:rsid w:val="00603146"/>
    <w:rsid w:val="006031B5"/>
    <w:rsid w:val="00603232"/>
    <w:rsid w:val="00603267"/>
    <w:rsid w:val="00603294"/>
    <w:rsid w:val="006032C3"/>
    <w:rsid w:val="006032FD"/>
    <w:rsid w:val="00603387"/>
    <w:rsid w:val="006034C3"/>
    <w:rsid w:val="006035B9"/>
    <w:rsid w:val="00603736"/>
    <w:rsid w:val="0060376F"/>
    <w:rsid w:val="006037C8"/>
    <w:rsid w:val="006038AA"/>
    <w:rsid w:val="006038B5"/>
    <w:rsid w:val="00603909"/>
    <w:rsid w:val="00603E0D"/>
    <w:rsid w:val="0060401E"/>
    <w:rsid w:val="0060443D"/>
    <w:rsid w:val="00604440"/>
    <w:rsid w:val="00604578"/>
    <w:rsid w:val="00604693"/>
    <w:rsid w:val="0060474F"/>
    <w:rsid w:val="006047AD"/>
    <w:rsid w:val="00604896"/>
    <w:rsid w:val="006048A7"/>
    <w:rsid w:val="0060498E"/>
    <w:rsid w:val="00604B14"/>
    <w:rsid w:val="00604BAD"/>
    <w:rsid w:val="00604C87"/>
    <w:rsid w:val="006050CD"/>
    <w:rsid w:val="0060513E"/>
    <w:rsid w:val="00605181"/>
    <w:rsid w:val="00605193"/>
    <w:rsid w:val="006051F6"/>
    <w:rsid w:val="006052EB"/>
    <w:rsid w:val="0060551E"/>
    <w:rsid w:val="0060554B"/>
    <w:rsid w:val="00605666"/>
    <w:rsid w:val="00605733"/>
    <w:rsid w:val="00605915"/>
    <w:rsid w:val="00605923"/>
    <w:rsid w:val="0060595C"/>
    <w:rsid w:val="00605AB0"/>
    <w:rsid w:val="00605C44"/>
    <w:rsid w:val="00605CA2"/>
    <w:rsid w:val="00605CD5"/>
    <w:rsid w:val="00605E09"/>
    <w:rsid w:val="00605F28"/>
    <w:rsid w:val="00605F9E"/>
    <w:rsid w:val="00605FBA"/>
    <w:rsid w:val="00606078"/>
    <w:rsid w:val="006060B1"/>
    <w:rsid w:val="006060D4"/>
    <w:rsid w:val="00606138"/>
    <w:rsid w:val="00606304"/>
    <w:rsid w:val="0060641C"/>
    <w:rsid w:val="0060654E"/>
    <w:rsid w:val="006065BE"/>
    <w:rsid w:val="0060663B"/>
    <w:rsid w:val="00606653"/>
    <w:rsid w:val="006066AC"/>
    <w:rsid w:val="00606766"/>
    <w:rsid w:val="006067EF"/>
    <w:rsid w:val="006067FF"/>
    <w:rsid w:val="00606890"/>
    <w:rsid w:val="006068A4"/>
    <w:rsid w:val="006068DC"/>
    <w:rsid w:val="00606E71"/>
    <w:rsid w:val="00606ECC"/>
    <w:rsid w:val="00606F2A"/>
    <w:rsid w:val="006070BA"/>
    <w:rsid w:val="006071E6"/>
    <w:rsid w:val="00607737"/>
    <w:rsid w:val="006077BA"/>
    <w:rsid w:val="006077E4"/>
    <w:rsid w:val="0060794A"/>
    <w:rsid w:val="00607997"/>
    <w:rsid w:val="00607C65"/>
    <w:rsid w:val="00607D75"/>
    <w:rsid w:val="00607E20"/>
    <w:rsid w:val="00607EE8"/>
    <w:rsid w:val="00607F58"/>
    <w:rsid w:val="00607FCC"/>
    <w:rsid w:val="00610026"/>
    <w:rsid w:val="0061015D"/>
    <w:rsid w:val="00610363"/>
    <w:rsid w:val="00610547"/>
    <w:rsid w:val="0061057C"/>
    <w:rsid w:val="006105FA"/>
    <w:rsid w:val="00610611"/>
    <w:rsid w:val="0061061C"/>
    <w:rsid w:val="00610674"/>
    <w:rsid w:val="0061079A"/>
    <w:rsid w:val="00610A72"/>
    <w:rsid w:val="00610C94"/>
    <w:rsid w:val="00610D0F"/>
    <w:rsid w:val="00610D35"/>
    <w:rsid w:val="00610E3E"/>
    <w:rsid w:val="00610F73"/>
    <w:rsid w:val="00611024"/>
    <w:rsid w:val="00611046"/>
    <w:rsid w:val="006110FC"/>
    <w:rsid w:val="0061120C"/>
    <w:rsid w:val="006112C1"/>
    <w:rsid w:val="0061160C"/>
    <w:rsid w:val="006116B5"/>
    <w:rsid w:val="0061171F"/>
    <w:rsid w:val="00611786"/>
    <w:rsid w:val="00611893"/>
    <w:rsid w:val="006118DA"/>
    <w:rsid w:val="00611963"/>
    <w:rsid w:val="006119A0"/>
    <w:rsid w:val="00611B51"/>
    <w:rsid w:val="00611B6B"/>
    <w:rsid w:val="00611CBF"/>
    <w:rsid w:val="00611FCF"/>
    <w:rsid w:val="00612500"/>
    <w:rsid w:val="00612641"/>
    <w:rsid w:val="00612686"/>
    <w:rsid w:val="00612904"/>
    <w:rsid w:val="00612BB6"/>
    <w:rsid w:val="00612C38"/>
    <w:rsid w:val="00612C83"/>
    <w:rsid w:val="00612C92"/>
    <w:rsid w:val="00612CA0"/>
    <w:rsid w:val="00612E76"/>
    <w:rsid w:val="00612ED6"/>
    <w:rsid w:val="00612EE1"/>
    <w:rsid w:val="00613207"/>
    <w:rsid w:val="0061339C"/>
    <w:rsid w:val="00613410"/>
    <w:rsid w:val="0061347B"/>
    <w:rsid w:val="00613503"/>
    <w:rsid w:val="00613674"/>
    <w:rsid w:val="0061374D"/>
    <w:rsid w:val="00613921"/>
    <w:rsid w:val="00613A10"/>
    <w:rsid w:val="00613ACA"/>
    <w:rsid w:val="00613ADF"/>
    <w:rsid w:val="00613AFC"/>
    <w:rsid w:val="00613B7E"/>
    <w:rsid w:val="00613BD9"/>
    <w:rsid w:val="00613C0F"/>
    <w:rsid w:val="00613C7E"/>
    <w:rsid w:val="00613C89"/>
    <w:rsid w:val="00614058"/>
    <w:rsid w:val="00614107"/>
    <w:rsid w:val="006141E5"/>
    <w:rsid w:val="0061429D"/>
    <w:rsid w:val="006144C3"/>
    <w:rsid w:val="00614560"/>
    <w:rsid w:val="00614725"/>
    <w:rsid w:val="006148FF"/>
    <w:rsid w:val="00614A57"/>
    <w:rsid w:val="00614B92"/>
    <w:rsid w:val="00614DD6"/>
    <w:rsid w:val="00614EEF"/>
    <w:rsid w:val="006150D6"/>
    <w:rsid w:val="0061511C"/>
    <w:rsid w:val="00615254"/>
    <w:rsid w:val="006155FB"/>
    <w:rsid w:val="006156B3"/>
    <w:rsid w:val="00615732"/>
    <w:rsid w:val="006158C3"/>
    <w:rsid w:val="00615988"/>
    <w:rsid w:val="00615A96"/>
    <w:rsid w:val="00615A9F"/>
    <w:rsid w:val="00615AE4"/>
    <w:rsid w:val="00615B81"/>
    <w:rsid w:val="00615C80"/>
    <w:rsid w:val="00616040"/>
    <w:rsid w:val="0061641D"/>
    <w:rsid w:val="006169AC"/>
    <w:rsid w:val="006169C4"/>
    <w:rsid w:val="00616AFC"/>
    <w:rsid w:val="00616B55"/>
    <w:rsid w:val="00616B9D"/>
    <w:rsid w:val="00616BB5"/>
    <w:rsid w:val="00616C31"/>
    <w:rsid w:val="00616DBF"/>
    <w:rsid w:val="00616DF2"/>
    <w:rsid w:val="00616ED3"/>
    <w:rsid w:val="00616F1F"/>
    <w:rsid w:val="0061705D"/>
    <w:rsid w:val="0061708E"/>
    <w:rsid w:val="006173B8"/>
    <w:rsid w:val="006174C7"/>
    <w:rsid w:val="00617577"/>
    <w:rsid w:val="00617623"/>
    <w:rsid w:val="006176F2"/>
    <w:rsid w:val="0061787C"/>
    <w:rsid w:val="00617A8C"/>
    <w:rsid w:val="00617C3C"/>
    <w:rsid w:val="00617C41"/>
    <w:rsid w:val="00617C62"/>
    <w:rsid w:val="00617D52"/>
    <w:rsid w:val="00617DB1"/>
    <w:rsid w:val="00617F12"/>
    <w:rsid w:val="00620058"/>
    <w:rsid w:val="0062005A"/>
    <w:rsid w:val="006201E0"/>
    <w:rsid w:val="0062021C"/>
    <w:rsid w:val="0062029E"/>
    <w:rsid w:val="00620340"/>
    <w:rsid w:val="00620425"/>
    <w:rsid w:val="00620487"/>
    <w:rsid w:val="006204C0"/>
    <w:rsid w:val="0062054F"/>
    <w:rsid w:val="00620636"/>
    <w:rsid w:val="00620669"/>
    <w:rsid w:val="0062072E"/>
    <w:rsid w:val="00620882"/>
    <w:rsid w:val="006208BA"/>
    <w:rsid w:val="00620956"/>
    <w:rsid w:val="00620999"/>
    <w:rsid w:val="006209EE"/>
    <w:rsid w:val="006209F6"/>
    <w:rsid w:val="00621040"/>
    <w:rsid w:val="006212FF"/>
    <w:rsid w:val="0062156A"/>
    <w:rsid w:val="006215A2"/>
    <w:rsid w:val="006215C9"/>
    <w:rsid w:val="006215CB"/>
    <w:rsid w:val="00621665"/>
    <w:rsid w:val="006216C9"/>
    <w:rsid w:val="006217B0"/>
    <w:rsid w:val="00621845"/>
    <w:rsid w:val="00621849"/>
    <w:rsid w:val="006218C2"/>
    <w:rsid w:val="00621B0C"/>
    <w:rsid w:val="00621F6A"/>
    <w:rsid w:val="00621F6D"/>
    <w:rsid w:val="00622091"/>
    <w:rsid w:val="00622264"/>
    <w:rsid w:val="00622291"/>
    <w:rsid w:val="006222EF"/>
    <w:rsid w:val="00622323"/>
    <w:rsid w:val="006226E2"/>
    <w:rsid w:val="00622716"/>
    <w:rsid w:val="00622840"/>
    <w:rsid w:val="00622861"/>
    <w:rsid w:val="006228E2"/>
    <w:rsid w:val="00622952"/>
    <w:rsid w:val="00622A2A"/>
    <w:rsid w:val="00622AB8"/>
    <w:rsid w:val="00622AC1"/>
    <w:rsid w:val="00622C35"/>
    <w:rsid w:val="00622C62"/>
    <w:rsid w:val="00622E52"/>
    <w:rsid w:val="00622F57"/>
    <w:rsid w:val="00623000"/>
    <w:rsid w:val="0062303B"/>
    <w:rsid w:val="006230A2"/>
    <w:rsid w:val="006231CF"/>
    <w:rsid w:val="006236DF"/>
    <w:rsid w:val="0062380C"/>
    <w:rsid w:val="00623822"/>
    <w:rsid w:val="006239F4"/>
    <w:rsid w:val="00623BCF"/>
    <w:rsid w:val="00623CB7"/>
    <w:rsid w:val="00623CFA"/>
    <w:rsid w:val="00623EBC"/>
    <w:rsid w:val="00623ED6"/>
    <w:rsid w:val="006243CC"/>
    <w:rsid w:val="00624419"/>
    <w:rsid w:val="006245BB"/>
    <w:rsid w:val="006246B6"/>
    <w:rsid w:val="00624887"/>
    <w:rsid w:val="0062488F"/>
    <w:rsid w:val="00624ACB"/>
    <w:rsid w:val="00624B75"/>
    <w:rsid w:val="00624FE7"/>
    <w:rsid w:val="00625464"/>
    <w:rsid w:val="00625494"/>
    <w:rsid w:val="006256A4"/>
    <w:rsid w:val="00625823"/>
    <w:rsid w:val="00625915"/>
    <w:rsid w:val="00625CB1"/>
    <w:rsid w:val="00625D2B"/>
    <w:rsid w:val="00625EAE"/>
    <w:rsid w:val="00625FAF"/>
    <w:rsid w:val="00625FFB"/>
    <w:rsid w:val="00626097"/>
    <w:rsid w:val="0062609A"/>
    <w:rsid w:val="006261B4"/>
    <w:rsid w:val="006261D4"/>
    <w:rsid w:val="00626308"/>
    <w:rsid w:val="0062633F"/>
    <w:rsid w:val="006264D5"/>
    <w:rsid w:val="00626504"/>
    <w:rsid w:val="0062655E"/>
    <w:rsid w:val="006267E9"/>
    <w:rsid w:val="00626994"/>
    <w:rsid w:val="0062699F"/>
    <w:rsid w:val="00626A1B"/>
    <w:rsid w:val="00626A85"/>
    <w:rsid w:val="00626A97"/>
    <w:rsid w:val="00626ABE"/>
    <w:rsid w:val="00626AF0"/>
    <w:rsid w:val="00626D29"/>
    <w:rsid w:val="00626E4E"/>
    <w:rsid w:val="00626F46"/>
    <w:rsid w:val="00626FB3"/>
    <w:rsid w:val="006270AD"/>
    <w:rsid w:val="00627266"/>
    <w:rsid w:val="00627461"/>
    <w:rsid w:val="00627485"/>
    <w:rsid w:val="006274BC"/>
    <w:rsid w:val="0062755E"/>
    <w:rsid w:val="00627698"/>
    <w:rsid w:val="00627979"/>
    <w:rsid w:val="00627A55"/>
    <w:rsid w:val="00627BE6"/>
    <w:rsid w:val="00627D85"/>
    <w:rsid w:val="00627F96"/>
    <w:rsid w:val="006300BF"/>
    <w:rsid w:val="006302DF"/>
    <w:rsid w:val="00630344"/>
    <w:rsid w:val="00630358"/>
    <w:rsid w:val="00630704"/>
    <w:rsid w:val="0063097F"/>
    <w:rsid w:val="00630A6D"/>
    <w:rsid w:val="00630A8B"/>
    <w:rsid w:val="00630AFE"/>
    <w:rsid w:val="00630BAA"/>
    <w:rsid w:val="00630C7C"/>
    <w:rsid w:val="00631032"/>
    <w:rsid w:val="0063108C"/>
    <w:rsid w:val="0063117A"/>
    <w:rsid w:val="006311C7"/>
    <w:rsid w:val="006312D8"/>
    <w:rsid w:val="006316C1"/>
    <w:rsid w:val="006316EE"/>
    <w:rsid w:val="006317A8"/>
    <w:rsid w:val="00631888"/>
    <w:rsid w:val="006318B6"/>
    <w:rsid w:val="00631937"/>
    <w:rsid w:val="00631B34"/>
    <w:rsid w:val="00631CF7"/>
    <w:rsid w:val="00631D97"/>
    <w:rsid w:val="00631E2C"/>
    <w:rsid w:val="00631F66"/>
    <w:rsid w:val="0063208D"/>
    <w:rsid w:val="00632167"/>
    <w:rsid w:val="006322A4"/>
    <w:rsid w:val="006322C1"/>
    <w:rsid w:val="006325F1"/>
    <w:rsid w:val="00632617"/>
    <w:rsid w:val="00632741"/>
    <w:rsid w:val="0063276D"/>
    <w:rsid w:val="0063280A"/>
    <w:rsid w:val="0063287D"/>
    <w:rsid w:val="006328CD"/>
    <w:rsid w:val="006328DC"/>
    <w:rsid w:val="0063295C"/>
    <w:rsid w:val="00632A3F"/>
    <w:rsid w:val="00632A6C"/>
    <w:rsid w:val="00632ACC"/>
    <w:rsid w:val="00632BBA"/>
    <w:rsid w:val="00632D17"/>
    <w:rsid w:val="00632DF2"/>
    <w:rsid w:val="00632F8E"/>
    <w:rsid w:val="00633020"/>
    <w:rsid w:val="00633056"/>
    <w:rsid w:val="006330CB"/>
    <w:rsid w:val="00633164"/>
    <w:rsid w:val="00633319"/>
    <w:rsid w:val="006334B1"/>
    <w:rsid w:val="006334DC"/>
    <w:rsid w:val="006334DD"/>
    <w:rsid w:val="006337AC"/>
    <w:rsid w:val="00633814"/>
    <w:rsid w:val="00633926"/>
    <w:rsid w:val="00633A1C"/>
    <w:rsid w:val="00633D1A"/>
    <w:rsid w:val="00633E07"/>
    <w:rsid w:val="00633ECE"/>
    <w:rsid w:val="00633F49"/>
    <w:rsid w:val="00633F81"/>
    <w:rsid w:val="00634137"/>
    <w:rsid w:val="00634149"/>
    <w:rsid w:val="006342EF"/>
    <w:rsid w:val="00634538"/>
    <w:rsid w:val="00634561"/>
    <w:rsid w:val="006345D9"/>
    <w:rsid w:val="00634826"/>
    <w:rsid w:val="0063484A"/>
    <w:rsid w:val="00634A35"/>
    <w:rsid w:val="00634C6C"/>
    <w:rsid w:val="00634CAF"/>
    <w:rsid w:val="00634CB7"/>
    <w:rsid w:val="00634D19"/>
    <w:rsid w:val="00634EBC"/>
    <w:rsid w:val="006350E4"/>
    <w:rsid w:val="006350FA"/>
    <w:rsid w:val="00635104"/>
    <w:rsid w:val="00635355"/>
    <w:rsid w:val="00635368"/>
    <w:rsid w:val="006353EA"/>
    <w:rsid w:val="00635426"/>
    <w:rsid w:val="0063554F"/>
    <w:rsid w:val="0063577D"/>
    <w:rsid w:val="00635785"/>
    <w:rsid w:val="00635910"/>
    <w:rsid w:val="00635927"/>
    <w:rsid w:val="0063592D"/>
    <w:rsid w:val="006359E9"/>
    <w:rsid w:val="00635A62"/>
    <w:rsid w:val="00635AB5"/>
    <w:rsid w:val="00635BDA"/>
    <w:rsid w:val="00635CBB"/>
    <w:rsid w:val="00635D00"/>
    <w:rsid w:val="00635E11"/>
    <w:rsid w:val="00635F6F"/>
    <w:rsid w:val="0063616D"/>
    <w:rsid w:val="0063628F"/>
    <w:rsid w:val="00636450"/>
    <w:rsid w:val="006364DF"/>
    <w:rsid w:val="00636583"/>
    <w:rsid w:val="00636700"/>
    <w:rsid w:val="0063670C"/>
    <w:rsid w:val="00636745"/>
    <w:rsid w:val="006367EC"/>
    <w:rsid w:val="0063682B"/>
    <w:rsid w:val="0063685C"/>
    <w:rsid w:val="00636900"/>
    <w:rsid w:val="00636ACB"/>
    <w:rsid w:val="00636AF5"/>
    <w:rsid w:val="00636C7C"/>
    <w:rsid w:val="00636DA0"/>
    <w:rsid w:val="00636E32"/>
    <w:rsid w:val="00636E9B"/>
    <w:rsid w:val="006370D8"/>
    <w:rsid w:val="006372DD"/>
    <w:rsid w:val="00637327"/>
    <w:rsid w:val="006373E6"/>
    <w:rsid w:val="00637633"/>
    <w:rsid w:val="0063781E"/>
    <w:rsid w:val="006378CF"/>
    <w:rsid w:val="00637923"/>
    <w:rsid w:val="00637A57"/>
    <w:rsid w:val="00637A5E"/>
    <w:rsid w:val="00637A8D"/>
    <w:rsid w:val="00637C4D"/>
    <w:rsid w:val="00637CA2"/>
    <w:rsid w:val="00637D20"/>
    <w:rsid w:val="00637D52"/>
    <w:rsid w:val="00637D88"/>
    <w:rsid w:val="00637DA6"/>
    <w:rsid w:val="00637F6E"/>
    <w:rsid w:val="006400EF"/>
    <w:rsid w:val="00640230"/>
    <w:rsid w:val="00640465"/>
    <w:rsid w:val="0064064A"/>
    <w:rsid w:val="00640761"/>
    <w:rsid w:val="006407CD"/>
    <w:rsid w:val="00640C0F"/>
    <w:rsid w:val="00640CCE"/>
    <w:rsid w:val="00640CF3"/>
    <w:rsid w:val="00640D36"/>
    <w:rsid w:val="00640D78"/>
    <w:rsid w:val="00640EBE"/>
    <w:rsid w:val="00640FC3"/>
    <w:rsid w:val="006411FA"/>
    <w:rsid w:val="0064125D"/>
    <w:rsid w:val="0064144B"/>
    <w:rsid w:val="0064158A"/>
    <w:rsid w:val="0064159E"/>
    <w:rsid w:val="006415DB"/>
    <w:rsid w:val="00641683"/>
    <w:rsid w:val="006417EE"/>
    <w:rsid w:val="00641837"/>
    <w:rsid w:val="006418AA"/>
    <w:rsid w:val="00641ABD"/>
    <w:rsid w:val="00641ABE"/>
    <w:rsid w:val="00641C3C"/>
    <w:rsid w:val="00641CAA"/>
    <w:rsid w:val="00641D7D"/>
    <w:rsid w:val="00641D82"/>
    <w:rsid w:val="00641EED"/>
    <w:rsid w:val="00641F8D"/>
    <w:rsid w:val="0064200A"/>
    <w:rsid w:val="0064210C"/>
    <w:rsid w:val="006421F4"/>
    <w:rsid w:val="0064222B"/>
    <w:rsid w:val="00642313"/>
    <w:rsid w:val="006423DE"/>
    <w:rsid w:val="00642509"/>
    <w:rsid w:val="0064252B"/>
    <w:rsid w:val="006425CF"/>
    <w:rsid w:val="0064276E"/>
    <w:rsid w:val="006428BB"/>
    <w:rsid w:val="00642ACD"/>
    <w:rsid w:val="00642C3A"/>
    <w:rsid w:val="00642D81"/>
    <w:rsid w:val="0064300D"/>
    <w:rsid w:val="00643195"/>
    <w:rsid w:val="006432A1"/>
    <w:rsid w:val="00643365"/>
    <w:rsid w:val="006433C8"/>
    <w:rsid w:val="006437F0"/>
    <w:rsid w:val="006438A1"/>
    <w:rsid w:val="00643931"/>
    <w:rsid w:val="00643E9D"/>
    <w:rsid w:val="00643FC2"/>
    <w:rsid w:val="0064420C"/>
    <w:rsid w:val="0064421B"/>
    <w:rsid w:val="0064425E"/>
    <w:rsid w:val="00644318"/>
    <w:rsid w:val="00644416"/>
    <w:rsid w:val="00644477"/>
    <w:rsid w:val="0064448B"/>
    <w:rsid w:val="006444EE"/>
    <w:rsid w:val="00644584"/>
    <w:rsid w:val="00644753"/>
    <w:rsid w:val="00644830"/>
    <w:rsid w:val="006448A7"/>
    <w:rsid w:val="00644A52"/>
    <w:rsid w:val="00644A7E"/>
    <w:rsid w:val="00644AB8"/>
    <w:rsid w:val="00644B82"/>
    <w:rsid w:val="00644DE3"/>
    <w:rsid w:val="00644E3F"/>
    <w:rsid w:val="00644E67"/>
    <w:rsid w:val="00645168"/>
    <w:rsid w:val="0064534D"/>
    <w:rsid w:val="0064540C"/>
    <w:rsid w:val="006454CB"/>
    <w:rsid w:val="006454EE"/>
    <w:rsid w:val="0064568C"/>
    <w:rsid w:val="006456F1"/>
    <w:rsid w:val="00645A85"/>
    <w:rsid w:val="00645B11"/>
    <w:rsid w:val="00645B39"/>
    <w:rsid w:val="00645B6B"/>
    <w:rsid w:val="00645C76"/>
    <w:rsid w:val="00645DC2"/>
    <w:rsid w:val="00645DDB"/>
    <w:rsid w:val="00645F2A"/>
    <w:rsid w:val="00646070"/>
    <w:rsid w:val="006460A6"/>
    <w:rsid w:val="00646258"/>
    <w:rsid w:val="00646314"/>
    <w:rsid w:val="00646388"/>
    <w:rsid w:val="006463D2"/>
    <w:rsid w:val="00646492"/>
    <w:rsid w:val="006465BD"/>
    <w:rsid w:val="006467DD"/>
    <w:rsid w:val="006467E9"/>
    <w:rsid w:val="0064685F"/>
    <w:rsid w:val="00646941"/>
    <w:rsid w:val="00646A43"/>
    <w:rsid w:val="00646C3A"/>
    <w:rsid w:val="00646CD2"/>
    <w:rsid w:val="00646E09"/>
    <w:rsid w:val="00647005"/>
    <w:rsid w:val="00647031"/>
    <w:rsid w:val="00647193"/>
    <w:rsid w:val="00647199"/>
    <w:rsid w:val="00647242"/>
    <w:rsid w:val="006472E4"/>
    <w:rsid w:val="00647428"/>
    <w:rsid w:val="0064750C"/>
    <w:rsid w:val="00647540"/>
    <w:rsid w:val="006475BE"/>
    <w:rsid w:val="006479E1"/>
    <w:rsid w:val="00647A9C"/>
    <w:rsid w:val="00647D94"/>
    <w:rsid w:val="00650052"/>
    <w:rsid w:val="00650215"/>
    <w:rsid w:val="00650264"/>
    <w:rsid w:val="00650504"/>
    <w:rsid w:val="00650552"/>
    <w:rsid w:val="006505E7"/>
    <w:rsid w:val="006506AF"/>
    <w:rsid w:val="006507EC"/>
    <w:rsid w:val="006508D5"/>
    <w:rsid w:val="00650969"/>
    <w:rsid w:val="00650B37"/>
    <w:rsid w:val="00650D59"/>
    <w:rsid w:val="00650D93"/>
    <w:rsid w:val="00650EA9"/>
    <w:rsid w:val="00650F23"/>
    <w:rsid w:val="00651051"/>
    <w:rsid w:val="00651053"/>
    <w:rsid w:val="006511B0"/>
    <w:rsid w:val="00651298"/>
    <w:rsid w:val="00651394"/>
    <w:rsid w:val="006513D6"/>
    <w:rsid w:val="006514DC"/>
    <w:rsid w:val="0065166A"/>
    <w:rsid w:val="0065172B"/>
    <w:rsid w:val="00651825"/>
    <w:rsid w:val="00651992"/>
    <w:rsid w:val="00651BB9"/>
    <w:rsid w:val="00651C42"/>
    <w:rsid w:val="00651E30"/>
    <w:rsid w:val="00651E77"/>
    <w:rsid w:val="00651FA8"/>
    <w:rsid w:val="006520C1"/>
    <w:rsid w:val="0065232A"/>
    <w:rsid w:val="00652537"/>
    <w:rsid w:val="00652614"/>
    <w:rsid w:val="00652A6F"/>
    <w:rsid w:val="00652AC5"/>
    <w:rsid w:val="00652F59"/>
    <w:rsid w:val="00653075"/>
    <w:rsid w:val="006532A4"/>
    <w:rsid w:val="006532D3"/>
    <w:rsid w:val="006534B6"/>
    <w:rsid w:val="0065355C"/>
    <w:rsid w:val="0065392D"/>
    <w:rsid w:val="00653A3B"/>
    <w:rsid w:val="00653B9C"/>
    <w:rsid w:val="0065403E"/>
    <w:rsid w:val="0065431D"/>
    <w:rsid w:val="006543B7"/>
    <w:rsid w:val="0065456B"/>
    <w:rsid w:val="00654601"/>
    <w:rsid w:val="0065471F"/>
    <w:rsid w:val="00654765"/>
    <w:rsid w:val="006547DD"/>
    <w:rsid w:val="006548D6"/>
    <w:rsid w:val="00654916"/>
    <w:rsid w:val="00654BAF"/>
    <w:rsid w:val="00654BF7"/>
    <w:rsid w:val="00654E2E"/>
    <w:rsid w:val="00654F24"/>
    <w:rsid w:val="0065519D"/>
    <w:rsid w:val="006551D5"/>
    <w:rsid w:val="006551D8"/>
    <w:rsid w:val="006551F7"/>
    <w:rsid w:val="00655203"/>
    <w:rsid w:val="00655257"/>
    <w:rsid w:val="0065542F"/>
    <w:rsid w:val="00655471"/>
    <w:rsid w:val="006554EC"/>
    <w:rsid w:val="006556C8"/>
    <w:rsid w:val="00655816"/>
    <w:rsid w:val="006558C8"/>
    <w:rsid w:val="006559D8"/>
    <w:rsid w:val="00655AA0"/>
    <w:rsid w:val="00655B54"/>
    <w:rsid w:val="00655D48"/>
    <w:rsid w:val="00655D79"/>
    <w:rsid w:val="00655D9C"/>
    <w:rsid w:val="00655F21"/>
    <w:rsid w:val="0065602F"/>
    <w:rsid w:val="006561B4"/>
    <w:rsid w:val="006563A2"/>
    <w:rsid w:val="006563EE"/>
    <w:rsid w:val="00656563"/>
    <w:rsid w:val="006565ED"/>
    <w:rsid w:val="00656788"/>
    <w:rsid w:val="006567E4"/>
    <w:rsid w:val="0065696C"/>
    <w:rsid w:val="00656AC7"/>
    <w:rsid w:val="00656B9C"/>
    <w:rsid w:val="00656C25"/>
    <w:rsid w:val="0065706C"/>
    <w:rsid w:val="006570C4"/>
    <w:rsid w:val="0065717A"/>
    <w:rsid w:val="006571E1"/>
    <w:rsid w:val="0065722A"/>
    <w:rsid w:val="00657256"/>
    <w:rsid w:val="0065762F"/>
    <w:rsid w:val="0065772C"/>
    <w:rsid w:val="006578E9"/>
    <w:rsid w:val="00657937"/>
    <w:rsid w:val="00657A20"/>
    <w:rsid w:val="00657B2E"/>
    <w:rsid w:val="00657C43"/>
    <w:rsid w:val="00657CB5"/>
    <w:rsid w:val="00657DD4"/>
    <w:rsid w:val="00657E7F"/>
    <w:rsid w:val="00657EB5"/>
    <w:rsid w:val="00660105"/>
    <w:rsid w:val="00660235"/>
    <w:rsid w:val="0066045D"/>
    <w:rsid w:val="00660469"/>
    <w:rsid w:val="00660532"/>
    <w:rsid w:val="00660603"/>
    <w:rsid w:val="00660C37"/>
    <w:rsid w:val="00660F5F"/>
    <w:rsid w:val="006610D9"/>
    <w:rsid w:val="00661418"/>
    <w:rsid w:val="00661425"/>
    <w:rsid w:val="0066148F"/>
    <w:rsid w:val="00661494"/>
    <w:rsid w:val="00661545"/>
    <w:rsid w:val="006615D5"/>
    <w:rsid w:val="00661A41"/>
    <w:rsid w:val="00661AF2"/>
    <w:rsid w:val="00661B5A"/>
    <w:rsid w:val="00661B74"/>
    <w:rsid w:val="006620AC"/>
    <w:rsid w:val="00662143"/>
    <w:rsid w:val="006622F8"/>
    <w:rsid w:val="0066236B"/>
    <w:rsid w:val="006623E2"/>
    <w:rsid w:val="0066268C"/>
    <w:rsid w:val="0066270C"/>
    <w:rsid w:val="006627AB"/>
    <w:rsid w:val="00662888"/>
    <w:rsid w:val="00662A49"/>
    <w:rsid w:val="00662AAF"/>
    <w:rsid w:val="00662ACA"/>
    <w:rsid w:val="00662B81"/>
    <w:rsid w:val="00662B8E"/>
    <w:rsid w:val="00662BC0"/>
    <w:rsid w:val="00662CE1"/>
    <w:rsid w:val="00662DD6"/>
    <w:rsid w:val="006632E0"/>
    <w:rsid w:val="00663412"/>
    <w:rsid w:val="0066367B"/>
    <w:rsid w:val="006636EB"/>
    <w:rsid w:val="006636FF"/>
    <w:rsid w:val="00663BA2"/>
    <w:rsid w:val="00663D65"/>
    <w:rsid w:val="00663E84"/>
    <w:rsid w:val="00664350"/>
    <w:rsid w:val="006643F5"/>
    <w:rsid w:val="006645E5"/>
    <w:rsid w:val="00664915"/>
    <w:rsid w:val="00664925"/>
    <w:rsid w:val="00664991"/>
    <w:rsid w:val="00664BF5"/>
    <w:rsid w:val="00664EF5"/>
    <w:rsid w:val="00665153"/>
    <w:rsid w:val="00665190"/>
    <w:rsid w:val="006652DC"/>
    <w:rsid w:val="00665523"/>
    <w:rsid w:val="006655F0"/>
    <w:rsid w:val="006657BD"/>
    <w:rsid w:val="00665C6D"/>
    <w:rsid w:val="00665C74"/>
    <w:rsid w:val="00665D42"/>
    <w:rsid w:val="00665F0E"/>
    <w:rsid w:val="00665F14"/>
    <w:rsid w:val="006660E7"/>
    <w:rsid w:val="0066616E"/>
    <w:rsid w:val="0066618B"/>
    <w:rsid w:val="006661CD"/>
    <w:rsid w:val="00666242"/>
    <w:rsid w:val="00666295"/>
    <w:rsid w:val="006666EF"/>
    <w:rsid w:val="006668EC"/>
    <w:rsid w:val="00666945"/>
    <w:rsid w:val="00666A79"/>
    <w:rsid w:val="00666AC3"/>
    <w:rsid w:val="00666B04"/>
    <w:rsid w:val="00666E8A"/>
    <w:rsid w:val="00666F18"/>
    <w:rsid w:val="006672AE"/>
    <w:rsid w:val="00667307"/>
    <w:rsid w:val="00667356"/>
    <w:rsid w:val="006675D5"/>
    <w:rsid w:val="006677C2"/>
    <w:rsid w:val="006677C8"/>
    <w:rsid w:val="006677F5"/>
    <w:rsid w:val="0066791D"/>
    <w:rsid w:val="00667971"/>
    <w:rsid w:val="00667A25"/>
    <w:rsid w:val="00667A85"/>
    <w:rsid w:val="00667B55"/>
    <w:rsid w:val="00667B88"/>
    <w:rsid w:val="00667DBD"/>
    <w:rsid w:val="00667EA6"/>
    <w:rsid w:val="00667EB1"/>
    <w:rsid w:val="00667FDA"/>
    <w:rsid w:val="006700A7"/>
    <w:rsid w:val="006701E7"/>
    <w:rsid w:val="006703EC"/>
    <w:rsid w:val="006704C8"/>
    <w:rsid w:val="0067052E"/>
    <w:rsid w:val="00670656"/>
    <w:rsid w:val="006708D0"/>
    <w:rsid w:val="006709DC"/>
    <w:rsid w:val="00670BF7"/>
    <w:rsid w:val="00670C4D"/>
    <w:rsid w:val="00670D02"/>
    <w:rsid w:val="00670DB3"/>
    <w:rsid w:val="00670F40"/>
    <w:rsid w:val="00671050"/>
    <w:rsid w:val="0067142C"/>
    <w:rsid w:val="00671578"/>
    <w:rsid w:val="006715D7"/>
    <w:rsid w:val="00671603"/>
    <w:rsid w:val="006716FB"/>
    <w:rsid w:val="0067192C"/>
    <w:rsid w:val="00671B52"/>
    <w:rsid w:val="00671B7B"/>
    <w:rsid w:val="00671BCD"/>
    <w:rsid w:val="00671BD5"/>
    <w:rsid w:val="00671D6E"/>
    <w:rsid w:val="006720A0"/>
    <w:rsid w:val="00672123"/>
    <w:rsid w:val="00672273"/>
    <w:rsid w:val="00672539"/>
    <w:rsid w:val="00672678"/>
    <w:rsid w:val="00672A1E"/>
    <w:rsid w:val="00672BFA"/>
    <w:rsid w:val="00672BFC"/>
    <w:rsid w:val="00672C85"/>
    <w:rsid w:val="00672D35"/>
    <w:rsid w:val="00672D70"/>
    <w:rsid w:val="00672E5C"/>
    <w:rsid w:val="00672F49"/>
    <w:rsid w:val="0067307E"/>
    <w:rsid w:val="006730AB"/>
    <w:rsid w:val="00673154"/>
    <w:rsid w:val="00673204"/>
    <w:rsid w:val="00673360"/>
    <w:rsid w:val="0067338D"/>
    <w:rsid w:val="006733E3"/>
    <w:rsid w:val="0067355A"/>
    <w:rsid w:val="0067372E"/>
    <w:rsid w:val="00673761"/>
    <w:rsid w:val="006737A2"/>
    <w:rsid w:val="0067386A"/>
    <w:rsid w:val="006738C5"/>
    <w:rsid w:val="00673B7A"/>
    <w:rsid w:val="00673D55"/>
    <w:rsid w:val="00673EC1"/>
    <w:rsid w:val="00673F87"/>
    <w:rsid w:val="00674019"/>
    <w:rsid w:val="0067401A"/>
    <w:rsid w:val="00674188"/>
    <w:rsid w:val="006741D9"/>
    <w:rsid w:val="0067428C"/>
    <w:rsid w:val="0067429B"/>
    <w:rsid w:val="006742A8"/>
    <w:rsid w:val="00674332"/>
    <w:rsid w:val="006744B8"/>
    <w:rsid w:val="00674939"/>
    <w:rsid w:val="00674AFD"/>
    <w:rsid w:val="00674B92"/>
    <w:rsid w:val="00674BAE"/>
    <w:rsid w:val="00674C10"/>
    <w:rsid w:val="00674D8E"/>
    <w:rsid w:val="00674DFD"/>
    <w:rsid w:val="00675033"/>
    <w:rsid w:val="0067509D"/>
    <w:rsid w:val="006750FD"/>
    <w:rsid w:val="006751D3"/>
    <w:rsid w:val="0067520A"/>
    <w:rsid w:val="0067521B"/>
    <w:rsid w:val="0067549E"/>
    <w:rsid w:val="0067570A"/>
    <w:rsid w:val="00675792"/>
    <w:rsid w:val="006758A0"/>
    <w:rsid w:val="00675B17"/>
    <w:rsid w:val="00675BC6"/>
    <w:rsid w:val="00675E73"/>
    <w:rsid w:val="00675EDD"/>
    <w:rsid w:val="00676190"/>
    <w:rsid w:val="00676611"/>
    <w:rsid w:val="0067678C"/>
    <w:rsid w:val="006767AD"/>
    <w:rsid w:val="006768F9"/>
    <w:rsid w:val="00676A51"/>
    <w:rsid w:val="00676A8C"/>
    <w:rsid w:val="00676BB1"/>
    <w:rsid w:val="00677094"/>
    <w:rsid w:val="0067729D"/>
    <w:rsid w:val="00677353"/>
    <w:rsid w:val="00677404"/>
    <w:rsid w:val="00677529"/>
    <w:rsid w:val="00677951"/>
    <w:rsid w:val="006779CB"/>
    <w:rsid w:val="00677A47"/>
    <w:rsid w:val="00677D46"/>
    <w:rsid w:val="00677DA7"/>
    <w:rsid w:val="00677F22"/>
    <w:rsid w:val="00680158"/>
    <w:rsid w:val="0068024E"/>
    <w:rsid w:val="00680276"/>
    <w:rsid w:val="006804E8"/>
    <w:rsid w:val="0068063B"/>
    <w:rsid w:val="00680656"/>
    <w:rsid w:val="0068073F"/>
    <w:rsid w:val="006808A8"/>
    <w:rsid w:val="006809A5"/>
    <w:rsid w:val="006809BC"/>
    <w:rsid w:val="00680A4D"/>
    <w:rsid w:val="00680A9B"/>
    <w:rsid w:val="00680B7E"/>
    <w:rsid w:val="00680F16"/>
    <w:rsid w:val="00680FEF"/>
    <w:rsid w:val="00681044"/>
    <w:rsid w:val="006810F8"/>
    <w:rsid w:val="0068120C"/>
    <w:rsid w:val="006812B7"/>
    <w:rsid w:val="006813D5"/>
    <w:rsid w:val="00681422"/>
    <w:rsid w:val="00681A94"/>
    <w:rsid w:val="00681B08"/>
    <w:rsid w:val="00681BCD"/>
    <w:rsid w:val="00681D67"/>
    <w:rsid w:val="00681E6A"/>
    <w:rsid w:val="00682253"/>
    <w:rsid w:val="00682439"/>
    <w:rsid w:val="006825B7"/>
    <w:rsid w:val="006825E4"/>
    <w:rsid w:val="0068266E"/>
    <w:rsid w:val="006826CF"/>
    <w:rsid w:val="00682892"/>
    <w:rsid w:val="00682985"/>
    <w:rsid w:val="006829A7"/>
    <w:rsid w:val="00682A0D"/>
    <w:rsid w:val="00682CB8"/>
    <w:rsid w:val="00682CD0"/>
    <w:rsid w:val="00682E1E"/>
    <w:rsid w:val="00683048"/>
    <w:rsid w:val="00683396"/>
    <w:rsid w:val="00683478"/>
    <w:rsid w:val="006836F1"/>
    <w:rsid w:val="0068374D"/>
    <w:rsid w:val="006839D8"/>
    <w:rsid w:val="00683AA6"/>
    <w:rsid w:val="00683B24"/>
    <w:rsid w:val="00683C56"/>
    <w:rsid w:val="00683EA1"/>
    <w:rsid w:val="00683ED7"/>
    <w:rsid w:val="00683F92"/>
    <w:rsid w:val="00683FC7"/>
    <w:rsid w:val="006842B8"/>
    <w:rsid w:val="00684392"/>
    <w:rsid w:val="0068445D"/>
    <w:rsid w:val="006845EA"/>
    <w:rsid w:val="0068465F"/>
    <w:rsid w:val="00684A0F"/>
    <w:rsid w:val="00684ADA"/>
    <w:rsid w:val="00684C02"/>
    <w:rsid w:val="00684C5B"/>
    <w:rsid w:val="00684D7E"/>
    <w:rsid w:val="00684E2A"/>
    <w:rsid w:val="00684F0E"/>
    <w:rsid w:val="00684F3C"/>
    <w:rsid w:val="00684F5A"/>
    <w:rsid w:val="00685100"/>
    <w:rsid w:val="0068511D"/>
    <w:rsid w:val="006851FE"/>
    <w:rsid w:val="006853DA"/>
    <w:rsid w:val="00685506"/>
    <w:rsid w:val="00685580"/>
    <w:rsid w:val="0068570C"/>
    <w:rsid w:val="00685D0C"/>
    <w:rsid w:val="00686188"/>
    <w:rsid w:val="006861B3"/>
    <w:rsid w:val="00686276"/>
    <w:rsid w:val="00686314"/>
    <w:rsid w:val="00686381"/>
    <w:rsid w:val="00686550"/>
    <w:rsid w:val="00686602"/>
    <w:rsid w:val="00686751"/>
    <w:rsid w:val="00686B4D"/>
    <w:rsid w:val="00686B65"/>
    <w:rsid w:val="00686D55"/>
    <w:rsid w:val="00686E3C"/>
    <w:rsid w:val="00686E90"/>
    <w:rsid w:val="00686E9C"/>
    <w:rsid w:val="00686EF6"/>
    <w:rsid w:val="00686F83"/>
    <w:rsid w:val="00687169"/>
    <w:rsid w:val="006871ED"/>
    <w:rsid w:val="006875E5"/>
    <w:rsid w:val="006876D6"/>
    <w:rsid w:val="006878B5"/>
    <w:rsid w:val="00687930"/>
    <w:rsid w:val="0068799F"/>
    <w:rsid w:val="006879A6"/>
    <w:rsid w:val="00687B30"/>
    <w:rsid w:val="00687B7D"/>
    <w:rsid w:val="00687CF4"/>
    <w:rsid w:val="00687EB3"/>
    <w:rsid w:val="00687F34"/>
    <w:rsid w:val="006900F8"/>
    <w:rsid w:val="00690219"/>
    <w:rsid w:val="0069062C"/>
    <w:rsid w:val="0069072B"/>
    <w:rsid w:val="0069074D"/>
    <w:rsid w:val="006907A0"/>
    <w:rsid w:val="00690B41"/>
    <w:rsid w:val="00690D22"/>
    <w:rsid w:val="00690E71"/>
    <w:rsid w:val="00690EB5"/>
    <w:rsid w:val="00690FE8"/>
    <w:rsid w:val="0069104D"/>
    <w:rsid w:val="0069122D"/>
    <w:rsid w:val="00691375"/>
    <w:rsid w:val="00691413"/>
    <w:rsid w:val="00691543"/>
    <w:rsid w:val="006915E5"/>
    <w:rsid w:val="00691638"/>
    <w:rsid w:val="00691662"/>
    <w:rsid w:val="00691B1C"/>
    <w:rsid w:val="00691BA3"/>
    <w:rsid w:val="00691D67"/>
    <w:rsid w:val="00691EAB"/>
    <w:rsid w:val="00691F33"/>
    <w:rsid w:val="0069200A"/>
    <w:rsid w:val="00692114"/>
    <w:rsid w:val="00692224"/>
    <w:rsid w:val="0069266E"/>
    <w:rsid w:val="0069268E"/>
    <w:rsid w:val="0069269F"/>
    <w:rsid w:val="006927D9"/>
    <w:rsid w:val="006929E1"/>
    <w:rsid w:val="00692B12"/>
    <w:rsid w:val="00692B80"/>
    <w:rsid w:val="00692BB1"/>
    <w:rsid w:val="00692C83"/>
    <w:rsid w:val="00692CE5"/>
    <w:rsid w:val="00692DE1"/>
    <w:rsid w:val="00692EC1"/>
    <w:rsid w:val="00692F7F"/>
    <w:rsid w:val="006930BD"/>
    <w:rsid w:val="0069322D"/>
    <w:rsid w:val="00693354"/>
    <w:rsid w:val="0069346C"/>
    <w:rsid w:val="006934FA"/>
    <w:rsid w:val="0069366C"/>
    <w:rsid w:val="00693878"/>
    <w:rsid w:val="006938E1"/>
    <w:rsid w:val="006938EF"/>
    <w:rsid w:val="00693921"/>
    <w:rsid w:val="0069399C"/>
    <w:rsid w:val="006939B7"/>
    <w:rsid w:val="00693A55"/>
    <w:rsid w:val="00693B5F"/>
    <w:rsid w:val="00693D8F"/>
    <w:rsid w:val="00693DA9"/>
    <w:rsid w:val="00693EC8"/>
    <w:rsid w:val="00693F69"/>
    <w:rsid w:val="006942F6"/>
    <w:rsid w:val="0069433A"/>
    <w:rsid w:val="00694391"/>
    <w:rsid w:val="00694D11"/>
    <w:rsid w:val="0069504A"/>
    <w:rsid w:val="006953D9"/>
    <w:rsid w:val="00695517"/>
    <w:rsid w:val="006955B1"/>
    <w:rsid w:val="00695791"/>
    <w:rsid w:val="006957A2"/>
    <w:rsid w:val="00695AAD"/>
    <w:rsid w:val="00695C14"/>
    <w:rsid w:val="00695C18"/>
    <w:rsid w:val="00695C5E"/>
    <w:rsid w:val="00695CFF"/>
    <w:rsid w:val="00695EE3"/>
    <w:rsid w:val="006960BD"/>
    <w:rsid w:val="0069613F"/>
    <w:rsid w:val="00696235"/>
    <w:rsid w:val="0069647E"/>
    <w:rsid w:val="00696783"/>
    <w:rsid w:val="006967BC"/>
    <w:rsid w:val="006967EE"/>
    <w:rsid w:val="006968FF"/>
    <w:rsid w:val="0069691F"/>
    <w:rsid w:val="006969C6"/>
    <w:rsid w:val="00696AE6"/>
    <w:rsid w:val="00696BA3"/>
    <w:rsid w:val="00696C57"/>
    <w:rsid w:val="00697067"/>
    <w:rsid w:val="006971F5"/>
    <w:rsid w:val="00697287"/>
    <w:rsid w:val="00697321"/>
    <w:rsid w:val="00697375"/>
    <w:rsid w:val="006973A2"/>
    <w:rsid w:val="006973B0"/>
    <w:rsid w:val="00697481"/>
    <w:rsid w:val="006975F4"/>
    <w:rsid w:val="00697774"/>
    <w:rsid w:val="00697867"/>
    <w:rsid w:val="006978A0"/>
    <w:rsid w:val="00697C03"/>
    <w:rsid w:val="00697D21"/>
    <w:rsid w:val="00697D23"/>
    <w:rsid w:val="00697D92"/>
    <w:rsid w:val="00697F76"/>
    <w:rsid w:val="006A001D"/>
    <w:rsid w:val="006A0059"/>
    <w:rsid w:val="006A0226"/>
    <w:rsid w:val="006A0274"/>
    <w:rsid w:val="006A02D6"/>
    <w:rsid w:val="006A0325"/>
    <w:rsid w:val="006A04C7"/>
    <w:rsid w:val="006A0663"/>
    <w:rsid w:val="006A0664"/>
    <w:rsid w:val="006A09DB"/>
    <w:rsid w:val="006A0A64"/>
    <w:rsid w:val="006A0C55"/>
    <w:rsid w:val="006A0C86"/>
    <w:rsid w:val="006A0DD7"/>
    <w:rsid w:val="006A0E35"/>
    <w:rsid w:val="006A0E5E"/>
    <w:rsid w:val="006A110D"/>
    <w:rsid w:val="006A11EC"/>
    <w:rsid w:val="006A12EE"/>
    <w:rsid w:val="006A13CF"/>
    <w:rsid w:val="006A1462"/>
    <w:rsid w:val="006A1468"/>
    <w:rsid w:val="006A157F"/>
    <w:rsid w:val="006A161B"/>
    <w:rsid w:val="006A16FA"/>
    <w:rsid w:val="006A1738"/>
    <w:rsid w:val="006A17A3"/>
    <w:rsid w:val="006A17AE"/>
    <w:rsid w:val="006A18D9"/>
    <w:rsid w:val="006A194C"/>
    <w:rsid w:val="006A1A23"/>
    <w:rsid w:val="006A1AD9"/>
    <w:rsid w:val="006A1E28"/>
    <w:rsid w:val="006A1E9D"/>
    <w:rsid w:val="006A1EF0"/>
    <w:rsid w:val="006A1F03"/>
    <w:rsid w:val="006A1F12"/>
    <w:rsid w:val="006A1F6E"/>
    <w:rsid w:val="006A22C1"/>
    <w:rsid w:val="006A238A"/>
    <w:rsid w:val="006A24CD"/>
    <w:rsid w:val="006A24FD"/>
    <w:rsid w:val="006A2527"/>
    <w:rsid w:val="006A264E"/>
    <w:rsid w:val="006A26C6"/>
    <w:rsid w:val="006A27CC"/>
    <w:rsid w:val="006A2A58"/>
    <w:rsid w:val="006A2B7C"/>
    <w:rsid w:val="006A2C22"/>
    <w:rsid w:val="006A2CC7"/>
    <w:rsid w:val="006A2CE2"/>
    <w:rsid w:val="006A30CA"/>
    <w:rsid w:val="006A30FE"/>
    <w:rsid w:val="006A3270"/>
    <w:rsid w:val="006A3398"/>
    <w:rsid w:val="006A33F9"/>
    <w:rsid w:val="006A3515"/>
    <w:rsid w:val="006A36AA"/>
    <w:rsid w:val="006A3BFE"/>
    <w:rsid w:val="006A3C07"/>
    <w:rsid w:val="006A3D88"/>
    <w:rsid w:val="006A3FF5"/>
    <w:rsid w:val="006A4104"/>
    <w:rsid w:val="006A41A0"/>
    <w:rsid w:val="006A4330"/>
    <w:rsid w:val="006A452B"/>
    <w:rsid w:val="006A45C2"/>
    <w:rsid w:val="006A461E"/>
    <w:rsid w:val="006A46C4"/>
    <w:rsid w:val="006A4870"/>
    <w:rsid w:val="006A4889"/>
    <w:rsid w:val="006A4892"/>
    <w:rsid w:val="006A48C2"/>
    <w:rsid w:val="006A48C5"/>
    <w:rsid w:val="006A4A0E"/>
    <w:rsid w:val="006A4A63"/>
    <w:rsid w:val="006A4AB7"/>
    <w:rsid w:val="006A4B0A"/>
    <w:rsid w:val="006A4D62"/>
    <w:rsid w:val="006A4E87"/>
    <w:rsid w:val="006A4EB7"/>
    <w:rsid w:val="006A4FA2"/>
    <w:rsid w:val="006A50A0"/>
    <w:rsid w:val="006A50D7"/>
    <w:rsid w:val="006A517E"/>
    <w:rsid w:val="006A52C1"/>
    <w:rsid w:val="006A52EB"/>
    <w:rsid w:val="006A5340"/>
    <w:rsid w:val="006A53A8"/>
    <w:rsid w:val="006A54DA"/>
    <w:rsid w:val="006A55A7"/>
    <w:rsid w:val="006A55B1"/>
    <w:rsid w:val="006A57F8"/>
    <w:rsid w:val="006A58E1"/>
    <w:rsid w:val="006A5B36"/>
    <w:rsid w:val="006A5D84"/>
    <w:rsid w:val="006A5DCF"/>
    <w:rsid w:val="006A5ED3"/>
    <w:rsid w:val="006A600C"/>
    <w:rsid w:val="006A6149"/>
    <w:rsid w:val="006A6428"/>
    <w:rsid w:val="006A64D2"/>
    <w:rsid w:val="006A655D"/>
    <w:rsid w:val="006A6720"/>
    <w:rsid w:val="006A69A7"/>
    <w:rsid w:val="006A6A02"/>
    <w:rsid w:val="006A6AB2"/>
    <w:rsid w:val="006A6F2F"/>
    <w:rsid w:val="006A6F31"/>
    <w:rsid w:val="006A7081"/>
    <w:rsid w:val="006A70EE"/>
    <w:rsid w:val="006A74D5"/>
    <w:rsid w:val="006A75DE"/>
    <w:rsid w:val="006A7633"/>
    <w:rsid w:val="006A79A9"/>
    <w:rsid w:val="006A79CA"/>
    <w:rsid w:val="006A7B04"/>
    <w:rsid w:val="006A7B3A"/>
    <w:rsid w:val="006A7D84"/>
    <w:rsid w:val="006A7E54"/>
    <w:rsid w:val="006A7E74"/>
    <w:rsid w:val="006A7F4D"/>
    <w:rsid w:val="006B003C"/>
    <w:rsid w:val="006B035A"/>
    <w:rsid w:val="006B04BA"/>
    <w:rsid w:val="006B0784"/>
    <w:rsid w:val="006B09A9"/>
    <w:rsid w:val="006B09F3"/>
    <w:rsid w:val="006B101A"/>
    <w:rsid w:val="006B10A3"/>
    <w:rsid w:val="006B10A4"/>
    <w:rsid w:val="006B121A"/>
    <w:rsid w:val="006B12B4"/>
    <w:rsid w:val="006B12B5"/>
    <w:rsid w:val="006B1356"/>
    <w:rsid w:val="006B1717"/>
    <w:rsid w:val="006B1739"/>
    <w:rsid w:val="006B19BE"/>
    <w:rsid w:val="006B1A23"/>
    <w:rsid w:val="006B1ADC"/>
    <w:rsid w:val="006B1B7F"/>
    <w:rsid w:val="006B1B8C"/>
    <w:rsid w:val="006B1BD0"/>
    <w:rsid w:val="006B1EDD"/>
    <w:rsid w:val="006B21D1"/>
    <w:rsid w:val="006B2328"/>
    <w:rsid w:val="006B24B7"/>
    <w:rsid w:val="006B2688"/>
    <w:rsid w:val="006B27A1"/>
    <w:rsid w:val="006B2803"/>
    <w:rsid w:val="006B280A"/>
    <w:rsid w:val="006B282A"/>
    <w:rsid w:val="006B2843"/>
    <w:rsid w:val="006B287D"/>
    <w:rsid w:val="006B2893"/>
    <w:rsid w:val="006B292F"/>
    <w:rsid w:val="006B29DE"/>
    <w:rsid w:val="006B2B17"/>
    <w:rsid w:val="006B2C01"/>
    <w:rsid w:val="006B2DD5"/>
    <w:rsid w:val="006B2E8E"/>
    <w:rsid w:val="006B2EFF"/>
    <w:rsid w:val="006B2F58"/>
    <w:rsid w:val="006B33BB"/>
    <w:rsid w:val="006B346E"/>
    <w:rsid w:val="006B351F"/>
    <w:rsid w:val="006B359C"/>
    <w:rsid w:val="006B3751"/>
    <w:rsid w:val="006B39CB"/>
    <w:rsid w:val="006B3AB7"/>
    <w:rsid w:val="006B3B91"/>
    <w:rsid w:val="006B3BE8"/>
    <w:rsid w:val="006B3C9E"/>
    <w:rsid w:val="006B3D9F"/>
    <w:rsid w:val="006B3EAB"/>
    <w:rsid w:val="006B415D"/>
    <w:rsid w:val="006B41BD"/>
    <w:rsid w:val="006B41C9"/>
    <w:rsid w:val="006B45A0"/>
    <w:rsid w:val="006B4649"/>
    <w:rsid w:val="006B47F6"/>
    <w:rsid w:val="006B4818"/>
    <w:rsid w:val="006B4B4F"/>
    <w:rsid w:val="006B4DCE"/>
    <w:rsid w:val="006B4E10"/>
    <w:rsid w:val="006B4F89"/>
    <w:rsid w:val="006B5210"/>
    <w:rsid w:val="006B5245"/>
    <w:rsid w:val="006B524E"/>
    <w:rsid w:val="006B532A"/>
    <w:rsid w:val="006B54D1"/>
    <w:rsid w:val="006B56FD"/>
    <w:rsid w:val="006B57ED"/>
    <w:rsid w:val="006B5952"/>
    <w:rsid w:val="006B598F"/>
    <w:rsid w:val="006B5CD9"/>
    <w:rsid w:val="006B60A2"/>
    <w:rsid w:val="006B6409"/>
    <w:rsid w:val="006B6473"/>
    <w:rsid w:val="006B65D4"/>
    <w:rsid w:val="006B679A"/>
    <w:rsid w:val="006B69E7"/>
    <w:rsid w:val="006B6A48"/>
    <w:rsid w:val="006B6B63"/>
    <w:rsid w:val="006B6BEC"/>
    <w:rsid w:val="006B6EEC"/>
    <w:rsid w:val="006B704E"/>
    <w:rsid w:val="006B722D"/>
    <w:rsid w:val="006B72E2"/>
    <w:rsid w:val="006B76A2"/>
    <w:rsid w:val="006B7713"/>
    <w:rsid w:val="006B780F"/>
    <w:rsid w:val="006B7842"/>
    <w:rsid w:val="006B7863"/>
    <w:rsid w:val="006B7870"/>
    <w:rsid w:val="006B78E7"/>
    <w:rsid w:val="006B7AAB"/>
    <w:rsid w:val="006B7B5D"/>
    <w:rsid w:val="006B7C5F"/>
    <w:rsid w:val="006B7CC1"/>
    <w:rsid w:val="006B7CE5"/>
    <w:rsid w:val="006B7E9F"/>
    <w:rsid w:val="006BAD55"/>
    <w:rsid w:val="006C00AF"/>
    <w:rsid w:val="006C0134"/>
    <w:rsid w:val="006C0190"/>
    <w:rsid w:val="006C01F4"/>
    <w:rsid w:val="006C0326"/>
    <w:rsid w:val="006C04FE"/>
    <w:rsid w:val="006C0521"/>
    <w:rsid w:val="006C05DD"/>
    <w:rsid w:val="006C06BA"/>
    <w:rsid w:val="006C07D7"/>
    <w:rsid w:val="006C0883"/>
    <w:rsid w:val="006C08B1"/>
    <w:rsid w:val="006C08EA"/>
    <w:rsid w:val="006C0920"/>
    <w:rsid w:val="006C0986"/>
    <w:rsid w:val="006C09DA"/>
    <w:rsid w:val="006C0B97"/>
    <w:rsid w:val="006C0EB4"/>
    <w:rsid w:val="006C0FBF"/>
    <w:rsid w:val="006C12EA"/>
    <w:rsid w:val="006C137C"/>
    <w:rsid w:val="006C13EE"/>
    <w:rsid w:val="006C1582"/>
    <w:rsid w:val="006C1607"/>
    <w:rsid w:val="006C1619"/>
    <w:rsid w:val="006C17F8"/>
    <w:rsid w:val="006C1839"/>
    <w:rsid w:val="006C188A"/>
    <w:rsid w:val="006C19D9"/>
    <w:rsid w:val="006C1F79"/>
    <w:rsid w:val="006C20A0"/>
    <w:rsid w:val="006C2479"/>
    <w:rsid w:val="006C26F7"/>
    <w:rsid w:val="006C2817"/>
    <w:rsid w:val="006C29C4"/>
    <w:rsid w:val="006C2A32"/>
    <w:rsid w:val="006C2D23"/>
    <w:rsid w:val="006C2D77"/>
    <w:rsid w:val="006C2DC9"/>
    <w:rsid w:val="006C2E5B"/>
    <w:rsid w:val="006C2EF3"/>
    <w:rsid w:val="006C3283"/>
    <w:rsid w:val="006C3292"/>
    <w:rsid w:val="006C330F"/>
    <w:rsid w:val="006C33B0"/>
    <w:rsid w:val="006C3430"/>
    <w:rsid w:val="006C3480"/>
    <w:rsid w:val="006C382E"/>
    <w:rsid w:val="006C395F"/>
    <w:rsid w:val="006C39D8"/>
    <w:rsid w:val="006C3A68"/>
    <w:rsid w:val="006C3CED"/>
    <w:rsid w:val="006C3D86"/>
    <w:rsid w:val="006C3F7C"/>
    <w:rsid w:val="006C410E"/>
    <w:rsid w:val="006C41D3"/>
    <w:rsid w:val="006C42F5"/>
    <w:rsid w:val="006C448E"/>
    <w:rsid w:val="006C4533"/>
    <w:rsid w:val="006C4551"/>
    <w:rsid w:val="006C456F"/>
    <w:rsid w:val="006C459F"/>
    <w:rsid w:val="006C4894"/>
    <w:rsid w:val="006C4900"/>
    <w:rsid w:val="006C4C07"/>
    <w:rsid w:val="006C4E2F"/>
    <w:rsid w:val="006C4ECE"/>
    <w:rsid w:val="006C4FD2"/>
    <w:rsid w:val="006C5022"/>
    <w:rsid w:val="006C5061"/>
    <w:rsid w:val="006C5143"/>
    <w:rsid w:val="006C5207"/>
    <w:rsid w:val="006C52CC"/>
    <w:rsid w:val="006C531B"/>
    <w:rsid w:val="006C5342"/>
    <w:rsid w:val="006C5594"/>
    <w:rsid w:val="006C56D5"/>
    <w:rsid w:val="006C578A"/>
    <w:rsid w:val="006C5810"/>
    <w:rsid w:val="006C59D3"/>
    <w:rsid w:val="006C5A27"/>
    <w:rsid w:val="006C5F9E"/>
    <w:rsid w:val="006C6086"/>
    <w:rsid w:val="006C6210"/>
    <w:rsid w:val="006C646B"/>
    <w:rsid w:val="006C6541"/>
    <w:rsid w:val="006C6586"/>
    <w:rsid w:val="006C66CA"/>
    <w:rsid w:val="006C66D5"/>
    <w:rsid w:val="006C683F"/>
    <w:rsid w:val="006C68FC"/>
    <w:rsid w:val="006C6960"/>
    <w:rsid w:val="006C6A26"/>
    <w:rsid w:val="006C6AE4"/>
    <w:rsid w:val="006C6CF1"/>
    <w:rsid w:val="006C6EDD"/>
    <w:rsid w:val="006C71AC"/>
    <w:rsid w:val="006C71E4"/>
    <w:rsid w:val="006C7461"/>
    <w:rsid w:val="006C766F"/>
    <w:rsid w:val="006C7703"/>
    <w:rsid w:val="006C77CA"/>
    <w:rsid w:val="006C7851"/>
    <w:rsid w:val="006C7898"/>
    <w:rsid w:val="006C7916"/>
    <w:rsid w:val="006C7994"/>
    <w:rsid w:val="006C7DC2"/>
    <w:rsid w:val="006D0035"/>
    <w:rsid w:val="006D0228"/>
    <w:rsid w:val="006D03B9"/>
    <w:rsid w:val="006D0597"/>
    <w:rsid w:val="006D05D2"/>
    <w:rsid w:val="006D07C3"/>
    <w:rsid w:val="006D0BBE"/>
    <w:rsid w:val="006D0C5B"/>
    <w:rsid w:val="006D0CE9"/>
    <w:rsid w:val="006D0D41"/>
    <w:rsid w:val="006D0F2E"/>
    <w:rsid w:val="006D1095"/>
    <w:rsid w:val="006D147D"/>
    <w:rsid w:val="006D1752"/>
    <w:rsid w:val="006D1828"/>
    <w:rsid w:val="006D1946"/>
    <w:rsid w:val="006D1A10"/>
    <w:rsid w:val="006D1BFA"/>
    <w:rsid w:val="006D1E6F"/>
    <w:rsid w:val="006D1FB9"/>
    <w:rsid w:val="006D2090"/>
    <w:rsid w:val="006D2125"/>
    <w:rsid w:val="006D21C3"/>
    <w:rsid w:val="006D227B"/>
    <w:rsid w:val="006D22D9"/>
    <w:rsid w:val="006D250F"/>
    <w:rsid w:val="006D28B0"/>
    <w:rsid w:val="006D28DB"/>
    <w:rsid w:val="006D2922"/>
    <w:rsid w:val="006D2AC2"/>
    <w:rsid w:val="006D2C02"/>
    <w:rsid w:val="006D2F28"/>
    <w:rsid w:val="006D2F95"/>
    <w:rsid w:val="006D2FE7"/>
    <w:rsid w:val="006D3018"/>
    <w:rsid w:val="006D30BE"/>
    <w:rsid w:val="006D3411"/>
    <w:rsid w:val="006D3451"/>
    <w:rsid w:val="006D373B"/>
    <w:rsid w:val="006D38CA"/>
    <w:rsid w:val="006D3D25"/>
    <w:rsid w:val="006D3E9B"/>
    <w:rsid w:val="006D3F93"/>
    <w:rsid w:val="006D4084"/>
    <w:rsid w:val="006D418E"/>
    <w:rsid w:val="006D41D8"/>
    <w:rsid w:val="006D42A7"/>
    <w:rsid w:val="006D44C2"/>
    <w:rsid w:val="006D44FE"/>
    <w:rsid w:val="006D473E"/>
    <w:rsid w:val="006D47FF"/>
    <w:rsid w:val="006D4876"/>
    <w:rsid w:val="006D49B9"/>
    <w:rsid w:val="006D4A21"/>
    <w:rsid w:val="006D4A5B"/>
    <w:rsid w:val="006D4A8E"/>
    <w:rsid w:val="006D4AD5"/>
    <w:rsid w:val="006D4BCD"/>
    <w:rsid w:val="006D4CFE"/>
    <w:rsid w:val="006D4D5F"/>
    <w:rsid w:val="006D4DB1"/>
    <w:rsid w:val="006D5070"/>
    <w:rsid w:val="006D5158"/>
    <w:rsid w:val="006D52F6"/>
    <w:rsid w:val="006D5434"/>
    <w:rsid w:val="006D5435"/>
    <w:rsid w:val="006D5476"/>
    <w:rsid w:val="006D54CA"/>
    <w:rsid w:val="006D5663"/>
    <w:rsid w:val="006D5772"/>
    <w:rsid w:val="006D59DB"/>
    <w:rsid w:val="006D5A19"/>
    <w:rsid w:val="006D5DDD"/>
    <w:rsid w:val="006D5E63"/>
    <w:rsid w:val="006D5F24"/>
    <w:rsid w:val="006D5FDF"/>
    <w:rsid w:val="006D60E3"/>
    <w:rsid w:val="006D640B"/>
    <w:rsid w:val="006D6434"/>
    <w:rsid w:val="006D65B0"/>
    <w:rsid w:val="006D6628"/>
    <w:rsid w:val="006D6739"/>
    <w:rsid w:val="006D6876"/>
    <w:rsid w:val="006D687C"/>
    <w:rsid w:val="006D68E4"/>
    <w:rsid w:val="006D6B32"/>
    <w:rsid w:val="006D6B3D"/>
    <w:rsid w:val="006D6B98"/>
    <w:rsid w:val="006D6CCC"/>
    <w:rsid w:val="006D6D02"/>
    <w:rsid w:val="006D6EA6"/>
    <w:rsid w:val="006D6EDA"/>
    <w:rsid w:val="006D701A"/>
    <w:rsid w:val="006D7070"/>
    <w:rsid w:val="006D72BA"/>
    <w:rsid w:val="006D73DA"/>
    <w:rsid w:val="006D7491"/>
    <w:rsid w:val="006D7535"/>
    <w:rsid w:val="006D76DC"/>
    <w:rsid w:val="006D7760"/>
    <w:rsid w:val="006D784C"/>
    <w:rsid w:val="006D7A23"/>
    <w:rsid w:val="006D7AA2"/>
    <w:rsid w:val="006D7C37"/>
    <w:rsid w:val="006D7CEF"/>
    <w:rsid w:val="006D7D72"/>
    <w:rsid w:val="006D7ECC"/>
    <w:rsid w:val="006D7F90"/>
    <w:rsid w:val="006D7F96"/>
    <w:rsid w:val="006E00FD"/>
    <w:rsid w:val="006E010B"/>
    <w:rsid w:val="006E014E"/>
    <w:rsid w:val="006E0179"/>
    <w:rsid w:val="006E0367"/>
    <w:rsid w:val="006E05CA"/>
    <w:rsid w:val="006E07CD"/>
    <w:rsid w:val="006E0860"/>
    <w:rsid w:val="006E08D3"/>
    <w:rsid w:val="006E097F"/>
    <w:rsid w:val="006E0BAC"/>
    <w:rsid w:val="006E0CF4"/>
    <w:rsid w:val="006E0D47"/>
    <w:rsid w:val="006E0E69"/>
    <w:rsid w:val="006E111A"/>
    <w:rsid w:val="006E122D"/>
    <w:rsid w:val="006E142F"/>
    <w:rsid w:val="006E1438"/>
    <w:rsid w:val="006E14E7"/>
    <w:rsid w:val="006E14E8"/>
    <w:rsid w:val="006E1626"/>
    <w:rsid w:val="006E1642"/>
    <w:rsid w:val="006E16E5"/>
    <w:rsid w:val="006E16F6"/>
    <w:rsid w:val="006E1968"/>
    <w:rsid w:val="006E19F9"/>
    <w:rsid w:val="006E1A5F"/>
    <w:rsid w:val="006E1CE1"/>
    <w:rsid w:val="006E1DD3"/>
    <w:rsid w:val="006E1EF3"/>
    <w:rsid w:val="006E1F24"/>
    <w:rsid w:val="006E255F"/>
    <w:rsid w:val="006E2586"/>
    <w:rsid w:val="006E26A3"/>
    <w:rsid w:val="006E2847"/>
    <w:rsid w:val="006E293D"/>
    <w:rsid w:val="006E2A0B"/>
    <w:rsid w:val="006E2A44"/>
    <w:rsid w:val="006E2BA1"/>
    <w:rsid w:val="006E2BC9"/>
    <w:rsid w:val="006E2FA7"/>
    <w:rsid w:val="006E300D"/>
    <w:rsid w:val="006E30F1"/>
    <w:rsid w:val="006E311B"/>
    <w:rsid w:val="006E3199"/>
    <w:rsid w:val="006E31EF"/>
    <w:rsid w:val="006E3274"/>
    <w:rsid w:val="006E3323"/>
    <w:rsid w:val="006E35FF"/>
    <w:rsid w:val="006E3601"/>
    <w:rsid w:val="006E3612"/>
    <w:rsid w:val="006E3A04"/>
    <w:rsid w:val="006E3A74"/>
    <w:rsid w:val="006E3B07"/>
    <w:rsid w:val="006E3BBF"/>
    <w:rsid w:val="006E3C93"/>
    <w:rsid w:val="006E3D69"/>
    <w:rsid w:val="006E4009"/>
    <w:rsid w:val="006E4360"/>
    <w:rsid w:val="006E4558"/>
    <w:rsid w:val="006E456A"/>
    <w:rsid w:val="006E45A0"/>
    <w:rsid w:val="006E47EB"/>
    <w:rsid w:val="006E4846"/>
    <w:rsid w:val="006E4887"/>
    <w:rsid w:val="006E48B2"/>
    <w:rsid w:val="006E492F"/>
    <w:rsid w:val="006E4D67"/>
    <w:rsid w:val="006E4E23"/>
    <w:rsid w:val="006E4E5F"/>
    <w:rsid w:val="006E4FEC"/>
    <w:rsid w:val="006E516D"/>
    <w:rsid w:val="006E5241"/>
    <w:rsid w:val="006E52F3"/>
    <w:rsid w:val="006E56D3"/>
    <w:rsid w:val="006E571A"/>
    <w:rsid w:val="006E58BE"/>
    <w:rsid w:val="006E594A"/>
    <w:rsid w:val="006E5AAF"/>
    <w:rsid w:val="006E5B0C"/>
    <w:rsid w:val="006E5C0E"/>
    <w:rsid w:val="006E5E8E"/>
    <w:rsid w:val="006E5EAB"/>
    <w:rsid w:val="006E5F51"/>
    <w:rsid w:val="006E626A"/>
    <w:rsid w:val="006E6474"/>
    <w:rsid w:val="006E64E6"/>
    <w:rsid w:val="006E6596"/>
    <w:rsid w:val="006E666B"/>
    <w:rsid w:val="006E68E6"/>
    <w:rsid w:val="006E690B"/>
    <w:rsid w:val="006E69A9"/>
    <w:rsid w:val="006E6AD3"/>
    <w:rsid w:val="006E6C16"/>
    <w:rsid w:val="006E6E44"/>
    <w:rsid w:val="006E6E68"/>
    <w:rsid w:val="006E704A"/>
    <w:rsid w:val="006E7370"/>
    <w:rsid w:val="006E74CA"/>
    <w:rsid w:val="006E753C"/>
    <w:rsid w:val="006E7602"/>
    <w:rsid w:val="006E76A5"/>
    <w:rsid w:val="006E782B"/>
    <w:rsid w:val="006E7998"/>
    <w:rsid w:val="006E79A9"/>
    <w:rsid w:val="006E7BFE"/>
    <w:rsid w:val="006E7F3D"/>
    <w:rsid w:val="006ECFB5"/>
    <w:rsid w:val="006F015C"/>
    <w:rsid w:val="006F0207"/>
    <w:rsid w:val="006F0312"/>
    <w:rsid w:val="006F0408"/>
    <w:rsid w:val="006F04DD"/>
    <w:rsid w:val="006F04F3"/>
    <w:rsid w:val="006F0555"/>
    <w:rsid w:val="006F0591"/>
    <w:rsid w:val="006F05CF"/>
    <w:rsid w:val="006F05FB"/>
    <w:rsid w:val="006F07D4"/>
    <w:rsid w:val="006F07F3"/>
    <w:rsid w:val="006F0806"/>
    <w:rsid w:val="006F0B12"/>
    <w:rsid w:val="006F0D4A"/>
    <w:rsid w:val="006F0D63"/>
    <w:rsid w:val="006F0D89"/>
    <w:rsid w:val="006F0D9D"/>
    <w:rsid w:val="006F0DC5"/>
    <w:rsid w:val="006F0F79"/>
    <w:rsid w:val="006F122D"/>
    <w:rsid w:val="006F136E"/>
    <w:rsid w:val="006F1419"/>
    <w:rsid w:val="006F1481"/>
    <w:rsid w:val="006F1870"/>
    <w:rsid w:val="006F1889"/>
    <w:rsid w:val="006F1973"/>
    <w:rsid w:val="006F19C7"/>
    <w:rsid w:val="006F19F9"/>
    <w:rsid w:val="006F1AEB"/>
    <w:rsid w:val="006F1C3A"/>
    <w:rsid w:val="006F1CB5"/>
    <w:rsid w:val="006F1D33"/>
    <w:rsid w:val="006F1E68"/>
    <w:rsid w:val="006F1F36"/>
    <w:rsid w:val="006F21E6"/>
    <w:rsid w:val="006F222F"/>
    <w:rsid w:val="006F22F6"/>
    <w:rsid w:val="006F239A"/>
    <w:rsid w:val="006F2566"/>
    <w:rsid w:val="006F25C2"/>
    <w:rsid w:val="006F260F"/>
    <w:rsid w:val="006F26F8"/>
    <w:rsid w:val="006F2B19"/>
    <w:rsid w:val="006F2B57"/>
    <w:rsid w:val="006F2CF6"/>
    <w:rsid w:val="006F2F98"/>
    <w:rsid w:val="006F31F8"/>
    <w:rsid w:val="006F32E8"/>
    <w:rsid w:val="006F3350"/>
    <w:rsid w:val="006F34AE"/>
    <w:rsid w:val="006F3544"/>
    <w:rsid w:val="006F355D"/>
    <w:rsid w:val="006F363E"/>
    <w:rsid w:val="006F3669"/>
    <w:rsid w:val="006F375F"/>
    <w:rsid w:val="006F3A30"/>
    <w:rsid w:val="006F3D9B"/>
    <w:rsid w:val="006F3EFC"/>
    <w:rsid w:val="006F4165"/>
    <w:rsid w:val="006F42F8"/>
    <w:rsid w:val="006F4585"/>
    <w:rsid w:val="006F48AC"/>
    <w:rsid w:val="006F497E"/>
    <w:rsid w:val="006F49CA"/>
    <w:rsid w:val="006F4A89"/>
    <w:rsid w:val="006F4AB4"/>
    <w:rsid w:val="006F4E46"/>
    <w:rsid w:val="006F4E92"/>
    <w:rsid w:val="006F4EFE"/>
    <w:rsid w:val="006F4F57"/>
    <w:rsid w:val="006F4FD1"/>
    <w:rsid w:val="006F50BC"/>
    <w:rsid w:val="006F5236"/>
    <w:rsid w:val="006F5238"/>
    <w:rsid w:val="006F526F"/>
    <w:rsid w:val="006F5291"/>
    <w:rsid w:val="006F53D6"/>
    <w:rsid w:val="006F53DC"/>
    <w:rsid w:val="006F54AF"/>
    <w:rsid w:val="006F55C1"/>
    <w:rsid w:val="006F5604"/>
    <w:rsid w:val="006F56A9"/>
    <w:rsid w:val="006F5776"/>
    <w:rsid w:val="006F5910"/>
    <w:rsid w:val="006F599C"/>
    <w:rsid w:val="006F5AC5"/>
    <w:rsid w:val="006F5F3F"/>
    <w:rsid w:val="006F60C2"/>
    <w:rsid w:val="006F63BD"/>
    <w:rsid w:val="006F65EF"/>
    <w:rsid w:val="006F6673"/>
    <w:rsid w:val="006F67F4"/>
    <w:rsid w:val="006F6A42"/>
    <w:rsid w:val="006F6A4B"/>
    <w:rsid w:val="006F6CBE"/>
    <w:rsid w:val="006F6DA0"/>
    <w:rsid w:val="006F6DBA"/>
    <w:rsid w:val="006F6E0D"/>
    <w:rsid w:val="006F6F1E"/>
    <w:rsid w:val="006F715A"/>
    <w:rsid w:val="006F715E"/>
    <w:rsid w:val="006F7257"/>
    <w:rsid w:val="006F729A"/>
    <w:rsid w:val="006F7570"/>
    <w:rsid w:val="006F7612"/>
    <w:rsid w:val="006F7646"/>
    <w:rsid w:val="006F78DF"/>
    <w:rsid w:val="006F7924"/>
    <w:rsid w:val="006F79A9"/>
    <w:rsid w:val="006F7CA0"/>
    <w:rsid w:val="006F7E76"/>
    <w:rsid w:val="006F7E86"/>
    <w:rsid w:val="006F7ECB"/>
    <w:rsid w:val="006F7F18"/>
    <w:rsid w:val="00700257"/>
    <w:rsid w:val="00700438"/>
    <w:rsid w:val="00700493"/>
    <w:rsid w:val="00700535"/>
    <w:rsid w:val="007005D3"/>
    <w:rsid w:val="007005E7"/>
    <w:rsid w:val="007009CD"/>
    <w:rsid w:val="00700A20"/>
    <w:rsid w:val="00700A93"/>
    <w:rsid w:val="00700B97"/>
    <w:rsid w:val="00700C1C"/>
    <w:rsid w:val="00700ED6"/>
    <w:rsid w:val="00700F50"/>
    <w:rsid w:val="00701202"/>
    <w:rsid w:val="00701280"/>
    <w:rsid w:val="007012AA"/>
    <w:rsid w:val="0070138E"/>
    <w:rsid w:val="007014C9"/>
    <w:rsid w:val="0070157F"/>
    <w:rsid w:val="007015CC"/>
    <w:rsid w:val="00701867"/>
    <w:rsid w:val="00701939"/>
    <w:rsid w:val="00701B0A"/>
    <w:rsid w:val="00701CEF"/>
    <w:rsid w:val="00701D1F"/>
    <w:rsid w:val="00701F98"/>
    <w:rsid w:val="00701FAF"/>
    <w:rsid w:val="007020A3"/>
    <w:rsid w:val="00702244"/>
    <w:rsid w:val="007022D5"/>
    <w:rsid w:val="007022FD"/>
    <w:rsid w:val="0070256F"/>
    <w:rsid w:val="00702582"/>
    <w:rsid w:val="00702591"/>
    <w:rsid w:val="0070285A"/>
    <w:rsid w:val="00702930"/>
    <w:rsid w:val="007029A6"/>
    <w:rsid w:val="007029C3"/>
    <w:rsid w:val="007029CC"/>
    <w:rsid w:val="00702BBE"/>
    <w:rsid w:val="00702C0E"/>
    <w:rsid w:val="00702D01"/>
    <w:rsid w:val="00702DC6"/>
    <w:rsid w:val="00702DE2"/>
    <w:rsid w:val="00702E7D"/>
    <w:rsid w:val="00702F36"/>
    <w:rsid w:val="00702F8B"/>
    <w:rsid w:val="00702FA0"/>
    <w:rsid w:val="0070308D"/>
    <w:rsid w:val="00703190"/>
    <w:rsid w:val="007032F2"/>
    <w:rsid w:val="00703310"/>
    <w:rsid w:val="0070353E"/>
    <w:rsid w:val="00703586"/>
    <w:rsid w:val="007035BE"/>
    <w:rsid w:val="00703745"/>
    <w:rsid w:val="00703839"/>
    <w:rsid w:val="007038F0"/>
    <w:rsid w:val="00703910"/>
    <w:rsid w:val="007039EB"/>
    <w:rsid w:val="00703B4F"/>
    <w:rsid w:val="00703C79"/>
    <w:rsid w:val="00703E42"/>
    <w:rsid w:val="00703EAE"/>
    <w:rsid w:val="00704008"/>
    <w:rsid w:val="00704023"/>
    <w:rsid w:val="0070417C"/>
    <w:rsid w:val="00704192"/>
    <w:rsid w:val="00704276"/>
    <w:rsid w:val="007043BC"/>
    <w:rsid w:val="00704441"/>
    <w:rsid w:val="00704443"/>
    <w:rsid w:val="0070455C"/>
    <w:rsid w:val="007045A6"/>
    <w:rsid w:val="0070461D"/>
    <w:rsid w:val="0070472B"/>
    <w:rsid w:val="00704995"/>
    <w:rsid w:val="00704AFF"/>
    <w:rsid w:val="00705182"/>
    <w:rsid w:val="0070549D"/>
    <w:rsid w:val="00705515"/>
    <w:rsid w:val="0070560F"/>
    <w:rsid w:val="0070572C"/>
    <w:rsid w:val="0070595B"/>
    <w:rsid w:val="00705D68"/>
    <w:rsid w:val="00705E94"/>
    <w:rsid w:val="00705ECD"/>
    <w:rsid w:val="00705EE7"/>
    <w:rsid w:val="00705FAE"/>
    <w:rsid w:val="00706006"/>
    <w:rsid w:val="007060C5"/>
    <w:rsid w:val="0070610C"/>
    <w:rsid w:val="0070621A"/>
    <w:rsid w:val="00706298"/>
    <w:rsid w:val="0070643E"/>
    <w:rsid w:val="007065B8"/>
    <w:rsid w:val="007066F7"/>
    <w:rsid w:val="00706754"/>
    <w:rsid w:val="007067CC"/>
    <w:rsid w:val="007067F3"/>
    <w:rsid w:val="00706811"/>
    <w:rsid w:val="0070681D"/>
    <w:rsid w:val="00706991"/>
    <w:rsid w:val="00706A0F"/>
    <w:rsid w:val="00706AD1"/>
    <w:rsid w:val="00706B21"/>
    <w:rsid w:val="00706C75"/>
    <w:rsid w:val="00706E9B"/>
    <w:rsid w:val="00706EE5"/>
    <w:rsid w:val="00707061"/>
    <w:rsid w:val="007070D4"/>
    <w:rsid w:val="007070E3"/>
    <w:rsid w:val="007070EA"/>
    <w:rsid w:val="00707129"/>
    <w:rsid w:val="00707384"/>
    <w:rsid w:val="00707407"/>
    <w:rsid w:val="00707629"/>
    <w:rsid w:val="0070762E"/>
    <w:rsid w:val="00707657"/>
    <w:rsid w:val="007076E9"/>
    <w:rsid w:val="007076FC"/>
    <w:rsid w:val="0070770E"/>
    <w:rsid w:val="0070774D"/>
    <w:rsid w:val="00707825"/>
    <w:rsid w:val="00707847"/>
    <w:rsid w:val="00707AF5"/>
    <w:rsid w:val="00707F47"/>
    <w:rsid w:val="00710102"/>
    <w:rsid w:val="007101A8"/>
    <w:rsid w:val="0071025E"/>
    <w:rsid w:val="00710460"/>
    <w:rsid w:val="0071087A"/>
    <w:rsid w:val="00710A54"/>
    <w:rsid w:val="00710B9A"/>
    <w:rsid w:val="00710CF9"/>
    <w:rsid w:val="00711028"/>
    <w:rsid w:val="00711039"/>
    <w:rsid w:val="007110B8"/>
    <w:rsid w:val="0071130E"/>
    <w:rsid w:val="00711352"/>
    <w:rsid w:val="0071158B"/>
    <w:rsid w:val="00711594"/>
    <w:rsid w:val="00711A10"/>
    <w:rsid w:val="00711A38"/>
    <w:rsid w:val="00711BA0"/>
    <w:rsid w:val="00711D17"/>
    <w:rsid w:val="00711D2B"/>
    <w:rsid w:val="00711F1A"/>
    <w:rsid w:val="00711F8A"/>
    <w:rsid w:val="0071202F"/>
    <w:rsid w:val="007123A3"/>
    <w:rsid w:val="007125F4"/>
    <w:rsid w:val="00712661"/>
    <w:rsid w:val="007126F1"/>
    <w:rsid w:val="00712768"/>
    <w:rsid w:val="007127C0"/>
    <w:rsid w:val="0071283F"/>
    <w:rsid w:val="00712871"/>
    <w:rsid w:val="00712894"/>
    <w:rsid w:val="00712963"/>
    <w:rsid w:val="00712A69"/>
    <w:rsid w:val="00712BFA"/>
    <w:rsid w:val="00712CC4"/>
    <w:rsid w:val="00712D37"/>
    <w:rsid w:val="00712D5D"/>
    <w:rsid w:val="00712D67"/>
    <w:rsid w:val="00712DAB"/>
    <w:rsid w:val="00712E81"/>
    <w:rsid w:val="007131E7"/>
    <w:rsid w:val="0071321E"/>
    <w:rsid w:val="00713374"/>
    <w:rsid w:val="007133C0"/>
    <w:rsid w:val="007134A4"/>
    <w:rsid w:val="007137E9"/>
    <w:rsid w:val="007138D6"/>
    <w:rsid w:val="007138E4"/>
    <w:rsid w:val="007139D3"/>
    <w:rsid w:val="00713A21"/>
    <w:rsid w:val="00713AB2"/>
    <w:rsid w:val="00713DEE"/>
    <w:rsid w:val="00713FF9"/>
    <w:rsid w:val="00714042"/>
    <w:rsid w:val="00714048"/>
    <w:rsid w:val="007140BD"/>
    <w:rsid w:val="00714144"/>
    <w:rsid w:val="007141C7"/>
    <w:rsid w:val="007143C4"/>
    <w:rsid w:val="007144A7"/>
    <w:rsid w:val="0071452D"/>
    <w:rsid w:val="00714554"/>
    <w:rsid w:val="007145CF"/>
    <w:rsid w:val="0071465E"/>
    <w:rsid w:val="0071479D"/>
    <w:rsid w:val="007148A0"/>
    <w:rsid w:val="007148BE"/>
    <w:rsid w:val="0071494A"/>
    <w:rsid w:val="00714AE0"/>
    <w:rsid w:val="00714B7F"/>
    <w:rsid w:val="00714DA2"/>
    <w:rsid w:val="00714E8F"/>
    <w:rsid w:val="00714ED3"/>
    <w:rsid w:val="00714FD4"/>
    <w:rsid w:val="007150B9"/>
    <w:rsid w:val="0071537D"/>
    <w:rsid w:val="0071543E"/>
    <w:rsid w:val="00715470"/>
    <w:rsid w:val="0071579F"/>
    <w:rsid w:val="0071587B"/>
    <w:rsid w:val="00715A5D"/>
    <w:rsid w:val="00715B20"/>
    <w:rsid w:val="00715C71"/>
    <w:rsid w:val="00715E42"/>
    <w:rsid w:val="00716034"/>
    <w:rsid w:val="007160E5"/>
    <w:rsid w:val="0071618D"/>
    <w:rsid w:val="00716363"/>
    <w:rsid w:val="0071649E"/>
    <w:rsid w:val="0071667A"/>
    <w:rsid w:val="00716767"/>
    <w:rsid w:val="0071678A"/>
    <w:rsid w:val="007168DD"/>
    <w:rsid w:val="0071696D"/>
    <w:rsid w:val="007169FC"/>
    <w:rsid w:val="00716A11"/>
    <w:rsid w:val="00716A2C"/>
    <w:rsid w:val="00716B65"/>
    <w:rsid w:val="00716BAB"/>
    <w:rsid w:val="00716D88"/>
    <w:rsid w:val="007170A4"/>
    <w:rsid w:val="007170BE"/>
    <w:rsid w:val="007172A2"/>
    <w:rsid w:val="007172F0"/>
    <w:rsid w:val="00717418"/>
    <w:rsid w:val="007174BB"/>
    <w:rsid w:val="00717521"/>
    <w:rsid w:val="007175D3"/>
    <w:rsid w:val="007175E1"/>
    <w:rsid w:val="00717650"/>
    <w:rsid w:val="00717750"/>
    <w:rsid w:val="0071776C"/>
    <w:rsid w:val="007178E0"/>
    <w:rsid w:val="007178E2"/>
    <w:rsid w:val="00717A8B"/>
    <w:rsid w:val="00717AAF"/>
    <w:rsid w:val="00717AD7"/>
    <w:rsid w:val="00717D15"/>
    <w:rsid w:val="00717DE9"/>
    <w:rsid w:val="00717F35"/>
    <w:rsid w:val="007200A2"/>
    <w:rsid w:val="0072012F"/>
    <w:rsid w:val="007201F2"/>
    <w:rsid w:val="00720410"/>
    <w:rsid w:val="00720465"/>
    <w:rsid w:val="007205A6"/>
    <w:rsid w:val="007205DD"/>
    <w:rsid w:val="00720797"/>
    <w:rsid w:val="007207E8"/>
    <w:rsid w:val="0072085B"/>
    <w:rsid w:val="007208F2"/>
    <w:rsid w:val="00720BFF"/>
    <w:rsid w:val="00720D06"/>
    <w:rsid w:val="00720D0E"/>
    <w:rsid w:val="00720D1A"/>
    <w:rsid w:val="00720E45"/>
    <w:rsid w:val="00721014"/>
    <w:rsid w:val="00721029"/>
    <w:rsid w:val="00721045"/>
    <w:rsid w:val="007210A6"/>
    <w:rsid w:val="0072113D"/>
    <w:rsid w:val="00721322"/>
    <w:rsid w:val="0072140E"/>
    <w:rsid w:val="00721459"/>
    <w:rsid w:val="00721484"/>
    <w:rsid w:val="0072148C"/>
    <w:rsid w:val="007214A4"/>
    <w:rsid w:val="00721638"/>
    <w:rsid w:val="007216C9"/>
    <w:rsid w:val="007216EE"/>
    <w:rsid w:val="00721733"/>
    <w:rsid w:val="00721742"/>
    <w:rsid w:val="007217EE"/>
    <w:rsid w:val="00721816"/>
    <w:rsid w:val="00721936"/>
    <w:rsid w:val="00721948"/>
    <w:rsid w:val="007219FF"/>
    <w:rsid w:val="00721A3C"/>
    <w:rsid w:val="00721A70"/>
    <w:rsid w:val="00721AE8"/>
    <w:rsid w:val="00721CED"/>
    <w:rsid w:val="00721DB3"/>
    <w:rsid w:val="00721DE0"/>
    <w:rsid w:val="00721EF8"/>
    <w:rsid w:val="00721F23"/>
    <w:rsid w:val="007221FC"/>
    <w:rsid w:val="00722210"/>
    <w:rsid w:val="00722449"/>
    <w:rsid w:val="007224D5"/>
    <w:rsid w:val="00722835"/>
    <w:rsid w:val="00722843"/>
    <w:rsid w:val="00722993"/>
    <w:rsid w:val="00722AE6"/>
    <w:rsid w:val="00722BBC"/>
    <w:rsid w:val="00722D08"/>
    <w:rsid w:val="00722D6E"/>
    <w:rsid w:val="0072301D"/>
    <w:rsid w:val="007233CD"/>
    <w:rsid w:val="007234A8"/>
    <w:rsid w:val="007234FA"/>
    <w:rsid w:val="00723658"/>
    <w:rsid w:val="007236FE"/>
    <w:rsid w:val="00723863"/>
    <w:rsid w:val="007238F8"/>
    <w:rsid w:val="007239F6"/>
    <w:rsid w:val="00723A39"/>
    <w:rsid w:val="00723E78"/>
    <w:rsid w:val="00723F14"/>
    <w:rsid w:val="00724048"/>
    <w:rsid w:val="00724082"/>
    <w:rsid w:val="0072409C"/>
    <w:rsid w:val="00724172"/>
    <w:rsid w:val="007244B2"/>
    <w:rsid w:val="007244C9"/>
    <w:rsid w:val="007245D8"/>
    <w:rsid w:val="00724641"/>
    <w:rsid w:val="007247FF"/>
    <w:rsid w:val="00724BB8"/>
    <w:rsid w:val="00724D16"/>
    <w:rsid w:val="00724F0D"/>
    <w:rsid w:val="00724F11"/>
    <w:rsid w:val="00724F24"/>
    <w:rsid w:val="00724FD5"/>
    <w:rsid w:val="007251DD"/>
    <w:rsid w:val="007252AB"/>
    <w:rsid w:val="0072540C"/>
    <w:rsid w:val="0072542F"/>
    <w:rsid w:val="00725571"/>
    <w:rsid w:val="007255E5"/>
    <w:rsid w:val="007255EA"/>
    <w:rsid w:val="007256D7"/>
    <w:rsid w:val="007258AD"/>
    <w:rsid w:val="00725A31"/>
    <w:rsid w:val="00725A64"/>
    <w:rsid w:val="00725A93"/>
    <w:rsid w:val="00725CA8"/>
    <w:rsid w:val="00725DA7"/>
    <w:rsid w:val="00725FCB"/>
    <w:rsid w:val="007262B2"/>
    <w:rsid w:val="007262B6"/>
    <w:rsid w:val="0072648A"/>
    <w:rsid w:val="007268BA"/>
    <w:rsid w:val="00726B06"/>
    <w:rsid w:val="00726BAB"/>
    <w:rsid w:val="00726DDC"/>
    <w:rsid w:val="00726DFB"/>
    <w:rsid w:val="00726EDB"/>
    <w:rsid w:val="00726F47"/>
    <w:rsid w:val="00726F4F"/>
    <w:rsid w:val="00726F56"/>
    <w:rsid w:val="00726FE6"/>
    <w:rsid w:val="007270D9"/>
    <w:rsid w:val="007273DB"/>
    <w:rsid w:val="0072742D"/>
    <w:rsid w:val="00727498"/>
    <w:rsid w:val="007274E8"/>
    <w:rsid w:val="00727548"/>
    <w:rsid w:val="007275B6"/>
    <w:rsid w:val="007277C1"/>
    <w:rsid w:val="00727818"/>
    <w:rsid w:val="00727BEA"/>
    <w:rsid w:val="00730109"/>
    <w:rsid w:val="00730277"/>
    <w:rsid w:val="00730311"/>
    <w:rsid w:val="00730389"/>
    <w:rsid w:val="0073043E"/>
    <w:rsid w:val="00730965"/>
    <w:rsid w:val="00730A01"/>
    <w:rsid w:val="00730C0D"/>
    <w:rsid w:val="00730C3E"/>
    <w:rsid w:val="00730C77"/>
    <w:rsid w:val="00730CE1"/>
    <w:rsid w:val="00730D09"/>
    <w:rsid w:val="00730F0E"/>
    <w:rsid w:val="00730F83"/>
    <w:rsid w:val="00730FA0"/>
    <w:rsid w:val="00730FA1"/>
    <w:rsid w:val="00730FDC"/>
    <w:rsid w:val="00731092"/>
    <w:rsid w:val="0073163B"/>
    <w:rsid w:val="00731844"/>
    <w:rsid w:val="0073198A"/>
    <w:rsid w:val="00731A64"/>
    <w:rsid w:val="00731A6B"/>
    <w:rsid w:val="00731BE9"/>
    <w:rsid w:val="00731C00"/>
    <w:rsid w:val="00731DA6"/>
    <w:rsid w:val="00731DD6"/>
    <w:rsid w:val="00731EEC"/>
    <w:rsid w:val="00731F54"/>
    <w:rsid w:val="00732051"/>
    <w:rsid w:val="007320D0"/>
    <w:rsid w:val="0073219B"/>
    <w:rsid w:val="007321DB"/>
    <w:rsid w:val="007322E8"/>
    <w:rsid w:val="0073241E"/>
    <w:rsid w:val="00732429"/>
    <w:rsid w:val="00732556"/>
    <w:rsid w:val="00732637"/>
    <w:rsid w:val="00732729"/>
    <w:rsid w:val="007327AF"/>
    <w:rsid w:val="00732A1D"/>
    <w:rsid w:val="00732A5F"/>
    <w:rsid w:val="00732A88"/>
    <w:rsid w:val="00732C7C"/>
    <w:rsid w:val="00732E35"/>
    <w:rsid w:val="00732E8C"/>
    <w:rsid w:val="00732E99"/>
    <w:rsid w:val="00733096"/>
    <w:rsid w:val="0073316A"/>
    <w:rsid w:val="007331CC"/>
    <w:rsid w:val="0073321C"/>
    <w:rsid w:val="007333DA"/>
    <w:rsid w:val="00733431"/>
    <w:rsid w:val="0073348C"/>
    <w:rsid w:val="0073357B"/>
    <w:rsid w:val="00733584"/>
    <w:rsid w:val="007335A8"/>
    <w:rsid w:val="007335AA"/>
    <w:rsid w:val="00733647"/>
    <w:rsid w:val="007336BB"/>
    <w:rsid w:val="00733743"/>
    <w:rsid w:val="00733786"/>
    <w:rsid w:val="00733854"/>
    <w:rsid w:val="007339F9"/>
    <w:rsid w:val="00733CA1"/>
    <w:rsid w:val="00733D4C"/>
    <w:rsid w:val="00733E72"/>
    <w:rsid w:val="00733F95"/>
    <w:rsid w:val="007340D0"/>
    <w:rsid w:val="0073448B"/>
    <w:rsid w:val="0073450A"/>
    <w:rsid w:val="0073455C"/>
    <w:rsid w:val="0073465C"/>
    <w:rsid w:val="00734807"/>
    <w:rsid w:val="00734BA8"/>
    <w:rsid w:val="00734D16"/>
    <w:rsid w:val="00734E48"/>
    <w:rsid w:val="00735171"/>
    <w:rsid w:val="0073519B"/>
    <w:rsid w:val="00735351"/>
    <w:rsid w:val="007354EC"/>
    <w:rsid w:val="00735835"/>
    <w:rsid w:val="0073590C"/>
    <w:rsid w:val="00735923"/>
    <w:rsid w:val="00735943"/>
    <w:rsid w:val="00735B8B"/>
    <w:rsid w:val="00735C22"/>
    <w:rsid w:val="00735CAC"/>
    <w:rsid w:val="00735EF7"/>
    <w:rsid w:val="007360B8"/>
    <w:rsid w:val="0073622C"/>
    <w:rsid w:val="00736371"/>
    <w:rsid w:val="0073640B"/>
    <w:rsid w:val="00736456"/>
    <w:rsid w:val="007364BA"/>
    <w:rsid w:val="00736576"/>
    <w:rsid w:val="007365A6"/>
    <w:rsid w:val="007368C5"/>
    <w:rsid w:val="00736B51"/>
    <w:rsid w:val="00736BCE"/>
    <w:rsid w:val="00736E76"/>
    <w:rsid w:val="00736F5A"/>
    <w:rsid w:val="00736FDA"/>
    <w:rsid w:val="00737033"/>
    <w:rsid w:val="0073706D"/>
    <w:rsid w:val="0073710E"/>
    <w:rsid w:val="00737139"/>
    <w:rsid w:val="00737600"/>
    <w:rsid w:val="007376AB"/>
    <w:rsid w:val="007376CB"/>
    <w:rsid w:val="007378A7"/>
    <w:rsid w:val="00737901"/>
    <w:rsid w:val="00737AD4"/>
    <w:rsid w:val="00737B4D"/>
    <w:rsid w:val="00737B74"/>
    <w:rsid w:val="00737C3A"/>
    <w:rsid w:val="00737D18"/>
    <w:rsid w:val="00737DAD"/>
    <w:rsid w:val="00737DC7"/>
    <w:rsid w:val="00737EFC"/>
    <w:rsid w:val="00740076"/>
    <w:rsid w:val="0074020A"/>
    <w:rsid w:val="00740226"/>
    <w:rsid w:val="0074025E"/>
    <w:rsid w:val="00740351"/>
    <w:rsid w:val="007405BE"/>
    <w:rsid w:val="0074077B"/>
    <w:rsid w:val="00740984"/>
    <w:rsid w:val="007409CC"/>
    <w:rsid w:val="007409F7"/>
    <w:rsid w:val="00740AB7"/>
    <w:rsid w:val="00740AD1"/>
    <w:rsid w:val="00740BA8"/>
    <w:rsid w:val="00740F30"/>
    <w:rsid w:val="00740F85"/>
    <w:rsid w:val="00740FF1"/>
    <w:rsid w:val="00741037"/>
    <w:rsid w:val="007410BA"/>
    <w:rsid w:val="0074129D"/>
    <w:rsid w:val="0074129E"/>
    <w:rsid w:val="007412BE"/>
    <w:rsid w:val="00741315"/>
    <w:rsid w:val="00741337"/>
    <w:rsid w:val="0074140E"/>
    <w:rsid w:val="007414EC"/>
    <w:rsid w:val="00741613"/>
    <w:rsid w:val="00741837"/>
    <w:rsid w:val="00741B30"/>
    <w:rsid w:val="00741EBD"/>
    <w:rsid w:val="00741F97"/>
    <w:rsid w:val="007420AA"/>
    <w:rsid w:val="00742113"/>
    <w:rsid w:val="007421E5"/>
    <w:rsid w:val="00742286"/>
    <w:rsid w:val="0074237A"/>
    <w:rsid w:val="007426C3"/>
    <w:rsid w:val="007426C6"/>
    <w:rsid w:val="007426D3"/>
    <w:rsid w:val="007428BD"/>
    <w:rsid w:val="007429DE"/>
    <w:rsid w:val="007429ED"/>
    <w:rsid w:val="00742A03"/>
    <w:rsid w:val="00742B53"/>
    <w:rsid w:val="00742C83"/>
    <w:rsid w:val="00742C94"/>
    <w:rsid w:val="00742CAB"/>
    <w:rsid w:val="00742D2F"/>
    <w:rsid w:val="00742D5A"/>
    <w:rsid w:val="00742D61"/>
    <w:rsid w:val="00742E34"/>
    <w:rsid w:val="00742FA5"/>
    <w:rsid w:val="00742FE0"/>
    <w:rsid w:val="007430EC"/>
    <w:rsid w:val="00743168"/>
    <w:rsid w:val="00743218"/>
    <w:rsid w:val="0074335F"/>
    <w:rsid w:val="007434C3"/>
    <w:rsid w:val="007437AF"/>
    <w:rsid w:val="00743A19"/>
    <w:rsid w:val="00743AEC"/>
    <w:rsid w:val="00743E40"/>
    <w:rsid w:val="00743F27"/>
    <w:rsid w:val="00743FE5"/>
    <w:rsid w:val="0074408F"/>
    <w:rsid w:val="007440DE"/>
    <w:rsid w:val="007443D0"/>
    <w:rsid w:val="007443D4"/>
    <w:rsid w:val="007444F7"/>
    <w:rsid w:val="007446DD"/>
    <w:rsid w:val="00744AF4"/>
    <w:rsid w:val="00744BD3"/>
    <w:rsid w:val="00744CDC"/>
    <w:rsid w:val="00744D08"/>
    <w:rsid w:val="00744D94"/>
    <w:rsid w:val="00744E7E"/>
    <w:rsid w:val="00744E9E"/>
    <w:rsid w:val="00744FF1"/>
    <w:rsid w:val="00745044"/>
    <w:rsid w:val="007451AF"/>
    <w:rsid w:val="007451F4"/>
    <w:rsid w:val="00745208"/>
    <w:rsid w:val="0074528A"/>
    <w:rsid w:val="0074531F"/>
    <w:rsid w:val="0074550B"/>
    <w:rsid w:val="007455AA"/>
    <w:rsid w:val="0074583C"/>
    <w:rsid w:val="007458D0"/>
    <w:rsid w:val="00745AD1"/>
    <w:rsid w:val="00745BCD"/>
    <w:rsid w:val="00745D1A"/>
    <w:rsid w:val="00745D35"/>
    <w:rsid w:val="00745E04"/>
    <w:rsid w:val="00745EAB"/>
    <w:rsid w:val="00745EBE"/>
    <w:rsid w:val="007463BD"/>
    <w:rsid w:val="00746474"/>
    <w:rsid w:val="007464B0"/>
    <w:rsid w:val="0074672B"/>
    <w:rsid w:val="00746758"/>
    <w:rsid w:val="00746813"/>
    <w:rsid w:val="0074698C"/>
    <w:rsid w:val="00746A0E"/>
    <w:rsid w:val="00746BEE"/>
    <w:rsid w:val="00746D5C"/>
    <w:rsid w:val="00746D73"/>
    <w:rsid w:val="00746DA6"/>
    <w:rsid w:val="00746DD6"/>
    <w:rsid w:val="00746F4F"/>
    <w:rsid w:val="00747047"/>
    <w:rsid w:val="007470A2"/>
    <w:rsid w:val="007470A3"/>
    <w:rsid w:val="007471AC"/>
    <w:rsid w:val="007471F9"/>
    <w:rsid w:val="00747274"/>
    <w:rsid w:val="0074727D"/>
    <w:rsid w:val="00747286"/>
    <w:rsid w:val="007472DB"/>
    <w:rsid w:val="007474FE"/>
    <w:rsid w:val="0074750B"/>
    <w:rsid w:val="0074751C"/>
    <w:rsid w:val="007477DD"/>
    <w:rsid w:val="00747873"/>
    <w:rsid w:val="0074790E"/>
    <w:rsid w:val="00747931"/>
    <w:rsid w:val="00747940"/>
    <w:rsid w:val="00747966"/>
    <w:rsid w:val="00747973"/>
    <w:rsid w:val="00747997"/>
    <w:rsid w:val="007479A7"/>
    <w:rsid w:val="007479D4"/>
    <w:rsid w:val="00747DAE"/>
    <w:rsid w:val="00747DC1"/>
    <w:rsid w:val="00747E09"/>
    <w:rsid w:val="00747E35"/>
    <w:rsid w:val="00747F5E"/>
    <w:rsid w:val="007501CE"/>
    <w:rsid w:val="007501E5"/>
    <w:rsid w:val="007502B4"/>
    <w:rsid w:val="007503EF"/>
    <w:rsid w:val="007504C6"/>
    <w:rsid w:val="007507B1"/>
    <w:rsid w:val="007508A1"/>
    <w:rsid w:val="007508DA"/>
    <w:rsid w:val="007508DD"/>
    <w:rsid w:val="00750A3F"/>
    <w:rsid w:val="00750C21"/>
    <w:rsid w:val="00750D9F"/>
    <w:rsid w:val="00751016"/>
    <w:rsid w:val="00751062"/>
    <w:rsid w:val="007514F5"/>
    <w:rsid w:val="007517A5"/>
    <w:rsid w:val="007517BD"/>
    <w:rsid w:val="0075181B"/>
    <w:rsid w:val="00751880"/>
    <w:rsid w:val="0075196B"/>
    <w:rsid w:val="007519FE"/>
    <w:rsid w:val="00751C4C"/>
    <w:rsid w:val="00751CE9"/>
    <w:rsid w:val="00751E5A"/>
    <w:rsid w:val="00751E7D"/>
    <w:rsid w:val="00751EFF"/>
    <w:rsid w:val="00751F27"/>
    <w:rsid w:val="00751FDE"/>
    <w:rsid w:val="007520A6"/>
    <w:rsid w:val="007521CC"/>
    <w:rsid w:val="00752226"/>
    <w:rsid w:val="0075231C"/>
    <w:rsid w:val="007524DC"/>
    <w:rsid w:val="00752577"/>
    <w:rsid w:val="0075273B"/>
    <w:rsid w:val="0075289F"/>
    <w:rsid w:val="00752FD2"/>
    <w:rsid w:val="0075320B"/>
    <w:rsid w:val="00753684"/>
    <w:rsid w:val="007537B0"/>
    <w:rsid w:val="007537F8"/>
    <w:rsid w:val="007538C8"/>
    <w:rsid w:val="007538D0"/>
    <w:rsid w:val="007539D5"/>
    <w:rsid w:val="00753BFD"/>
    <w:rsid w:val="00753C2F"/>
    <w:rsid w:val="00753CAF"/>
    <w:rsid w:val="00753CC0"/>
    <w:rsid w:val="00753DB3"/>
    <w:rsid w:val="00753E52"/>
    <w:rsid w:val="00753E78"/>
    <w:rsid w:val="00753F7A"/>
    <w:rsid w:val="007540AC"/>
    <w:rsid w:val="00754209"/>
    <w:rsid w:val="00754280"/>
    <w:rsid w:val="007543F5"/>
    <w:rsid w:val="0075462E"/>
    <w:rsid w:val="00754A7F"/>
    <w:rsid w:val="00754C73"/>
    <w:rsid w:val="00754D24"/>
    <w:rsid w:val="00755049"/>
    <w:rsid w:val="00755280"/>
    <w:rsid w:val="00755670"/>
    <w:rsid w:val="007557E8"/>
    <w:rsid w:val="00755816"/>
    <w:rsid w:val="00755862"/>
    <w:rsid w:val="00755A5A"/>
    <w:rsid w:val="00755AF6"/>
    <w:rsid w:val="00755B4D"/>
    <w:rsid w:val="00755BD7"/>
    <w:rsid w:val="00755C0E"/>
    <w:rsid w:val="00755CE0"/>
    <w:rsid w:val="00755D7F"/>
    <w:rsid w:val="00755EE3"/>
    <w:rsid w:val="00755F20"/>
    <w:rsid w:val="00755F23"/>
    <w:rsid w:val="00755F30"/>
    <w:rsid w:val="00756067"/>
    <w:rsid w:val="0075633E"/>
    <w:rsid w:val="00756358"/>
    <w:rsid w:val="007563EF"/>
    <w:rsid w:val="0075640F"/>
    <w:rsid w:val="007565DD"/>
    <w:rsid w:val="0075669C"/>
    <w:rsid w:val="00756801"/>
    <w:rsid w:val="007568BB"/>
    <w:rsid w:val="007573F5"/>
    <w:rsid w:val="0075748C"/>
    <w:rsid w:val="007574E4"/>
    <w:rsid w:val="0075753B"/>
    <w:rsid w:val="00757940"/>
    <w:rsid w:val="00757A46"/>
    <w:rsid w:val="00757B3F"/>
    <w:rsid w:val="00757BAD"/>
    <w:rsid w:val="00757C29"/>
    <w:rsid w:val="00757C44"/>
    <w:rsid w:val="00757C52"/>
    <w:rsid w:val="00757C57"/>
    <w:rsid w:val="00757CB2"/>
    <w:rsid w:val="00757EA3"/>
    <w:rsid w:val="00757EA9"/>
    <w:rsid w:val="00757F3E"/>
    <w:rsid w:val="00760087"/>
    <w:rsid w:val="0076017D"/>
    <w:rsid w:val="007601AF"/>
    <w:rsid w:val="00760219"/>
    <w:rsid w:val="00760319"/>
    <w:rsid w:val="00760367"/>
    <w:rsid w:val="0076046E"/>
    <w:rsid w:val="007604ED"/>
    <w:rsid w:val="0076071C"/>
    <w:rsid w:val="007607DE"/>
    <w:rsid w:val="007608AB"/>
    <w:rsid w:val="007609A9"/>
    <w:rsid w:val="00760AC5"/>
    <w:rsid w:val="00760CC6"/>
    <w:rsid w:val="00760D6E"/>
    <w:rsid w:val="00760DF5"/>
    <w:rsid w:val="00760E74"/>
    <w:rsid w:val="00760F8E"/>
    <w:rsid w:val="00760FFC"/>
    <w:rsid w:val="0076101B"/>
    <w:rsid w:val="00761046"/>
    <w:rsid w:val="007611AE"/>
    <w:rsid w:val="007611BB"/>
    <w:rsid w:val="007613A3"/>
    <w:rsid w:val="00761467"/>
    <w:rsid w:val="00761590"/>
    <w:rsid w:val="00761998"/>
    <w:rsid w:val="00761AE6"/>
    <w:rsid w:val="00761AE7"/>
    <w:rsid w:val="00761D15"/>
    <w:rsid w:val="00761E7C"/>
    <w:rsid w:val="00761F88"/>
    <w:rsid w:val="007620D9"/>
    <w:rsid w:val="007621E9"/>
    <w:rsid w:val="0076226A"/>
    <w:rsid w:val="007622A5"/>
    <w:rsid w:val="007622D9"/>
    <w:rsid w:val="00762306"/>
    <w:rsid w:val="00762417"/>
    <w:rsid w:val="0076257D"/>
    <w:rsid w:val="007625DB"/>
    <w:rsid w:val="007628D0"/>
    <w:rsid w:val="00762908"/>
    <w:rsid w:val="00762A35"/>
    <w:rsid w:val="00762AAC"/>
    <w:rsid w:val="00762C05"/>
    <w:rsid w:val="007630CA"/>
    <w:rsid w:val="007631F2"/>
    <w:rsid w:val="00763282"/>
    <w:rsid w:val="00763380"/>
    <w:rsid w:val="007633AD"/>
    <w:rsid w:val="007635DE"/>
    <w:rsid w:val="00763DA3"/>
    <w:rsid w:val="00763DB3"/>
    <w:rsid w:val="00763E59"/>
    <w:rsid w:val="00763E93"/>
    <w:rsid w:val="00763F4E"/>
    <w:rsid w:val="00763F88"/>
    <w:rsid w:val="00764142"/>
    <w:rsid w:val="00764180"/>
    <w:rsid w:val="00764237"/>
    <w:rsid w:val="0076432E"/>
    <w:rsid w:val="007649D8"/>
    <w:rsid w:val="00764A0F"/>
    <w:rsid w:val="00764A92"/>
    <w:rsid w:val="00764B1A"/>
    <w:rsid w:val="00764B8B"/>
    <w:rsid w:val="00764FFA"/>
    <w:rsid w:val="00764FFD"/>
    <w:rsid w:val="007650EF"/>
    <w:rsid w:val="007653C8"/>
    <w:rsid w:val="00765422"/>
    <w:rsid w:val="00765570"/>
    <w:rsid w:val="007655A7"/>
    <w:rsid w:val="00765610"/>
    <w:rsid w:val="00765745"/>
    <w:rsid w:val="0076575C"/>
    <w:rsid w:val="007657A3"/>
    <w:rsid w:val="00765962"/>
    <w:rsid w:val="007659E3"/>
    <w:rsid w:val="00765EBF"/>
    <w:rsid w:val="007660B6"/>
    <w:rsid w:val="007660DB"/>
    <w:rsid w:val="00766256"/>
    <w:rsid w:val="007662A9"/>
    <w:rsid w:val="0076644C"/>
    <w:rsid w:val="00766614"/>
    <w:rsid w:val="00766783"/>
    <w:rsid w:val="00766786"/>
    <w:rsid w:val="007667E8"/>
    <w:rsid w:val="00766AC0"/>
    <w:rsid w:val="00766AC7"/>
    <w:rsid w:val="00766B0F"/>
    <w:rsid w:val="00766C31"/>
    <w:rsid w:val="00766D28"/>
    <w:rsid w:val="00766E7B"/>
    <w:rsid w:val="00767048"/>
    <w:rsid w:val="0076719D"/>
    <w:rsid w:val="00767236"/>
    <w:rsid w:val="0076729A"/>
    <w:rsid w:val="0076755F"/>
    <w:rsid w:val="007675A3"/>
    <w:rsid w:val="007675EB"/>
    <w:rsid w:val="007675FD"/>
    <w:rsid w:val="00767605"/>
    <w:rsid w:val="007677AA"/>
    <w:rsid w:val="00767820"/>
    <w:rsid w:val="00767879"/>
    <w:rsid w:val="00767899"/>
    <w:rsid w:val="0076789C"/>
    <w:rsid w:val="007678BD"/>
    <w:rsid w:val="0076790B"/>
    <w:rsid w:val="00767912"/>
    <w:rsid w:val="00767A42"/>
    <w:rsid w:val="00767DB9"/>
    <w:rsid w:val="0077015E"/>
    <w:rsid w:val="0077025B"/>
    <w:rsid w:val="007708D8"/>
    <w:rsid w:val="0077097F"/>
    <w:rsid w:val="0077098D"/>
    <w:rsid w:val="00770ADB"/>
    <w:rsid w:val="00770C66"/>
    <w:rsid w:val="00770CC3"/>
    <w:rsid w:val="00770D01"/>
    <w:rsid w:val="00770E9F"/>
    <w:rsid w:val="0077116C"/>
    <w:rsid w:val="007712B2"/>
    <w:rsid w:val="00771546"/>
    <w:rsid w:val="007715C1"/>
    <w:rsid w:val="00771772"/>
    <w:rsid w:val="007717B4"/>
    <w:rsid w:val="007717BE"/>
    <w:rsid w:val="007718C0"/>
    <w:rsid w:val="00771932"/>
    <w:rsid w:val="00771A0A"/>
    <w:rsid w:val="00771B1F"/>
    <w:rsid w:val="00771B60"/>
    <w:rsid w:val="00771B7C"/>
    <w:rsid w:val="00771DAE"/>
    <w:rsid w:val="00771DE1"/>
    <w:rsid w:val="00771F32"/>
    <w:rsid w:val="00772640"/>
    <w:rsid w:val="00772725"/>
    <w:rsid w:val="00772814"/>
    <w:rsid w:val="0077281A"/>
    <w:rsid w:val="00772C13"/>
    <w:rsid w:val="00772E0B"/>
    <w:rsid w:val="0077323C"/>
    <w:rsid w:val="00773370"/>
    <w:rsid w:val="0077349B"/>
    <w:rsid w:val="00773534"/>
    <w:rsid w:val="00773584"/>
    <w:rsid w:val="0077362E"/>
    <w:rsid w:val="007736E8"/>
    <w:rsid w:val="007736F5"/>
    <w:rsid w:val="00773737"/>
    <w:rsid w:val="0077376A"/>
    <w:rsid w:val="0077381C"/>
    <w:rsid w:val="007739AC"/>
    <w:rsid w:val="00773CDC"/>
    <w:rsid w:val="00773EF1"/>
    <w:rsid w:val="00773F41"/>
    <w:rsid w:val="0077403E"/>
    <w:rsid w:val="007740C4"/>
    <w:rsid w:val="007740D3"/>
    <w:rsid w:val="00774121"/>
    <w:rsid w:val="00774295"/>
    <w:rsid w:val="0077434C"/>
    <w:rsid w:val="007743CC"/>
    <w:rsid w:val="0077458C"/>
    <w:rsid w:val="007745B9"/>
    <w:rsid w:val="0077464A"/>
    <w:rsid w:val="00774663"/>
    <w:rsid w:val="00774868"/>
    <w:rsid w:val="00774A8C"/>
    <w:rsid w:val="00774BB9"/>
    <w:rsid w:val="00774D2D"/>
    <w:rsid w:val="00774D6B"/>
    <w:rsid w:val="00774E8A"/>
    <w:rsid w:val="0077503D"/>
    <w:rsid w:val="007752DE"/>
    <w:rsid w:val="00775365"/>
    <w:rsid w:val="007754B1"/>
    <w:rsid w:val="007756E0"/>
    <w:rsid w:val="00775742"/>
    <w:rsid w:val="007758CB"/>
    <w:rsid w:val="00775944"/>
    <w:rsid w:val="00775A06"/>
    <w:rsid w:val="00775A53"/>
    <w:rsid w:val="00775A95"/>
    <w:rsid w:val="00775B1A"/>
    <w:rsid w:val="00775B5F"/>
    <w:rsid w:val="00775D08"/>
    <w:rsid w:val="00776385"/>
    <w:rsid w:val="007763C4"/>
    <w:rsid w:val="0077667C"/>
    <w:rsid w:val="0077667D"/>
    <w:rsid w:val="0077672F"/>
    <w:rsid w:val="007767D2"/>
    <w:rsid w:val="00776E32"/>
    <w:rsid w:val="0077714D"/>
    <w:rsid w:val="0077722F"/>
    <w:rsid w:val="00777258"/>
    <w:rsid w:val="007773F9"/>
    <w:rsid w:val="00777429"/>
    <w:rsid w:val="007774BF"/>
    <w:rsid w:val="007775E7"/>
    <w:rsid w:val="007777BE"/>
    <w:rsid w:val="007779AC"/>
    <w:rsid w:val="007779D3"/>
    <w:rsid w:val="00777A9A"/>
    <w:rsid w:val="00777B1F"/>
    <w:rsid w:val="00777C0F"/>
    <w:rsid w:val="00777C36"/>
    <w:rsid w:val="00777E21"/>
    <w:rsid w:val="0078000C"/>
    <w:rsid w:val="007800F2"/>
    <w:rsid w:val="00780186"/>
    <w:rsid w:val="007801DE"/>
    <w:rsid w:val="0078039C"/>
    <w:rsid w:val="00780458"/>
    <w:rsid w:val="007804CD"/>
    <w:rsid w:val="00780593"/>
    <w:rsid w:val="007805BE"/>
    <w:rsid w:val="00780721"/>
    <w:rsid w:val="00780787"/>
    <w:rsid w:val="007807B1"/>
    <w:rsid w:val="00780969"/>
    <w:rsid w:val="00780A99"/>
    <w:rsid w:val="00780B22"/>
    <w:rsid w:val="00780BDB"/>
    <w:rsid w:val="00780D7B"/>
    <w:rsid w:val="00780E00"/>
    <w:rsid w:val="00780E40"/>
    <w:rsid w:val="00781323"/>
    <w:rsid w:val="00781566"/>
    <w:rsid w:val="00781670"/>
    <w:rsid w:val="00781775"/>
    <w:rsid w:val="007817E7"/>
    <w:rsid w:val="00781876"/>
    <w:rsid w:val="007818A2"/>
    <w:rsid w:val="00781AF0"/>
    <w:rsid w:val="00781C8C"/>
    <w:rsid w:val="00781D7D"/>
    <w:rsid w:val="00781E53"/>
    <w:rsid w:val="0078202E"/>
    <w:rsid w:val="00782150"/>
    <w:rsid w:val="0078225A"/>
    <w:rsid w:val="0078239B"/>
    <w:rsid w:val="007826B4"/>
    <w:rsid w:val="007828CF"/>
    <w:rsid w:val="00782A8A"/>
    <w:rsid w:val="00782AC2"/>
    <w:rsid w:val="00782AE1"/>
    <w:rsid w:val="00782B02"/>
    <w:rsid w:val="00782F4E"/>
    <w:rsid w:val="00782FC3"/>
    <w:rsid w:val="007830B1"/>
    <w:rsid w:val="00783233"/>
    <w:rsid w:val="0078324D"/>
    <w:rsid w:val="007832E5"/>
    <w:rsid w:val="00783301"/>
    <w:rsid w:val="0078340C"/>
    <w:rsid w:val="0078342C"/>
    <w:rsid w:val="007834FD"/>
    <w:rsid w:val="007835C3"/>
    <w:rsid w:val="0078378F"/>
    <w:rsid w:val="00783BC1"/>
    <w:rsid w:val="00783C93"/>
    <w:rsid w:val="00783E76"/>
    <w:rsid w:val="00784043"/>
    <w:rsid w:val="007840B2"/>
    <w:rsid w:val="007840D7"/>
    <w:rsid w:val="0078416D"/>
    <w:rsid w:val="00784255"/>
    <w:rsid w:val="007842E4"/>
    <w:rsid w:val="0078450D"/>
    <w:rsid w:val="007845BB"/>
    <w:rsid w:val="00784647"/>
    <w:rsid w:val="00784774"/>
    <w:rsid w:val="0078479F"/>
    <w:rsid w:val="00784830"/>
    <w:rsid w:val="007849CE"/>
    <w:rsid w:val="00784A65"/>
    <w:rsid w:val="00784AE5"/>
    <w:rsid w:val="00784B63"/>
    <w:rsid w:val="00784CCE"/>
    <w:rsid w:val="00784D65"/>
    <w:rsid w:val="00784EAA"/>
    <w:rsid w:val="00784F85"/>
    <w:rsid w:val="00785028"/>
    <w:rsid w:val="007851DD"/>
    <w:rsid w:val="00785304"/>
    <w:rsid w:val="00785539"/>
    <w:rsid w:val="007856CC"/>
    <w:rsid w:val="00785733"/>
    <w:rsid w:val="0078573F"/>
    <w:rsid w:val="007859C7"/>
    <w:rsid w:val="00785A34"/>
    <w:rsid w:val="00785AFA"/>
    <w:rsid w:val="00785B16"/>
    <w:rsid w:val="00785CD1"/>
    <w:rsid w:val="00785F22"/>
    <w:rsid w:val="007860BA"/>
    <w:rsid w:val="0078610F"/>
    <w:rsid w:val="00786226"/>
    <w:rsid w:val="00786317"/>
    <w:rsid w:val="00786336"/>
    <w:rsid w:val="007863F2"/>
    <w:rsid w:val="00786685"/>
    <w:rsid w:val="00786803"/>
    <w:rsid w:val="007868EA"/>
    <w:rsid w:val="00786A69"/>
    <w:rsid w:val="00786B18"/>
    <w:rsid w:val="00786CD8"/>
    <w:rsid w:val="00786D54"/>
    <w:rsid w:val="007870CF"/>
    <w:rsid w:val="00787272"/>
    <w:rsid w:val="00787508"/>
    <w:rsid w:val="00787A7E"/>
    <w:rsid w:val="00787BE2"/>
    <w:rsid w:val="00787C3A"/>
    <w:rsid w:val="00787C55"/>
    <w:rsid w:val="00787CC9"/>
    <w:rsid w:val="00787D0F"/>
    <w:rsid w:val="00787D43"/>
    <w:rsid w:val="00787E89"/>
    <w:rsid w:val="00787F08"/>
    <w:rsid w:val="00787F32"/>
    <w:rsid w:val="00787F6D"/>
    <w:rsid w:val="00788E79"/>
    <w:rsid w:val="0079000B"/>
    <w:rsid w:val="00790054"/>
    <w:rsid w:val="007900F2"/>
    <w:rsid w:val="007900FF"/>
    <w:rsid w:val="0079010F"/>
    <w:rsid w:val="007901AF"/>
    <w:rsid w:val="007901B3"/>
    <w:rsid w:val="007901B5"/>
    <w:rsid w:val="0079025D"/>
    <w:rsid w:val="007904A4"/>
    <w:rsid w:val="007904D0"/>
    <w:rsid w:val="0079050E"/>
    <w:rsid w:val="00790570"/>
    <w:rsid w:val="007905DD"/>
    <w:rsid w:val="007905F1"/>
    <w:rsid w:val="0079071A"/>
    <w:rsid w:val="00790780"/>
    <w:rsid w:val="007909BB"/>
    <w:rsid w:val="00790AFC"/>
    <w:rsid w:val="00790CD5"/>
    <w:rsid w:val="00790E8D"/>
    <w:rsid w:val="00790F6E"/>
    <w:rsid w:val="00791032"/>
    <w:rsid w:val="00791064"/>
    <w:rsid w:val="007910D4"/>
    <w:rsid w:val="00791168"/>
    <w:rsid w:val="007911D9"/>
    <w:rsid w:val="0079122E"/>
    <w:rsid w:val="0079131B"/>
    <w:rsid w:val="00791406"/>
    <w:rsid w:val="0079148B"/>
    <w:rsid w:val="007914C2"/>
    <w:rsid w:val="00791696"/>
    <w:rsid w:val="0079170E"/>
    <w:rsid w:val="007917CB"/>
    <w:rsid w:val="007917DF"/>
    <w:rsid w:val="00791809"/>
    <w:rsid w:val="007919FA"/>
    <w:rsid w:val="00791B60"/>
    <w:rsid w:val="00791B68"/>
    <w:rsid w:val="00791CE8"/>
    <w:rsid w:val="0079204B"/>
    <w:rsid w:val="007920FE"/>
    <w:rsid w:val="0079211A"/>
    <w:rsid w:val="007921AA"/>
    <w:rsid w:val="007921E9"/>
    <w:rsid w:val="007923FF"/>
    <w:rsid w:val="00792660"/>
    <w:rsid w:val="00792697"/>
    <w:rsid w:val="0079278F"/>
    <w:rsid w:val="007927A3"/>
    <w:rsid w:val="0079284E"/>
    <w:rsid w:val="00792877"/>
    <w:rsid w:val="00792AB3"/>
    <w:rsid w:val="00792BB9"/>
    <w:rsid w:val="00792CD1"/>
    <w:rsid w:val="00792E2D"/>
    <w:rsid w:val="00793055"/>
    <w:rsid w:val="007931F2"/>
    <w:rsid w:val="00793408"/>
    <w:rsid w:val="00793482"/>
    <w:rsid w:val="007935BA"/>
    <w:rsid w:val="007935DE"/>
    <w:rsid w:val="00793B88"/>
    <w:rsid w:val="00793C00"/>
    <w:rsid w:val="00793E62"/>
    <w:rsid w:val="00793F78"/>
    <w:rsid w:val="0079414B"/>
    <w:rsid w:val="00794154"/>
    <w:rsid w:val="00794181"/>
    <w:rsid w:val="00794192"/>
    <w:rsid w:val="007943BA"/>
    <w:rsid w:val="00794425"/>
    <w:rsid w:val="00794526"/>
    <w:rsid w:val="00794680"/>
    <w:rsid w:val="007946C1"/>
    <w:rsid w:val="007946F4"/>
    <w:rsid w:val="00794725"/>
    <w:rsid w:val="00794740"/>
    <w:rsid w:val="0079482E"/>
    <w:rsid w:val="00794836"/>
    <w:rsid w:val="00794B7A"/>
    <w:rsid w:val="00794B8B"/>
    <w:rsid w:val="00794CAE"/>
    <w:rsid w:val="00794D0F"/>
    <w:rsid w:val="007950DC"/>
    <w:rsid w:val="0079510D"/>
    <w:rsid w:val="007951A3"/>
    <w:rsid w:val="007952E3"/>
    <w:rsid w:val="0079538D"/>
    <w:rsid w:val="007956B8"/>
    <w:rsid w:val="0079579A"/>
    <w:rsid w:val="00795962"/>
    <w:rsid w:val="00795A77"/>
    <w:rsid w:val="00795AB4"/>
    <w:rsid w:val="00795B3D"/>
    <w:rsid w:val="00795C3B"/>
    <w:rsid w:val="00795C52"/>
    <w:rsid w:val="00795CA1"/>
    <w:rsid w:val="00795CF7"/>
    <w:rsid w:val="00795D94"/>
    <w:rsid w:val="00795DC6"/>
    <w:rsid w:val="00796059"/>
    <w:rsid w:val="007961B7"/>
    <w:rsid w:val="0079625A"/>
    <w:rsid w:val="007962BB"/>
    <w:rsid w:val="00796346"/>
    <w:rsid w:val="00796402"/>
    <w:rsid w:val="00796467"/>
    <w:rsid w:val="00796553"/>
    <w:rsid w:val="00796598"/>
    <w:rsid w:val="00796632"/>
    <w:rsid w:val="007969A0"/>
    <w:rsid w:val="00796A2E"/>
    <w:rsid w:val="00796A57"/>
    <w:rsid w:val="00796BD6"/>
    <w:rsid w:val="00796C11"/>
    <w:rsid w:val="00796CA7"/>
    <w:rsid w:val="00796E1A"/>
    <w:rsid w:val="00796E51"/>
    <w:rsid w:val="00796E92"/>
    <w:rsid w:val="00796FE2"/>
    <w:rsid w:val="007970AD"/>
    <w:rsid w:val="00797286"/>
    <w:rsid w:val="007973CC"/>
    <w:rsid w:val="0079754F"/>
    <w:rsid w:val="0079765B"/>
    <w:rsid w:val="0079773F"/>
    <w:rsid w:val="00797799"/>
    <w:rsid w:val="0079787B"/>
    <w:rsid w:val="00797888"/>
    <w:rsid w:val="00797B8E"/>
    <w:rsid w:val="00797CE5"/>
    <w:rsid w:val="007A007F"/>
    <w:rsid w:val="007A0199"/>
    <w:rsid w:val="007A0303"/>
    <w:rsid w:val="007A034C"/>
    <w:rsid w:val="007A03BA"/>
    <w:rsid w:val="007A04C7"/>
    <w:rsid w:val="007A05E7"/>
    <w:rsid w:val="007A06C0"/>
    <w:rsid w:val="007A0806"/>
    <w:rsid w:val="007A0A24"/>
    <w:rsid w:val="007A0B2F"/>
    <w:rsid w:val="007A0B3A"/>
    <w:rsid w:val="007A0C2F"/>
    <w:rsid w:val="007A0CAA"/>
    <w:rsid w:val="007A0DF5"/>
    <w:rsid w:val="007A0E2B"/>
    <w:rsid w:val="007A0F0C"/>
    <w:rsid w:val="007A10D1"/>
    <w:rsid w:val="007A1203"/>
    <w:rsid w:val="007A121F"/>
    <w:rsid w:val="007A145F"/>
    <w:rsid w:val="007A154E"/>
    <w:rsid w:val="007A1587"/>
    <w:rsid w:val="007A1600"/>
    <w:rsid w:val="007A1677"/>
    <w:rsid w:val="007A1702"/>
    <w:rsid w:val="007A1777"/>
    <w:rsid w:val="007A17B7"/>
    <w:rsid w:val="007A18BA"/>
    <w:rsid w:val="007A1F2E"/>
    <w:rsid w:val="007A21CF"/>
    <w:rsid w:val="007A238B"/>
    <w:rsid w:val="007A2672"/>
    <w:rsid w:val="007A2875"/>
    <w:rsid w:val="007A2AC0"/>
    <w:rsid w:val="007A2B1C"/>
    <w:rsid w:val="007A2FED"/>
    <w:rsid w:val="007A3194"/>
    <w:rsid w:val="007A319A"/>
    <w:rsid w:val="007A33CE"/>
    <w:rsid w:val="007A36CB"/>
    <w:rsid w:val="007A3817"/>
    <w:rsid w:val="007A38EB"/>
    <w:rsid w:val="007A39C7"/>
    <w:rsid w:val="007A3A5E"/>
    <w:rsid w:val="007A3A95"/>
    <w:rsid w:val="007A3B60"/>
    <w:rsid w:val="007A3C6A"/>
    <w:rsid w:val="007A3F40"/>
    <w:rsid w:val="007A40FD"/>
    <w:rsid w:val="007A41BE"/>
    <w:rsid w:val="007A4224"/>
    <w:rsid w:val="007A43A8"/>
    <w:rsid w:val="007A4546"/>
    <w:rsid w:val="007A45BE"/>
    <w:rsid w:val="007A45CD"/>
    <w:rsid w:val="007A46AF"/>
    <w:rsid w:val="007A46F3"/>
    <w:rsid w:val="007A475E"/>
    <w:rsid w:val="007A4794"/>
    <w:rsid w:val="007A485B"/>
    <w:rsid w:val="007A48F6"/>
    <w:rsid w:val="007A4948"/>
    <w:rsid w:val="007A4A57"/>
    <w:rsid w:val="007A4ACF"/>
    <w:rsid w:val="007A4C20"/>
    <w:rsid w:val="007A4D42"/>
    <w:rsid w:val="007A4E4D"/>
    <w:rsid w:val="007A4E5A"/>
    <w:rsid w:val="007A4EDC"/>
    <w:rsid w:val="007A4F38"/>
    <w:rsid w:val="007A5047"/>
    <w:rsid w:val="007A50CD"/>
    <w:rsid w:val="007A5125"/>
    <w:rsid w:val="007A5183"/>
    <w:rsid w:val="007A51FB"/>
    <w:rsid w:val="007A53BA"/>
    <w:rsid w:val="007A53EF"/>
    <w:rsid w:val="007A5406"/>
    <w:rsid w:val="007A5604"/>
    <w:rsid w:val="007A56CD"/>
    <w:rsid w:val="007A56F4"/>
    <w:rsid w:val="007A5787"/>
    <w:rsid w:val="007A5828"/>
    <w:rsid w:val="007A5880"/>
    <w:rsid w:val="007A58A6"/>
    <w:rsid w:val="007A58F8"/>
    <w:rsid w:val="007A5ACC"/>
    <w:rsid w:val="007A5BAD"/>
    <w:rsid w:val="007A5CA4"/>
    <w:rsid w:val="007A5CAF"/>
    <w:rsid w:val="007A5D68"/>
    <w:rsid w:val="007A5DCB"/>
    <w:rsid w:val="007A5F9D"/>
    <w:rsid w:val="007A61BC"/>
    <w:rsid w:val="007A63D5"/>
    <w:rsid w:val="007A6455"/>
    <w:rsid w:val="007A6570"/>
    <w:rsid w:val="007A662A"/>
    <w:rsid w:val="007A66F0"/>
    <w:rsid w:val="007A6904"/>
    <w:rsid w:val="007A69A8"/>
    <w:rsid w:val="007A6B1F"/>
    <w:rsid w:val="007A6B31"/>
    <w:rsid w:val="007A6C0E"/>
    <w:rsid w:val="007A6DFA"/>
    <w:rsid w:val="007A6FC7"/>
    <w:rsid w:val="007A709B"/>
    <w:rsid w:val="007A7104"/>
    <w:rsid w:val="007A7170"/>
    <w:rsid w:val="007A72C9"/>
    <w:rsid w:val="007A7316"/>
    <w:rsid w:val="007A739F"/>
    <w:rsid w:val="007A7444"/>
    <w:rsid w:val="007A792B"/>
    <w:rsid w:val="007A7B79"/>
    <w:rsid w:val="007A7C98"/>
    <w:rsid w:val="007A7D75"/>
    <w:rsid w:val="007A7E15"/>
    <w:rsid w:val="007A7E43"/>
    <w:rsid w:val="007B01FF"/>
    <w:rsid w:val="007B021C"/>
    <w:rsid w:val="007B0334"/>
    <w:rsid w:val="007B0336"/>
    <w:rsid w:val="007B0612"/>
    <w:rsid w:val="007B08B8"/>
    <w:rsid w:val="007B0A3A"/>
    <w:rsid w:val="007B0ABD"/>
    <w:rsid w:val="007B0C56"/>
    <w:rsid w:val="007B0CCA"/>
    <w:rsid w:val="007B0DEA"/>
    <w:rsid w:val="007B0F8F"/>
    <w:rsid w:val="007B1356"/>
    <w:rsid w:val="007B1881"/>
    <w:rsid w:val="007B1A5E"/>
    <w:rsid w:val="007B1ADE"/>
    <w:rsid w:val="007B1BA3"/>
    <w:rsid w:val="007B1CAE"/>
    <w:rsid w:val="007B1E5D"/>
    <w:rsid w:val="007B1E7C"/>
    <w:rsid w:val="007B1F38"/>
    <w:rsid w:val="007B1FEA"/>
    <w:rsid w:val="007B209B"/>
    <w:rsid w:val="007B2301"/>
    <w:rsid w:val="007B2435"/>
    <w:rsid w:val="007B2506"/>
    <w:rsid w:val="007B2615"/>
    <w:rsid w:val="007B266F"/>
    <w:rsid w:val="007B26DD"/>
    <w:rsid w:val="007B28EF"/>
    <w:rsid w:val="007B29E4"/>
    <w:rsid w:val="007B2B50"/>
    <w:rsid w:val="007B2CA9"/>
    <w:rsid w:val="007B2D66"/>
    <w:rsid w:val="007B2E25"/>
    <w:rsid w:val="007B2E9E"/>
    <w:rsid w:val="007B3026"/>
    <w:rsid w:val="007B30B0"/>
    <w:rsid w:val="007B335A"/>
    <w:rsid w:val="007B3467"/>
    <w:rsid w:val="007B351A"/>
    <w:rsid w:val="007B384C"/>
    <w:rsid w:val="007B38A8"/>
    <w:rsid w:val="007B38E3"/>
    <w:rsid w:val="007B38FB"/>
    <w:rsid w:val="007B3946"/>
    <w:rsid w:val="007B39B3"/>
    <w:rsid w:val="007B3ADE"/>
    <w:rsid w:val="007B3BDD"/>
    <w:rsid w:val="007B3BED"/>
    <w:rsid w:val="007B3C7A"/>
    <w:rsid w:val="007B3DA8"/>
    <w:rsid w:val="007B3E3B"/>
    <w:rsid w:val="007B3EB1"/>
    <w:rsid w:val="007B3F64"/>
    <w:rsid w:val="007B4011"/>
    <w:rsid w:val="007B4059"/>
    <w:rsid w:val="007B410B"/>
    <w:rsid w:val="007B41B9"/>
    <w:rsid w:val="007B4368"/>
    <w:rsid w:val="007B4389"/>
    <w:rsid w:val="007B439E"/>
    <w:rsid w:val="007B448A"/>
    <w:rsid w:val="007B45BD"/>
    <w:rsid w:val="007B465A"/>
    <w:rsid w:val="007B4904"/>
    <w:rsid w:val="007B4BBA"/>
    <w:rsid w:val="007B4BC3"/>
    <w:rsid w:val="007B4D9E"/>
    <w:rsid w:val="007B5163"/>
    <w:rsid w:val="007B5180"/>
    <w:rsid w:val="007B51D4"/>
    <w:rsid w:val="007B52EE"/>
    <w:rsid w:val="007B5772"/>
    <w:rsid w:val="007B5A8F"/>
    <w:rsid w:val="007B5AA7"/>
    <w:rsid w:val="007B5AD4"/>
    <w:rsid w:val="007B5BE8"/>
    <w:rsid w:val="007B5C04"/>
    <w:rsid w:val="007B5CD4"/>
    <w:rsid w:val="007B5D5A"/>
    <w:rsid w:val="007B5F80"/>
    <w:rsid w:val="007B62CA"/>
    <w:rsid w:val="007B6364"/>
    <w:rsid w:val="007B655C"/>
    <w:rsid w:val="007B67D8"/>
    <w:rsid w:val="007B6A83"/>
    <w:rsid w:val="007B6AFC"/>
    <w:rsid w:val="007B6C94"/>
    <w:rsid w:val="007B6D9A"/>
    <w:rsid w:val="007B6E25"/>
    <w:rsid w:val="007B6FE9"/>
    <w:rsid w:val="007B72EE"/>
    <w:rsid w:val="007B730B"/>
    <w:rsid w:val="007B73E3"/>
    <w:rsid w:val="007B7485"/>
    <w:rsid w:val="007B75AB"/>
    <w:rsid w:val="007B77CB"/>
    <w:rsid w:val="007B7811"/>
    <w:rsid w:val="007B7916"/>
    <w:rsid w:val="007B7CAD"/>
    <w:rsid w:val="007B7EC5"/>
    <w:rsid w:val="007B7F02"/>
    <w:rsid w:val="007B7F5E"/>
    <w:rsid w:val="007B7FD8"/>
    <w:rsid w:val="007C0062"/>
    <w:rsid w:val="007C0155"/>
    <w:rsid w:val="007C0159"/>
    <w:rsid w:val="007C016D"/>
    <w:rsid w:val="007C02DC"/>
    <w:rsid w:val="007C0441"/>
    <w:rsid w:val="007C05BC"/>
    <w:rsid w:val="007C06B1"/>
    <w:rsid w:val="007C099C"/>
    <w:rsid w:val="007C0B9A"/>
    <w:rsid w:val="007C0E20"/>
    <w:rsid w:val="007C0E38"/>
    <w:rsid w:val="007C0F9C"/>
    <w:rsid w:val="007C108D"/>
    <w:rsid w:val="007C10E5"/>
    <w:rsid w:val="007C11DA"/>
    <w:rsid w:val="007C12F2"/>
    <w:rsid w:val="007C15B1"/>
    <w:rsid w:val="007C16AC"/>
    <w:rsid w:val="007C1AA6"/>
    <w:rsid w:val="007C1B4D"/>
    <w:rsid w:val="007C1B9D"/>
    <w:rsid w:val="007C1C1B"/>
    <w:rsid w:val="007C1C2A"/>
    <w:rsid w:val="007C1C3C"/>
    <w:rsid w:val="007C1CD8"/>
    <w:rsid w:val="007C1E6B"/>
    <w:rsid w:val="007C1EAE"/>
    <w:rsid w:val="007C1EF8"/>
    <w:rsid w:val="007C1F65"/>
    <w:rsid w:val="007C1F99"/>
    <w:rsid w:val="007C1FD3"/>
    <w:rsid w:val="007C2067"/>
    <w:rsid w:val="007C2070"/>
    <w:rsid w:val="007C24C1"/>
    <w:rsid w:val="007C25D2"/>
    <w:rsid w:val="007C2842"/>
    <w:rsid w:val="007C29F3"/>
    <w:rsid w:val="007C29F6"/>
    <w:rsid w:val="007C2BF6"/>
    <w:rsid w:val="007C2DCC"/>
    <w:rsid w:val="007C2FF6"/>
    <w:rsid w:val="007C310C"/>
    <w:rsid w:val="007C3125"/>
    <w:rsid w:val="007C336F"/>
    <w:rsid w:val="007C337C"/>
    <w:rsid w:val="007C337E"/>
    <w:rsid w:val="007C3942"/>
    <w:rsid w:val="007C3B3A"/>
    <w:rsid w:val="007C3C9C"/>
    <w:rsid w:val="007C3D12"/>
    <w:rsid w:val="007C3DC7"/>
    <w:rsid w:val="007C3E03"/>
    <w:rsid w:val="007C3F8D"/>
    <w:rsid w:val="007C4074"/>
    <w:rsid w:val="007C432C"/>
    <w:rsid w:val="007C432E"/>
    <w:rsid w:val="007C433E"/>
    <w:rsid w:val="007C4370"/>
    <w:rsid w:val="007C451B"/>
    <w:rsid w:val="007C48C6"/>
    <w:rsid w:val="007C49B0"/>
    <w:rsid w:val="007C4A99"/>
    <w:rsid w:val="007C4E21"/>
    <w:rsid w:val="007C4EA5"/>
    <w:rsid w:val="007C4FDB"/>
    <w:rsid w:val="007C50C5"/>
    <w:rsid w:val="007C51C8"/>
    <w:rsid w:val="007C5309"/>
    <w:rsid w:val="007C5443"/>
    <w:rsid w:val="007C553A"/>
    <w:rsid w:val="007C573A"/>
    <w:rsid w:val="007C582B"/>
    <w:rsid w:val="007C5987"/>
    <w:rsid w:val="007C59B1"/>
    <w:rsid w:val="007C59B7"/>
    <w:rsid w:val="007C59E4"/>
    <w:rsid w:val="007C5AE5"/>
    <w:rsid w:val="007C5B75"/>
    <w:rsid w:val="007C5BED"/>
    <w:rsid w:val="007C5CB2"/>
    <w:rsid w:val="007C5CD1"/>
    <w:rsid w:val="007C5D24"/>
    <w:rsid w:val="007C5D94"/>
    <w:rsid w:val="007C5F76"/>
    <w:rsid w:val="007C6132"/>
    <w:rsid w:val="007C6262"/>
    <w:rsid w:val="007C6412"/>
    <w:rsid w:val="007C65C7"/>
    <w:rsid w:val="007C6687"/>
    <w:rsid w:val="007C66EE"/>
    <w:rsid w:val="007C694C"/>
    <w:rsid w:val="007C694E"/>
    <w:rsid w:val="007C6F4D"/>
    <w:rsid w:val="007C71A5"/>
    <w:rsid w:val="007C7207"/>
    <w:rsid w:val="007C723A"/>
    <w:rsid w:val="007C734E"/>
    <w:rsid w:val="007C7525"/>
    <w:rsid w:val="007C7589"/>
    <w:rsid w:val="007C75A0"/>
    <w:rsid w:val="007C7884"/>
    <w:rsid w:val="007C78C2"/>
    <w:rsid w:val="007C7951"/>
    <w:rsid w:val="007C7BE2"/>
    <w:rsid w:val="007C7CF0"/>
    <w:rsid w:val="007C7D2F"/>
    <w:rsid w:val="007C7D38"/>
    <w:rsid w:val="007C7E08"/>
    <w:rsid w:val="007C7E9E"/>
    <w:rsid w:val="007C7EB7"/>
    <w:rsid w:val="007C7F25"/>
    <w:rsid w:val="007D0648"/>
    <w:rsid w:val="007D06B4"/>
    <w:rsid w:val="007D06F3"/>
    <w:rsid w:val="007D06F9"/>
    <w:rsid w:val="007D0787"/>
    <w:rsid w:val="007D078B"/>
    <w:rsid w:val="007D0944"/>
    <w:rsid w:val="007D0A08"/>
    <w:rsid w:val="007D0B62"/>
    <w:rsid w:val="007D0BE0"/>
    <w:rsid w:val="007D0D26"/>
    <w:rsid w:val="007D0DB5"/>
    <w:rsid w:val="007D0DE8"/>
    <w:rsid w:val="007D0E8C"/>
    <w:rsid w:val="007D0EAF"/>
    <w:rsid w:val="007D1076"/>
    <w:rsid w:val="007D120E"/>
    <w:rsid w:val="007D1230"/>
    <w:rsid w:val="007D1500"/>
    <w:rsid w:val="007D1535"/>
    <w:rsid w:val="007D15F2"/>
    <w:rsid w:val="007D175C"/>
    <w:rsid w:val="007D18D3"/>
    <w:rsid w:val="007D1A83"/>
    <w:rsid w:val="007D1B2D"/>
    <w:rsid w:val="007D1B65"/>
    <w:rsid w:val="007D1BEC"/>
    <w:rsid w:val="007D1E33"/>
    <w:rsid w:val="007D1F87"/>
    <w:rsid w:val="007D213D"/>
    <w:rsid w:val="007D21DD"/>
    <w:rsid w:val="007D220C"/>
    <w:rsid w:val="007D227E"/>
    <w:rsid w:val="007D25AD"/>
    <w:rsid w:val="007D260A"/>
    <w:rsid w:val="007D2714"/>
    <w:rsid w:val="007D2DB9"/>
    <w:rsid w:val="007D2EAE"/>
    <w:rsid w:val="007D2F40"/>
    <w:rsid w:val="007D305D"/>
    <w:rsid w:val="007D3639"/>
    <w:rsid w:val="007D366D"/>
    <w:rsid w:val="007D36A2"/>
    <w:rsid w:val="007D3721"/>
    <w:rsid w:val="007D38E2"/>
    <w:rsid w:val="007D3914"/>
    <w:rsid w:val="007D3A56"/>
    <w:rsid w:val="007D3B4A"/>
    <w:rsid w:val="007D3DAC"/>
    <w:rsid w:val="007D3DEA"/>
    <w:rsid w:val="007D3E95"/>
    <w:rsid w:val="007D3EAF"/>
    <w:rsid w:val="007D3EBC"/>
    <w:rsid w:val="007D4004"/>
    <w:rsid w:val="007D4144"/>
    <w:rsid w:val="007D41B3"/>
    <w:rsid w:val="007D424D"/>
    <w:rsid w:val="007D4392"/>
    <w:rsid w:val="007D4444"/>
    <w:rsid w:val="007D476F"/>
    <w:rsid w:val="007D4770"/>
    <w:rsid w:val="007D47A8"/>
    <w:rsid w:val="007D47B4"/>
    <w:rsid w:val="007D487A"/>
    <w:rsid w:val="007D48AD"/>
    <w:rsid w:val="007D4982"/>
    <w:rsid w:val="007D4BDA"/>
    <w:rsid w:val="007D4E53"/>
    <w:rsid w:val="007D4EAD"/>
    <w:rsid w:val="007D4F9A"/>
    <w:rsid w:val="007D5030"/>
    <w:rsid w:val="007D504F"/>
    <w:rsid w:val="007D505B"/>
    <w:rsid w:val="007D50F5"/>
    <w:rsid w:val="007D5153"/>
    <w:rsid w:val="007D544C"/>
    <w:rsid w:val="007D5452"/>
    <w:rsid w:val="007D549D"/>
    <w:rsid w:val="007D5634"/>
    <w:rsid w:val="007D564E"/>
    <w:rsid w:val="007D581F"/>
    <w:rsid w:val="007D582A"/>
    <w:rsid w:val="007D587C"/>
    <w:rsid w:val="007D58AB"/>
    <w:rsid w:val="007D58C2"/>
    <w:rsid w:val="007D5956"/>
    <w:rsid w:val="007D5A86"/>
    <w:rsid w:val="007D5B1E"/>
    <w:rsid w:val="007D5C9D"/>
    <w:rsid w:val="007D5E04"/>
    <w:rsid w:val="007D5ECC"/>
    <w:rsid w:val="007D601B"/>
    <w:rsid w:val="007D60AF"/>
    <w:rsid w:val="007D615C"/>
    <w:rsid w:val="007D647E"/>
    <w:rsid w:val="007D64C6"/>
    <w:rsid w:val="007D652C"/>
    <w:rsid w:val="007D65CA"/>
    <w:rsid w:val="007D66BD"/>
    <w:rsid w:val="007D6703"/>
    <w:rsid w:val="007D671B"/>
    <w:rsid w:val="007D681B"/>
    <w:rsid w:val="007D6866"/>
    <w:rsid w:val="007D68B1"/>
    <w:rsid w:val="007D68D6"/>
    <w:rsid w:val="007D6C16"/>
    <w:rsid w:val="007D6C30"/>
    <w:rsid w:val="007D6C69"/>
    <w:rsid w:val="007D718E"/>
    <w:rsid w:val="007D722A"/>
    <w:rsid w:val="007D7311"/>
    <w:rsid w:val="007D7319"/>
    <w:rsid w:val="007D74F1"/>
    <w:rsid w:val="007D7543"/>
    <w:rsid w:val="007D78D4"/>
    <w:rsid w:val="007D7B0B"/>
    <w:rsid w:val="007D7B8E"/>
    <w:rsid w:val="007D7CB9"/>
    <w:rsid w:val="007D7EE2"/>
    <w:rsid w:val="007D7F5C"/>
    <w:rsid w:val="007E0334"/>
    <w:rsid w:val="007E046F"/>
    <w:rsid w:val="007E0485"/>
    <w:rsid w:val="007E04B1"/>
    <w:rsid w:val="007E0509"/>
    <w:rsid w:val="007E0534"/>
    <w:rsid w:val="007E0615"/>
    <w:rsid w:val="007E0627"/>
    <w:rsid w:val="007E082B"/>
    <w:rsid w:val="007E08D4"/>
    <w:rsid w:val="007E08F8"/>
    <w:rsid w:val="007E094C"/>
    <w:rsid w:val="007E0988"/>
    <w:rsid w:val="007E0A03"/>
    <w:rsid w:val="007E0A37"/>
    <w:rsid w:val="007E0ADB"/>
    <w:rsid w:val="007E0ADE"/>
    <w:rsid w:val="007E0B5F"/>
    <w:rsid w:val="007E0C1E"/>
    <w:rsid w:val="007E0EEC"/>
    <w:rsid w:val="007E10CE"/>
    <w:rsid w:val="007E1617"/>
    <w:rsid w:val="007E162A"/>
    <w:rsid w:val="007E1853"/>
    <w:rsid w:val="007E1BC3"/>
    <w:rsid w:val="007E1C3B"/>
    <w:rsid w:val="007E1C6F"/>
    <w:rsid w:val="007E1E94"/>
    <w:rsid w:val="007E1EAA"/>
    <w:rsid w:val="007E1EC1"/>
    <w:rsid w:val="007E1F08"/>
    <w:rsid w:val="007E22BA"/>
    <w:rsid w:val="007E22C3"/>
    <w:rsid w:val="007E2362"/>
    <w:rsid w:val="007E2372"/>
    <w:rsid w:val="007E2876"/>
    <w:rsid w:val="007E2927"/>
    <w:rsid w:val="007E2AAD"/>
    <w:rsid w:val="007E2B4B"/>
    <w:rsid w:val="007E2C46"/>
    <w:rsid w:val="007E2CD4"/>
    <w:rsid w:val="007E3030"/>
    <w:rsid w:val="007E354D"/>
    <w:rsid w:val="007E3621"/>
    <w:rsid w:val="007E378B"/>
    <w:rsid w:val="007E379B"/>
    <w:rsid w:val="007E3A32"/>
    <w:rsid w:val="007E3A53"/>
    <w:rsid w:val="007E3A71"/>
    <w:rsid w:val="007E3B0D"/>
    <w:rsid w:val="007E3CA2"/>
    <w:rsid w:val="007E3FDE"/>
    <w:rsid w:val="007E3FFE"/>
    <w:rsid w:val="007E40B1"/>
    <w:rsid w:val="007E41D7"/>
    <w:rsid w:val="007E41F9"/>
    <w:rsid w:val="007E440A"/>
    <w:rsid w:val="007E44C1"/>
    <w:rsid w:val="007E44C9"/>
    <w:rsid w:val="007E47C2"/>
    <w:rsid w:val="007E48F8"/>
    <w:rsid w:val="007E4977"/>
    <w:rsid w:val="007E4AD6"/>
    <w:rsid w:val="007E4AE8"/>
    <w:rsid w:val="007E4B48"/>
    <w:rsid w:val="007E4CA4"/>
    <w:rsid w:val="007E4D03"/>
    <w:rsid w:val="007E4E91"/>
    <w:rsid w:val="007E50D9"/>
    <w:rsid w:val="007E520E"/>
    <w:rsid w:val="007E54C7"/>
    <w:rsid w:val="007E5554"/>
    <w:rsid w:val="007E58A1"/>
    <w:rsid w:val="007E58A6"/>
    <w:rsid w:val="007E5A6D"/>
    <w:rsid w:val="007E5ACE"/>
    <w:rsid w:val="007E5B2D"/>
    <w:rsid w:val="007E5D01"/>
    <w:rsid w:val="007E5D5A"/>
    <w:rsid w:val="007E5DF5"/>
    <w:rsid w:val="007E5E8B"/>
    <w:rsid w:val="007E5EE3"/>
    <w:rsid w:val="007E5F08"/>
    <w:rsid w:val="007E616E"/>
    <w:rsid w:val="007E61F1"/>
    <w:rsid w:val="007E61FC"/>
    <w:rsid w:val="007E6489"/>
    <w:rsid w:val="007E67C9"/>
    <w:rsid w:val="007E692D"/>
    <w:rsid w:val="007E69FF"/>
    <w:rsid w:val="007E6B56"/>
    <w:rsid w:val="007E6B6C"/>
    <w:rsid w:val="007E6DBE"/>
    <w:rsid w:val="007E6DC2"/>
    <w:rsid w:val="007E6E3A"/>
    <w:rsid w:val="007E70FD"/>
    <w:rsid w:val="007E7206"/>
    <w:rsid w:val="007E7290"/>
    <w:rsid w:val="007E7389"/>
    <w:rsid w:val="007E73E6"/>
    <w:rsid w:val="007E74F7"/>
    <w:rsid w:val="007E7610"/>
    <w:rsid w:val="007E7675"/>
    <w:rsid w:val="007E7C31"/>
    <w:rsid w:val="007E7C3A"/>
    <w:rsid w:val="007E7C43"/>
    <w:rsid w:val="007E7D9C"/>
    <w:rsid w:val="007E7E70"/>
    <w:rsid w:val="007E7F04"/>
    <w:rsid w:val="007F00FA"/>
    <w:rsid w:val="007F0244"/>
    <w:rsid w:val="007F0354"/>
    <w:rsid w:val="007F037B"/>
    <w:rsid w:val="007F072F"/>
    <w:rsid w:val="007F07CB"/>
    <w:rsid w:val="007F089E"/>
    <w:rsid w:val="007F09E2"/>
    <w:rsid w:val="007F0BFB"/>
    <w:rsid w:val="007F0C5D"/>
    <w:rsid w:val="007F0C9B"/>
    <w:rsid w:val="007F0D55"/>
    <w:rsid w:val="007F0DAB"/>
    <w:rsid w:val="007F0E83"/>
    <w:rsid w:val="007F0F51"/>
    <w:rsid w:val="007F1031"/>
    <w:rsid w:val="007F1107"/>
    <w:rsid w:val="007F1183"/>
    <w:rsid w:val="007F125B"/>
    <w:rsid w:val="007F141E"/>
    <w:rsid w:val="007F1469"/>
    <w:rsid w:val="007F14A5"/>
    <w:rsid w:val="007F14B9"/>
    <w:rsid w:val="007F182F"/>
    <w:rsid w:val="007F1862"/>
    <w:rsid w:val="007F1868"/>
    <w:rsid w:val="007F18A6"/>
    <w:rsid w:val="007F1940"/>
    <w:rsid w:val="007F1A53"/>
    <w:rsid w:val="007F1AF8"/>
    <w:rsid w:val="007F1DDC"/>
    <w:rsid w:val="007F1FA7"/>
    <w:rsid w:val="007F1FB2"/>
    <w:rsid w:val="007F22F9"/>
    <w:rsid w:val="007F2601"/>
    <w:rsid w:val="007F2646"/>
    <w:rsid w:val="007F28FB"/>
    <w:rsid w:val="007F2BB4"/>
    <w:rsid w:val="007F2D73"/>
    <w:rsid w:val="007F2F0E"/>
    <w:rsid w:val="007F2F8C"/>
    <w:rsid w:val="007F317A"/>
    <w:rsid w:val="007F34DE"/>
    <w:rsid w:val="007F35A9"/>
    <w:rsid w:val="007F381B"/>
    <w:rsid w:val="007F390C"/>
    <w:rsid w:val="007F39B4"/>
    <w:rsid w:val="007F3B0B"/>
    <w:rsid w:val="007F3B36"/>
    <w:rsid w:val="007F3BC0"/>
    <w:rsid w:val="007F3BF9"/>
    <w:rsid w:val="007F3C5B"/>
    <w:rsid w:val="007F3D17"/>
    <w:rsid w:val="007F3D60"/>
    <w:rsid w:val="007F3D75"/>
    <w:rsid w:val="007F3EEC"/>
    <w:rsid w:val="007F3EED"/>
    <w:rsid w:val="007F3F30"/>
    <w:rsid w:val="007F4142"/>
    <w:rsid w:val="007F4224"/>
    <w:rsid w:val="007F42B4"/>
    <w:rsid w:val="007F4711"/>
    <w:rsid w:val="007F4A6F"/>
    <w:rsid w:val="007F4A9D"/>
    <w:rsid w:val="007F4AE4"/>
    <w:rsid w:val="007F4B53"/>
    <w:rsid w:val="007F4B97"/>
    <w:rsid w:val="007F4CF1"/>
    <w:rsid w:val="007F4F19"/>
    <w:rsid w:val="007F50BB"/>
    <w:rsid w:val="007F51F6"/>
    <w:rsid w:val="007F5321"/>
    <w:rsid w:val="007F54EE"/>
    <w:rsid w:val="007F55FE"/>
    <w:rsid w:val="007F56B2"/>
    <w:rsid w:val="007F5713"/>
    <w:rsid w:val="007F5746"/>
    <w:rsid w:val="007F5772"/>
    <w:rsid w:val="007F5839"/>
    <w:rsid w:val="007F5892"/>
    <w:rsid w:val="007F5895"/>
    <w:rsid w:val="007F5A4B"/>
    <w:rsid w:val="007F5B37"/>
    <w:rsid w:val="007F5D0E"/>
    <w:rsid w:val="007F5D51"/>
    <w:rsid w:val="007F5E65"/>
    <w:rsid w:val="007F5E69"/>
    <w:rsid w:val="007F5EE3"/>
    <w:rsid w:val="007F5F58"/>
    <w:rsid w:val="007F600E"/>
    <w:rsid w:val="007F6062"/>
    <w:rsid w:val="007F6157"/>
    <w:rsid w:val="007F618A"/>
    <w:rsid w:val="007F65A5"/>
    <w:rsid w:val="007F6604"/>
    <w:rsid w:val="007F68EC"/>
    <w:rsid w:val="007F6D2D"/>
    <w:rsid w:val="007F6FD3"/>
    <w:rsid w:val="007F725C"/>
    <w:rsid w:val="007F7302"/>
    <w:rsid w:val="007F7509"/>
    <w:rsid w:val="007F781C"/>
    <w:rsid w:val="007F7B50"/>
    <w:rsid w:val="007F7B76"/>
    <w:rsid w:val="007F7B89"/>
    <w:rsid w:val="007F7B91"/>
    <w:rsid w:val="007F7E15"/>
    <w:rsid w:val="007F7E77"/>
    <w:rsid w:val="007F7EB9"/>
    <w:rsid w:val="007F7FA8"/>
    <w:rsid w:val="0080009A"/>
    <w:rsid w:val="008001EC"/>
    <w:rsid w:val="00800224"/>
    <w:rsid w:val="0080046D"/>
    <w:rsid w:val="00800487"/>
    <w:rsid w:val="0080061A"/>
    <w:rsid w:val="008008A1"/>
    <w:rsid w:val="008008BB"/>
    <w:rsid w:val="00800967"/>
    <w:rsid w:val="00800A3C"/>
    <w:rsid w:val="00800AA4"/>
    <w:rsid w:val="00800B3E"/>
    <w:rsid w:val="00800B6E"/>
    <w:rsid w:val="00800C07"/>
    <w:rsid w:val="00800E02"/>
    <w:rsid w:val="00800E5D"/>
    <w:rsid w:val="0080116D"/>
    <w:rsid w:val="008012CC"/>
    <w:rsid w:val="008014F9"/>
    <w:rsid w:val="0080154D"/>
    <w:rsid w:val="008016FA"/>
    <w:rsid w:val="00801899"/>
    <w:rsid w:val="00801919"/>
    <w:rsid w:val="00801A49"/>
    <w:rsid w:val="00801D60"/>
    <w:rsid w:val="00801D91"/>
    <w:rsid w:val="00801E1B"/>
    <w:rsid w:val="00801E63"/>
    <w:rsid w:val="00801F6C"/>
    <w:rsid w:val="00802147"/>
    <w:rsid w:val="008022DB"/>
    <w:rsid w:val="00802379"/>
    <w:rsid w:val="00802399"/>
    <w:rsid w:val="0080251E"/>
    <w:rsid w:val="008025D4"/>
    <w:rsid w:val="008027DF"/>
    <w:rsid w:val="00802850"/>
    <w:rsid w:val="00802A0E"/>
    <w:rsid w:val="00802C95"/>
    <w:rsid w:val="00802E9E"/>
    <w:rsid w:val="00802F07"/>
    <w:rsid w:val="00802F35"/>
    <w:rsid w:val="00802F4F"/>
    <w:rsid w:val="008030B4"/>
    <w:rsid w:val="008030C8"/>
    <w:rsid w:val="008031FC"/>
    <w:rsid w:val="0080336D"/>
    <w:rsid w:val="008034A6"/>
    <w:rsid w:val="00803551"/>
    <w:rsid w:val="0080364D"/>
    <w:rsid w:val="00803767"/>
    <w:rsid w:val="008038C0"/>
    <w:rsid w:val="00803908"/>
    <w:rsid w:val="00803B1E"/>
    <w:rsid w:val="00803D81"/>
    <w:rsid w:val="00803E12"/>
    <w:rsid w:val="00803EA6"/>
    <w:rsid w:val="00804063"/>
    <w:rsid w:val="008040B9"/>
    <w:rsid w:val="008041E3"/>
    <w:rsid w:val="0080420D"/>
    <w:rsid w:val="0080420F"/>
    <w:rsid w:val="00804354"/>
    <w:rsid w:val="00804475"/>
    <w:rsid w:val="00804765"/>
    <w:rsid w:val="008047E9"/>
    <w:rsid w:val="0080481F"/>
    <w:rsid w:val="008049ED"/>
    <w:rsid w:val="00804A0A"/>
    <w:rsid w:val="00804A26"/>
    <w:rsid w:val="00804A33"/>
    <w:rsid w:val="00804B37"/>
    <w:rsid w:val="00804CAF"/>
    <w:rsid w:val="00804CEB"/>
    <w:rsid w:val="00804D60"/>
    <w:rsid w:val="00804EAC"/>
    <w:rsid w:val="00804EE8"/>
    <w:rsid w:val="00804F1A"/>
    <w:rsid w:val="00804F4C"/>
    <w:rsid w:val="00804FC4"/>
    <w:rsid w:val="00804FC8"/>
    <w:rsid w:val="008055AB"/>
    <w:rsid w:val="00805693"/>
    <w:rsid w:val="0080570C"/>
    <w:rsid w:val="00805AE8"/>
    <w:rsid w:val="00805B38"/>
    <w:rsid w:val="00805BD7"/>
    <w:rsid w:val="00805CED"/>
    <w:rsid w:val="00805D91"/>
    <w:rsid w:val="00806228"/>
    <w:rsid w:val="0080630D"/>
    <w:rsid w:val="00806568"/>
    <w:rsid w:val="008065F7"/>
    <w:rsid w:val="00806691"/>
    <w:rsid w:val="0080690D"/>
    <w:rsid w:val="00806925"/>
    <w:rsid w:val="00806A96"/>
    <w:rsid w:val="00806ADA"/>
    <w:rsid w:val="00806AF6"/>
    <w:rsid w:val="00806BC8"/>
    <w:rsid w:val="00806D0D"/>
    <w:rsid w:val="00806F04"/>
    <w:rsid w:val="0080754F"/>
    <w:rsid w:val="00807585"/>
    <w:rsid w:val="00807713"/>
    <w:rsid w:val="008077B3"/>
    <w:rsid w:val="008078A4"/>
    <w:rsid w:val="008078F4"/>
    <w:rsid w:val="0080793E"/>
    <w:rsid w:val="00807ACC"/>
    <w:rsid w:val="00807BCF"/>
    <w:rsid w:val="00807FA3"/>
    <w:rsid w:val="00810062"/>
    <w:rsid w:val="00810416"/>
    <w:rsid w:val="00810421"/>
    <w:rsid w:val="008104BD"/>
    <w:rsid w:val="0081093C"/>
    <w:rsid w:val="008109E3"/>
    <w:rsid w:val="00810A35"/>
    <w:rsid w:val="00810BC5"/>
    <w:rsid w:val="00810C0C"/>
    <w:rsid w:val="00810CDE"/>
    <w:rsid w:val="00810F17"/>
    <w:rsid w:val="00810F2A"/>
    <w:rsid w:val="00810F92"/>
    <w:rsid w:val="00811069"/>
    <w:rsid w:val="0081107C"/>
    <w:rsid w:val="00811218"/>
    <w:rsid w:val="008113DF"/>
    <w:rsid w:val="008114A8"/>
    <w:rsid w:val="0081157B"/>
    <w:rsid w:val="0081161B"/>
    <w:rsid w:val="0081161E"/>
    <w:rsid w:val="0081162C"/>
    <w:rsid w:val="008117FA"/>
    <w:rsid w:val="00811867"/>
    <w:rsid w:val="008118DB"/>
    <w:rsid w:val="00811928"/>
    <w:rsid w:val="00811B23"/>
    <w:rsid w:val="00811C77"/>
    <w:rsid w:val="00811CB3"/>
    <w:rsid w:val="008120F8"/>
    <w:rsid w:val="0081216B"/>
    <w:rsid w:val="00812201"/>
    <w:rsid w:val="00812317"/>
    <w:rsid w:val="008124E6"/>
    <w:rsid w:val="0081252F"/>
    <w:rsid w:val="008125C5"/>
    <w:rsid w:val="008125E0"/>
    <w:rsid w:val="00812615"/>
    <w:rsid w:val="00812650"/>
    <w:rsid w:val="00812651"/>
    <w:rsid w:val="0081270C"/>
    <w:rsid w:val="0081277D"/>
    <w:rsid w:val="00812877"/>
    <w:rsid w:val="0081291B"/>
    <w:rsid w:val="00812988"/>
    <w:rsid w:val="00812DEE"/>
    <w:rsid w:val="00812F6D"/>
    <w:rsid w:val="00813042"/>
    <w:rsid w:val="00813295"/>
    <w:rsid w:val="008133A3"/>
    <w:rsid w:val="008133BF"/>
    <w:rsid w:val="008134B9"/>
    <w:rsid w:val="008135CC"/>
    <w:rsid w:val="00813773"/>
    <w:rsid w:val="008137A4"/>
    <w:rsid w:val="00813A3B"/>
    <w:rsid w:val="00813AC8"/>
    <w:rsid w:val="00813AD0"/>
    <w:rsid w:val="00813C88"/>
    <w:rsid w:val="00813D13"/>
    <w:rsid w:val="00813D42"/>
    <w:rsid w:val="00813E19"/>
    <w:rsid w:val="00813F28"/>
    <w:rsid w:val="00814343"/>
    <w:rsid w:val="00814356"/>
    <w:rsid w:val="0081436D"/>
    <w:rsid w:val="00814563"/>
    <w:rsid w:val="00814739"/>
    <w:rsid w:val="00814A38"/>
    <w:rsid w:val="00814CCF"/>
    <w:rsid w:val="00814F98"/>
    <w:rsid w:val="008150BE"/>
    <w:rsid w:val="008151C3"/>
    <w:rsid w:val="00815257"/>
    <w:rsid w:val="008152A4"/>
    <w:rsid w:val="00815354"/>
    <w:rsid w:val="008153BD"/>
    <w:rsid w:val="00815486"/>
    <w:rsid w:val="0081548A"/>
    <w:rsid w:val="00815709"/>
    <w:rsid w:val="00815762"/>
    <w:rsid w:val="00815AA8"/>
    <w:rsid w:val="00815B46"/>
    <w:rsid w:val="00815B47"/>
    <w:rsid w:val="00815B82"/>
    <w:rsid w:val="00815C59"/>
    <w:rsid w:val="00815ECC"/>
    <w:rsid w:val="00815F33"/>
    <w:rsid w:val="00815F5F"/>
    <w:rsid w:val="008160A7"/>
    <w:rsid w:val="0081636F"/>
    <w:rsid w:val="00816372"/>
    <w:rsid w:val="008164B9"/>
    <w:rsid w:val="008165FB"/>
    <w:rsid w:val="00816668"/>
    <w:rsid w:val="00816803"/>
    <w:rsid w:val="00816926"/>
    <w:rsid w:val="00816B06"/>
    <w:rsid w:val="00816DFD"/>
    <w:rsid w:val="00816E21"/>
    <w:rsid w:val="00816FE5"/>
    <w:rsid w:val="008170A6"/>
    <w:rsid w:val="008171EB"/>
    <w:rsid w:val="00817281"/>
    <w:rsid w:val="00817334"/>
    <w:rsid w:val="00817357"/>
    <w:rsid w:val="008173EC"/>
    <w:rsid w:val="0081775B"/>
    <w:rsid w:val="00817A2F"/>
    <w:rsid w:val="00817A4A"/>
    <w:rsid w:val="00817ACC"/>
    <w:rsid w:val="00817C00"/>
    <w:rsid w:val="00817EB8"/>
    <w:rsid w:val="00817ED4"/>
    <w:rsid w:val="00817F63"/>
    <w:rsid w:val="0082017F"/>
    <w:rsid w:val="008201E1"/>
    <w:rsid w:val="00820573"/>
    <w:rsid w:val="00820718"/>
    <w:rsid w:val="00820753"/>
    <w:rsid w:val="008208BD"/>
    <w:rsid w:val="00820AF2"/>
    <w:rsid w:val="00820C85"/>
    <w:rsid w:val="00820D62"/>
    <w:rsid w:val="0082128E"/>
    <w:rsid w:val="0082139A"/>
    <w:rsid w:val="008213CC"/>
    <w:rsid w:val="0082141F"/>
    <w:rsid w:val="008214A6"/>
    <w:rsid w:val="00821659"/>
    <w:rsid w:val="00821933"/>
    <w:rsid w:val="008219B0"/>
    <w:rsid w:val="00821B37"/>
    <w:rsid w:val="00821D24"/>
    <w:rsid w:val="00821D8F"/>
    <w:rsid w:val="00821F76"/>
    <w:rsid w:val="00821FBE"/>
    <w:rsid w:val="00821FE7"/>
    <w:rsid w:val="00822068"/>
    <w:rsid w:val="008220BA"/>
    <w:rsid w:val="00822456"/>
    <w:rsid w:val="008224FD"/>
    <w:rsid w:val="0082272F"/>
    <w:rsid w:val="00822785"/>
    <w:rsid w:val="008227A8"/>
    <w:rsid w:val="008228E8"/>
    <w:rsid w:val="00822CA1"/>
    <w:rsid w:val="00822DCF"/>
    <w:rsid w:val="0082304B"/>
    <w:rsid w:val="00823065"/>
    <w:rsid w:val="00823075"/>
    <w:rsid w:val="00823094"/>
    <w:rsid w:val="00823116"/>
    <w:rsid w:val="00823245"/>
    <w:rsid w:val="00823346"/>
    <w:rsid w:val="008233F0"/>
    <w:rsid w:val="00823432"/>
    <w:rsid w:val="00823789"/>
    <w:rsid w:val="00823802"/>
    <w:rsid w:val="0082387D"/>
    <w:rsid w:val="00823A45"/>
    <w:rsid w:val="00823ACF"/>
    <w:rsid w:val="00823B68"/>
    <w:rsid w:val="00823C61"/>
    <w:rsid w:val="00823C66"/>
    <w:rsid w:val="00823D40"/>
    <w:rsid w:val="00823F3F"/>
    <w:rsid w:val="00824163"/>
    <w:rsid w:val="0082432F"/>
    <w:rsid w:val="0082440B"/>
    <w:rsid w:val="00824509"/>
    <w:rsid w:val="008245E6"/>
    <w:rsid w:val="0082461B"/>
    <w:rsid w:val="0082478D"/>
    <w:rsid w:val="008247A5"/>
    <w:rsid w:val="00824856"/>
    <w:rsid w:val="0082492C"/>
    <w:rsid w:val="008249BB"/>
    <w:rsid w:val="00824C73"/>
    <w:rsid w:val="00824E0E"/>
    <w:rsid w:val="00824F60"/>
    <w:rsid w:val="00824F9F"/>
    <w:rsid w:val="00824FF8"/>
    <w:rsid w:val="008250C3"/>
    <w:rsid w:val="008252C7"/>
    <w:rsid w:val="0082557A"/>
    <w:rsid w:val="0082568C"/>
    <w:rsid w:val="008257AC"/>
    <w:rsid w:val="008258DB"/>
    <w:rsid w:val="00825937"/>
    <w:rsid w:val="0082594F"/>
    <w:rsid w:val="00825B96"/>
    <w:rsid w:val="00825BD5"/>
    <w:rsid w:val="00825BF8"/>
    <w:rsid w:val="00825D83"/>
    <w:rsid w:val="008260A5"/>
    <w:rsid w:val="008261A6"/>
    <w:rsid w:val="00826276"/>
    <w:rsid w:val="008262A1"/>
    <w:rsid w:val="00826579"/>
    <w:rsid w:val="008265D3"/>
    <w:rsid w:val="00826700"/>
    <w:rsid w:val="0082686D"/>
    <w:rsid w:val="00826988"/>
    <w:rsid w:val="00826C88"/>
    <w:rsid w:val="00826CF1"/>
    <w:rsid w:val="00826D2B"/>
    <w:rsid w:val="00826D72"/>
    <w:rsid w:val="00826E63"/>
    <w:rsid w:val="00826E89"/>
    <w:rsid w:val="0082705D"/>
    <w:rsid w:val="00827073"/>
    <w:rsid w:val="008270A1"/>
    <w:rsid w:val="00827226"/>
    <w:rsid w:val="0082722C"/>
    <w:rsid w:val="00827391"/>
    <w:rsid w:val="008274A3"/>
    <w:rsid w:val="0082751D"/>
    <w:rsid w:val="00827624"/>
    <w:rsid w:val="0082780D"/>
    <w:rsid w:val="008278CB"/>
    <w:rsid w:val="00827B8D"/>
    <w:rsid w:val="00827C16"/>
    <w:rsid w:val="00827D82"/>
    <w:rsid w:val="00830002"/>
    <w:rsid w:val="00830027"/>
    <w:rsid w:val="0083009E"/>
    <w:rsid w:val="00830168"/>
    <w:rsid w:val="00830342"/>
    <w:rsid w:val="00830363"/>
    <w:rsid w:val="00830624"/>
    <w:rsid w:val="008306C7"/>
    <w:rsid w:val="00830B62"/>
    <w:rsid w:val="00830B67"/>
    <w:rsid w:val="00830D7E"/>
    <w:rsid w:val="00830DA7"/>
    <w:rsid w:val="00830F48"/>
    <w:rsid w:val="00830F51"/>
    <w:rsid w:val="00830F7A"/>
    <w:rsid w:val="0083108A"/>
    <w:rsid w:val="008313FF"/>
    <w:rsid w:val="00831402"/>
    <w:rsid w:val="0083141E"/>
    <w:rsid w:val="008316DC"/>
    <w:rsid w:val="008317D0"/>
    <w:rsid w:val="008319B1"/>
    <w:rsid w:val="00831A6A"/>
    <w:rsid w:val="00831AB5"/>
    <w:rsid w:val="00831AC2"/>
    <w:rsid w:val="00831B6A"/>
    <w:rsid w:val="00831C93"/>
    <w:rsid w:val="00831C94"/>
    <w:rsid w:val="00831C9A"/>
    <w:rsid w:val="00831EDD"/>
    <w:rsid w:val="0083217A"/>
    <w:rsid w:val="008321FF"/>
    <w:rsid w:val="00832236"/>
    <w:rsid w:val="00832297"/>
    <w:rsid w:val="00832448"/>
    <w:rsid w:val="008325C1"/>
    <w:rsid w:val="00832654"/>
    <w:rsid w:val="00832778"/>
    <w:rsid w:val="0083286B"/>
    <w:rsid w:val="008329C4"/>
    <w:rsid w:val="00832A22"/>
    <w:rsid w:val="00832AC4"/>
    <w:rsid w:val="00832B09"/>
    <w:rsid w:val="00832D5A"/>
    <w:rsid w:val="00832DF4"/>
    <w:rsid w:val="00832E26"/>
    <w:rsid w:val="00832E7E"/>
    <w:rsid w:val="00832EAB"/>
    <w:rsid w:val="00832EF3"/>
    <w:rsid w:val="00832F2C"/>
    <w:rsid w:val="00832F8F"/>
    <w:rsid w:val="00832FA9"/>
    <w:rsid w:val="008331FF"/>
    <w:rsid w:val="00833513"/>
    <w:rsid w:val="00833550"/>
    <w:rsid w:val="0083355B"/>
    <w:rsid w:val="008335B4"/>
    <w:rsid w:val="00833630"/>
    <w:rsid w:val="00833719"/>
    <w:rsid w:val="00833ADE"/>
    <w:rsid w:val="00833B5A"/>
    <w:rsid w:val="00833B7B"/>
    <w:rsid w:val="00833B8A"/>
    <w:rsid w:val="00833D8C"/>
    <w:rsid w:val="00833F5A"/>
    <w:rsid w:val="008341C9"/>
    <w:rsid w:val="0083430B"/>
    <w:rsid w:val="00834500"/>
    <w:rsid w:val="008345C8"/>
    <w:rsid w:val="00834786"/>
    <w:rsid w:val="00834995"/>
    <w:rsid w:val="00834A37"/>
    <w:rsid w:val="00834BEE"/>
    <w:rsid w:val="00834C5D"/>
    <w:rsid w:val="00834D59"/>
    <w:rsid w:val="00834EA2"/>
    <w:rsid w:val="0083504F"/>
    <w:rsid w:val="00835169"/>
    <w:rsid w:val="00835248"/>
    <w:rsid w:val="008352FD"/>
    <w:rsid w:val="0083554E"/>
    <w:rsid w:val="008357C5"/>
    <w:rsid w:val="00835CBE"/>
    <w:rsid w:val="00835DD2"/>
    <w:rsid w:val="00835E59"/>
    <w:rsid w:val="00835FDE"/>
    <w:rsid w:val="00836094"/>
    <w:rsid w:val="00836168"/>
    <w:rsid w:val="008361BF"/>
    <w:rsid w:val="00836267"/>
    <w:rsid w:val="0083628A"/>
    <w:rsid w:val="008363EF"/>
    <w:rsid w:val="008364C8"/>
    <w:rsid w:val="00836AFA"/>
    <w:rsid w:val="00836C6B"/>
    <w:rsid w:val="0083703E"/>
    <w:rsid w:val="0083709B"/>
    <w:rsid w:val="008370EE"/>
    <w:rsid w:val="00837306"/>
    <w:rsid w:val="008377DE"/>
    <w:rsid w:val="008378E8"/>
    <w:rsid w:val="00837AF0"/>
    <w:rsid w:val="00837BE8"/>
    <w:rsid w:val="00837C08"/>
    <w:rsid w:val="00837C46"/>
    <w:rsid w:val="00837C8E"/>
    <w:rsid w:val="00837D52"/>
    <w:rsid w:val="00837EB8"/>
    <w:rsid w:val="00840044"/>
    <w:rsid w:val="008400A3"/>
    <w:rsid w:val="008400E6"/>
    <w:rsid w:val="008400EF"/>
    <w:rsid w:val="00840126"/>
    <w:rsid w:val="00840258"/>
    <w:rsid w:val="0084027C"/>
    <w:rsid w:val="008402FC"/>
    <w:rsid w:val="008404ED"/>
    <w:rsid w:val="0084064A"/>
    <w:rsid w:val="008409A7"/>
    <w:rsid w:val="00840A21"/>
    <w:rsid w:val="00840B04"/>
    <w:rsid w:val="00840B21"/>
    <w:rsid w:val="00840B26"/>
    <w:rsid w:val="00840C40"/>
    <w:rsid w:val="00840C4E"/>
    <w:rsid w:val="00840FA3"/>
    <w:rsid w:val="00840FD7"/>
    <w:rsid w:val="0084110F"/>
    <w:rsid w:val="0084120B"/>
    <w:rsid w:val="0084131D"/>
    <w:rsid w:val="00841492"/>
    <w:rsid w:val="008415FC"/>
    <w:rsid w:val="00841885"/>
    <w:rsid w:val="00841925"/>
    <w:rsid w:val="00841BD8"/>
    <w:rsid w:val="00841BED"/>
    <w:rsid w:val="00841D3D"/>
    <w:rsid w:val="00841D55"/>
    <w:rsid w:val="00841EB3"/>
    <w:rsid w:val="00842161"/>
    <w:rsid w:val="008421FF"/>
    <w:rsid w:val="00842278"/>
    <w:rsid w:val="0084248A"/>
    <w:rsid w:val="00842583"/>
    <w:rsid w:val="008428B2"/>
    <w:rsid w:val="00842A1A"/>
    <w:rsid w:val="00842B30"/>
    <w:rsid w:val="00842B82"/>
    <w:rsid w:val="00842C64"/>
    <w:rsid w:val="00842E29"/>
    <w:rsid w:val="0084314A"/>
    <w:rsid w:val="0084319F"/>
    <w:rsid w:val="00843203"/>
    <w:rsid w:val="00843583"/>
    <w:rsid w:val="00843590"/>
    <w:rsid w:val="008435A4"/>
    <w:rsid w:val="0084370A"/>
    <w:rsid w:val="0084377C"/>
    <w:rsid w:val="00843994"/>
    <w:rsid w:val="008439CE"/>
    <w:rsid w:val="00843A28"/>
    <w:rsid w:val="00843A33"/>
    <w:rsid w:val="00843BB9"/>
    <w:rsid w:val="00843BCC"/>
    <w:rsid w:val="00843C72"/>
    <w:rsid w:val="00843CA3"/>
    <w:rsid w:val="00843CB3"/>
    <w:rsid w:val="00843CE7"/>
    <w:rsid w:val="00843D7E"/>
    <w:rsid w:val="00843F05"/>
    <w:rsid w:val="00843F06"/>
    <w:rsid w:val="00843FD7"/>
    <w:rsid w:val="008441C0"/>
    <w:rsid w:val="00844338"/>
    <w:rsid w:val="008443D4"/>
    <w:rsid w:val="008443D7"/>
    <w:rsid w:val="008445D3"/>
    <w:rsid w:val="00844734"/>
    <w:rsid w:val="008448F0"/>
    <w:rsid w:val="00844D22"/>
    <w:rsid w:val="00845157"/>
    <w:rsid w:val="00845228"/>
    <w:rsid w:val="00845315"/>
    <w:rsid w:val="008453AA"/>
    <w:rsid w:val="00845451"/>
    <w:rsid w:val="00845521"/>
    <w:rsid w:val="00845880"/>
    <w:rsid w:val="008458AE"/>
    <w:rsid w:val="008459B7"/>
    <w:rsid w:val="00845A53"/>
    <w:rsid w:val="00845B17"/>
    <w:rsid w:val="00845B53"/>
    <w:rsid w:val="00845D4C"/>
    <w:rsid w:val="00845E00"/>
    <w:rsid w:val="00845F84"/>
    <w:rsid w:val="00846093"/>
    <w:rsid w:val="0084624E"/>
    <w:rsid w:val="00846316"/>
    <w:rsid w:val="00846412"/>
    <w:rsid w:val="00846620"/>
    <w:rsid w:val="008469A6"/>
    <w:rsid w:val="00846B8A"/>
    <w:rsid w:val="00846BB4"/>
    <w:rsid w:val="00846CBB"/>
    <w:rsid w:val="00846CDB"/>
    <w:rsid w:val="00846CE0"/>
    <w:rsid w:val="00846EED"/>
    <w:rsid w:val="00846F99"/>
    <w:rsid w:val="00846FA0"/>
    <w:rsid w:val="00847142"/>
    <w:rsid w:val="00847181"/>
    <w:rsid w:val="00847220"/>
    <w:rsid w:val="00847237"/>
    <w:rsid w:val="00847238"/>
    <w:rsid w:val="00847275"/>
    <w:rsid w:val="008472F9"/>
    <w:rsid w:val="00847329"/>
    <w:rsid w:val="008476D8"/>
    <w:rsid w:val="0084778F"/>
    <w:rsid w:val="008478C2"/>
    <w:rsid w:val="00847B64"/>
    <w:rsid w:val="00847CE1"/>
    <w:rsid w:val="00847DF8"/>
    <w:rsid w:val="008500B9"/>
    <w:rsid w:val="008500E4"/>
    <w:rsid w:val="008502D4"/>
    <w:rsid w:val="008503CB"/>
    <w:rsid w:val="008505A6"/>
    <w:rsid w:val="0085063E"/>
    <w:rsid w:val="00850681"/>
    <w:rsid w:val="008506D0"/>
    <w:rsid w:val="00850AFF"/>
    <w:rsid w:val="00850C44"/>
    <w:rsid w:val="00850DD8"/>
    <w:rsid w:val="00850EA8"/>
    <w:rsid w:val="00851256"/>
    <w:rsid w:val="0085133A"/>
    <w:rsid w:val="00851477"/>
    <w:rsid w:val="0085149E"/>
    <w:rsid w:val="0085152C"/>
    <w:rsid w:val="00851605"/>
    <w:rsid w:val="00851758"/>
    <w:rsid w:val="00851781"/>
    <w:rsid w:val="00851784"/>
    <w:rsid w:val="008517F4"/>
    <w:rsid w:val="0085181D"/>
    <w:rsid w:val="0085190F"/>
    <w:rsid w:val="00851DBA"/>
    <w:rsid w:val="00852164"/>
    <w:rsid w:val="00852218"/>
    <w:rsid w:val="008522B9"/>
    <w:rsid w:val="008523B9"/>
    <w:rsid w:val="00852414"/>
    <w:rsid w:val="008524D5"/>
    <w:rsid w:val="0085252E"/>
    <w:rsid w:val="00852623"/>
    <w:rsid w:val="00852686"/>
    <w:rsid w:val="00852741"/>
    <w:rsid w:val="00852757"/>
    <w:rsid w:val="008527B2"/>
    <w:rsid w:val="00852AA3"/>
    <w:rsid w:val="00852AE4"/>
    <w:rsid w:val="00852B8D"/>
    <w:rsid w:val="00852D3E"/>
    <w:rsid w:val="00853005"/>
    <w:rsid w:val="008530FA"/>
    <w:rsid w:val="00853184"/>
    <w:rsid w:val="008533FF"/>
    <w:rsid w:val="00853575"/>
    <w:rsid w:val="008537E3"/>
    <w:rsid w:val="00853801"/>
    <w:rsid w:val="0085381F"/>
    <w:rsid w:val="00853D0B"/>
    <w:rsid w:val="00853F04"/>
    <w:rsid w:val="00853F1F"/>
    <w:rsid w:val="00853F86"/>
    <w:rsid w:val="008543ED"/>
    <w:rsid w:val="0085446F"/>
    <w:rsid w:val="00854586"/>
    <w:rsid w:val="0085463D"/>
    <w:rsid w:val="008547A5"/>
    <w:rsid w:val="00854934"/>
    <w:rsid w:val="00854962"/>
    <w:rsid w:val="00854A96"/>
    <w:rsid w:val="00854AD7"/>
    <w:rsid w:val="00854C6E"/>
    <w:rsid w:val="00854E08"/>
    <w:rsid w:val="00854EB3"/>
    <w:rsid w:val="00854F83"/>
    <w:rsid w:val="00855086"/>
    <w:rsid w:val="008551B3"/>
    <w:rsid w:val="008551BC"/>
    <w:rsid w:val="008554D8"/>
    <w:rsid w:val="00855561"/>
    <w:rsid w:val="0085562D"/>
    <w:rsid w:val="0085587E"/>
    <w:rsid w:val="00855A22"/>
    <w:rsid w:val="00855A3F"/>
    <w:rsid w:val="00855B22"/>
    <w:rsid w:val="00855DFB"/>
    <w:rsid w:val="00855F33"/>
    <w:rsid w:val="0085602E"/>
    <w:rsid w:val="008560D5"/>
    <w:rsid w:val="00856137"/>
    <w:rsid w:val="00856171"/>
    <w:rsid w:val="00856229"/>
    <w:rsid w:val="00856311"/>
    <w:rsid w:val="008563B5"/>
    <w:rsid w:val="008565D0"/>
    <w:rsid w:val="00856755"/>
    <w:rsid w:val="00856797"/>
    <w:rsid w:val="00856B0A"/>
    <w:rsid w:val="00856B23"/>
    <w:rsid w:val="00856C56"/>
    <w:rsid w:val="00856CA9"/>
    <w:rsid w:val="00856DB9"/>
    <w:rsid w:val="00856DEF"/>
    <w:rsid w:val="0085701C"/>
    <w:rsid w:val="008570AB"/>
    <w:rsid w:val="00857139"/>
    <w:rsid w:val="008572D5"/>
    <w:rsid w:val="0085748A"/>
    <w:rsid w:val="00857549"/>
    <w:rsid w:val="00857791"/>
    <w:rsid w:val="008577A1"/>
    <w:rsid w:val="008577F5"/>
    <w:rsid w:val="008578FB"/>
    <w:rsid w:val="00857A41"/>
    <w:rsid w:val="00857B93"/>
    <w:rsid w:val="00857DC7"/>
    <w:rsid w:val="00857EAB"/>
    <w:rsid w:val="0086006B"/>
    <w:rsid w:val="008602BA"/>
    <w:rsid w:val="00860384"/>
    <w:rsid w:val="00860491"/>
    <w:rsid w:val="00860598"/>
    <w:rsid w:val="00860609"/>
    <w:rsid w:val="00860623"/>
    <w:rsid w:val="00860912"/>
    <w:rsid w:val="00860A0C"/>
    <w:rsid w:val="00860A0D"/>
    <w:rsid w:val="00860B1C"/>
    <w:rsid w:val="00860D61"/>
    <w:rsid w:val="00860F0B"/>
    <w:rsid w:val="00860F6B"/>
    <w:rsid w:val="008610B8"/>
    <w:rsid w:val="00861169"/>
    <w:rsid w:val="0086127E"/>
    <w:rsid w:val="0086131C"/>
    <w:rsid w:val="008613B8"/>
    <w:rsid w:val="00861409"/>
    <w:rsid w:val="00861532"/>
    <w:rsid w:val="008615B7"/>
    <w:rsid w:val="0086181D"/>
    <w:rsid w:val="00861AAB"/>
    <w:rsid w:val="00861B07"/>
    <w:rsid w:val="00861CE9"/>
    <w:rsid w:val="00861E71"/>
    <w:rsid w:val="00861FFB"/>
    <w:rsid w:val="0086207F"/>
    <w:rsid w:val="00862157"/>
    <w:rsid w:val="008622C8"/>
    <w:rsid w:val="008626EE"/>
    <w:rsid w:val="00862780"/>
    <w:rsid w:val="0086278E"/>
    <w:rsid w:val="008627D7"/>
    <w:rsid w:val="00862812"/>
    <w:rsid w:val="0086286B"/>
    <w:rsid w:val="00862A00"/>
    <w:rsid w:val="00862B47"/>
    <w:rsid w:val="00862CF2"/>
    <w:rsid w:val="00862E42"/>
    <w:rsid w:val="00862E5C"/>
    <w:rsid w:val="00862EF7"/>
    <w:rsid w:val="00862F0E"/>
    <w:rsid w:val="00862F15"/>
    <w:rsid w:val="00862F67"/>
    <w:rsid w:val="00862F7C"/>
    <w:rsid w:val="00863090"/>
    <w:rsid w:val="00863095"/>
    <w:rsid w:val="0086309C"/>
    <w:rsid w:val="0086315A"/>
    <w:rsid w:val="0086320D"/>
    <w:rsid w:val="00863330"/>
    <w:rsid w:val="00863342"/>
    <w:rsid w:val="008633A4"/>
    <w:rsid w:val="0086361C"/>
    <w:rsid w:val="00863804"/>
    <w:rsid w:val="00863826"/>
    <w:rsid w:val="00863866"/>
    <w:rsid w:val="00863FB6"/>
    <w:rsid w:val="00864080"/>
    <w:rsid w:val="00864085"/>
    <w:rsid w:val="008640C8"/>
    <w:rsid w:val="008641B5"/>
    <w:rsid w:val="008643A6"/>
    <w:rsid w:val="00864555"/>
    <w:rsid w:val="00864602"/>
    <w:rsid w:val="00864633"/>
    <w:rsid w:val="00864688"/>
    <w:rsid w:val="00864811"/>
    <w:rsid w:val="0086481A"/>
    <w:rsid w:val="00864A18"/>
    <w:rsid w:val="00864A98"/>
    <w:rsid w:val="00864C28"/>
    <w:rsid w:val="00864C33"/>
    <w:rsid w:val="00864CB3"/>
    <w:rsid w:val="00864D31"/>
    <w:rsid w:val="00864DEA"/>
    <w:rsid w:val="00864E2C"/>
    <w:rsid w:val="00864E47"/>
    <w:rsid w:val="00864E60"/>
    <w:rsid w:val="00864EA2"/>
    <w:rsid w:val="00864F75"/>
    <w:rsid w:val="008650D0"/>
    <w:rsid w:val="0086515F"/>
    <w:rsid w:val="00865198"/>
    <w:rsid w:val="008653B1"/>
    <w:rsid w:val="00865588"/>
    <w:rsid w:val="008655E5"/>
    <w:rsid w:val="008656C1"/>
    <w:rsid w:val="0086571B"/>
    <w:rsid w:val="00865726"/>
    <w:rsid w:val="0086575E"/>
    <w:rsid w:val="0086576A"/>
    <w:rsid w:val="008657E9"/>
    <w:rsid w:val="0086597C"/>
    <w:rsid w:val="00865B92"/>
    <w:rsid w:val="00865CAF"/>
    <w:rsid w:val="00865CD4"/>
    <w:rsid w:val="00865ED8"/>
    <w:rsid w:val="00865FD1"/>
    <w:rsid w:val="0086641B"/>
    <w:rsid w:val="00866575"/>
    <w:rsid w:val="008665ED"/>
    <w:rsid w:val="00866733"/>
    <w:rsid w:val="00866804"/>
    <w:rsid w:val="0086687E"/>
    <w:rsid w:val="00866BDF"/>
    <w:rsid w:val="00866BF5"/>
    <w:rsid w:val="00866C51"/>
    <w:rsid w:val="00866C52"/>
    <w:rsid w:val="00866D0E"/>
    <w:rsid w:val="00866E0E"/>
    <w:rsid w:val="00866F55"/>
    <w:rsid w:val="00866FB3"/>
    <w:rsid w:val="00867258"/>
    <w:rsid w:val="0086727F"/>
    <w:rsid w:val="00867320"/>
    <w:rsid w:val="0086732D"/>
    <w:rsid w:val="0086737E"/>
    <w:rsid w:val="00867421"/>
    <w:rsid w:val="008674B4"/>
    <w:rsid w:val="0086750B"/>
    <w:rsid w:val="00867551"/>
    <w:rsid w:val="008676BF"/>
    <w:rsid w:val="008677F4"/>
    <w:rsid w:val="008678B5"/>
    <w:rsid w:val="008679EE"/>
    <w:rsid w:val="00867A8A"/>
    <w:rsid w:val="00867B05"/>
    <w:rsid w:val="00867B8E"/>
    <w:rsid w:val="00867C6B"/>
    <w:rsid w:val="00867D72"/>
    <w:rsid w:val="00867E5D"/>
    <w:rsid w:val="00867FB6"/>
    <w:rsid w:val="0087001E"/>
    <w:rsid w:val="008700A5"/>
    <w:rsid w:val="0087011C"/>
    <w:rsid w:val="00870638"/>
    <w:rsid w:val="0087065E"/>
    <w:rsid w:val="008707C6"/>
    <w:rsid w:val="00870B06"/>
    <w:rsid w:val="00870B17"/>
    <w:rsid w:val="00870FAC"/>
    <w:rsid w:val="00871045"/>
    <w:rsid w:val="008710BA"/>
    <w:rsid w:val="00871124"/>
    <w:rsid w:val="008711A2"/>
    <w:rsid w:val="0087129D"/>
    <w:rsid w:val="0087159A"/>
    <w:rsid w:val="008715E6"/>
    <w:rsid w:val="0087173E"/>
    <w:rsid w:val="0087180B"/>
    <w:rsid w:val="00871836"/>
    <w:rsid w:val="008718AB"/>
    <w:rsid w:val="008719A9"/>
    <w:rsid w:val="008719BF"/>
    <w:rsid w:val="008719E1"/>
    <w:rsid w:val="00871A0B"/>
    <w:rsid w:val="00871A7A"/>
    <w:rsid w:val="00871DA3"/>
    <w:rsid w:val="0087207E"/>
    <w:rsid w:val="00872A42"/>
    <w:rsid w:val="00872A6B"/>
    <w:rsid w:val="00872AAA"/>
    <w:rsid w:val="00872C27"/>
    <w:rsid w:val="00872D0A"/>
    <w:rsid w:val="00872D0C"/>
    <w:rsid w:val="00872D6B"/>
    <w:rsid w:val="00872E0B"/>
    <w:rsid w:val="00872EB0"/>
    <w:rsid w:val="00873270"/>
    <w:rsid w:val="00873532"/>
    <w:rsid w:val="00873685"/>
    <w:rsid w:val="008737B8"/>
    <w:rsid w:val="008737EA"/>
    <w:rsid w:val="0087385D"/>
    <w:rsid w:val="00873883"/>
    <w:rsid w:val="00873B24"/>
    <w:rsid w:val="00873B81"/>
    <w:rsid w:val="00873C76"/>
    <w:rsid w:val="00873CA1"/>
    <w:rsid w:val="00873CF3"/>
    <w:rsid w:val="00873DCA"/>
    <w:rsid w:val="00873DDF"/>
    <w:rsid w:val="00873ED4"/>
    <w:rsid w:val="0087418B"/>
    <w:rsid w:val="00874192"/>
    <w:rsid w:val="00874199"/>
    <w:rsid w:val="00874202"/>
    <w:rsid w:val="00874203"/>
    <w:rsid w:val="00874225"/>
    <w:rsid w:val="008743A4"/>
    <w:rsid w:val="00874469"/>
    <w:rsid w:val="0087457F"/>
    <w:rsid w:val="008746C0"/>
    <w:rsid w:val="0087471D"/>
    <w:rsid w:val="00874765"/>
    <w:rsid w:val="008747A2"/>
    <w:rsid w:val="0087488A"/>
    <w:rsid w:val="00874A63"/>
    <w:rsid w:val="00874B64"/>
    <w:rsid w:val="00874D3A"/>
    <w:rsid w:val="00874F0F"/>
    <w:rsid w:val="0087515F"/>
    <w:rsid w:val="00875294"/>
    <w:rsid w:val="00875423"/>
    <w:rsid w:val="00875590"/>
    <w:rsid w:val="008755BE"/>
    <w:rsid w:val="00875A20"/>
    <w:rsid w:val="00875BF4"/>
    <w:rsid w:val="00875C1A"/>
    <w:rsid w:val="00875C81"/>
    <w:rsid w:val="00875C90"/>
    <w:rsid w:val="00875CB0"/>
    <w:rsid w:val="00875D4A"/>
    <w:rsid w:val="00875D5C"/>
    <w:rsid w:val="00875DBF"/>
    <w:rsid w:val="00875E79"/>
    <w:rsid w:val="00875EC1"/>
    <w:rsid w:val="00875F50"/>
    <w:rsid w:val="00876023"/>
    <w:rsid w:val="0087624F"/>
    <w:rsid w:val="00876349"/>
    <w:rsid w:val="0087634E"/>
    <w:rsid w:val="00876375"/>
    <w:rsid w:val="00876724"/>
    <w:rsid w:val="00876806"/>
    <w:rsid w:val="0087695E"/>
    <w:rsid w:val="00876D05"/>
    <w:rsid w:val="00876DF7"/>
    <w:rsid w:val="00876E68"/>
    <w:rsid w:val="00876E96"/>
    <w:rsid w:val="0087709D"/>
    <w:rsid w:val="00877259"/>
    <w:rsid w:val="00877362"/>
    <w:rsid w:val="00877495"/>
    <w:rsid w:val="00877550"/>
    <w:rsid w:val="008775B9"/>
    <w:rsid w:val="008777EC"/>
    <w:rsid w:val="00877ACA"/>
    <w:rsid w:val="00877B79"/>
    <w:rsid w:val="00877BA7"/>
    <w:rsid w:val="00880087"/>
    <w:rsid w:val="008801EF"/>
    <w:rsid w:val="008803CF"/>
    <w:rsid w:val="00880502"/>
    <w:rsid w:val="008806CA"/>
    <w:rsid w:val="00880AA7"/>
    <w:rsid w:val="00880C48"/>
    <w:rsid w:val="00880DC4"/>
    <w:rsid w:val="00881256"/>
    <w:rsid w:val="00881451"/>
    <w:rsid w:val="008814D2"/>
    <w:rsid w:val="0088161C"/>
    <w:rsid w:val="00881715"/>
    <w:rsid w:val="00881730"/>
    <w:rsid w:val="0088179C"/>
    <w:rsid w:val="0088186D"/>
    <w:rsid w:val="008818EC"/>
    <w:rsid w:val="00881926"/>
    <w:rsid w:val="00881982"/>
    <w:rsid w:val="00881C50"/>
    <w:rsid w:val="00881D4F"/>
    <w:rsid w:val="00881E5C"/>
    <w:rsid w:val="00881FF0"/>
    <w:rsid w:val="008821F7"/>
    <w:rsid w:val="008822A1"/>
    <w:rsid w:val="00882328"/>
    <w:rsid w:val="00882435"/>
    <w:rsid w:val="00882510"/>
    <w:rsid w:val="008825A1"/>
    <w:rsid w:val="008825D1"/>
    <w:rsid w:val="008825FB"/>
    <w:rsid w:val="008826FD"/>
    <w:rsid w:val="00882A98"/>
    <w:rsid w:val="00882B92"/>
    <w:rsid w:val="00882C35"/>
    <w:rsid w:val="00882D0A"/>
    <w:rsid w:val="00882D27"/>
    <w:rsid w:val="00882F88"/>
    <w:rsid w:val="00882FD2"/>
    <w:rsid w:val="008830EE"/>
    <w:rsid w:val="008832B7"/>
    <w:rsid w:val="0088351A"/>
    <w:rsid w:val="008835BA"/>
    <w:rsid w:val="00883676"/>
    <w:rsid w:val="008836A5"/>
    <w:rsid w:val="008837C4"/>
    <w:rsid w:val="0088397B"/>
    <w:rsid w:val="008839DF"/>
    <w:rsid w:val="00883A7E"/>
    <w:rsid w:val="00883D21"/>
    <w:rsid w:val="00883E8B"/>
    <w:rsid w:val="00883EF0"/>
    <w:rsid w:val="00883FDD"/>
    <w:rsid w:val="0088411F"/>
    <w:rsid w:val="00884397"/>
    <w:rsid w:val="00884448"/>
    <w:rsid w:val="008845DD"/>
    <w:rsid w:val="00884736"/>
    <w:rsid w:val="00884746"/>
    <w:rsid w:val="00884903"/>
    <w:rsid w:val="008849D9"/>
    <w:rsid w:val="00884A7E"/>
    <w:rsid w:val="00884ABC"/>
    <w:rsid w:val="00884B69"/>
    <w:rsid w:val="00884D66"/>
    <w:rsid w:val="00884E08"/>
    <w:rsid w:val="00885216"/>
    <w:rsid w:val="0088524E"/>
    <w:rsid w:val="00885260"/>
    <w:rsid w:val="008852AA"/>
    <w:rsid w:val="008852D8"/>
    <w:rsid w:val="0088540F"/>
    <w:rsid w:val="0088545D"/>
    <w:rsid w:val="00885614"/>
    <w:rsid w:val="00885673"/>
    <w:rsid w:val="0088572A"/>
    <w:rsid w:val="0088576F"/>
    <w:rsid w:val="008857CC"/>
    <w:rsid w:val="0088581B"/>
    <w:rsid w:val="0088592E"/>
    <w:rsid w:val="00885957"/>
    <w:rsid w:val="00885966"/>
    <w:rsid w:val="0088599D"/>
    <w:rsid w:val="00885CD1"/>
    <w:rsid w:val="00885DE0"/>
    <w:rsid w:val="00885E24"/>
    <w:rsid w:val="00885F0A"/>
    <w:rsid w:val="00885F44"/>
    <w:rsid w:val="00885FD9"/>
    <w:rsid w:val="008860A0"/>
    <w:rsid w:val="008861CC"/>
    <w:rsid w:val="008863FC"/>
    <w:rsid w:val="00886490"/>
    <w:rsid w:val="008865F8"/>
    <w:rsid w:val="00886B40"/>
    <w:rsid w:val="00886D48"/>
    <w:rsid w:val="00886E5D"/>
    <w:rsid w:val="00886FA0"/>
    <w:rsid w:val="00887118"/>
    <w:rsid w:val="00887206"/>
    <w:rsid w:val="008872C5"/>
    <w:rsid w:val="00887369"/>
    <w:rsid w:val="00887380"/>
    <w:rsid w:val="008873F5"/>
    <w:rsid w:val="008873FD"/>
    <w:rsid w:val="00887595"/>
    <w:rsid w:val="008877C9"/>
    <w:rsid w:val="008878AB"/>
    <w:rsid w:val="00887AED"/>
    <w:rsid w:val="00887BA8"/>
    <w:rsid w:val="00887BB9"/>
    <w:rsid w:val="00887BEF"/>
    <w:rsid w:val="00887CE2"/>
    <w:rsid w:val="00887D41"/>
    <w:rsid w:val="00887FDE"/>
    <w:rsid w:val="008900F2"/>
    <w:rsid w:val="00890198"/>
    <w:rsid w:val="00890205"/>
    <w:rsid w:val="00890397"/>
    <w:rsid w:val="008903F1"/>
    <w:rsid w:val="0089045E"/>
    <w:rsid w:val="00890717"/>
    <w:rsid w:val="0089073C"/>
    <w:rsid w:val="008907CD"/>
    <w:rsid w:val="00890A24"/>
    <w:rsid w:val="00890BDF"/>
    <w:rsid w:val="00890CBD"/>
    <w:rsid w:val="00890D68"/>
    <w:rsid w:val="00890D88"/>
    <w:rsid w:val="00890F12"/>
    <w:rsid w:val="00890F4A"/>
    <w:rsid w:val="0089100A"/>
    <w:rsid w:val="008910BB"/>
    <w:rsid w:val="00891123"/>
    <w:rsid w:val="008911D3"/>
    <w:rsid w:val="008911F4"/>
    <w:rsid w:val="0089131D"/>
    <w:rsid w:val="00891511"/>
    <w:rsid w:val="00891529"/>
    <w:rsid w:val="0089171A"/>
    <w:rsid w:val="008917F5"/>
    <w:rsid w:val="00891932"/>
    <w:rsid w:val="00891BB9"/>
    <w:rsid w:val="00891BF4"/>
    <w:rsid w:val="00891DBE"/>
    <w:rsid w:val="00892126"/>
    <w:rsid w:val="00892157"/>
    <w:rsid w:val="00892183"/>
    <w:rsid w:val="008921C6"/>
    <w:rsid w:val="008921E2"/>
    <w:rsid w:val="00892241"/>
    <w:rsid w:val="00892404"/>
    <w:rsid w:val="00892537"/>
    <w:rsid w:val="008927E3"/>
    <w:rsid w:val="008927F1"/>
    <w:rsid w:val="00892837"/>
    <w:rsid w:val="008928A3"/>
    <w:rsid w:val="00892A1D"/>
    <w:rsid w:val="00892A6A"/>
    <w:rsid w:val="00892C37"/>
    <w:rsid w:val="00892D0D"/>
    <w:rsid w:val="00892DBB"/>
    <w:rsid w:val="00892EBB"/>
    <w:rsid w:val="00892EC6"/>
    <w:rsid w:val="00892FF1"/>
    <w:rsid w:val="0089304B"/>
    <w:rsid w:val="0089308A"/>
    <w:rsid w:val="0089317F"/>
    <w:rsid w:val="00893201"/>
    <w:rsid w:val="008932DE"/>
    <w:rsid w:val="00893338"/>
    <w:rsid w:val="00893540"/>
    <w:rsid w:val="00893677"/>
    <w:rsid w:val="00893711"/>
    <w:rsid w:val="0089378D"/>
    <w:rsid w:val="00893850"/>
    <w:rsid w:val="0089387B"/>
    <w:rsid w:val="008939D8"/>
    <w:rsid w:val="008939EC"/>
    <w:rsid w:val="00893B5A"/>
    <w:rsid w:val="00893E21"/>
    <w:rsid w:val="00894059"/>
    <w:rsid w:val="008940C4"/>
    <w:rsid w:val="008943B7"/>
    <w:rsid w:val="00894742"/>
    <w:rsid w:val="008948E8"/>
    <w:rsid w:val="0089490E"/>
    <w:rsid w:val="00894B15"/>
    <w:rsid w:val="00894E25"/>
    <w:rsid w:val="00894F24"/>
    <w:rsid w:val="00894F2E"/>
    <w:rsid w:val="0089516D"/>
    <w:rsid w:val="00895181"/>
    <w:rsid w:val="00895330"/>
    <w:rsid w:val="0089547C"/>
    <w:rsid w:val="0089569A"/>
    <w:rsid w:val="008957A8"/>
    <w:rsid w:val="0089580E"/>
    <w:rsid w:val="00895938"/>
    <w:rsid w:val="00895A2C"/>
    <w:rsid w:val="00895A78"/>
    <w:rsid w:val="00895FAC"/>
    <w:rsid w:val="008960B1"/>
    <w:rsid w:val="00896312"/>
    <w:rsid w:val="0089643A"/>
    <w:rsid w:val="00896670"/>
    <w:rsid w:val="008967AB"/>
    <w:rsid w:val="008967F0"/>
    <w:rsid w:val="008968F4"/>
    <w:rsid w:val="00896927"/>
    <w:rsid w:val="00896ADC"/>
    <w:rsid w:val="00896ADD"/>
    <w:rsid w:val="00896D17"/>
    <w:rsid w:val="00896D26"/>
    <w:rsid w:val="00896D5E"/>
    <w:rsid w:val="00896E42"/>
    <w:rsid w:val="00896F39"/>
    <w:rsid w:val="008972A9"/>
    <w:rsid w:val="00897395"/>
    <w:rsid w:val="008974F4"/>
    <w:rsid w:val="008975DC"/>
    <w:rsid w:val="0089771A"/>
    <w:rsid w:val="008977BD"/>
    <w:rsid w:val="008979E5"/>
    <w:rsid w:val="008979EB"/>
    <w:rsid w:val="00897ABB"/>
    <w:rsid w:val="00897BE7"/>
    <w:rsid w:val="00897DE3"/>
    <w:rsid w:val="00897E4A"/>
    <w:rsid w:val="00897F59"/>
    <w:rsid w:val="008A01A3"/>
    <w:rsid w:val="008A02C7"/>
    <w:rsid w:val="008A0505"/>
    <w:rsid w:val="008A0657"/>
    <w:rsid w:val="008A0674"/>
    <w:rsid w:val="008A06EB"/>
    <w:rsid w:val="008A0756"/>
    <w:rsid w:val="008A08CE"/>
    <w:rsid w:val="008A091C"/>
    <w:rsid w:val="008A0D0F"/>
    <w:rsid w:val="008A0DCA"/>
    <w:rsid w:val="008A0E46"/>
    <w:rsid w:val="008A0EF8"/>
    <w:rsid w:val="008A0F7F"/>
    <w:rsid w:val="008A0FA0"/>
    <w:rsid w:val="008A10A5"/>
    <w:rsid w:val="008A1281"/>
    <w:rsid w:val="008A13FA"/>
    <w:rsid w:val="008A153D"/>
    <w:rsid w:val="008A1551"/>
    <w:rsid w:val="008A169A"/>
    <w:rsid w:val="008A1832"/>
    <w:rsid w:val="008A1875"/>
    <w:rsid w:val="008A1927"/>
    <w:rsid w:val="008A1CE4"/>
    <w:rsid w:val="008A1D9E"/>
    <w:rsid w:val="008A1DBF"/>
    <w:rsid w:val="008A21C0"/>
    <w:rsid w:val="008A225F"/>
    <w:rsid w:val="008A2293"/>
    <w:rsid w:val="008A22B9"/>
    <w:rsid w:val="008A24B0"/>
    <w:rsid w:val="008A2585"/>
    <w:rsid w:val="008A2B2B"/>
    <w:rsid w:val="008A2B6E"/>
    <w:rsid w:val="008A2F27"/>
    <w:rsid w:val="008A2FBF"/>
    <w:rsid w:val="008A3031"/>
    <w:rsid w:val="008A31B1"/>
    <w:rsid w:val="008A3246"/>
    <w:rsid w:val="008A32AC"/>
    <w:rsid w:val="008A3349"/>
    <w:rsid w:val="008A3633"/>
    <w:rsid w:val="008A36BA"/>
    <w:rsid w:val="008A36FE"/>
    <w:rsid w:val="008A377D"/>
    <w:rsid w:val="008A37EF"/>
    <w:rsid w:val="008A3B55"/>
    <w:rsid w:val="008A3C35"/>
    <w:rsid w:val="008A3CDC"/>
    <w:rsid w:val="008A3E3A"/>
    <w:rsid w:val="008A3F4D"/>
    <w:rsid w:val="008A3FC2"/>
    <w:rsid w:val="008A3FD9"/>
    <w:rsid w:val="008A40A3"/>
    <w:rsid w:val="008A4213"/>
    <w:rsid w:val="008A424D"/>
    <w:rsid w:val="008A450C"/>
    <w:rsid w:val="008A48D9"/>
    <w:rsid w:val="008A4C4E"/>
    <w:rsid w:val="008A4E89"/>
    <w:rsid w:val="008A5169"/>
    <w:rsid w:val="008A52A1"/>
    <w:rsid w:val="008A53BC"/>
    <w:rsid w:val="008A54C5"/>
    <w:rsid w:val="008A551B"/>
    <w:rsid w:val="008A5603"/>
    <w:rsid w:val="008A56C2"/>
    <w:rsid w:val="008A5798"/>
    <w:rsid w:val="008A5B85"/>
    <w:rsid w:val="008A5C9E"/>
    <w:rsid w:val="008A5CD4"/>
    <w:rsid w:val="008A5DDA"/>
    <w:rsid w:val="008A5DF1"/>
    <w:rsid w:val="008A5E2B"/>
    <w:rsid w:val="008A5EF3"/>
    <w:rsid w:val="008A5FE2"/>
    <w:rsid w:val="008A60CC"/>
    <w:rsid w:val="008A61B2"/>
    <w:rsid w:val="008A62DB"/>
    <w:rsid w:val="008A640D"/>
    <w:rsid w:val="008A66C7"/>
    <w:rsid w:val="008A67B2"/>
    <w:rsid w:val="008A6A54"/>
    <w:rsid w:val="008A6D27"/>
    <w:rsid w:val="008A6D76"/>
    <w:rsid w:val="008A6DF6"/>
    <w:rsid w:val="008A7254"/>
    <w:rsid w:val="008A72B3"/>
    <w:rsid w:val="008A72F3"/>
    <w:rsid w:val="008A749A"/>
    <w:rsid w:val="008A74E7"/>
    <w:rsid w:val="008A755A"/>
    <w:rsid w:val="008A76EC"/>
    <w:rsid w:val="008A7789"/>
    <w:rsid w:val="008A779E"/>
    <w:rsid w:val="008A7860"/>
    <w:rsid w:val="008A79DF"/>
    <w:rsid w:val="008A7A61"/>
    <w:rsid w:val="008A7CD6"/>
    <w:rsid w:val="008B0027"/>
    <w:rsid w:val="008B0031"/>
    <w:rsid w:val="008B029B"/>
    <w:rsid w:val="008B03A6"/>
    <w:rsid w:val="008B040C"/>
    <w:rsid w:val="008B0502"/>
    <w:rsid w:val="008B0575"/>
    <w:rsid w:val="008B0617"/>
    <w:rsid w:val="008B061D"/>
    <w:rsid w:val="008B07EC"/>
    <w:rsid w:val="008B08E2"/>
    <w:rsid w:val="008B0950"/>
    <w:rsid w:val="008B0AA4"/>
    <w:rsid w:val="008B0AE1"/>
    <w:rsid w:val="008B0C64"/>
    <w:rsid w:val="008B0C6C"/>
    <w:rsid w:val="008B0C7E"/>
    <w:rsid w:val="008B0C8E"/>
    <w:rsid w:val="008B0D42"/>
    <w:rsid w:val="008B0D8E"/>
    <w:rsid w:val="008B0DF8"/>
    <w:rsid w:val="008B0E67"/>
    <w:rsid w:val="008B11C2"/>
    <w:rsid w:val="008B125A"/>
    <w:rsid w:val="008B13A3"/>
    <w:rsid w:val="008B1439"/>
    <w:rsid w:val="008B181B"/>
    <w:rsid w:val="008B192E"/>
    <w:rsid w:val="008B1945"/>
    <w:rsid w:val="008B1A6D"/>
    <w:rsid w:val="008B207B"/>
    <w:rsid w:val="008B222E"/>
    <w:rsid w:val="008B2250"/>
    <w:rsid w:val="008B2263"/>
    <w:rsid w:val="008B227A"/>
    <w:rsid w:val="008B2345"/>
    <w:rsid w:val="008B2613"/>
    <w:rsid w:val="008B2AFE"/>
    <w:rsid w:val="008B2DCA"/>
    <w:rsid w:val="008B2FC9"/>
    <w:rsid w:val="008B305A"/>
    <w:rsid w:val="008B3067"/>
    <w:rsid w:val="008B3197"/>
    <w:rsid w:val="008B3221"/>
    <w:rsid w:val="008B32AE"/>
    <w:rsid w:val="008B37CE"/>
    <w:rsid w:val="008B3833"/>
    <w:rsid w:val="008B3867"/>
    <w:rsid w:val="008B38DF"/>
    <w:rsid w:val="008B3973"/>
    <w:rsid w:val="008B3AE3"/>
    <w:rsid w:val="008B3D77"/>
    <w:rsid w:val="008B3EF9"/>
    <w:rsid w:val="008B41AA"/>
    <w:rsid w:val="008B41D1"/>
    <w:rsid w:val="008B43DA"/>
    <w:rsid w:val="008B43FD"/>
    <w:rsid w:val="008B4442"/>
    <w:rsid w:val="008B44C9"/>
    <w:rsid w:val="008B46AD"/>
    <w:rsid w:val="008B476D"/>
    <w:rsid w:val="008B47A4"/>
    <w:rsid w:val="008B4803"/>
    <w:rsid w:val="008B4912"/>
    <w:rsid w:val="008B49FB"/>
    <w:rsid w:val="008B4E1A"/>
    <w:rsid w:val="008B5238"/>
    <w:rsid w:val="008B524F"/>
    <w:rsid w:val="008B53A5"/>
    <w:rsid w:val="008B5500"/>
    <w:rsid w:val="008B56A5"/>
    <w:rsid w:val="008B5734"/>
    <w:rsid w:val="008B577D"/>
    <w:rsid w:val="008B57A2"/>
    <w:rsid w:val="008B57EB"/>
    <w:rsid w:val="008B58CE"/>
    <w:rsid w:val="008B5992"/>
    <w:rsid w:val="008B5AC8"/>
    <w:rsid w:val="008B5ACF"/>
    <w:rsid w:val="008B5AF0"/>
    <w:rsid w:val="008B5BA3"/>
    <w:rsid w:val="008B5BBF"/>
    <w:rsid w:val="008B5CE9"/>
    <w:rsid w:val="008B5D3E"/>
    <w:rsid w:val="008B5E92"/>
    <w:rsid w:val="008B5FB1"/>
    <w:rsid w:val="008B5FD8"/>
    <w:rsid w:val="008B6115"/>
    <w:rsid w:val="008B61AB"/>
    <w:rsid w:val="008B6318"/>
    <w:rsid w:val="008B63CC"/>
    <w:rsid w:val="008B64C2"/>
    <w:rsid w:val="008B65E5"/>
    <w:rsid w:val="008B66CA"/>
    <w:rsid w:val="008B66DC"/>
    <w:rsid w:val="008B6847"/>
    <w:rsid w:val="008B68EE"/>
    <w:rsid w:val="008B6A6C"/>
    <w:rsid w:val="008B6C91"/>
    <w:rsid w:val="008B6EBB"/>
    <w:rsid w:val="008B6F31"/>
    <w:rsid w:val="008B7144"/>
    <w:rsid w:val="008B7176"/>
    <w:rsid w:val="008B71A3"/>
    <w:rsid w:val="008B71C9"/>
    <w:rsid w:val="008B7289"/>
    <w:rsid w:val="008B72C3"/>
    <w:rsid w:val="008B772F"/>
    <w:rsid w:val="008B77DA"/>
    <w:rsid w:val="008B7A88"/>
    <w:rsid w:val="008B7AE6"/>
    <w:rsid w:val="008B7B0F"/>
    <w:rsid w:val="008B7B34"/>
    <w:rsid w:val="008B7B86"/>
    <w:rsid w:val="008B7BD9"/>
    <w:rsid w:val="008B7E33"/>
    <w:rsid w:val="008B7F92"/>
    <w:rsid w:val="008B7FA6"/>
    <w:rsid w:val="008B7FB1"/>
    <w:rsid w:val="008C0083"/>
    <w:rsid w:val="008C00D0"/>
    <w:rsid w:val="008C019F"/>
    <w:rsid w:val="008C0370"/>
    <w:rsid w:val="008C03CD"/>
    <w:rsid w:val="008C0491"/>
    <w:rsid w:val="008C04A0"/>
    <w:rsid w:val="008C0506"/>
    <w:rsid w:val="008C053F"/>
    <w:rsid w:val="008C0743"/>
    <w:rsid w:val="008C090D"/>
    <w:rsid w:val="008C092D"/>
    <w:rsid w:val="008C0C3D"/>
    <w:rsid w:val="008C0DDA"/>
    <w:rsid w:val="008C0E4C"/>
    <w:rsid w:val="008C0F60"/>
    <w:rsid w:val="008C0FD0"/>
    <w:rsid w:val="008C10DB"/>
    <w:rsid w:val="008C1141"/>
    <w:rsid w:val="008C162D"/>
    <w:rsid w:val="008C167A"/>
    <w:rsid w:val="008C16C3"/>
    <w:rsid w:val="008C170D"/>
    <w:rsid w:val="008C172C"/>
    <w:rsid w:val="008C1764"/>
    <w:rsid w:val="008C1B1C"/>
    <w:rsid w:val="008C1E53"/>
    <w:rsid w:val="008C1F21"/>
    <w:rsid w:val="008C21BE"/>
    <w:rsid w:val="008C2350"/>
    <w:rsid w:val="008C23B5"/>
    <w:rsid w:val="008C2435"/>
    <w:rsid w:val="008C251F"/>
    <w:rsid w:val="008C256D"/>
    <w:rsid w:val="008C2AFB"/>
    <w:rsid w:val="008C2AFC"/>
    <w:rsid w:val="008C2BCD"/>
    <w:rsid w:val="008C2CBF"/>
    <w:rsid w:val="008C2CF0"/>
    <w:rsid w:val="008C2EC4"/>
    <w:rsid w:val="008C2F05"/>
    <w:rsid w:val="008C30AD"/>
    <w:rsid w:val="008C3183"/>
    <w:rsid w:val="008C31A1"/>
    <w:rsid w:val="008C31D3"/>
    <w:rsid w:val="008C33E8"/>
    <w:rsid w:val="008C3414"/>
    <w:rsid w:val="008C3577"/>
    <w:rsid w:val="008C35C0"/>
    <w:rsid w:val="008C35FD"/>
    <w:rsid w:val="008C3659"/>
    <w:rsid w:val="008C381F"/>
    <w:rsid w:val="008C3917"/>
    <w:rsid w:val="008C3A32"/>
    <w:rsid w:val="008C3CC0"/>
    <w:rsid w:val="008C3CED"/>
    <w:rsid w:val="008C3E41"/>
    <w:rsid w:val="008C3F3B"/>
    <w:rsid w:val="008C43D0"/>
    <w:rsid w:val="008C457D"/>
    <w:rsid w:val="008C4878"/>
    <w:rsid w:val="008C4954"/>
    <w:rsid w:val="008C4961"/>
    <w:rsid w:val="008C49C3"/>
    <w:rsid w:val="008C4B09"/>
    <w:rsid w:val="008C4B16"/>
    <w:rsid w:val="008C4B51"/>
    <w:rsid w:val="008C4B95"/>
    <w:rsid w:val="008C4CA1"/>
    <w:rsid w:val="008C4E27"/>
    <w:rsid w:val="008C4E3A"/>
    <w:rsid w:val="008C4E87"/>
    <w:rsid w:val="008C4EBC"/>
    <w:rsid w:val="008C4F6C"/>
    <w:rsid w:val="008C52AC"/>
    <w:rsid w:val="008C53C9"/>
    <w:rsid w:val="008C543B"/>
    <w:rsid w:val="008C560A"/>
    <w:rsid w:val="008C581C"/>
    <w:rsid w:val="008C5994"/>
    <w:rsid w:val="008C59FB"/>
    <w:rsid w:val="008C5A25"/>
    <w:rsid w:val="008C5AE5"/>
    <w:rsid w:val="008C5C58"/>
    <w:rsid w:val="008C5CE5"/>
    <w:rsid w:val="008C5DC9"/>
    <w:rsid w:val="008C610A"/>
    <w:rsid w:val="008C6185"/>
    <w:rsid w:val="008C6300"/>
    <w:rsid w:val="008C6391"/>
    <w:rsid w:val="008C63A2"/>
    <w:rsid w:val="008C6488"/>
    <w:rsid w:val="008C67B0"/>
    <w:rsid w:val="008C67F7"/>
    <w:rsid w:val="008C6A9C"/>
    <w:rsid w:val="008C6C28"/>
    <w:rsid w:val="008C6C48"/>
    <w:rsid w:val="008C6C67"/>
    <w:rsid w:val="008C6CAC"/>
    <w:rsid w:val="008C6CF9"/>
    <w:rsid w:val="008C6D42"/>
    <w:rsid w:val="008C6DF0"/>
    <w:rsid w:val="008C6DFF"/>
    <w:rsid w:val="008C6FDC"/>
    <w:rsid w:val="008C708C"/>
    <w:rsid w:val="008C726C"/>
    <w:rsid w:val="008C7359"/>
    <w:rsid w:val="008C7377"/>
    <w:rsid w:val="008C745E"/>
    <w:rsid w:val="008C74D8"/>
    <w:rsid w:val="008C74F3"/>
    <w:rsid w:val="008C7652"/>
    <w:rsid w:val="008C7921"/>
    <w:rsid w:val="008C7A33"/>
    <w:rsid w:val="008C7B22"/>
    <w:rsid w:val="008C7B31"/>
    <w:rsid w:val="008C7BCF"/>
    <w:rsid w:val="008C7C73"/>
    <w:rsid w:val="008C7CF0"/>
    <w:rsid w:val="008C7D2F"/>
    <w:rsid w:val="008C7E64"/>
    <w:rsid w:val="008D00BA"/>
    <w:rsid w:val="008D01BF"/>
    <w:rsid w:val="008D058A"/>
    <w:rsid w:val="008D05A5"/>
    <w:rsid w:val="008D05CB"/>
    <w:rsid w:val="008D05E6"/>
    <w:rsid w:val="008D05FA"/>
    <w:rsid w:val="008D0710"/>
    <w:rsid w:val="008D0853"/>
    <w:rsid w:val="008D0896"/>
    <w:rsid w:val="008D08F5"/>
    <w:rsid w:val="008D09B2"/>
    <w:rsid w:val="008D09EA"/>
    <w:rsid w:val="008D0D30"/>
    <w:rsid w:val="008D0DFC"/>
    <w:rsid w:val="008D0F1E"/>
    <w:rsid w:val="008D1037"/>
    <w:rsid w:val="008D11B2"/>
    <w:rsid w:val="008D121C"/>
    <w:rsid w:val="008D1235"/>
    <w:rsid w:val="008D159E"/>
    <w:rsid w:val="008D1852"/>
    <w:rsid w:val="008D18AD"/>
    <w:rsid w:val="008D18B5"/>
    <w:rsid w:val="008D1CEE"/>
    <w:rsid w:val="008D1D4E"/>
    <w:rsid w:val="008D1E71"/>
    <w:rsid w:val="008D1FAD"/>
    <w:rsid w:val="008D209C"/>
    <w:rsid w:val="008D20B0"/>
    <w:rsid w:val="008D20F1"/>
    <w:rsid w:val="008D211C"/>
    <w:rsid w:val="008D21D5"/>
    <w:rsid w:val="008D22B0"/>
    <w:rsid w:val="008D236F"/>
    <w:rsid w:val="008D2493"/>
    <w:rsid w:val="008D24C3"/>
    <w:rsid w:val="008D28BD"/>
    <w:rsid w:val="008D2982"/>
    <w:rsid w:val="008D29DB"/>
    <w:rsid w:val="008D29E5"/>
    <w:rsid w:val="008D2B07"/>
    <w:rsid w:val="008D2D31"/>
    <w:rsid w:val="008D2E56"/>
    <w:rsid w:val="008D2E60"/>
    <w:rsid w:val="008D2FF6"/>
    <w:rsid w:val="008D30E2"/>
    <w:rsid w:val="008D31BC"/>
    <w:rsid w:val="008D3222"/>
    <w:rsid w:val="008D327B"/>
    <w:rsid w:val="008D3282"/>
    <w:rsid w:val="008D36E8"/>
    <w:rsid w:val="008D3730"/>
    <w:rsid w:val="008D375C"/>
    <w:rsid w:val="008D3779"/>
    <w:rsid w:val="008D37B5"/>
    <w:rsid w:val="008D38D0"/>
    <w:rsid w:val="008D3B6B"/>
    <w:rsid w:val="008D3C3B"/>
    <w:rsid w:val="008D3E4F"/>
    <w:rsid w:val="008D3E8F"/>
    <w:rsid w:val="008D3F09"/>
    <w:rsid w:val="008D40FD"/>
    <w:rsid w:val="008D412D"/>
    <w:rsid w:val="008D418E"/>
    <w:rsid w:val="008D425D"/>
    <w:rsid w:val="008D4535"/>
    <w:rsid w:val="008D45C7"/>
    <w:rsid w:val="008D4667"/>
    <w:rsid w:val="008D483D"/>
    <w:rsid w:val="008D4849"/>
    <w:rsid w:val="008D49E6"/>
    <w:rsid w:val="008D49F7"/>
    <w:rsid w:val="008D4B42"/>
    <w:rsid w:val="008D4D29"/>
    <w:rsid w:val="008D5138"/>
    <w:rsid w:val="008D5233"/>
    <w:rsid w:val="008D54FD"/>
    <w:rsid w:val="008D5A5E"/>
    <w:rsid w:val="008D5C80"/>
    <w:rsid w:val="008D5CBC"/>
    <w:rsid w:val="008D5DFA"/>
    <w:rsid w:val="008D5E09"/>
    <w:rsid w:val="008D5E3F"/>
    <w:rsid w:val="008D5FB6"/>
    <w:rsid w:val="008D608A"/>
    <w:rsid w:val="008D60BA"/>
    <w:rsid w:val="008D61F4"/>
    <w:rsid w:val="008D62D5"/>
    <w:rsid w:val="008D62EF"/>
    <w:rsid w:val="008D6341"/>
    <w:rsid w:val="008D63E6"/>
    <w:rsid w:val="008D6587"/>
    <w:rsid w:val="008D665C"/>
    <w:rsid w:val="008D66EE"/>
    <w:rsid w:val="008D6798"/>
    <w:rsid w:val="008D6849"/>
    <w:rsid w:val="008D68C0"/>
    <w:rsid w:val="008D6917"/>
    <w:rsid w:val="008D6B3E"/>
    <w:rsid w:val="008D6BCC"/>
    <w:rsid w:val="008D6DE6"/>
    <w:rsid w:val="008D7059"/>
    <w:rsid w:val="008D706E"/>
    <w:rsid w:val="008D70BD"/>
    <w:rsid w:val="008D7404"/>
    <w:rsid w:val="008D7420"/>
    <w:rsid w:val="008D748B"/>
    <w:rsid w:val="008D750C"/>
    <w:rsid w:val="008D75F8"/>
    <w:rsid w:val="008D765B"/>
    <w:rsid w:val="008D7754"/>
    <w:rsid w:val="008D7770"/>
    <w:rsid w:val="008D792E"/>
    <w:rsid w:val="008D7A12"/>
    <w:rsid w:val="008D7A83"/>
    <w:rsid w:val="008D7C1B"/>
    <w:rsid w:val="008D7E62"/>
    <w:rsid w:val="008E006F"/>
    <w:rsid w:val="008E0192"/>
    <w:rsid w:val="008E01AE"/>
    <w:rsid w:val="008E01FD"/>
    <w:rsid w:val="008E02E3"/>
    <w:rsid w:val="008E055F"/>
    <w:rsid w:val="008E0AEF"/>
    <w:rsid w:val="008E0E5A"/>
    <w:rsid w:val="008E0EF4"/>
    <w:rsid w:val="008E0FAE"/>
    <w:rsid w:val="008E1130"/>
    <w:rsid w:val="008E131E"/>
    <w:rsid w:val="008E13A0"/>
    <w:rsid w:val="008E1482"/>
    <w:rsid w:val="008E1545"/>
    <w:rsid w:val="008E15AF"/>
    <w:rsid w:val="008E15DF"/>
    <w:rsid w:val="008E18E8"/>
    <w:rsid w:val="008E1D04"/>
    <w:rsid w:val="008E1D67"/>
    <w:rsid w:val="008E1E1D"/>
    <w:rsid w:val="008E217C"/>
    <w:rsid w:val="008E2511"/>
    <w:rsid w:val="008E27FC"/>
    <w:rsid w:val="008E2882"/>
    <w:rsid w:val="008E29E7"/>
    <w:rsid w:val="008E2AC3"/>
    <w:rsid w:val="008E2B3E"/>
    <w:rsid w:val="008E2F7D"/>
    <w:rsid w:val="008E2F8D"/>
    <w:rsid w:val="008E2FA3"/>
    <w:rsid w:val="008E3023"/>
    <w:rsid w:val="008E3106"/>
    <w:rsid w:val="008E34A9"/>
    <w:rsid w:val="008E35B5"/>
    <w:rsid w:val="008E3601"/>
    <w:rsid w:val="008E3880"/>
    <w:rsid w:val="008E38C0"/>
    <w:rsid w:val="008E390D"/>
    <w:rsid w:val="008E3B64"/>
    <w:rsid w:val="008E3B8A"/>
    <w:rsid w:val="008E3C9C"/>
    <w:rsid w:val="008E3CCE"/>
    <w:rsid w:val="008E3D92"/>
    <w:rsid w:val="008E3DEE"/>
    <w:rsid w:val="008E40EF"/>
    <w:rsid w:val="008E41C1"/>
    <w:rsid w:val="008E4272"/>
    <w:rsid w:val="008E4459"/>
    <w:rsid w:val="008E4498"/>
    <w:rsid w:val="008E4545"/>
    <w:rsid w:val="008E45D6"/>
    <w:rsid w:val="008E4858"/>
    <w:rsid w:val="008E48A4"/>
    <w:rsid w:val="008E494A"/>
    <w:rsid w:val="008E4A17"/>
    <w:rsid w:val="008E4F6A"/>
    <w:rsid w:val="008E524A"/>
    <w:rsid w:val="008E5302"/>
    <w:rsid w:val="008E5321"/>
    <w:rsid w:val="008E53A0"/>
    <w:rsid w:val="008E5563"/>
    <w:rsid w:val="008E5627"/>
    <w:rsid w:val="008E575A"/>
    <w:rsid w:val="008E5791"/>
    <w:rsid w:val="008E57BD"/>
    <w:rsid w:val="008E58CB"/>
    <w:rsid w:val="008E58D5"/>
    <w:rsid w:val="008E59CE"/>
    <w:rsid w:val="008E5CD6"/>
    <w:rsid w:val="008E5E73"/>
    <w:rsid w:val="008E5F49"/>
    <w:rsid w:val="008E5F4F"/>
    <w:rsid w:val="008E610E"/>
    <w:rsid w:val="008E61D0"/>
    <w:rsid w:val="008E62C5"/>
    <w:rsid w:val="008E636B"/>
    <w:rsid w:val="008E6847"/>
    <w:rsid w:val="008E68D7"/>
    <w:rsid w:val="008E6D37"/>
    <w:rsid w:val="008E6E51"/>
    <w:rsid w:val="008E703A"/>
    <w:rsid w:val="008E7045"/>
    <w:rsid w:val="008E719B"/>
    <w:rsid w:val="008E7506"/>
    <w:rsid w:val="008E76DB"/>
    <w:rsid w:val="008E7919"/>
    <w:rsid w:val="008E7A1B"/>
    <w:rsid w:val="008E7A4F"/>
    <w:rsid w:val="008E7AEF"/>
    <w:rsid w:val="008E7C57"/>
    <w:rsid w:val="008E7C71"/>
    <w:rsid w:val="008E7DCB"/>
    <w:rsid w:val="008E7EA1"/>
    <w:rsid w:val="008E7F17"/>
    <w:rsid w:val="008F0090"/>
    <w:rsid w:val="008F0137"/>
    <w:rsid w:val="008F0408"/>
    <w:rsid w:val="008F0426"/>
    <w:rsid w:val="008F0541"/>
    <w:rsid w:val="008F0608"/>
    <w:rsid w:val="008F08CE"/>
    <w:rsid w:val="008F0A31"/>
    <w:rsid w:val="008F0C4B"/>
    <w:rsid w:val="008F0C7F"/>
    <w:rsid w:val="008F0E1A"/>
    <w:rsid w:val="008F0E6D"/>
    <w:rsid w:val="008F0EA6"/>
    <w:rsid w:val="008F0F2A"/>
    <w:rsid w:val="008F0F6E"/>
    <w:rsid w:val="008F0F83"/>
    <w:rsid w:val="008F1082"/>
    <w:rsid w:val="008F10E1"/>
    <w:rsid w:val="008F117D"/>
    <w:rsid w:val="008F125D"/>
    <w:rsid w:val="008F1580"/>
    <w:rsid w:val="008F187E"/>
    <w:rsid w:val="008F1923"/>
    <w:rsid w:val="008F1A0A"/>
    <w:rsid w:val="008F1B6F"/>
    <w:rsid w:val="008F1B74"/>
    <w:rsid w:val="008F2005"/>
    <w:rsid w:val="008F2038"/>
    <w:rsid w:val="008F2091"/>
    <w:rsid w:val="008F2387"/>
    <w:rsid w:val="008F23AE"/>
    <w:rsid w:val="008F24D3"/>
    <w:rsid w:val="008F24E2"/>
    <w:rsid w:val="008F257A"/>
    <w:rsid w:val="008F265B"/>
    <w:rsid w:val="008F2810"/>
    <w:rsid w:val="008F285D"/>
    <w:rsid w:val="008F2A10"/>
    <w:rsid w:val="008F2DEF"/>
    <w:rsid w:val="008F2F0B"/>
    <w:rsid w:val="008F2F6F"/>
    <w:rsid w:val="008F3339"/>
    <w:rsid w:val="008F33FB"/>
    <w:rsid w:val="008F344F"/>
    <w:rsid w:val="008F34F2"/>
    <w:rsid w:val="008F365E"/>
    <w:rsid w:val="008F36F5"/>
    <w:rsid w:val="008F37AB"/>
    <w:rsid w:val="008F38EF"/>
    <w:rsid w:val="008F3927"/>
    <w:rsid w:val="008F3961"/>
    <w:rsid w:val="008F3AD7"/>
    <w:rsid w:val="008F3B96"/>
    <w:rsid w:val="008F3D56"/>
    <w:rsid w:val="008F3D6B"/>
    <w:rsid w:val="008F3EBB"/>
    <w:rsid w:val="008F426C"/>
    <w:rsid w:val="008F4481"/>
    <w:rsid w:val="008F44C1"/>
    <w:rsid w:val="008F44EF"/>
    <w:rsid w:val="008F452E"/>
    <w:rsid w:val="008F4605"/>
    <w:rsid w:val="008F464C"/>
    <w:rsid w:val="008F46CB"/>
    <w:rsid w:val="008F47CA"/>
    <w:rsid w:val="008F4819"/>
    <w:rsid w:val="008F4911"/>
    <w:rsid w:val="008F4A15"/>
    <w:rsid w:val="008F4B22"/>
    <w:rsid w:val="008F4B3D"/>
    <w:rsid w:val="008F4B7E"/>
    <w:rsid w:val="008F4BF5"/>
    <w:rsid w:val="008F4C54"/>
    <w:rsid w:val="008F4CA3"/>
    <w:rsid w:val="008F50B2"/>
    <w:rsid w:val="008F5181"/>
    <w:rsid w:val="008F5263"/>
    <w:rsid w:val="008F5308"/>
    <w:rsid w:val="008F5350"/>
    <w:rsid w:val="008F5A85"/>
    <w:rsid w:val="008F5CBE"/>
    <w:rsid w:val="008F5E11"/>
    <w:rsid w:val="008F5E53"/>
    <w:rsid w:val="008F5EAD"/>
    <w:rsid w:val="008F5FE8"/>
    <w:rsid w:val="008F606B"/>
    <w:rsid w:val="008F6080"/>
    <w:rsid w:val="008F621F"/>
    <w:rsid w:val="008F62AD"/>
    <w:rsid w:val="008F62D1"/>
    <w:rsid w:val="008F6307"/>
    <w:rsid w:val="008F64B4"/>
    <w:rsid w:val="008F65B2"/>
    <w:rsid w:val="008F65FC"/>
    <w:rsid w:val="008F6750"/>
    <w:rsid w:val="008F676A"/>
    <w:rsid w:val="008F6BC0"/>
    <w:rsid w:val="008F6D2B"/>
    <w:rsid w:val="008F6D6F"/>
    <w:rsid w:val="008F6E2D"/>
    <w:rsid w:val="008F6E65"/>
    <w:rsid w:val="008F6EF5"/>
    <w:rsid w:val="008F6F17"/>
    <w:rsid w:val="008F6F56"/>
    <w:rsid w:val="008F6F98"/>
    <w:rsid w:val="008F7026"/>
    <w:rsid w:val="008F70C2"/>
    <w:rsid w:val="008F7170"/>
    <w:rsid w:val="008F732C"/>
    <w:rsid w:val="008F7436"/>
    <w:rsid w:val="008F7448"/>
    <w:rsid w:val="008F746D"/>
    <w:rsid w:val="008F75A6"/>
    <w:rsid w:val="008F75D1"/>
    <w:rsid w:val="008F7658"/>
    <w:rsid w:val="008F77FE"/>
    <w:rsid w:val="008F79F2"/>
    <w:rsid w:val="008F7A17"/>
    <w:rsid w:val="008F7A90"/>
    <w:rsid w:val="008F7B70"/>
    <w:rsid w:val="008F7BFE"/>
    <w:rsid w:val="008F7C8E"/>
    <w:rsid w:val="008F7C9D"/>
    <w:rsid w:val="008F7D06"/>
    <w:rsid w:val="008F7E76"/>
    <w:rsid w:val="0090027C"/>
    <w:rsid w:val="00900351"/>
    <w:rsid w:val="00900470"/>
    <w:rsid w:val="00900556"/>
    <w:rsid w:val="0090057A"/>
    <w:rsid w:val="0090068E"/>
    <w:rsid w:val="009006A0"/>
    <w:rsid w:val="009006C3"/>
    <w:rsid w:val="009007B6"/>
    <w:rsid w:val="00900AAA"/>
    <w:rsid w:val="00900DD0"/>
    <w:rsid w:val="009010F2"/>
    <w:rsid w:val="00901186"/>
    <w:rsid w:val="00901565"/>
    <w:rsid w:val="009016D5"/>
    <w:rsid w:val="00901751"/>
    <w:rsid w:val="009017B3"/>
    <w:rsid w:val="009017FF"/>
    <w:rsid w:val="009019AC"/>
    <w:rsid w:val="00901A92"/>
    <w:rsid w:val="00901BC2"/>
    <w:rsid w:val="00901BDB"/>
    <w:rsid w:val="00901BEB"/>
    <w:rsid w:val="00901BEC"/>
    <w:rsid w:val="00901DBC"/>
    <w:rsid w:val="00901DF3"/>
    <w:rsid w:val="00901E2E"/>
    <w:rsid w:val="00901FE1"/>
    <w:rsid w:val="00902014"/>
    <w:rsid w:val="0090215D"/>
    <w:rsid w:val="009021A4"/>
    <w:rsid w:val="009021F6"/>
    <w:rsid w:val="0090223B"/>
    <w:rsid w:val="0090268F"/>
    <w:rsid w:val="009027F4"/>
    <w:rsid w:val="00902902"/>
    <w:rsid w:val="00902AB3"/>
    <w:rsid w:val="00902B01"/>
    <w:rsid w:val="00902D8E"/>
    <w:rsid w:val="00902E71"/>
    <w:rsid w:val="00902FB6"/>
    <w:rsid w:val="0090319E"/>
    <w:rsid w:val="0090328A"/>
    <w:rsid w:val="009032C4"/>
    <w:rsid w:val="0090343D"/>
    <w:rsid w:val="0090344E"/>
    <w:rsid w:val="009034C4"/>
    <w:rsid w:val="00903745"/>
    <w:rsid w:val="009038A7"/>
    <w:rsid w:val="009038E2"/>
    <w:rsid w:val="00903970"/>
    <w:rsid w:val="00903C2D"/>
    <w:rsid w:val="00903C3C"/>
    <w:rsid w:val="00903CC7"/>
    <w:rsid w:val="00903D71"/>
    <w:rsid w:val="00903FF9"/>
    <w:rsid w:val="00904012"/>
    <w:rsid w:val="0090417F"/>
    <w:rsid w:val="009043B7"/>
    <w:rsid w:val="00904422"/>
    <w:rsid w:val="009046AE"/>
    <w:rsid w:val="0090489B"/>
    <w:rsid w:val="009049DB"/>
    <w:rsid w:val="009049F4"/>
    <w:rsid w:val="00904A78"/>
    <w:rsid w:val="00904A83"/>
    <w:rsid w:val="00904C72"/>
    <w:rsid w:val="00904C73"/>
    <w:rsid w:val="00904E02"/>
    <w:rsid w:val="00904E31"/>
    <w:rsid w:val="00904E5D"/>
    <w:rsid w:val="00904FDC"/>
    <w:rsid w:val="009050E3"/>
    <w:rsid w:val="00905490"/>
    <w:rsid w:val="0090556A"/>
    <w:rsid w:val="009057EA"/>
    <w:rsid w:val="00905960"/>
    <w:rsid w:val="00905A49"/>
    <w:rsid w:val="00905A8D"/>
    <w:rsid w:val="00905BB2"/>
    <w:rsid w:val="00905BD1"/>
    <w:rsid w:val="00905D39"/>
    <w:rsid w:val="00905E08"/>
    <w:rsid w:val="00905FF4"/>
    <w:rsid w:val="0090621B"/>
    <w:rsid w:val="00906408"/>
    <w:rsid w:val="009064E1"/>
    <w:rsid w:val="009064EC"/>
    <w:rsid w:val="0090674A"/>
    <w:rsid w:val="009068EC"/>
    <w:rsid w:val="00906935"/>
    <w:rsid w:val="00906950"/>
    <w:rsid w:val="00906972"/>
    <w:rsid w:val="00906A84"/>
    <w:rsid w:val="00906CA4"/>
    <w:rsid w:val="00906D3A"/>
    <w:rsid w:val="00906DED"/>
    <w:rsid w:val="00906F20"/>
    <w:rsid w:val="00906FC8"/>
    <w:rsid w:val="00906FE3"/>
    <w:rsid w:val="0090705D"/>
    <w:rsid w:val="0090715A"/>
    <w:rsid w:val="0090724B"/>
    <w:rsid w:val="0090727E"/>
    <w:rsid w:val="0090773C"/>
    <w:rsid w:val="009077A8"/>
    <w:rsid w:val="00907832"/>
    <w:rsid w:val="00907A11"/>
    <w:rsid w:val="00907AEC"/>
    <w:rsid w:val="00907BC8"/>
    <w:rsid w:val="00907C56"/>
    <w:rsid w:val="00907CBD"/>
    <w:rsid w:val="00907CE1"/>
    <w:rsid w:val="00907D2A"/>
    <w:rsid w:val="00907DFD"/>
    <w:rsid w:val="00907F20"/>
    <w:rsid w:val="00907F3F"/>
    <w:rsid w:val="00907F5A"/>
    <w:rsid w:val="009100B5"/>
    <w:rsid w:val="009100B6"/>
    <w:rsid w:val="009100C8"/>
    <w:rsid w:val="009100F4"/>
    <w:rsid w:val="00910250"/>
    <w:rsid w:val="009102C5"/>
    <w:rsid w:val="00910436"/>
    <w:rsid w:val="009104F0"/>
    <w:rsid w:val="00910695"/>
    <w:rsid w:val="0091082B"/>
    <w:rsid w:val="00910863"/>
    <w:rsid w:val="00910A3C"/>
    <w:rsid w:val="00910AAD"/>
    <w:rsid w:val="00910C23"/>
    <w:rsid w:val="00910E8A"/>
    <w:rsid w:val="00911182"/>
    <w:rsid w:val="009115EC"/>
    <w:rsid w:val="00911612"/>
    <w:rsid w:val="009116A1"/>
    <w:rsid w:val="00911A58"/>
    <w:rsid w:val="00911ABE"/>
    <w:rsid w:val="00911E85"/>
    <w:rsid w:val="009120B8"/>
    <w:rsid w:val="009120B9"/>
    <w:rsid w:val="00912281"/>
    <w:rsid w:val="00912347"/>
    <w:rsid w:val="009124EC"/>
    <w:rsid w:val="00912642"/>
    <w:rsid w:val="00912788"/>
    <w:rsid w:val="009127D5"/>
    <w:rsid w:val="0091288F"/>
    <w:rsid w:val="0091296F"/>
    <w:rsid w:val="009129C2"/>
    <w:rsid w:val="00912A3F"/>
    <w:rsid w:val="00912BD9"/>
    <w:rsid w:val="00912C16"/>
    <w:rsid w:val="00912C76"/>
    <w:rsid w:val="00912F7B"/>
    <w:rsid w:val="00913353"/>
    <w:rsid w:val="00913528"/>
    <w:rsid w:val="0091370B"/>
    <w:rsid w:val="00913A6A"/>
    <w:rsid w:val="00913C0F"/>
    <w:rsid w:val="00913C66"/>
    <w:rsid w:val="00913D13"/>
    <w:rsid w:val="00914014"/>
    <w:rsid w:val="0091403E"/>
    <w:rsid w:val="00914096"/>
    <w:rsid w:val="0091411F"/>
    <w:rsid w:val="009141EC"/>
    <w:rsid w:val="009142B6"/>
    <w:rsid w:val="009142E9"/>
    <w:rsid w:val="00914376"/>
    <w:rsid w:val="009143A8"/>
    <w:rsid w:val="009143FD"/>
    <w:rsid w:val="009144E2"/>
    <w:rsid w:val="0091457F"/>
    <w:rsid w:val="009145E6"/>
    <w:rsid w:val="00914661"/>
    <w:rsid w:val="0091467F"/>
    <w:rsid w:val="00914704"/>
    <w:rsid w:val="0091470E"/>
    <w:rsid w:val="0091473A"/>
    <w:rsid w:val="00914777"/>
    <w:rsid w:val="009148BD"/>
    <w:rsid w:val="009148D9"/>
    <w:rsid w:val="009149D6"/>
    <w:rsid w:val="009149F9"/>
    <w:rsid w:val="00914A29"/>
    <w:rsid w:val="00914A7A"/>
    <w:rsid w:val="00914D11"/>
    <w:rsid w:val="00914D9C"/>
    <w:rsid w:val="00915064"/>
    <w:rsid w:val="00915085"/>
    <w:rsid w:val="00915231"/>
    <w:rsid w:val="0091550A"/>
    <w:rsid w:val="00915571"/>
    <w:rsid w:val="009155E3"/>
    <w:rsid w:val="00915845"/>
    <w:rsid w:val="00915ADA"/>
    <w:rsid w:val="00915EE3"/>
    <w:rsid w:val="00915F3E"/>
    <w:rsid w:val="00916387"/>
    <w:rsid w:val="009163CE"/>
    <w:rsid w:val="00916447"/>
    <w:rsid w:val="0091647E"/>
    <w:rsid w:val="00916548"/>
    <w:rsid w:val="00916572"/>
    <w:rsid w:val="009165BE"/>
    <w:rsid w:val="00916644"/>
    <w:rsid w:val="009167B8"/>
    <w:rsid w:val="00916849"/>
    <w:rsid w:val="009168D7"/>
    <w:rsid w:val="00916932"/>
    <w:rsid w:val="00916ACC"/>
    <w:rsid w:val="00916AF6"/>
    <w:rsid w:val="00916B32"/>
    <w:rsid w:val="00916F3F"/>
    <w:rsid w:val="0091705D"/>
    <w:rsid w:val="00917094"/>
    <w:rsid w:val="00917241"/>
    <w:rsid w:val="009172D9"/>
    <w:rsid w:val="00917439"/>
    <w:rsid w:val="0091751F"/>
    <w:rsid w:val="009177F0"/>
    <w:rsid w:val="009178B9"/>
    <w:rsid w:val="00917959"/>
    <w:rsid w:val="0091795B"/>
    <w:rsid w:val="00917CB2"/>
    <w:rsid w:val="00917D28"/>
    <w:rsid w:val="00917EF9"/>
    <w:rsid w:val="00917F35"/>
    <w:rsid w:val="00920246"/>
    <w:rsid w:val="00920445"/>
    <w:rsid w:val="009204B5"/>
    <w:rsid w:val="0092054F"/>
    <w:rsid w:val="009205A1"/>
    <w:rsid w:val="009205A5"/>
    <w:rsid w:val="009205AD"/>
    <w:rsid w:val="009205F6"/>
    <w:rsid w:val="0092068E"/>
    <w:rsid w:val="00920782"/>
    <w:rsid w:val="00920CC9"/>
    <w:rsid w:val="00920D43"/>
    <w:rsid w:val="00920DB3"/>
    <w:rsid w:val="00921102"/>
    <w:rsid w:val="00921179"/>
    <w:rsid w:val="009212B6"/>
    <w:rsid w:val="009212E5"/>
    <w:rsid w:val="00921819"/>
    <w:rsid w:val="00921A2C"/>
    <w:rsid w:val="00921ECA"/>
    <w:rsid w:val="00921FBF"/>
    <w:rsid w:val="00921FF3"/>
    <w:rsid w:val="00922048"/>
    <w:rsid w:val="0092208C"/>
    <w:rsid w:val="00922239"/>
    <w:rsid w:val="009223A0"/>
    <w:rsid w:val="00922697"/>
    <w:rsid w:val="009228CE"/>
    <w:rsid w:val="0092291D"/>
    <w:rsid w:val="00922969"/>
    <w:rsid w:val="009229B3"/>
    <w:rsid w:val="00922AD3"/>
    <w:rsid w:val="00922F64"/>
    <w:rsid w:val="00922FC9"/>
    <w:rsid w:val="00923089"/>
    <w:rsid w:val="0092309D"/>
    <w:rsid w:val="009230BF"/>
    <w:rsid w:val="009230C8"/>
    <w:rsid w:val="009230F9"/>
    <w:rsid w:val="0092363D"/>
    <w:rsid w:val="00923654"/>
    <w:rsid w:val="00923677"/>
    <w:rsid w:val="00923766"/>
    <w:rsid w:val="00923815"/>
    <w:rsid w:val="009238D7"/>
    <w:rsid w:val="00923A2B"/>
    <w:rsid w:val="00923AD5"/>
    <w:rsid w:val="00923B2D"/>
    <w:rsid w:val="00923BB3"/>
    <w:rsid w:val="00923D5C"/>
    <w:rsid w:val="00923E49"/>
    <w:rsid w:val="00923F83"/>
    <w:rsid w:val="0092406D"/>
    <w:rsid w:val="00924157"/>
    <w:rsid w:val="0092434E"/>
    <w:rsid w:val="00924351"/>
    <w:rsid w:val="00924374"/>
    <w:rsid w:val="009243A6"/>
    <w:rsid w:val="009243CB"/>
    <w:rsid w:val="009245EF"/>
    <w:rsid w:val="0092460A"/>
    <w:rsid w:val="00924664"/>
    <w:rsid w:val="00924737"/>
    <w:rsid w:val="009248E8"/>
    <w:rsid w:val="00924932"/>
    <w:rsid w:val="0092495D"/>
    <w:rsid w:val="00924DD9"/>
    <w:rsid w:val="009250BC"/>
    <w:rsid w:val="009250C7"/>
    <w:rsid w:val="009256DE"/>
    <w:rsid w:val="00925785"/>
    <w:rsid w:val="00925CC7"/>
    <w:rsid w:val="00925CC9"/>
    <w:rsid w:val="00925EA8"/>
    <w:rsid w:val="00925EB2"/>
    <w:rsid w:val="0092609D"/>
    <w:rsid w:val="0092620B"/>
    <w:rsid w:val="009262FC"/>
    <w:rsid w:val="009267D7"/>
    <w:rsid w:val="009268F3"/>
    <w:rsid w:val="009268F5"/>
    <w:rsid w:val="00926A47"/>
    <w:rsid w:val="00926DE4"/>
    <w:rsid w:val="00926E3F"/>
    <w:rsid w:val="00926EDA"/>
    <w:rsid w:val="00926F95"/>
    <w:rsid w:val="00926FBF"/>
    <w:rsid w:val="00926FCE"/>
    <w:rsid w:val="00927115"/>
    <w:rsid w:val="009271E9"/>
    <w:rsid w:val="009274BF"/>
    <w:rsid w:val="0092752F"/>
    <w:rsid w:val="00927537"/>
    <w:rsid w:val="00927576"/>
    <w:rsid w:val="00927613"/>
    <w:rsid w:val="009276C2"/>
    <w:rsid w:val="009276D8"/>
    <w:rsid w:val="0092771E"/>
    <w:rsid w:val="009277CC"/>
    <w:rsid w:val="00927A06"/>
    <w:rsid w:val="00927A40"/>
    <w:rsid w:val="00927C6B"/>
    <w:rsid w:val="00927C96"/>
    <w:rsid w:val="00927F59"/>
    <w:rsid w:val="0093015F"/>
    <w:rsid w:val="0093016C"/>
    <w:rsid w:val="0093020E"/>
    <w:rsid w:val="0093024F"/>
    <w:rsid w:val="009302D1"/>
    <w:rsid w:val="00930341"/>
    <w:rsid w:val="00930420"/>
    <w:rsid w:val="00930485"/>
    <w:rsid w:val="0093062D"/>
    <w:rsid w:val="00930814"/>
    <w:rsid w:val="0093092D"/>
    <w:rsid w:val="009309ED"/>
    <w:rsid w:val="00930A73"/>
    <w:rsid w:val="00930DD4"/>
    <w:rsid w:val="00930DF3"/>
    <w:rsid w:val="00930E2F"/>
    <w:rsid w:val="00930E34"/>
    <w:rsid w:val="009313DD"/>
    <w:rsid w:val="009314BE"/>
    <w:rsid w:val="009315D1"/>
    <w:rsid w:val="0093181D"/>
    <w:rsid w:val="009319A5"/>
    <w:rsid w:val="00931CCC"/>
    <w:rsid w:val="00931DD6"/>
    <w:rsid w:val="00932321"/>
    <w:rsid w:val="009323F9"/>
    <w:rsid w:val="009324E2"/>
    <w:rsid w:val="009324EC"/>
    <w:rsid w:val="009325B8"/>
    <w:rsid w:val="0093271A"/>
    <w:rsid w:val="00932975"/>
    <w:rsid w:val="00932ABA"/>
    <w:rsid w:val="00932C92"/>
    <w:rsid w:val="00932CA4"/>
    <w:rsid w:val="00932D28"/>
    <w:rsid w:val="00932D42"/>
    <w:rsid w:val="00932E4D"/>
    <w:rsid w:val="00933132"/>
    <w:rsid w:val="0093316E"/>
    <w:rsid w:val="009331D1"/>
    <w:rsid w:val="00933298"/>
    <w:rsid w:val="00933312"/>
    <w:rsid w:val="0093332A"/>
    <w:rsid w:val="009334E8"/>
    <w:rsid w:val="009336C3"/>
    <w:rsid w:val="0093376D"/>
    <w:rsid w:val="009338B6"/>
    <w:rsid w:val="009338EB"/>
    <w:rsid w:val="00933B04"/>
    <w:rsid w:val="00933E71"/>
    <w:rsid w:val="00933FEC"/>
    <w:rsid w:val="009340B9"/>
    <w:rsid w:val="009340D5"/>
    <w:rsid w:val="009341B5"/>
    <w:rsid w:val="009341C0"/>
    <w:rsid w:val="0093431E"/>
    <w:rsid w:val="00934439"/>
    <w:rsid w:val="0093467A"/>
    <w:rsid w:val="009347B3"/>
    <w:rsid w:val="009348AD"/>
    <w:rsid w:val="00934A83"/>
    <w:rsid w:val="00934A93"/>
    <w:rsid w:val="00934AC9"/>
    <w:rsid w:val="00934ACA"/>
    <w:rsid w:val="00934E89"/>
    <w:rsid w:val="00934E8F"/>
    <w:rsid w:val="00935081"/>
    <w:rsid w:val="009350D8"/>
    <w:rsid w:val="0093512F"/>
    <w:rsid w:val="00935140"/>
    <w:rsid w:val="00935276"/>
    <w:rsid w:val="00935285"/>
    <w:rsid w:val="009352DC"/>
    <w:rsid w:val="00935596"/>
    <w:rsid w:val="009355CF"/>
    <w:rsid w:val="00935699"/>
    <w:rsid w:val="009356AE"/>
    <w:rsid w:val="009356F4"/>
    <w:rsid w:val="00935754"/>
    <w:rsid w:val="00935839"/>
    <w:rsid w:val="00935B14"/>
    <w:rsid w:val="00935B47"/>
    <w:rsid w:val="00935BD0"/>
    <w:rsid w:val="00935FFE"/>
    <w:rsid w:val="009361C3"/>
    <w:rsid w:val="009361F3"/>
    <w:rsid w:val="0093642F"/>
    <w:rsid w:val="00936462"/>
    <w:rsid w:val="009366D4"/>
    <w:rsid w:val="009367A1"/>
    <w:rsid w:val="009367AD"/>
    <w:rsid w:val="0093685D"/>
    <w:rsid w:val="009368D5"/>
    <w:rsid w:val="009368E5"/>
    <w:rsid w:val="009369E2"/>
    <w:rsid w:val="00936A73"/>
    <w:rsid w:val="00936A80"/>
    <w:rsid w:val="00936AAC"/>
    <w:rsid w:val="00936B58"/>
    <w:rsid w:val="00936C54"/>
    <w:rsid w:val="00936C6D"/>
    <w:rsid w:val="00936F4D"/>
    <w:rsid w:val="00936F62"/>
    <w:rsid w:val="00936FFA"/>
    <w:rsid w:val="00937101"/>
    <w:rsid w:val="0093729F"/>
    <w:rsid w:val="00937335"/>
    <w:rsid w:val="00937557"/>
    <w:rsid w:val="0093756B"/>
    <w:rsid w:val="00937765"/>
    <w:rsid w:val="00937B8E"/>
    <w:rsid w:val="00937D4D"/>
    <w:rsid w:val="00937D8D"/>
    <w:rsid w:val="00937EC0"/>
    <w:rsid w:val="009400F5"/>
    <w:rsid w:val="00940226"/>
    <w:rsid w:val="0094037C"/>
    <w:rsid w:val="009405CC"/>
    <w:rsid w:val="00940685"/>
    <w:rsid w:val="00940987"/>
    <w:rsid w:val="00940C05"/>
    <w:rsid w:val="00940D22"/>
    <w:rsid w:val="00940F28"/>
    <w:rsid w:val="00941295"/>
    <w:rsid w:val="009414BE"/>
    <w:rsid w:val="0094152E"/>
    <w:rsid w:val="009415B8"/>
    <w:rsid w:val="009415BB"/>
    <w:rsid w:val="0094176B"/>
    <w:rsid w:val="009417A3"/>
    <w:rsid w:val="00941808"/>
    <w:rsid w:val="0094187E"/>
    <w:rsid w:val="009418B3"/>
    <w:rsid w:val="00941905"/>
    <w:rsid w:val="00941C66"/>
    <w:rsid w:val="00941C7C"/>
    <w:rsid w:val="00941CE4"/>
    <w:rsid w:val="00941D35"/>
    <w:rsid w:val="00941D80"/>
    <w:rsid w:val="0094211F"/>
    <w:rsid w:val="009421C5"/>
    <w:rsid w:val="00942213"/>
    <w:rsid w:val="00942416"/>
    <w:rsid w:val="009424B9"/>
    <w:rsid w:val="009427AE"/>
    <w:rsid w:val="0094283A"/>
    <w:rsid w:val="0094283F"/>
    <w:rsid w:val="00942A03"/>
    <w:rsid w:val="00942B15"/>
    <w:rsid w:val="00942E39"/>
    <w:rsid w:val="00942EDB"/>
    <w:rsid w:val="00942EF0"/>
    <w:rsid w:val="00942F7B"/>
    <w:rsid w:val="00943079"/>
    <w:rsid w:val="009432DD"/>
    <w:rsid w:val="00943342"/>
    <w:rsid w:val="009435AC"/>
    <w:rsid w:val="009436D2"/>
    <w:rsid w:val="009437E0"/>
    <w:rsid w:val="00943954"/>
    <w:rsid w:val="009439DE"/>
    <w:rsid w:val="00943A60"/>
    <w:rsid w:val="00943ABB"/>
    <w:rsid w:val="00943AED"/>
    <w:rsid w:val="00943B24"/>
    <w:rsid w:val="00943B40"/>
    <w:rsid w:val="00943E19"/>
    <w:rsid w:val="0094411E"/>
    <w:rsid w:val="0094423E"/>
    <w:rsid w:val="009442BB"/>
    <w:rsid w:val="009442D3"/>
    <w:rsid w:val="009446ED"/>
    <w:rsid w:val="00944841"/>
    <w:rsid w:val="00944861"/>
    <w:rsid w:val="0094496B"/>
    <w:rsid w:val="00944A2E"/>
    <w:rsid w:val="00944A8B"/>
    <w:rsid w:val="00944C02"/>
    <w:rsid w:val="00944EE1"/>
    <w:rsid w:val="0094500A"/>
    <w:rsid w:val="00945218"/>
    <w:rsid w:val="00945612"/>
    <w:rsid w:val="00945655"/>
    <w:rsid w:val="009456BE"/>
    <w:rsid w:val="0094587D"/>
    <w:rsid w:val="00945BD3"/>
    <w:rsid w:val="00945C86"/>
    <w:rsid w:val="00945CA1"/>
    <w:rsid w:val="00945CC6"/>
    <w:rsid w:val="00945DC9"/>
    <w:rsid w:val="00945E33"/>
    <w:rsid w:val="0094606B"/>
    <w:rsid w:val="00946174"/>
    <w:rsid w:val="009462A8"/>
    <w:rsid w:val="009462D2"/>
    <w:rsid w:val="00946373"/>
    <w:rsid w:val="00946378"/>
    <w:rsid w:val="0094662A"/>
    <w:rsid w:val="0094671C"/>
    <w:rsid w:val="009467B9"/>
    <w:rsid w:val="009469BE"/>
    <w:rsid w:val="00946A47"/>
    <w:rsid w:val="00946BD4"/>
    <w:rsid w:val="00946BD6"/>
    <w:rsid w:val="00946C65"/>
    <w:rsid w:val="00946CEB"/>
    <w:rsid w:val="00946D6F"/>
    <w:rsid w:val="00946E63"/>
    <w:rsid w:val="00946E95"/>
    <w:rsid w:val="00946EA4"/>
    <w:rsid w:val="00947015"/>
    <w:rsid w:val="00947044"/>
    <w:rsid w:val="00947224"/>
    <w:rsid w:val="00947239"/>
    <w:rsid w:val="0094725B"/>
    <w:rsid w:val="009472C6"/>
    <w:rsid w:val="00947490"/>
    <w:rsid w:val="009474F5"/>
    <w:rsid w:val="0094756B"/>
    <w:rsid w:val="009477E6"/>
    <w:rsid w:val="00947801"/>
    <w:rsid w:val="009478C4"/>
    <w:rsid w:val="00947926"/>
    <w:rsid w:val="009479A4"/>
    <w:rsid w:val="009479D5"/>
    <w:rsid w:val="00947BED"/>
    <w:rsid w:val="00947CB7"/>
    <w:rsid w:val="00947CDF"/>
    <w:rsid w:val="00947F4A"/>
    <w:rsid w:val="009500DC"/>
    <w:rsid w:val="00950124"/>
    <w:rsid w:val="009504CE"/>
    <w:rsid w:val="009504F6"/>
    <w:rsid w:val="00950517"/>
    <w:rsid w:val="00950563"/>
    <w:rsid w:val="009505C1"/>
    <w:rsid w:val="009505D4"/>
    <w:rsid w:val="009505E0"/>
    <w:rsid w:val="00950835"/>
    <w:rsid w:val="009508CA"/>
    <w:rsid w:val="009508EA"/>
    <w:rsid w:val="00950AE3"/>
    <w:rsid w:val="00950B53"/>
    <w:rsid w:val="00950BE5"/>
    <w:rsid w:val="00950E65"/>
    <w:rsid w:val="009510B5"/>
    <w:rsid w:val="00951329"/>
    <w:rsid w:val="009513F1"/>
    <w:rsid w:val="009513FF"/>
    <w:rsid w:val="00951414"/>
    <w:rsid w:val="00951431"/>
    <w:rsid w:val="0095147F"/>
    <w:rsid w:val="00951520"/>
    <w:rsid w:val="009515F2"/>
    <w:rsid w:val="00951658"/>
    <w:rsid w:val="0095176C"/>
    <w:rsid w:val="00951B72"/>
    <w:rsid w:val="00951B9C"/>
    <w:rsid w:val="00951C05"/>
    <w:rsid w:val="00951C25"/>
    <w:rsid w:val="009521C2"/>
    <w:rsid w:val="0095222E"/>
    <w:rsid w:val="009523B0"/>
    <w:rsid w:val="00952405"/>
    <w:rsid w:val="0095243B"/>
    <w:rsid w:val="009525A6"/>
    <w:rsid w:val="009526B6"/>
    <w:rsid w:val="009527E9"/>
    <w:rsid w:val="009529B0"/>
    <w:rsid w:val="00952A19"/>
    <w:rsid w:val="00952B89"/>
    <w:rsid w:val="00952B99"/>
    <w:rsid w:val="00952E03"/>
    <w:rsid w:val="00952E8A"/>
    <w:rsid w:val="00952F73"/>
    <w:rsid w:val="00952F89"/>
    <w:rsid w:val="0095330B"/>
    <w:rsid w:val="009534B5"/>
    <w:rsid w:val="009534E6"/>
    <w:rsid w:val="0095361C"/>
    <w:rsid w:val="00953720"/>
    <w:rsid w:val="00953780"/>
    <w:rsid w:val="009537A2"/>
    <w:rsid w:val="009538A0"/>
    <w:rsid w:val="009538FB"/>
    <w:rsid w:val="00953A2F"/>
    <w:rsid w:val="00953A65"/>
    <w:rsid w:val="00953C47"/>
    <w:rsid w:val="00953CB5"/>
    <w:rsid w:val="00953DA1"/>
    <w:rsid w:val="00953E9B"/>
    <w:rsid w:val="009541D2"/>
    <w:rsid w:val="0095420F"/>
    <w:rsid w:val="00954483"/>
    <w:rsid w:val="009546B3"/>
    <w:rsid w:val="0095472A"/>
    <w:rsid w:val="00954790"/>
    <w:rsid w:val="009549BC"/>
    <w:rsid w:val="00954A7A"/>
    <w:rsid w:val="00954BF0"/>
    <w:rsid w:val="00954C51"/>
    <w:rsid w:val="00954DD4"/>
    <w:rsid w:val="00954E2A"/>
    <w:rsid w:val="00954E92"/>
    <w:rsid w:val="009550A5"/>
    <w:rsid w:val="009550BE"/>
    <w:rsid w:val="0095511D"/>
    <w:rsid w:val="0095526C"/>
    <w:rsid w:val="00955326"/>
    <w:rsid w:val="0095535A"/>
    <w:rsid w:val="009553C7"/>
    <w:rsid w:val="009555AB"/>
    <w:rsid w:val="00955651"/>
    <w:rsid w:val="0095565D"/>
    <w:rsid w:val="0095570C"/>
    <w:rsid w:val="0095572E"/>
    <w:rsid w:val="009559DE"/>
    <w:rsid w:val="00955A3D"/>
    <w:rsid w:val="00955A54"/>
    <w:rsid w:val="00955AE5"/>
    <w:rsid w:val="00955D99"/>
    <w:rsid w:val="00955DC2"/>
    <w:rsid w:val="00955E7D"/>
    <w:rsid w:val="00955FD4"/>
    <w:rsid w:val="0095611E"/>
    <w:rsid w:val="0095638E"/>
    <w:rsid w:val="00956394"/>
    <w:rsid w:val="0095659C"/>
    <w:rsid w:val="009565B9"/>
    <w:rsid w:val="009565BD"/>
    <w:rsid w:val="00956696"/>
    <w:rsid w:val="0095672C"/>
    <w:rsid w:val="00956838"/>
    <w:rsid w:val="0095688F"/>
    <w:rsid w:val="00956971"/>
    <w:rsid w:val="00956A8E"/>
    <w:rsid w:val="00956A96"/>
    <w:rsid w:val="00956BE5"/>
    <w:rsid w:val="00956CA1"/>
    <w:rsid w:val="00956D86"/>
    <w:rsid w:val="00956DDA"/>
    <w:rsid w:val="00956FFC"/>
    <w:rsid w:val="00957006"/>
    <w:rsid w:val="00957021"/>
    <w:rsid w:val="00957036"/>
    <w:rsid w:val="009570D9"/>
    <w:rsid w:val="00957100"/>
    <w:rsid w:val="009572DA"/>
    <w:rsid w:val="009573B4"/>
    <w:rsid w:val="009574A3"/>
    <w:rsid w:val="009574BA"/>
    <w:rsid w:val="009575A1"/>
    <w:rsid w:val="00957690"/>
    <w:rsid w:val="00957713"/>
    <w:rsid w:val="00957746"/>
    <w:rsid w:val="009577CB"/>
    <w:rsid w:val="009579D8"/>
    <w:rsid w:val="00957A26"/>
    <w:rsid w:val="00957B07"/>
    <w:rsid w:val="00957C57"/>
    <w:rsid w:val="00957D32"/>
    <w:rsid w:val="00957FD7"/>
    <w:rsid w:val="00960034"/>
    <w:rsid w:val="00960057"/>
    <w:rsid w:val="0096007B"/>
    <w:rsid w:val="009600D8"/>
    <w:rsid w:val="009606CF"/>
    <w:rsid w:val="009607FA"/>
    <w:rsid w:val="00960AA8"/>
    <w:rsid w:val="00960BD7"/>
    <w:rsid w:val="00960D85"/>
    <w:rsid w:val="00961285"/>
    <w:rsid w:val="009613CE"/>
    <w:rsid w:val="0096143B"/>
    <w:rsid w:val="0096154F"/>
    <w:rsid w:val="00961755"/>
    <w:rsid w:val="00961806"/>
    <w:rsid w:val="00961A7D"/>
    <w:rsid w:val="00961BE4"/>
    <w:rsid w:val="00961D01"/>
    <w:rsid w:val="00961DA0"/>
    <w:rsid w:val="00961FC2"/>
    <w:rsid w:val="009621B7"/>
    <w:rsid w:val="009621CE"/>
    <w:rsid w:val="009628A2"/>
    <w:rsid w:val="00962961"/>
    <w:rsid w:val="00962A61"/>
    <w:rsid w:val="00962BDA"/>
    <w:rsid w:val="00962C12"/>
    <w:rsid w:val="00962C24"/>
    <w:rsid w:val="00962C26"/>
    <w:rsid w:val="00962FC5"/>
    <w:rsid w:val="00962FD2"/>
    <w:rsid w:val="00962FE7"/>
    <w:rsid w:val="0096301F"/>
    <w:rsid w:val="00963032"/>
    <w:rsid w:val="00963092"/>
    <w:rsid w:val="0096329B"/>
    <w:rsid w:val="009632E4"/>
    <w:rsid w:val="009633FF"/>
    <w:rsid w:val="009634BD"/>
    <w:rsid w:val="00963C6A"/>
    <w:rsid w:val="00963CC9"/>
    <w:rsid w:val="00963D40"/>
    <w:rsid w:val="00963EE6"/>
    <w:rsid w:val="0096408C"/>
    <w:rsid w:val="009640A4"/>
    <w:rsid w:val="009641C0"/>
    <w:rsid w:val="009643AD"/>
    <w:rsid w:val="00964496"/>
    <w:rsid w:val="0096451C"/>
    <w:rsid w:val="009646A2"/>
    <w:rsid w:val="0096473A"/>
    <w:rsid w:val="009648E2"/>
    <w:rsid w:val="0096496D"/>
    <w:rsid w:val="00964A14"/>
    <w:rsid w:val="00964C10"/>
    <w:rsid w:val="00964CA0"/>
    <w:rsid w:val="00964D57"/>
    <w:rsid w:val="00964DA6"/>
    <w:rsid w:val="00964F79"/>
    <w:rsid w:val="00965124"/>
    <w:rsid w:val="009651E1"/>
    <w:rsid w:val="0096532B"/>
    <w:rsid w:val="009653FE"/>
    <w:rsid w:val="0096541C"/>
    <w:rsid w:val="0096557A"/>
    <w:rsid w:val="00965692"/>
    <w:rsid w:val="00965730"/>
    <w:rsid w:val="0096584C"/>
    <w:rsid w:val="00965862"/>
    <w:rsid w:val="009658EB"/>
    <w:rsid w:val="00965929"/>
    <w:rsid w:val="00965B59"/>
    <w:rsid w:val="00965CFE"/>
    <w:rsid w:val="00965D0E"/>
    <w:rsid w:val="00966163"/>
    <w:rsid w:val="0096618B"/>
    <w:rsid w:val="00966775"/>
    <w:rsid w:val="009667B9"/>
    <w:rsid w:val="00966801"/>
    <w:rsid w:val="009668CA"/>
    <w:rsid w:val="009669C1"/>
    <w:rsid w:val="00966B1D"/>
    <w:rsid w:val="00966EE0"/>
    <w:rsid w:val="0096713F"/>
    <w:rsid w:val="0096718F"/>
    <w:rsid w:val="00967349"/>
    <w:rsid w:val="00967413"/>
    <w:rsid w:val="00967687"/>
    <w:rsid w:val="0096771D"/>
    <w:rsid w:val="009678B7"/>
    <w:rsid w:val="00967900"/>
    <w:rsid w:val="0096796C"/>
    <w:rsid w:val="009679D0"/>
    <w:rsid w:val="00967F4A"/>
    <w:rsid w:val="00967F90"/>
    <w:rsid w:val="0097006E"/>
    <w:rsid w:val="009700DF"/>
    <w:rsid w:val="00970181"/>
    <w:rsid w:val="009701EA"/>
    <w:rsid w:val="009702A2"/>
    <w:rsid w:val="00970467"/>
    <w:rsid w:val="0097052E"/>
    <w:rsid w:val="009705B7"/>
    <w:rsid w:val="009706EE"/>
    <w:rsid w:val="009709A6"/>
    <w:rsid w:val="00970AA0"/>
    <w:rsid w:val="00970B3A"/>
    <w:rsid w:val="00970BFF"/>
    <w:rsid w:val="00970E20"/>
    <w:rsid w:val="00970FCF"/>
    <w:rsid w:val="00971011"/>
    <w:rsid w:val="009711C0"/>
    <w:rsid w:val="00971211"/>
    <w:rsid w:val="00971328"/>
    <w:rsid w:val="009714C8"/>
    <w:rsid w:val="009714CC"/>
    <w:rsid w:val="00971927"/>
    <w:rsid w:val="00971945"/>
    <w:rsid w:val="00971A75"/>
    <w:rsid w:val="00971D57"/>
    <w:rsid w:val="00971F06"/>
    <w:rsid w:val="00971F92"/>
    <w:rsid w:val="0097208E"/>
    <w:rsid w:val="00972604"/>
    <w:rsid w:val="0097260C"/>
    <w:rsid w:val="0097280F"/>
    <w:rsid w:val="009729F7"/>
    <w:rsid w:val="00972A4B"/>
    <w:rsid w:val="00972B6F"/>
    <w:rsid w:val="00972C76"/>
    <w:rsid w:val="00972D41"/>
    <w:rsid w:val="00973157"/>
    <w:rsid w:val="009733B1"/>
    <w:rsid w:val="00973641"/>
    <w:rsid w:val="00973739"/>
    <w:rsid w:val="00973758"/>
    <w:rsid w:val="009737D0"/>
    <w:rsid w:val="00973908"/>
    <w:rsid w:val="00973A1E"/>
    <w:rsid w:val="00973B23"/>
    <w:rsid w:val="00973B48"/>
    <w:rsid w:val="00973D6B"/>
    <w:rsid w:val="0097410F"/>
    <w:rsid w:val="009743A7"/>
    <w:rsid w:val="009743A9"/>
    <w:rsid w:val="0097472A"/>
    <w:rsid w:val="0097477A"/>
    <w:rsid w:val="00974840"/>
    <w:rsid w:val="0097487E"/>
    <w:rsid w:val="00974A5B"/>
    <w:rsid w:val="00974A8F"/>
    <w:rsid w:val="00974D55"/>
    <w:rsid w:val="00974D8E"/>
    <w:rsid w:val="00974FDC"/>
    <w:rsid w:val="00974FFE"/>
    <w:rsid w:val="00975030"/>
    <w:rsid w:val="009756F0"/>
    <w:rsid w:val="0097575A"/>
    <w:rsid w:val="009757CD"/>
    <w:rsid w:val="00975B99"/>
    <w:rsid w:val="00975C6C"/>
    <w:rsid w:val="00975D5B"/>
    <w:rsid w:val="00975D5D"/>
    <w:rsid w:val="00975FF4"/>
    <w:rsid w:val="0097616C"/>
    <w:rsid w:val="00976699"/>
    <w:rsid w:val="00976770"/>
    <w:rsid w:val="00976783"/>
    <w:rsid w:val="00976820"/>
    <w:rsid w:val="0097683E"/>
    <w:rsid w:val="009768AB"/>
    <w:rsid w:val="009768BD"/>
    <w:rsid w:val="009769FE"/>
    <w:rsid w:val="00976C95"/>
    <w:rsid w:val="00976CCA"/>
    <w:rsid w:val="00976F95"/>
    <w:rsid w:val="00976F96"/>
    <w:rsid w:val="009773C5"/>
    <w:rsid w:val="009773F9"/>
    <w:rsid w:val="00977528"/>
    <w:rsid w:val="009777BC"/>
    <w:rsid w:val="0097784F"/>
    <w:rsid w:val="00977858"/>
    <w:rsid w:val="0097796B"/>
    <w:rsid w:val="00977A23"/>
    <w:rsid w:val="00977AE7"/>
    <w:rsid w:val="00977DB5"/>
    <w:rsid w:val="0098010D"/>
    <w:rsid w:val="00980225"/>
    <w:rsid w:val="00980268"/>
    <w:rsid w:val="009802AF"/>
    <w:rsid w:val="009803AD"/>
    <w:rsid w:val="009803B9"/>
    <w:rsid w:val="00980588"/>
    <w:rsid w:val="009805A7"/>
    <w:rsid w:val="0098067E"/>
    <w:rsid w:val="00980736"/>
    <w:rsid w:val="00980763"/>
    <w:rsid w:val="00980987"/>
    <w:rsid w:val="00980A41"/>
    <w:rsid w:val="00980AE0"/>
    <w:rsid w:val="00980D2E"/>
    <w:rsid w:val="00980D50"/>
    <w:rsid w:val="00980E2E"/>
    <w:rsid w:val="00980F1E"/>
    <w:rsid w:val="0098104D"/>
    <w:rsid w:val="009810E9"/>
    <w:rsid w:val="00981251"/>
    <w:rsid w:val="00981269"/>
    <w:rsid w:val="00981287"/>
    <w:rsid w:val="009812B6"/>
    <w:rsid w:val="00981306"/>
    <w:rsid w:val="009814A1"/>
    <w:rsid w:val="009815B7"/>
    <w:rsid w:val="009816B6"/>
    <w:rsid w:val="00981712"/>
    <w:rsid w:val="00981904"/>
    <w:rsid w:val="009819C5"/>
    <w:rsid w:val="00981A3D"/>
    <w:rsid w:val="00981C41"/>
    <w:rsid w:val="00982007"/>
    <w:rsid w:val="00982229"/>
    <w:rsid w:val="0098224E"/>
    <w:rsid w:val="0098226E"/>
    <w:rsid w:val="00982331"/>
    <w:rsid w:val="0098245A"/>
    <w:rsid w:val="0098256E"/>
    <w:rsid w:val="00982667"/>
    <w:rsid w:val="00982721"/>
    <w:rsid w:val="00982808"/>
    <w:rsid w:val="00982A70"/>
    <w:rsid w:val="00982CE4"/>
    <w:rsid w:val="00982DE3"/>
    <w:rsid w:val="00982E26"/>
    <w:rsid w:val="00982E95"/>
    <w:rsid w:val="00982F19"/>
    <w:rsid w:val="00983008"/>
    <w:rsid w:val="009830E3"/>
    <w:rsid w:val="009830EE"/>
    <w:rsid w:val="009832D0"/>
    <w:rsid w:val="009834EE"/>
    <w:rsid w:val="00983564"/>
    <w:rsid w:val="0098367F"/>
    <w:rsid w:val="00983789"/>
    <w:rsid w:val="00983860"/>
    <w:rsid w:val="0098386B"/>
    <w:rsid w:val="00983B48"/>
    <w:rsid w:val="00983CED"/>
    <w:rsid w:val="00983DAC"/>
    <w:rsid w:val="0098404A"/>
    <w:rsid w:val="009840F0"/>
    <w:rsid w:val="0098419E"/>
    <w:rsid w:val="009841AB"/>
    <w:rsid w:val="00984249"/>
    <w:rsid w:val="00984302"/>
    <w:rsid w:val="00984355"/>
    <w:rsid w:val="009843B8"/>
    <w:rsid w:val="009843BC"/>
    <w:rsid w:val="009844AC"/>
    <w:rsid w:val="009846A6"/>
    <w:rsid w:val="0098491F"/>
    <w:rsid w:val="0098495D"/>
    <w:rsid w:val="00984D68"/>
    <w:rsid w:val="00984EB5"/>
    <w:rsid w:val="00984FD0"/>
    <w:rsid w:val="009850AC"/>
    <w:rsid w:val="00985248"/>
    <w:rsid w:val="0098535B"/>
    <w:rsid w:val="00985395"/>
    <w:rsid w:val="009853C0"/>
    <w:rsid w:val="009855F5"/>
    <w:rsid w:val="00985706"/>
    <w:rsid w:val="009857C7"/>
    <w:rsid w:val="00985873"/>
    <w:rsid w:val="009858B3"/>
    <w:rsid w:val="009858EB"/>
    <w:rsid w:val="009859B5"/>
    <w:rsid w:val="00985CAC"/>
    <w:rsid w:val="00985CC8"/>
    <w:rsid w:val="00985DA6"/>
    <w:rsid w:val="00985F06"/>
    <w:rsid w:val="00985F71"/>
    <w:rsid w:val="009861D0"/>
    <w:rsid w:val="00986737"/>
    <w:rsid w:val="00986796"/>
    <w:rsid w:val="0098688A"/>
    <w:rsid w:val="00986BAD"/>
    <w:rsid w:val="00986C85"/>
    <w:rsid w:val="00986CF8"/>
    <w:rsid w:val="00986D2A"/>
    <w:rsid w:val="00986E03"/>
    <w:rsid w:val="00986F83"/>
    <w:rsid w:val="009870DE"/>
    <w:rsid w:val="00987113"/>
    <w:rsid w:val="00987187"/>
    <w:rsid w:val="00987281"/>
    <w:rsid w:val="00987381"/>
    <w:rsid w:val="009873B3"/>
    <w:rsid w:val="009873E9"/>
    <w:rsid w:val="00987487"/>
    <w:rsid w:val="009874A6"/>
    <w:rsid w:val="00987693"/>
    <w:rsid w:val="009876B2"/>
    <w:rsid w:val="009876DA"/>
    <w:rsid w:val="0098785A"/>
    <w:rsid w:val="00987947"/>
    <w:rsid w:val="009879FD"/>
    <w:rsid w:val="00987B9D"/>
    <w:rsid w:val="00987D09"/>
    <w:rsid w:val="00987D6B"/>
    <w:rsid w:val="00987F21"/>
    <w:rsid w:val="0099030B"/>
    <w:rsid w:val="009903A9"/>
    <w:rsid w:val="009904A3"/>
    <w:rsid w:val="009904BD"/>
    <w:rsid w:val="0099060A"/>
    <w:rsid w:val="0099083A"/>
    <w:rsid w:val="00990922"/>
    <w:rsid w:val="00990A94"/>
    <w:rsid w:val="00990B18"/>
    <w:rsid w:val="00990C65"/>
    <w:rsid w:val="00990F8F"/>
    <w:rsid w:val="0099114A"/>
    <w:rsid w:val="009911A8"/>
    <w:rsid w:val="00991264"/>
    <w:rsid w:val="0099149A"/>
    <w:rsid w:val="009914FE"/>
    <w:rsid w:val="00991649"/>
    <w:rsid w:val="00991688"/>
    <w:rsid w:val="00991690"/>
    <w:rsid w:val="0099171C"/>
    <w:rsid w:val="0099190D"/>
    <w:rsid w:val="00991A70"/>
    <w:rsid w:val="00991AA6"/>
    <w:rsid w:val="00991AD4"/>
    <w:rsid w:val="00991AE2"/>
    <w:rsid w:val="00991B6A"/>
    <w:rsid w:val="00991FA4"/>
    <w:rsid w:val="00991FCF"/>
    <w:rsid w:val="00991FDD"/>
    <w:rsid w:val="009922C9"/>
    <w:rsid w:val="0099242F"/>
    <w:rsid w:val="00992582"/>
    <w:rsid w:val="009925F1"/>
    <w:rsid w:val="009925F6"/>
    <w:rsid w:val="0099260E"/>
    <w:rsid w:val="00992614"/>
    <w:rsid w:val="0099279D"/>
    <w:rsid w:val="009927CC"/>
    <w:rsid w:val="009927EB"/>
    <w:rsid w:val="00992845"/>
    <w:rsid w:val="009928A8"/>
    <w:rsid w:val="00992AD5"/>
    <w:rsid w:val="00992AEA"/>
    <w:rsid w:val="00992B3F"/>
    <w:rsid w:val="00992C0F"/>
    <w:rsid w:val="00992C95"/>
    <w:rsid w:val="0099302D"/>
    <w:rsid w:val="0099311E"/>
    <w:rsid w:val="0099326A"/>
    <w:rsid w:val="009934AE"/>
    <w:rsid w:val="00993681"/>
    <w:rsid w:val="0099381D"/>
    <w:rsid w:val="0099385E"/>
    <w:rsid w:val="009938DE"/>
    <w:rsid w:val="009939B4"/>
    <w:rsid w:val="009939B7"/>
    <w:rsid w:val="009939D9"/>
    <w:rsid w:val="00993AD2"/>
    <w:rsid w:val="00993C2D"/>
    <w:rsid w:val="00993F39"/>
    <w:rsid w:val="00994004"/>
    <w:rsid w:val="00994057"/>
    <w:rsid w:val="009940FD"/>
    <w:rsid w:val="00994148"/>
    <w:rsid w:val="00994214"/>
    <w:rsid w:val="00994303"/>
    <w:rsid w:val="0099450B"/>
    <w:rsid w:val="00994717"/>
    <w:rsid w:val="00994860"/>
    <w:rsid w:val="009948F0"/>
    <w:rsid w:val="009949AF"/>
    <w:rsid w:val="00994AA7"/>
    <w:rsid w:val="00994DB0"/>
    <w:rsid w:val="00994E0D"/>
    <w:rsid w:val="00994ED6"/>
    <w:rsid w:val="00994F34"/>
    <w:rsid w:val="00995167"/>
    <w:rsid w:val="0099521D"/>
    <w:rsid w:val="00995221"/>
    <w:rsid w:val="00995298"/>
    <w:rsid w:val="0099544A"/>
    <w:rsid w:val="00995516"/>
    <w:rsid w:val="009955A5"/>
    <w:rsid w:val="0099566E"/>
    <w:rsid w:val="009956E2"/>
    <w:rsid w:val="00995934"/>
    <w:rsid w:val="00995997"/>
    <w:rsid w:val="00995A2E"/>
    <w:rsid w:val="00995C3E"/>
    <w:rsid w:val="00995C6A"/>
    <w:rsid w:val="00995CBE"/>
    <w:rsid w:val="00995D2F"/>
    <w:rsid w:val="00995D45"/>
    <w:rsid w:val="00995D76"/>
    <w:rsid w:val="009960A5"/>
    <w:rsid w:val="009961DE"/>
    <w:rsid w:val="0099638D"/>
    <w:rsid w:val="00996647"/>
    <w:rsid w:val="0099681C"/>
    <w:rsid w:val="0099681E"/>
    <w:rsid w:val="00996903"/>
    <w:rsid w:val="00996999"/>
    <w:rsid w:val="009969C5"/>
    <w:rsid w:val="00996B4C"/>
    <w:rsid w:val="00996B7F"/>
    <w:rsid w:val="00996C3D"/>
    <w:rsid w:val="00996E27"/>
    <w:rsid w:val="00996F9B"/>
    <w:rsid w:val="00997204"/>
    <w:rsid w:val="009972D5"/>
    <w:rsid w:val="009976AE"/>
    <w:rsid w:val="00997793"/>
    <w:rsid w:val="0099789D"/>
    <w:rsid w:val="009978B6"/>
    <w:rsid w:val="00997907"/>
    <w:rsid w:val="00997A58"/>
    <w:rsid w:val="00997AC7"/>
    <w:rsid w:val="00997C6C"/>
    <w:rsid w:val="00997CCA"/>
    <w:rsid w:val="00997D6C"/>
    <w:rsid w:val="00997D70"/>
    <w:rsid w:val="00997EC0"/>
    <w:rsid w:val="00997F13"/>
    <w:rsid w:val="00997F49"/>
    <w:rsid w:val="00997FFA"/>
    <w:rsid w:val="009A026E"/>
    <w:rsid w:val="009A0357"/>
    <w:rsid w:val="009A03C1"/>
    <w:rsid w:val="009A0542"/>
    <w:rsid w:val="009A0598"/>
    <w:rsid w:val="009A06F2"/>
    <w:rsid w:val="009A09D9"/>
    <w:rsid w:val="009A0A51"/>
    <w:rsid w:val="009A0B44"/>
    <w:rsid w:val="009A0B6A"/>
    <w:rsid w:val="009A0B73"/>
    <w:rsid w:val="009A0C7F"/>
    <w:rsid w:val="009A0DE3"/>
    <w:rsid w:val="009A0EFC"/>
    <w:rsid w:val="009A12F7"/>
    <w:rsid w:val="009A1317"/>
    <w:rsid w:val="009A13CB"/>
    <w:rsid w:val="009A152F"/>
    <w:rsid w:val="009A155E"/>
    <w:rsid w:val="009A17AE"/>
    <w:rsid w:val="009A17D8"/>
    <w:rsid w:val="009A17E6"/>
    <w:rsid w:val="009A1946"/>
    <w:rsid w:val="009A1A2B"/>
    <w:rsid w:val="009A1A39"/>
    <w:rsid w:val="009A1D88"/>
    <w:rsid w:val="009A2017"/>
    <w:rsid w:val="009A2060"/>
    <w:rsid w:val="009A23B5"/>
    <w:rsid w:val="009A2455"/>
    <w:rsid w:val="009A249E"/>
    <w:rsid w:val="009A24A6"/>
    <w:rsid w:val="009A24E0"/>
    <w:rsid w:val="009A24F1"/>
    <w:rsid w:val="009A281C"/>
    <w:rsid w:val="009A28E1"/>
    <w:rsid w:val="009A2926"/>
    <w:rsid w:val="009A29D5"/>
    <w:rsid w:val="009A2A35"/>
    <w:rsid w:val="009A2DC5"/>
    <w:rsid w:val="009A2E3D"/>
    <w:rsid w:val="009A2F0E"/>
    <w:rsid w:val="009A312A"/>
    <w:rsid w:val="009A31C4"/>
    <w:rsid w:val="009A31D4"/>
    <w:rsid w:val="009A31F5"/>
    <w:rsid w:val="009A31F8"/>
    <w:rsid w:val="009A3218"/>
    <w:rsid w:val="009A347D"/>
    <w:rsid w:val="009A3589"/>
    <w:rsid w:val="009A3608"/>
    <w:rsid w:val="009A3699"/>
    <w:rsid w:val="009A3754"/>
    <w:rsid w:val="009A3BBE"/>
    <w:rsid w:val="009A3CFA"/>
    <w:rsid w:val="009A3DA0"/>
    <w:rsid w:val="009A3E6D"/>
    <w:rsid w:val="009A3EDF"/>
    <w:rsid w:val="009A3F6A"/>
    <w:rsid w:val="009A3F6F"/>
    <w:rsid w:val="009A3F9D"/>
    <w:rsid w:val="009A4225"/>
    <w:rsid w:val="009A426E"/>
    <w:rsid w:val="009A457B"/>
    <w:rsid w:val="009A46F2"/>
    <w:rsid w:val="009A4759"/>
    <w:rsid w:val="009A498F"/>
    <w:rsid w:val="009A4D2A"/>
    <w:rsid w:val="009A4D99"/>
    <w:rsid w:val="009A4DEB"/>
    <w:rsid w:val="009A4E1C"/>
    <w:rsid w:val="009A4E46"/>
    <w:rsid w:val="009A51ED"/>
    <w:rsid w:val="009A530A"/>
    <w:rsid w:val="009A532F"/>
    <w:rsid w:val="009A53BE"/>
    <w:rsid w:val="009A53D0"/>
    <w:rsid w:val="009A5450"/>
    <w:rsid w:val="009A546B"/>
    <w:rsid w:val="009A56D0"/>
    <w:rsid w:val="009A580E"/>
    <w:rsid w:val="009A5903"/>
    <w:rsid w:val="009A5C4A"/>
    <w:rsid w:val="009A5CF8"/>
    <w:rsid w:val="009A5CFD"/>
    <w:rsid w:val="009A5DFE"/>
    <w:rsid w:val="009A5E60"/>
    <w:rsid w:val="009A601D"/>
    <w:rsid w:val="009A61CC"/>
    <w:rsid w:val="009A635E"/>
    <w:rsid w:val="009A639F"/>
    <w:rsid w:val="009A6567"/>
    <w:rsid w:val="009A6579"/>
    <w:rsid w:val="009A6764"/>
    <w:rsid w:val="009A67C0"/>
    <w:rsid w:val="009A68A9"/>
    <w:rsid w:val="009A6965"/>
    <w:rsid w:val="009A69C2"/>
    <w:rsid w:val="009A6B92"/>
    <w:rsid w:val="009A6BD0"/>
    <w:rsid w:val="009A6F79"/>
    <w:rsid w:val="009A7062"/>
    <w:rsid w:val="009A712C"/>
    <w:rsid w:val="009A723B"/>
    <w:rsid w:val="009A7242"/>
    <w:rsid w:val="009A7468"/>
    <w:rsid w:val="009A75D3"/>
    <w:rsid w:val="009A7779"/>
    <w:rsid w:val="009A7892"/>
    <w:rsid w:val="009A7A7B"/>
    <w:rsid w:val="009A7AF3"/>
    <w:rsid w:val="009A7D74"/>
    <w:rsid w:val="009A7DC2"/>
    <w:rsid w:val="009B005E"/>
    <w:rsid w:val="009B021A"/>
    <w:rsid w:val="009B02CA"/>
    <w:rsid w:val="009B030A"/>
    <w:rsid w:val="009B08B0"/>
    <w:rsid w:val="009B0A2C"/>
    <w:rsid w:val="009B0A7C"/>
    <w:rsid w:val="009B0BBE"/>
    <w:rsid w:val="009B101E"/>
    <w:rsid w:val="009B1102"/>
    <w:rsid w:val="009B12CA"/>
    <w:rsid w:val="009B1437"/>
    <w:rsid w:val="009B1551"/>
    <w:rsid w:val="009B161D"/>
    <w:rsid w:val="009B177E"/>
    <w:rsid w:val="009B179F"/>
    <w:rsid w:val="009B17BB"/>
    <w:rsid w:val="009B194C"/>
    <w:rsid w:val="009B1A47"/>
    <w:rsid w:val="009B1C9F"/>
    <w:rsid w:val="009B1D49"/>
    <w:rsid w:val="009B1F80"/>
    <w:rsid w:val="009B21EA"/>
    <w:rsid w:val="009B220B"/>
    <w:rsid w:val="009B222E"/>
    <w:rsid w:val="009B23D9"/>
    <w:rsid w:val="009B2547"/>
    <w:rsid w:val="009B25C4"/>
    <w:rsid w:val="009B265A"/>
    <w:rsid w:val="009B26D2"/>
    <w:rsid w:val="009B2815"/>
    <w:rsid w:val="009B287D"/>
    <w:rsid w:val="009B28BA"/>
    <w:rsid w:val="009B29B4"/>
    <w:rsid w:val="009B29E9"/>
    <w:rsid w:val="009B2A1C"/>
    <w:rsid w:val="009B2C67"/>
    <w:rsid w:val="009B2CC8"/>
    <w:rsid w:val="009B2E40"/>
    <w:rsid w:val="009B2EF8"/>
    <w:rsid w:val="009B3061"/>
    <w:rsid w:val="009B310F"/>
    <w:rsid w:val="009B311A"/>
    <w:rsid w:val="009B3181"/>
    <w:rsid w:val="009B323B"/>
    <w:rsid w:val="009B3358"/>
    <w:rsid w:val="009B34F5"/>
    <w:rsid w:val="009B3502"/>
    <w:rsid w:val="009B36D0"/>
    <w:rsid w:val="009B3701"/>
    <w:rsid w:val="009B376E"/>
    <w:rsid w:val="009B379E"/>
    <w:rsid w:val="009B392D"/>
    <w:rsid w:val="009B3969"/>
    <w:rsid w:val="009B3D59"/>
    <w:rsid w:val="009B3D6C"/>
    <w:rsid w:val="009B3E6B"/>
    <w:rsid w:val="009B3FD6"/>
    <w:rsid w:val="009B40E4"/>
    <w:rsid w:val="009B43A1"/>
    <w:rsid w:val="009B4612"/>
    <w:rsid w:val="009B4769"/>
    <w:rsid w:val="009B4A40"/>
    <w:rsid w:val="009B4AA4"/>
    <w:rsid w:val="009B4B2D"/>
    <w:rsid w:val="009B4BCE"/>
    <w:rsid w:val="009B4CC4"/>
    <w:rsid w:val="009B4CFD"/>
    <w:rsid w:val="009B4FD9"/>
    <w:rsid w:val="009B503C"/>
    <w:rsid w:val="009B51E7"/>
    <w:rsid w:val="009B54EF"/>
    <w:rsid w:val="009B5536"/>
    <w:rsid w:val="009B56F5"/>
    <w:rsid w:val="009B58A8"/>
    <w:rsid w:val="009B59AB"/>
    <w:rsid w:val="009B5AAD"/>
    <w:rsid w:val="009B5CE0"/>
    <w:rsid w:val="009B5DE9"/>
    <w:rsid w:val="009B5E64"/>
    <w:rsid w:val="009B5E73"/>
    <w:rsid w:val="009B5FB9"/>
    <w:rsid w:val="009B60A2"/>
    <w:rsid w:val="009B6400"/>
    <w:rsid w:val="009B6455"/>
    <w:rsid w:val="009B647C"/>
    <w:rsid w:val="009B660E"/>
    <w:rsid w:val="009B6763"/>
    <w:rsid w:val="009B6861"/>
    <w:rsid w:val="009B68B3"/>
    <w:rsid w:val="009B68E5"/>
    <w:rsid w:val="009B69A6"/>
    <w:rsid w:val="009B6AC1"/>
    <w:rsid w:val="009B6C70"/>
    <w:rsid w:val="009B6E79"/>
    <w:rsid w:val="009B72FC"/>
    <w:rsid w:val="009B731D"/>
    <w:rsid w:val="009B733B"/>
    <w:rsid w:val="009B73D8"/>
    <w:rsid w:val="009B749D"/>
    <w:rsid w:val="009B75F0"/>
    <w:rsid w:val="009B7775"/>
    <w:rsid w:val="009B7833"/>
    <w:rsid w:val="009B79BD"/>
    <w:rsid w:val="009B7A19"/>
    <w:rsid w:val="009B7C37"/>
    <w:rsid w:val="009B7ECB"/>
    <w:rsid w:val="009B7EDA"/>
    <w:rsid w:val="009C003B"/>
    <w:rsid w:val="009C0098"/>
    <w:rsid w:val="009C015D"/>
    <w:rsid w:val="009C018A"/>
    <w:rsid w:val="009C01E8"/>
    <w:rsid w:val="009C0249"/>
    <w:rsid w:val="009C0334"/>
    <w:rsid w:val="009C065E"/>
    <w:rsid w:val="009C0709"/>
    <w:rsid w:val="009C0850"/>
    <w:rsid w:val="009C0898"/>
    <w:rsid w:val="009C0E39"/>
    <w:rsid w:val="009C120D"/>
    <w:rsid w:val="009C14FB"/>
    <w:rsid w:val="009C1572"/>
    <w:rsid w:val="009C189D"/>
    <w:rsid w:val="009C19BB"/>
    <w:rsid w:val="009C1C8D"/>
    <w:rsid w:val="009C1EAA"/>
    <w:rsid w:val="009C208E"/>
    <w:rsid w:val="009C22FD"/>
    <w:rsid w:val="009C2361"/>
    <w:rsid w:val="009C24EC"/>
    <w:rsid w:val="009C258B"/>
    <w:rsid w:val="009C290F"/>
    <w:rsid w:val="009C2A14"/>
    <w:rsid w:val="009C2B5A"/>
    <w:rsid w:val="009C2C10"/>
    <w:rsid w:val="009C2C58"/>
    <w:rsid w:val="009C2D7B"/>
    <w:rsid w:val="009C2E64"/>
    <w:rsid w:val="009C2E75"/>
    <w:rsid w:val="009C2F51"/>
    <w:rsid w:val="009C3174"/>
    <w:rsid w:val="009C31C0"/>
    <w:rsid w:val="009C3226"/>
    <w:rsid w:val="009C3320"/>
    <w:rsid w:val="009C3321"/>
    <w:rsid w:val="009C332A"/>
    <w:rsid w:val="009C3386"/>
    <w:rsid w:val="009C33CE"/>
    <w:rsid w:val="009C344F"/>
    <w:rsid w:val="009C3621"/>
    <w:rsid w:val="009C36E6"/>
    <w:rsid w:val="009C37BC"/>
    <w:rsid w:val="009C3838"/>
    <w:rsid w:val="009C39FD"/>
    <w:rsid w:val="009C3A77"/>
    <w:rsid w:val="009C3B37"/>
    <w:rsid w:val="009C3B66"/>
    <w:rsid w:val="009C3E86"/>
    <w:rsid w:val="009C3F0C"/>
    <w:rsid w:val="009C3FDE"/>
    <w:rsid w:val="009C4208"/>
    <w:rsid w:val="009C426F"/>
    <w:rsid w:val="009C428D"/>
    <w:rsid w:val="009C4494"/>
    <w:rsid w:val="009C46DA"/>
    <w:rsid w:val="009C482A"/>
    <w:rsid w:val="009C482E"/>
    <w:rsid w:val="009C49CA"/>
    <w:rsid w:val="009C4A1F"/>
    <w:rsid w:val="009C4A5B"/>
    <w:rsid w:val="009C4AB9"/>
    <w:rsid w:val="009C4B77"/>
    <w:rsid w:val="009C4C9D"/>
    <w:rsid w:val="009C504F"/>
    <w:rsid w:val="009C54A4"/>
    <w:rsid w:val="009C565D"/>
    <w:rsid w:val="009C5943"/>
    <w:rsid w:val="009C5959"/>
    <w:rsid w:val="009C5A77"/>
    <w:rsid w:val="009C5D18"/>
    <w:rsid w:val="009C5D64"/>
    <w:rsid w:val="009C5DA4"/>
    <w:rsid w:val="009C5E08"/>
    <w:rsid w:val="009C5E22"/>
    <w:rsid w:val="009C60C9"/>
    <w:rsid w:val="009C6336"/>
    <w:rsid w:val="009C65B1"/>
    <w:rsid w:val="009C6962"/>
    <w:rsid w:val="009C6A30"/>
    <w:rsid w:val="009C6CC7"/>
    <w:rsid w:val="009C6D1B"/>
    <w:rsid w:val="009C6DB9"/>
    <w:rsid w:val="009C6ED7"/>
    <w:rsid w:val="009C6F9F"/>
    <w:rsid w:val="009C7362"/>
    <w:rsid w:val="009C743C"/>
    <w:rsid w:val="009C74C7"/>
    <w:rsid w:val="009C74F2"/>
    <w:rsid w:val="009C7577"/>
    <w:rsid w:val="009C7586"/>
    <w:rsid w:val="009C75E8"/>
    <w:rsid w:val="009C76E7"/>
    <w:rsid w:val="009C7896"/>
    <w:rsid w:val="009C7900"/>
    <w:rsid w:val="009C7B17"/>
    <w:rsid w:val="009C7B92"/>
    <w:rsid w:val="009C7BC5"/>
    <w:rsid w:val="009D00AF"/>
    <w:rsid w:val="009D021E"/>
    <w:rsid w:val="009D0413"/>
    <w:rsid w:val="009D05BF"/>
    <w:rsid w:val="009D0665"/>
    <w:rsid w:val="009D06E7"/>
    <w:rsid w:val="009D06F4"/>
    <w:rsid w:val="009D0837"/>
    <w:rsid w:val="009D08A8"/>
    <w:rsid w:val="009D0928"/>
    <w:rsid w:val="009D096A"/>
    <w:rsid w:val="009D0ABB"/>
    <w:rsid w:val="009D0B20"/>
    <w:rsid w:val="009D0B4B"/>
    <w:rsid w:val="009D0C00"/>
    <w:rsid w:val="009D0C5C"/>
    <w:rsid w:val="009D0D1F"/>
    <w:rsid w:val="009D0DFD"/>
    <w:rsid w:val="009D0E0D"/>
    <w:rsid w:val="009D0FA1"/>
    <w:rsid w:val="009D1335"/>
    <w:rsid w:val="009D133A"/>
    <w:rsid w:val="009D1382"/>
    <w:rsid w:val="009D13CC"/>
    <w:rsid w:val="009D17F9"/>
    <w:rsid w:val="009D19B0"/>
    <w:rsid w:val="009D1A9D"/>
    <w:rsid w:val="009D1AC6"/>
    <w:rsid w:val="009D1B82"/>
    <w:rsid w:val="009D1C39"/>
    <w:rsid w:val="009D1C8E"/>
    <w:rsid w:val="009D1CBC"/>
    <w:rsid w:val="009D1CD1"/>
    <w:rsid w:val="009D1E3B"/>
    <w:rsid w:val="009D24E2"/>
    <w:rsid w:val="009D25B4"/>
    <w:rsid w:val="009D269E"/>
    <w:rsid w:val="009D26B2"/>
    <w:rsid w:val="009D27A5"/>
    <w:rsid w:val="009D2935"/>
    <w:rsid w:val="009D2A72"/>
    <w:rsid w:val="009D2AC0"/>
    <w:rsid w:val="009D2B3A"/>
    <w:rsid w:val="009D2F7B"/>
    <w:rsid w:val="009D2F8F"/>
    <w:rsid w:val="009D30E7"/>
    <w:rsid w:val="009D3195"/>
    <w:rsid w:val="009D348C"/>
    <w:rsid w:val="009D3652"/>
    <w:rsid w:val="009D380D"/>
    <w:rsid w:val="009D3873"/>
    <w:rsid w:val="009D38AF"/>
    <w:rsid w:val="009D3962"/>
    <w:rsid w:val="009D3ABA"/>
    <w:rsid w:val="009D3BDB"/>
    <w:rsid w:val="009D3CF1"/>
    <w:rsid w:val="009D3F10"/>
    <w:rsid w:val="009D4186"/>
    <w:rsid w:val="009D41CC"/>
    <w:rsid w:val="009D4285"/>
    <w:rsid w:val="009D4316"/>
    <w:rsid w:val="009D433A"/>
    <w:rsid w:val="009D4355"/>
    <w:rsid w:val="009D43F5"/>
    <w:rsid w:val="009D44C9"/>
    <w:rsid w:val="009D45DF"/>
    <w:rsid w:val="009D46B3"/>
    <w:rsid w:val="009D48E3"/>
    <w:rsid w:val="009D494F"/>
    <w:rsid w:val="009D4B2D"/>
    <w:rsid w:val="009D4B89"/>
    <w:rsid w:val="009D4FC2"/>
    <w:rsid w:val="009D5150"/>
    <w:rsid w:val="009D5165"/>
    <w:rsid w:val="009D51F0"/>
    <w:rsid w:val="009D5291"/>
    <w:rsid w:val="009D5558"/>
    <w:rsid w:val="009D5629"/>
    <w:rsid w:val="009D5829"/>
    <w:rsid w:val="009D58CE"/>
    <w:rsid w:val="009D599B"/>
    <w:rsid w:val="009D5A1A"/>
    <w:rsid w:val="009D5B7B"/>
    <w:rsid w:val="009D5C89"/>
    <w:rsid w:val="009D5CE4"/>
    <w:rsid w:val="009D5CE5"/>
    <w:rsid w:val="009D5CF7"/>
    <w:rsid w:val="009D5D1A"/>
    <w:rsid w:val="009D5D94"/>
    <w:rsid w:val="009D5DA5"/>
    <w:rsid w:val="009D6011"/>
    <w:rsid w:val="009D6138"/>
    <w:rsid w:val="009D63B4"/>
    <w:rsid w:val="009D6435"/>
    <w:rsid w:val="009D658C"/>
    <w:rsid w:val="009D6625"/>
    <w:rsid w:val="009D6831"/>
    <w:rsid w:val="009D6860"/>
    <w:rsid w:val="009D68F0"/>
    <w:rsid w:val="009D6A6B"/>
    <w:rsid w:val="009D6BAF"/>
    <w:rsid w:val="009D6CDA"/>
    <w:rsid w:val="009D6E6D"/>
    <w:rsid w:val="009D6EEA"/>
    <w:rsid w:val="009D7227"/>
    <w:rsid w:val="009D72AD"/>
    <w:rsid w:val="009D7891"/>
    <w:rsid w:val="009D7896"/>
    <w:rsid w:val="009D7933"/>
    <w:rsid w:val="009D7BE3"/>
    <w:rsid w:val="009D7C0D"/>
    <w:rsid w:val="009D7C16"/>
    <w:rsid w:val="009D7D75"/>
    <w:rsid w:val="009D7F52"/>
    <w:rsid w:val="009D7FDB"/>
    <w:rsid w:val="009E01A1"/>
    <w:rsid w:val="009E0208"/>
    <w:rsid w:val="009E046F"/>
    <w:rsid w:val="009E04DC"/>
    <w:rsid w:val="009E0533"/>
    <w:rsid w:val="009E053A"/>
    <w:rsid w:val="009E0628"/>
    <w:rsid w:val="009E0666"/>
    <w:rsid w:val="009E0760"/>
    <w:rsid w:val="009E07F6"/>
    <w:rsid w:val="009E0827"/>
    <w:rsid w:val="009E0D76"/>
    <w:rsid w:val="009E0DDC"/>
    <w:rsid w:val="009E0EC4"/>
    <w:rsid w:val="009E1042"/>
    <w:rsid w:val="009E1080"/>
    <w:rsid w:val="009E1094"/>
    <w:rsid w:val="009E1152"/>
    <w:rsid w:val="009E12C2"/>
    <w:rsid w:val="009E13FB"/>
    <w:rsid w:val="009E1479"/>
    <w:rsid w:val="009E158E"/>
    <w:rsid w:val="009E1765"/>
    <w:rsid w:val="009E1838"/>
    <w:rsid w:val="009E18B1"/>
    <w:rsid w:val="009E1CF3"/>
    <w:rsid w:val="009E1D0D"/>
    <w:rsid w:val="009E1E51"/>
    <w:rsid w:val="009E1FBC"/>
    <w:rsid w:val="009E1FEA"/>
    <w:rsid w:val="009E2198"/>
    <w:rsid w:val="009E23A7"/>
    <w:rsid w:val="009E261C"/>
    <w:rsid w:val="009E2699"/>
    <w:rsid w:val="009E2A92"/>
    <w:rsid w:val="009E2D30"/>
    <w:rsid w:val="009E3103"/>
    <w:rsid w:val="009E3170"/>
    <w:rsid w:val="009E317D"/>
    <w:rsid w:val="009E3191"/>
    <w:rsid w:val="009E31C5"/>
    <w:rsid w:val="009E31F4"/>
    <w:rsid w:val="009E33F9"/>
    <w:rsid w:val="009E358D"/>
    <w:rsid w:val="009E35A5"/>
    <w:rsid w:val="009E35DB"/>
    <w:rsid w:val="009E3758"/>
    <w:rsid w:val="009E3AFF"/>
    <w:rsid w:val="009E3C32"/>
    <w:rsid w:val="009E3DEA"/>
    <w:rsid w:val="009E401D"/>
    <w:rsid w:val="009E4035"/>
    <w:rsid w:val="009E407E"/>
    <w:rsid w:val="009E4103"/>
    <w:rsid w:val="009E413A"/>
    <w:rsid w:val="009E4315"/>
    <w:rsid w:val="009E4338"/>
    <w:rsid w:val="009E442B"/>
    <w:rsid w:val="009E44B2"/>
    <w:rsid w:val="009E45B0"/>
    <w:rsid w:val="009E4607"/>
    <w:rsid w:val="009E4612"/>
    <w:rsid w:val="009E46BB"/>
    <w:rsid w:val="009E4754"/>
    <w:rsid w:val="009E4819"/>
    <w:rsid w:val="009E4894"/>
    <w:rsid w:val="009E4C10"/>
    <w:rsid w:val="009E4C5C"/>
    <w:rsid w:val="009E4CB3"/>
    <w:rsid w:val="009E4FAB"/>
    <w:rsid w:val="009E4FBE"/>
    <w:rsid w:val="009E5324"/>
    <w:rsid w:val="009E5418"/>
    <w:rsid w:val="009E554A"/>
    <w:rsid w:val="009E5592"/>
    <w:rsid w:val="009E55B2"/>
    <w:rsid w:val="009E56F9"/>
    <w:rsid w:val="009E57FB"/>
    <w:rsid w:val="009E58F3"/>
    <w:rsid w:val="009E594E"/>
    <w:rsid w:val="009E5A9D"/>
    <w:rsid w:val="009E5B2E"/>
    <w:rsid w:val="009E5B48"/>
    <w:rsid w:val="009E5CAB"/>
    <w:rsid w:val="009E5D0B"/>
    <w:rsid w:val="009E6251"/>
    <w:rsid w:val="009E662D"/>
    <w:rsid w:val="009E6632"/>
    <w:rsid w:val="009E667D"/>
    <w:rsid w:val="009E673D"/>
    <w:rsid w:val="009E6829"/>
    <w:rsid w:val="009E68DD"/>
    <w:rsid w:val="009E6916"/>
    <w:rsid w:val="009E69CC"/>
    <w:rsid w:val="009E6B42"/>
    <w:rsid w:val="009E6CEB"/>
    <w:rsid w:val="009E6D38"/>
    <w:rsid w:val="009E6D4A"/>
    <w:rsid w:val="009E6E01"/>
    <w:rsid w:val="009E70FE"/>
    <w:rsid w:val="009E71B6"/>
    <w:rsid w:val="009E734B"/>
    <w:rsid w:val="009E7992"/>
    <w:rsid w:val="009E7A83"/>
    <w:rsid w:val="009E7A8B"/>
    <w:rsid w:val="009E7C59"/>
    <w:rsid w:val="009E7EC4"/>
    <w:rsid w:val="009E7EC6"/>
    <w:rsid w:val="009F01E2"/>
    <w:rsid w:val="009F02A5"/>
    <w:rsid w:val="009F049A"/>
    <w:rsid w:val="009F0514"/>
    <w:rsid w:val="009F05B3"/>
    <w:rsid w:val="009F05E1"/>
    <w:rsid w:val="009F083D"/>
    <w:rsid w:val="009F0D05"/>
    <w:rsid w:val="009F0E5B"/>
    <w:rsid w:val="009F103D"/>
    <w:rsid w:val="009F1061"/>
    <w:rsid w:val="009F12B1"/>
    <w:rsid w:val="009F1507"/>
    <w:rsid w:val="009F1529"/>
    <w:rsid w:val="009F153C"/>
    <w:rsid w:val="009F1606"/>
    <w:rsid w:val="009F179B"/>
    <w:rsid w:val="009F17F4"/>
    <w:rsid w:val="009F1900"/>
    <w:rsid w:val="009F1CC7"/>
    <w:rsid w:val="009F1E9F"/>
    <w:rsid w:val="009F1ECB"/>
    <w:rsid w:val="009F1EFD"/>
    <w:rsid w:val="009F2027"/>
    <w:rsid w:val="009F2155"/>
    <w:rsid w:val="009F2259"/>
    <w:rsid w:val="009F2381"/>
    <w:rsid w:val="009F23AC"/>
    <w:rsid w:val="009F23C0"/>
    <w:rsid w:val="009F2454"/>
    <w:rsid w:val="009F2543"/>
    <w:rsid w:val="009F2711"/>
    <w:rsid w:val="009F289B"/>
    <w:rsid w:val="009F2EC0"/>
    <w:rsid w:val="009F2F26"/>
    <w:rsid w:val="009F3065"/>
    <w:rsid w:val="009F30F8"/>
    <w:rsid w:val="009F3199"/>
    <w:rsid w:val="009F31A2"/>
    <w:rsid w:val="009F3383"/>
    <w:rsid w:val="009F33B6"/>
    <w:rsid w:val="009F341F"/>
    <w:rsid w:val="009F345D"/>
    <w:rsid w:val="009F34EB"/>
    <w:rsid w:val="009F3548"/>
    <w:rsid w:val="009F3584"/>
    <w:rsid w:val="009F37C5"/>
    <w:rsid w:val="009F388B"/>
    <w:rsid w:val="009F38F4"/>
    <w:rsid w:val="009F3964"/>
    <w:rsid w:val="009F39FF"/>
    <w:rsid w:val="009F3B48"/>
    <w:rsid w:val="009F3C57"/>
    <w:rsid w:val="009F3F5C"/>
    <w:rsid w:val="009F3F7A"/>
    <w:rsid w:val="009F3F93"/>
    <w:rsid w:val="009F403E"/>
    <w:rsid w:val="009F40AE"/>
    <w:rsid w:val="009F40C0"/>
    <w:rsid w:val="009F40D3"/>
    <w:rsid w:val="009F4206"/>
    <w:rsid w:val="009F420D"/>
    <w:rsid w:val="009F4582"/>
    <w:rsid w:val="009F462D"/>
    <w:rsid w:val="009F47C0"/>
    <w:rsid w:val="009F47D6"/>
    <w:rsid w:val="009F487B"/>
    <w:rsid w:val="009F49D2"/>
    <w:rsid w:val="009F4BA7"/>
    <w:rsid w:val="009F4C14"/>
    <w:rsid w:val="009F4C16"/>
    <w:rsid w:val="009F4E8F"/>
    <w:rsid w:val="009F4EA5"/>
    <w:rsid w:val="009F4ED0"/>
    <w:rsid w:val="009F5027"/>
    <w:rsid w:val="009F50FC"/>
    <w:rsid w:val="009F5311"/>
    <w:rsid w:val="009F5344"/>
    <w:rsid w:val="009F54E0"/>
    <w:rsid w:val="009F569B"/>
    <w:rsid w:val="009F57BC"/>
    <w:rsid w:val="009F57ED"/>
    <w:rsid w:val="009F582C"/>
    <w:rsid w:val="009F5894"/>
    <w:rsid w:val="009F58EE"/>
    <w:rsid w:val="009F5B11"/>
    <w:rsid w:val="009F5BC1"/>
    <w:rsid w:val="009F5C03"/>
    <w:rsid w:val="009F5CF3"/>
    <w:rsid w:val="009F5D86"/>
    <w:rsid w:val="009F5DC9"/>
    <w:rsid w:val="009F5F3F"/>
    <w:rsid w:val="009F621F"/>
    <w:rsid w:val="009F6308"/>
    <w:rsid w:val="009F655F"/>
    <w:rsid w:val="009F66C3"/>
    <w:rsid w:val="009F66D8"/>
    <w:rsid w:val="009F67F7"/>
    <w:rsid w:val="009F68FC"/>
    <w:rsid w:val="009F6927"/>
    <w:rsid w:val="009F6A15"/>
    <w:rsid w:val="009F6AE1"/>
    <w:rsid w:val="009F6BF2"/>
    <w:rsid w:val="009F6F09"/>
    <w:rsid w:val="009F6F37"/>
    <w:rsid w:val="009F6F3D"/>
    <w:rsid w:val="009F7244"/>
    <w:rsid w:val="009F73B2"/>
    <w:rsid w:val="009F7621"/>
    <w:rsid w:val="009F78C8"/>
    <w:rsid w:val="009F79F6"/>
    <w:rsid w:val="009F7A0C"/>
    <w:rsid w:val="009F7A1A"/>
    <w:rsid w:val="009F7A7A"/>
    <w:rsid w:val="009F7A98"/>
    <w:rsid w:val="009F7B73"/>
    <w:rsid w:val="009F7BC2"/>
    <w:rsid w:val="009F7BFD"/>
    <w:rsid w:val="009F7D89"/>
    <w:rsid w:val="009F7DFC"/>
    <w:rsid w:val="009F7E36"/>
    <w:rsid w:val="009F7E5E"/>
    <w:rsid w:val="009F7EA4"/>
    <w:rsid w:val="009F7ED8"/>
    <w:rsid w:val="009F7FBC"/>
    <w:rsid w:val="00A00242"/>
    <w:rsid w:val="00A00314"/>
    <w:rsid w:val="00A00584"/>
    <w:rsid w:val="00A00708"/>
    <w:rsid w:val="00A007A1"/>
    <w:rsid w:val="00A0080E"/>
    <w:rsid w:val="00A00847"/>
    <w:rsid w:val="00A00991"/>
    <w:rsid w:val="00A00A5A"/>
    <w:rsid w:val="00A00B2C"/>
    <w:rsid w:val="00A00D7D"/>
    <w:rsid w:val="00A00DE1"/>
    <w:rsid w:val="00A00F01"/>
    <w:rsid w:val="00A00F7B"/>
    <w:rsid w:val="00A011E4"/>
    <w:rsid w:val="00A01370"/>
    <w:rsid w:val="00A013E8"/>
    <w:rsid w:val="00A014E4"/>
    <w:rsid w:val="00A0157E"/>
    <w:rsid w:val="00A016B6"/>
    <w:rsid w:val="00A016C2"/>
    <w:rsid w:val="00A0170F"/>
    <w:rsid w:val="00A017F3"/>
    <w:rsid w:val="00A018FF"/>
    <w:rsid w:val="00A0195C"/>
    <w:rsid w:val="00A019C3"/>
    <w:rsid w:val="00A01C70"/>
    <w:rsid w:val="00A01C79"/>
    <w:rsid w:val="00A01F84"/>
    <w:rsid w:val="00A01FBA"/>
    <w:rsid w:val="00A020A4"/>
    <w:rsid w:val="00A02141"/>
    <w:rsid w:val="00A0232B"/>
    <w:rsid w:val="00A023E8"/>
    <w:rsid w:val="00A0256F"/>
    <w:rsid w:val="00A027E4"/>
    <w:rsid w:val="00A02906"/>
    <w:rsid w:val="00A02978"/>
    <w:rsid w:val="00A02A39"/>
    <w:rsid w:val="00A02BB4"/>
    <w:rsid w:val="00A02C2A"/>
    <w:rsid w:val="00A02C53"/>
    <w:rsid w:val="00A02E40"/>
    <w:rsid w:val="00A02EBB"/>
    <w:rsid w:val="00A0306A"/>
    <w:rsid w:val="00A03368"/>
    <w:rsid w:val="00A036E4"/>
    <w:rsid w:val="00A0370D"/>
    <w:rsid w:val="00A039CC"/>
    <w:rsid w:val="00A039DC"/>
    <w:rsid w:val="00A03A7E"/>
    <w:rsid w:val="00A03B88"/>
    <w:rsid w:val="00A03BAD"/>
    <w:rsid w:val="00A03BCA"/>
    <w:rsid w:val="00A03BE8"/>
    <w:rsid w:val="00A04002"/>
    <w:rsid w:val="00A04169"/>
    <w:rsid w:val="00A0419C"/>
    <w:rsid w:val="00A043A3"/>
    <w:rsid w:val="00A044E4"/>
    <w:rsid w:val="00A04668"/>
    <w:rsid w:val="00A04693"/>
    <w:rsid w:val="00A047E2"/>
    <w:rsid w:val="00A047E5"/>
    <w:rsid w:val="00A048A5"/>
    <w:rsid w:val="00A049B5"/>
    <w:rsid w:val="00A04BAB"/>
    <w:rsid w:val="00A04E33"/>
    <w:rsid w:val="00A04E9E"/>
    <w:rsid w:val="00A04F2B"/>
    <w:rsid w:val="00A04F79"/>
    <w:rsid w:val="00A04FAB"/>
    <w:rsid w:val="00A0504F"/>
    <w:rsid w:val="00A053CD"/>
    <w:rsid w:val="00A0564D"/>
    <w:rsid w:val="00A05815"/>
    <w:rsid w:val="00A059EF"/>
    <w:rsid w:val="00A05B8D"/>
    <w:rsid w:val="00A05BB0"/>
    <w:rsid w:val="00A05C96"/>
    <w:rsid w:val="00A05D16"/>
    <w:rsid w:val="00A05E79"/>
    <w:rsid w:val="00A05EA2"/>
    <w:rsid w:val="00A0603B"/>
    <w:rsid w:val="00A062C4"/>
    <w:rsid w:val="00A062F8"/>
    <w:rsid w:val="00A06398"/>
    <w:rsid w:val="00A06406"/>
    <w:rsid w:val="00A06764"/>
    <w:rsid w:val="00A067EC"/>
    <w:rsid w:val="00A06820"/>
    <w:rsid w:val="00A069DB"/>
    <w:rsid w:val="00A06B2B"/>
    <w:rsid w:val="00A06D43"/>
    <w:rsid w:val="00A06DB0"/>
    <w:rsid w:val="00A06E06"/>
    <w:rsid w:val="00A06F05"/>
    <w:rsid w:val="00A06F17"/>
    <w:rsid w:val="00A06F2B"/>
    <w:rsid w:val="00A07093"/>
    <w:rsid w:val="00A070ED"/>
    <w:rsid w:val="00A07139"/>
    <w:rsid w:val="00A07160"/>
    <w:rsid w:val="00A073E0"/>
    <w:rsid w:val="00A074DF"/>
    <w:rsid w:val="00A075F7"/>
    <w:rsid w:val="00A076D5"/>
    <w:rsid w:val="00A07715"/>
    <w:rsid w:val="00A0772A"/>
    <w:rsid w:val="00A079E1"/>
    <w:rsid w:val="00A07ACE"/>
    <w:rsid w:val="00A07CDF"/>
    <w:rsid w:val="00A07D0D"/>
    <w:rsid w:val="00A07D4C"/>
    <w:rsid w:val="00A07E58"/>
    <w:rsid w:val="00A07F4C"/>
    <w:rsid w:val="00A0D0B0"/>
    <w:rsid w:val="00A10737"/>
    <w:rsid w:val="00A10822"/>
    <w:rsid w:val="00A10937"/>
    <w:rsid w:val="00A109DA"/>
    <w:rsid w:val="00A10D24"/>
    <w:rsid w:val="00A10DBC"/>
    <w:rsid w:val="00A10E3F"/>
    <w:rsid w:val="00A10EE2"/>
    <w:rsid w:val="00A10FF4"/>
    <w:rsid w:val="00A1112C"/>
    <w:rsid w:val="00A1119C"/>
    <w:rsid w:val="00A11498"/>
    <w:rsid w:val="00A11643"/>
    <w:rsid w:val="00A116AD"/>
    <w:rsid w:val="00A11960"/>
    <w:rsid w:val="00A119B9"/>
    <w:rsid w:val="00A119C2"/>
    <w:rsid w:val="00A11A01"/>
    <w:rsid w:val="00A11A19"/>
    <w:rsid w:val="00A11A2C"/>
    <w:rsid w:val="00A11A9E"/>
    <w:rsid w:val="00A11ED0"/>
    <w:rsid w:val="00A11F45"/>
    <w:rsid w:val="00A12005"/>
    <w:rsid w:val="00A12412"/>
    <w:rsid w:val="00A1241F"/>
    <w:rsid w:val="00A127C4"/>
    <w:rsid w:val="00A12C3F"/>
    <w:rsid w:val="00A131FD"/>
    <w:rsid w:val="00A13254"/>
    <w:rsid w:val="00A132CB"/>
    <w:rsid w:val="00A13387"/>
    <w:rsid w:val="00A1345C"/>
    <w:rsid w:val="00A134B3"/>
    <w:rsid w:val="00A135BC"/>
    <w:rsid w:val="00A13672"/>
    <w:rsid w:val="00A137F2"/>
    <w:rsid w:val="00A1386B"/>
    <w:rsid w:val="00A139F4"/>
    <w:rsid w:val="00A13A94"/>
    <w:rsid w:val="00A13AD2"/>
    <w:rsid w:val="00A13D65"/>
    <w:rsid w:val="00A13E1F"/>
    <w:rsid w:val="00A14062"/>
    <w:rsid w:val="00A1413F"/>
    <w:rsid w:val="00A1423C"/>
    <w:rsid w:val="00A1429D"/>
    <w:rsid w:val="00A1435B"/>
    <w:rsid w:val="00A14380"/>
    <w:rsid w:val="00A144EB"/>
    <w:rsid w:val="00A1456A"/>
    <w:rsid w:val="00A1461D"/>
    <w:rsid w:val="00A147BE"/>
    <w:rsid w:val="00A148BD"/>
    <w:rsid w:val="00A149F6"/>
    <w:rsid w:val="00A14A45"/>
    <w:rsid w:val="00A14A4E"/>
    <w:rsid w:val="00A14AD9"/>
    <w:rsid w:val="00A14B5B"/>
    <w:rsid w:val="00A14CA0"/>
    <w:rsid w:val="00A14D14"/>
    <w:rsid w:val="00A14D7B"/>
    <w:rsid w:val="00A157F6"/>
    <w:rsid w:val="00A15839"/>
    <w:rsid w:val="00A15A67"/>
    <w:rsid w:val="00A15A6B"/>
    <w:rsid w:val="00A15B05"/>
    <w:rsid w:val="00A15B0B"/>
    <w:rsid w:val="00A15BB7"/>
    <w:rsid w:val="00A15C14"/>
    <w:rsid w:val="00A15C6A"/>
    <w:rsid w:val="00A15CAE"/>
    <w:rsid w:val="00A16012"/>
    <w:rsid w:val="00A1638E"/>
    <w:rsid w:val="00A16439"/>
    <w:rsid w:val="00A16440"/>
    <w:rsid w:val="00A1664C"/>
    <w:rsid w:val="00A16769"/>
    <w:rsid w:val="00A168D9"/>
    <w:rsid w:val="00A16A23"/>
    <w:rsid w:val="00A16BE1"/>
    <w:rsid w:val="00A16CF1"/>
    <w:rsid w:val="00A16DB8"/>
    <w:rsid w:val="00A16ED8"/>
    <w:rsid w:val="00A16EF2"/>
    <w:rsid w:val="00A170C0"/>
    <w:rsid w:val="00A17100"/>
    <w:rsid w:val="00A172F7"/>
    <w:rsid w:val="00A1745A"/>
    <w:rsid w:val="00A174D3"/>
    <w:rsid w:val="00A1779A"/>
    <w:rsid w:val="00A178A8"/>
    <w:rsid w:val="00A17B11"/>
    <w:rsid w:val="00A17BFA"/>
    <w:rsid w:val="00A17D49"/>
    <w:rsid w:val="00A17DBE"/>
    <w:rsid w:val="00A17DC2"/>
    <w:rsid w:val="00A201F1"/>
    <w:rsid w:val="00A2025C"/>
    <w:rsid w:val="00A2040E"/>
    <w:rsid w:val="00A204D9"/>
    <w:rsid w:val="00A205D0"/>
    <w:rsid w:val="00A20621"/>
    <w:rsid w:val="00A206F6"/>
    <w:rsid w:val="00A20737"/>
    <w:rsid w:val="00A2078B"/>
    <w:rsid w:val="00A207CC"/>
    <w:rsid w:val="00A20915"/>
    <w:rsid w:val="00A20A04"/>
    <w:rsid w:val="00A20B03"/>
    <w:rsid w:val="00A20C05"/>
    <w:rsid w:val="00A20C6C"/>
    <w:rsid w:val="00A20E70"/>
    <w:rsid w:val="00A21006"/>
    <w:rsid w:val="00A21085"/>
    <w:rsid w:val="00A21130"/>
    <w:rsid w:val="00A21257"/>
    <w:rsid w:val="00A21554"/>
    <w:rsid w:val="00A215F9"/>
    <w:rsid w:val="00A217F2"/>
    <w:rsid w:val="00A218A1"/>
    <w:rsid w:val="00A2194D"/>
    <w:rsid w:val="00A21BCC"/>
    <w:rsid w:val="00A21DE6"/>
    <w:rsid w:val="00A21F9C"/>
    <w:rsid w:val="00A22023"/>
    <w:rsid w:val="00A2203D"/>
    <w:rsid w:val="00A22060"/>
    <w:rsid w:val="00A220F0"/>
    <w:rsid w:val="00A22143"/>
    <w:rsid w:val="00A2230A"/>
    <w:rsid w:val="00A22616"/>
    <w:rsid w:val="00A226A8"/>
    <w:rsid w:val="00A2272D"/>
    <w:rsid w:val="00A22803"/>
    <w:rsid w:val="00A22819"/>
    <w:rsid w:val="00A2288E"/>
    <w:rsid w:val="00A229CF"/>
    <w:rsid w:val="00A22E20"/>
    <w:rsid w:val="00A2316E"/>
    <w:rsid w:val="00A23306"/>
    <w:rsid w:val="00A233CC"/>
    <w:rsid w:val="00A234E8"/>
    <w:rsid w:val="00A23538"/>
    <w:rsid w:val="00A235F7"/>
    <w:rsid w:val="00A2365E"/>
    <w:rsid w:val="00A237A1"/>
    <w:rsid w:val="00A237C2"/>
    <w:rsid w:val="00A239A4"/>
    <w:rsid w:val="00A23A8B"/>
    <w:rsid w:val="00A23AD4"/>
    <w:rsid w:val="00A23BCD"/>
    <w:rsid w:val="00A24018"/>
    <w:rsid w:val="00A24247"/>
    <w:rsid w:val="00A242D3"/>
    <w:rsid w:val="00A243ED"/>
    <w:rsid w:val="00A245EA"/>
    <w:rsid w:val="00A2460C"/>
    <w:rsid w:val="00A24818"/>
    <w:rsid w:val="00A24840"/>
    <w:rsid w:val="00A249C7"/>
    <w:rsid w:val="00A24ABA"/>
    <w:rsid w:val="00A24C34"/>
    <w:rsid w:val="00A24C63"/>
    <w:rsid w:val="00A24CAD"/>
    <w:rsid w:val="00A24DBD"/>
    <w:rsid w:val="00A24E3A"/>
    <w:rsid w:val="00A250C6"/>
    <w:rsid w:val="00A2512B"/>
    <w:rsid w:val="00A251E3"/>
    <w:rsid w:val="00A25428"/>
    <w:rsid w:val="00A2545C"/>
    <w:rsid w:val="00A25877"/>
    <w:rsid w:val="00A25898"/>
    <w:rsid w:val="00A25A3E"/>
    <w:rsid w:val="00A25ABE"/>
    <w:rsid w:val="00A25ACE"/>
    <w:rsid w:val="00A25CD1"/>
    <w:rsid w:val="00A25FE5"/>
    <w:rsid w:val="00A260A6"/>
    <w:rsid w:val="00A260F2"/>
    <w:rsid w:val="00A26173"/>
    <w:rsid w:val="00A261B3"/>
    <w:rsid w:val="00A262C0"/>
    <w:rsid w:val="00A26300"/>
    <w:rsid w:val="00A26424"/>
    <w:rsid w:val="00A26853"/>
    <w:rsid w:val="00A26878"/>
    <w:rsid w:val="00A26985"/>
    <w:rsid w:val="00A269AF"/>
    <w:rsid w:val="00A26C88"/>
    <w:rsid w:val="00A26D44"/>
    <w:rsid w:val="00A26EF6"/>
    <w:rsid w:val="00A26FD5"/>
    <w:rsid w:val="00A2707D"/>
    <w:rsid w:val="00A270D0"/>
    <w:rsid w:val="00A272DB"/>
    <w:rsid w:val="00A272DC"/>
    <w:rsid w:val="00A273FA"/>
    <w:rsid w:val="00A274FB"/>
    <w:rsid w:val="00A27663"/>
    <w:rsid w:val="00A27705"/>
    <w:rsid w:val="00A278F8"/>
    <w:rsid w:val="00A27F0B"/>
    <w:rsid w:val="00A30023"/>
    <w:rsid w:val="00A300D4"/>
    <w:rsid w:val="00A303C4"/>
    <w:rsid w:val="00A30471"/>
    <w:rsid w:val="00A308AB"/>
    <w:rsid w:val="00A30B3C"/>
    <w:rsid w:val="00A30CE3"/>
    <w:rsid w:val="00A30E23"/>
    <w:rsid w:val="00A3115F"/>
    <w:rsid w:val="00A312CD"/>
    <w:rsid w:val="00A3149B"/>
    <w:rsid w:val="00A31558"/>
    <w:rsid w:val="00A315C5"/>
    <w:rsid w:val="00A316B3"/>
    <w:rsid w:val="00A316BB"/>
    <w:rsid w:val="00A31736"/>
    <w:rsid w:val="00A3176F"/>
    <w:rsid w:val="00A31842"/>
    <w:rsid w:val="00A31B1F"/>
    <w:rsid w:val="00A31B61"/>
    <w:rsid w:val="00A31B73"/>
    <w:rsid w:val="00A31C20"/>
    <w:rsid w:val="00A31C66"/>
    <w:rsid w:val="00A31D77"/>
    <w:rsid w:val="00A31F26"/>
    <w:rsid w:val="00A31F38"/>
    <w:rsid w:val="00A32184"/>
    <w:rsid w:val="00A32255"/>
    <w:rsid w:val="00A3233D"/>
    <w:rsid w:val="00A323BA"/>
    <w:rsid w:val="00A32681"/>
    <w:rsid w:val="00A327DB"/>
    <w:rsid w:val="00A327FC"/>
    <w:rsid w:val="00A3282F"/>
    <w:rsid w:val="00A32871"/>
    <w:rsid w:val="00A32A6A"/>
    <w:rsid w:val="00A32A81"/>
    <w:rsid w:val="00A32B61"/>
    <w:rsid w:val="00A32CD0"/>
    <w:rsid w:val="00A33161"/>
    <w:rsid w:val="00A33502"/>
    <w:rsid w:val="00A335DC"/>
    <w:rsid w:val="00A33615"/>
    <w:rsid w:val="00A3387B"/>
    <w:rsid w:val="00A33907"/>
    <w:rsid w:val="00A3396F"/>
    <w:rsid w:val="00A33BE0"/>
    <w:rsid w:val="00A33CE8"/>
    <w:rsid w:val="00A33D00"/>
    <w:rsid w:val="00A33D8B"/>
    <w:rsid w:val="00A33EC9"/>
    <w:rsid w:val="00A33EEA"/>
    <w:rsid w:val="00A33F85"/>
    <w:rsid w:val="00A34004"/>
    <w:rsid w:val="00A340E7"/>
    <w:rsid w:val="00A34198"/>
    <w:rsid w:val="00A3429C"/>
    <w:rsid w:val="00A34502"/>
    <w:rsid w:val="00A345F6"/>
    <w:rsid w:val="00A34769"/>
    <w:rsid w:val="00A3482C"/>
    <w:rsid w:val="00A34A43"/>
    <w:rsid w:val="00A34A95"/>
    <w:rsid w:val="00A34A98"/>
    <w:rsid w:val="00A34B97"/>
    <w:rsid w:val="00A34BBB"/>
    <w:rsid w:val="00A34C2D"/>
    <w:rsid w:val="00A34CB3"/>
    <w:rsid w:val="00A34E6F"/>
    <w:rsid w:val="00A3513D"/>
    <w:rsid w:val="00A35144"/>
    <w:rsid w:val="00A352FA"/>
    <w:rsid w:val="00A355AB"/>
    <w:rsid w:val="00A35635"/>
    <w:rsid w:val="00A35648"/>
    <w:rsid w:val="00A356A8"/>
    <w:rsid w:val="00A35974"/>
    <w:rsid w:val="00A359A5"/>
    <w:rsid w:val="00A35B6E"/>
    <w:rsid w:val="00A35C47"/>
    <w:rsid w:val="00A35C72"/>
    <w:rsid w:val="00A35E4A"/>
    <w:rsid w:val="00A35E93"/>
    <w:rsid w:val="00A35F7F"/>
    <w:rsid w:val="00A360B8"/>
    <w:rsid w:val="00A36166"/>
    <w:rsid w:val="00A3624F"/>
    <w:rsid w:val="00A36367"/>
    <w:rsid w:val="00A36570"/>
    <w:rsid w:val="00A3671E"/>
    <w:rsid w:val="00A3673E"/>
    <w:rsid w:val="00A367A4"/>
    <w:rsid w:val="00A367E4"/>
    <w:rsid w:val="00A369E9"/>
    <w:rsid w:val="00A36A1C"/>
    <w:rsid w:val="00A36B1D"/>
    <w:rsid w:val="00A36B30"/>
    <w:rsid w:val="00A36BA6"/>
    <w:rsid w:val="00A36C8F"/>
    <w:rsid w:val="00A36CF8"/>
    <w:rsid w:val="00A36DD2"/>
    <w:rsid w:val="00A36E08"/>
    <w:rsid w:val="00A36F01"/>
    <w:rsid w:val="00A36F07"/>
    <w:rsid w:val="00A37031"/>
    <w:rsid w:val="00A37033"/>
    <w:rsid w:val="00A37101"/>
    <w:rsid w:val="00A37149"/>
    <w:rsid w:val="00A37181"/>
    <w:rsid w:val="00A3726D"/>
    <w:rsid w:val="00A37322"/>
    <w:rsid w:val="00A373A4"/>
    <w:rsid w:val="00A37506"/>
    <w:rsid w:val="00A3787A"/>
    <w:rsid w:val="00A378E5"/>
    <w:rsid w:val="00A378F4"/>
    <w:rsid w:val="00A37A47"/>
    <w:rsid w:val="00A37A71"/>
    <w:rsid w:val="00A37CF5"/>
    <w:rsid w:val="00A37D68"/>
    <w:rsid w:val="00A37DFF"/>
    <w:rsid w:val="00A37EF0"/>
    <w:rsid w:val="00A37F5B"/>
    <w:rsid w:val="00A40146"/>
    <w:rsid w:val="00A40208"/>
    <w:rsid w:val="00A403C8"/>
    <w:rsid w:val="00A403ED"/>
    <w:rsid w:val="00A40461"/>
    <w:rsid w:val="00A40472"/>
    <w:rsid w:val="00A4056A"/>
    <w:rsid w:val="00A4066C"/>
    <w:rsid w:val="00A40785"/>
    <w:rsid w:val="00A4089F"/>
    <w:rsid w:val="00A40B98"/>
    <w:rsid w:val="00A40C64"/>
    <w:rsid w:val="00A40C75"/>
    <w:rsid w:val="00A40DB0"/>
    <w:rsid w:val="00A40E20"/>
    <w:rsid w:val="00A40FFB"/>
    <w:rsid w:val="00A41145"/>
    <w:rsid w:val="00A4114E"/>
    <w:rsid w:val="00A41486"/>
    <w:rsid w:val="00A414E8"/>
    <w:rsid w:val="00A41506"/>
    <w:rsid w:val="00A41665"/>
    <w:rsid w:val="00A41699"/>
    <w:rsid w:val="00A416C4"/>
    <w:rsid w:val="00A4172C"/>
    <w:rsid w:val="00A417B9"/>
    <w:rsid w:val="00A41869"/>
    <w:rsid w:val="00A41C4F"/>
    <w:rsid w:val="00A41C8E"/>
    <w:rsid w:val="00A41E38"/>
    <w:rsid w:val="00A41EA1"/>
    <w:rsid w:val="00A42072"/>
    <w:rsid w:val="00A427E9"/>
    <w:rsid w:val="00A4287A"/>
    <w:rsid w:val="00A428EC"/>
    <w:rsid w:val="00A4290C"/>
    <w:rsid w:val="00A429B1"/>
    <w:rsid w:val="00A429B2"/>
    <w:rsid w:val="00A42C5A"/>
    <w:rsid w:val="00A42DE3"/>
    <w:rsid w:val="00A42E9A"/>
    <w:rsid w:val="00A42EC5"/>
    <w:rsid w:val="00A4300D"/>
    <w:rsid w:val="00A4326E"/>
    <w:rsid w:val="00A4336E"/>
    <w:rsid w:val="00A43382"/>
    <w:rsid w:val="00A433F1"/>
    <w:rsid w:val="00A438CB"/>
    <w:rsid w:val="00A43923"/>
    <w:rsid w:val="00A43A37"/>
    <w:rsid w:val="00A43A9A"/>
    <w:rsid w:val="00A43BEE"/>
    <w:rsid w:val="00A43D2A"/>
    <w:rsid w:val="00A43F93"/>
    <w:rsid w:val="00A441DE"/>
    <w:rsid w:val="00A445D6"/>
    <w:rsid w:val="00A44612"/>
    <w:rsid w:val="00A44666"/>
    <w:rsid w:val="00A44928"/>
    <w:rsid w:val="00A44B42"/>
    <w:rsid w:val="00A44C66"/>
    <w:rsid w:val="00A44D9F"/>
    <w:rsid w:val="00A44F22"/>
    <w:rsid w:val="00A4517D"/>
    <w:rsid w:val="00A45381"/>
    <w:rsid w:val="00A455B3"/>
    <w:rsid w:val="00A4564A"/>
    <w:rsid w:val="00A45727"/>
    <w:rsid w:val="00A457E9"/>
    <w:rsid w:val="00A45857"/>
    <w:rsid w:val="00A45901"/>
    <w:rsid w:val="00A45C26"/>
    <w:rsid w:val="00A45CA4"/>
    <w:rsid w:val="00A45D37"/>
    <w:rsid w:val="00A45F0C"/>
    <w:rsid w:val="00A45F7C"/>
    <w:rsid w:val="00A45FF3"/>
    <w:rsid w:val="00A46040"/>
    <w:rsid w:val="00A4608E"/>
    <w:rsid w:val="00A461EE"/>
    <w:rsid w:val="00A46210"/>
    <w:rsid w:val="00A462C6"/>
    <w:rsid w:val="00A463C3"/>
    <w:rsid w:val="00A4644B"/>
    <w:rsid w:val="00A46453"/>
    <w:rsid w:val="00A464C8"/>
    <w:rsid w:val="00A46701"/>
    <w:rsid w:val="00A4673E"/>
    <w:rsid w:val="00A46906"/>
    <w:rsid w:val="00A4697F"/>
    <w:rsid w:val="00A46993"/>
    <w:rsid w:val="00A469B3"/>
    <w:rsid w:val="00A46A4F"/>
    <w:rsid w:val="00A46AB6"/>
    <w:rsid w:val="00A46D65"/>
    <w:rsid w:val="00A46D7A"/>
    <w:rsid w:val="00A46DC5"/>
    <w:rsid w:val="00A46E1B"/>
    <w:rsid w:val="00A4701A"/>
    <w:rsid w:val="00A470CA"/>
    <w:rsid w:val="00A471B0"/>
    <w:rsid w:val="00A471F9"/>
    <w:rsid w:val="00A47325"/>
    <w:rsid w:val="00A4736C"/>
    <w:rsid w:val="00A473C9"/>
    <w:rsid w:val="00A475AF"/>
    <w:rsid w:val="00A475B2"/>
    <w:rsid w:val="00A475FB"/>
    <w:rsid w:val="00A47690"/>
    <w:rsid w:val="00A47AD3"/>
    <w:rsid w:val="00A47BB1"/>
    <w:rsid w:val="00A47BE6"/>
    <w:rsid w:val="00A47C0E"/>
    <w:rsid w:val="00A47FA3"/>
    <w:rsid w:val="00A5000A"/>
    <w:rsid w:val="00A50048"/>
    <w:rsid w:val="00A500FC"/>
    <w:rsid w:val="00A501F6"/>
    <w:rsid w:val="00A504A0"/>
    <w:rsid w:val="00A50575"/>
    <w:rsid w:val="00A50599"/>
    <w:rsid w:val="00A505E5"/>
    <w:rsid w:val="00A50710"/>
    <w:rsid w:val="00A507B7"/>
    <w:rsid w:val="00A508BF"/>
    <w:rsid w:val="00A50BDB"/>
    <w:rsid w:val="00A50BF1"/>
    <w:rsid w:val="00A50C09"/>
    <w:rsid w:val="00A50C16"/>
    <w:rsid w:val="00A50C97"/>
    <w:rsid w:val="00A50E0D"/>
    <w:rsid w:val="00A50ECB"/>
    <w:rsid w:val="00A5121C"/>
    <w:rsid w:val="00A5142D"/>
    <w:rsid w:val="00A5152D"/>
    <w:rsid w:val="00A5166B"/>
    <w:rsid w:val="00A518EC"/>
    <w:rsid w:val="00A5199E"/>
    <w:rsid w:val="00A519E6"/>
    <w:rsid w:val="00A51A96"/>
    <w:rsid w:val="00A51B96"/>
    <w:rsid w:val="00A51C17"/>
    <w:rsid w:val="00A51C55"/>
    <w:rsid w:val="00A51E44"/>
    <w:rsid w:val="00A51E61"/>
    <w:rsid w:val="00A5202F"/>
    <w:rsid w:val="00A52105"/>
    <w:rsid w:val="00A52160"/>
    <w:rsid w:val="00A52175"/>
    <w:rsid w:val="00A52280"/>
    <w:rsid w:val="00A5235E"/>
    <w:rsid w:val="00A52365"/>
    <w:rsid w:val="00A524BD"/>
    <w:rsid w:val="00A524E6"/>
    <w:rsid w:val="00A5255D"/>
    <w:rsid w:val="00A52562"/>
    <w:rsid w:val="00A525D4"/>
    <w:rsid w:val="00A52774"/>
    <w:rsid w:val="00A52829"/>
    <w:rsid w:val="00A52960"/>
    <w:rsid w:val="00A52BB3"/>
    <w:rsid w:val="00A52E35"/>
    <w:rsid w:val="00A52F9B"/>
    <w:rsid w:val="00A5314F"/>
    <w:rsid w:val="00A53174"/>
    <w:rsid w:val="00A53184"/>
    <w:rsid w:val="00A531E0"/>
    <w:rsid w:val="00A532B3"/>
    <w:rsid w:val="00A533D7"/>
    <w:rsid w:val="00A53467"/>
    <w:rsid w:val="00A534EB"/>
    <w:rsid w:val="00A5351E"/>
    <w:rsid w:val="00A53589"/>
    <w:rsid w:val="00A5365F"/>
    <w:rsid w:val="00A537F5"/>
    <w:rsid w:val="00A53822"/>
    <w:rsid w:val="00A53A98"/>
    <w:rsid w:val="00A53B9A"/>
    <w:rsid w:val="00A53BFD"/>
    <w:rsid w:val="00A53C23"/>
    <w:rsid w:val="00A53D1C"/>
    <w:rsid w:val="00A53F62"/>
    <w:rsid w:val="00A54139"/>
    <w:rsid w:val="00A543CD"/>
    <w:rsid w:val="00A544ED"/>
    <w:rsid w:val="00A54736"/>
    <w:rsid w:val="00A549E8"/>
    <w:rsid w:val="00A54B52"/>
    <w:rsid w:val="00A54BD9"/>
    <w:rsid w:val="00A54CAF"/>
    <w:rsid w:val="00A54F04"/>
    <w:rsid w:val="00A54F12"/>
    <w:rsid w:val="00A54F56"/>
    <w:rsid w:val="00A55379"/>
    <w:rsid w:val="00A55478"/>
    <w:rsid w:val="00A554A2"/>
    <w:rsid w:val="00A555C7"/>
    <w:rsid w:val="00A55677"/>
    <w:rsid w:val="00A5575A"/>
    <w:rsid w:val="00A558AB"/>
    <w:rsid w:val="00A559E4"/>
    <w:rsid w:val="00A55A71"/>
    <w:rsid w:val="00A55A9F"/>
    <w:rsid w:val="00A55C56"/>
    <w:rsid w:val="00A55C71"/>
    <w:rsid w:val="00A55CC1"/>
    <w:rsid w:val="00A55F64"/>
    <w:rsid w:val="00A55F83"/>
    <w:rsid w:val="00A55FC4"/>
    <w:rsid w:val="00A56198"/>
    <w:rsid w:val="00A562B6"/>
    <w:rsid w:val="00A564B8"/>
    <w:rsid w:val="00A56651"/>
    <w:rsid w:val="00A566FD"/>
    <w:rsid w:val="00A5692E"/>
    <w:rsid w:val="00A56959"/>
    <w:rsid w:val="00A56A73"/>
    <w:rsid w:val="00A56A7C"/>
    <w:rsid w:val="00A56B6D"/>
    <w:rsid w:val="00A56CBB"/>
    <w:rsid w:val="00A56E1A"/>
    <w:rsid w:val="00A56EE7"/>
    <w:rsid w:val="00A56F0E"/>
    <w:rsid w:val="00A57060"/>
    <w:rsid w:val="00A570E8"/>
    <w:rsid w:val="00A5725E"/>
    <w:rsid w:val="00A57341"/>
    <w:rsid w:val="00A573BF"/>
    <w:rsid w:val="00A574E8"/>
    <w:rsid w:val="00A575B8"/>
    <w:rsid w:val="00A5762D"/>
    <w:rsid w:val="00A57702"/>
    <w:rsid w:val="00A5771B"/>
    <w:rsid w:val="00A57961"/>
    <w:rsid w:val="00A57965"/>
    <w:rsid w:val="00A57AB5"/>
    <w:rsid w:val="00A57AE4"/>
    <w:rsid w:val="00A57F31"/>
    <w:rsid w:val="00A57F3A"/>
    <w:rsid w:val="00A600F0"/>
    <w:rsid w:val="00A60324"/>
    <w:rsid w:val="00A604A4"/>
    <w:rsid w:val="00A60636"/>
    <w:rsid w:val="00A6065F"/>
    <w:rsid w:val="00A609DD"/>
    <w:rsid w:val="00A60C20"/>
    <w:rsid w:val="00A60C3D"/>
    <w:rsid w:val="00A60D88"/>
    <w:rsid w:val="00A60DA4"/>
    <w:rsid w:val="00A60EF1"/>
    <w:rsid w:val="00A60EF4"/>
    <w:rsid w:val="00A60F59"/>
    <w:rsid w:val="00A6109A"/>
    <w:rsid w:val="00A613A7"/>
    <w:rsid w:val="00A613EC"/>
    <w:rsid w:val="00A6143F"/>
    <w:rsid w:val="00A614AE"/>
    <w:rsid w:val="00A61703"/>
    <w:rsid w:val="00A61782"/>
    <w:rsid w:val="00A61995"/>
    <w:rsid w:val="00A61E02"/>
    <w:rsid w:val="00A61F08"/>
    <w:rsid w:val="00A620F4"/>
    <w:rsid w:val="00A621AD"/>
    <w:rsid w:val="00A62230"/>
    <w:rsid w:val="00A62246"/>
    <w:rsid w:val="00A624CB"/>
    <w:rsid w:val="00A6265B"/>
    <w:rsid w:val="00A626DF"/>
    <w:rsid w:val="00A627D5"/>
    <w:rsid w:val="00A627E5"/>
    <w:rsid w:val="00A6280B"/>
    <w:rsid w:val="00A62956"/>
    <w:rsid w:val="00A62A1F"/>
    <w:rsid w:val="00A62C81"/>
    <w:rsid w:val="00A62E02"/>
    <w:rsid w:val="00A62F35"/>
    <w:rsid w:val="00A63052"/>
    <w:rsid w:val="00A630E4"/>
    <w:rsid w:val="00A6320D"/>
    <w:rsid w:val="00A63777"/>
    <w:rsid w:val="00A638CD"/>
    <w:rsid w:val="00A63A45"/>
    <w:rsid w:val="00A63C77"/>
    <w:rsid w:val="00A63D3B"/>
    <w:rsid w:val="00A63EDE"/>
    <w:rsid w:val="00A63FBA"/>
    <w:rsid w:val="00A6401B"/>
    <w:rsid w:val="00A6421B"/>
    <w:rsid w:val="00A64506"/>
    <w:rsid w:val="00A64732"/>
    <w:rsid w:val="00A64A6E"/>
    <w:rsid w:val="00A64BF3"/>
    <w:rsid w:val="00A64C65"/>
    <w:rsid w:val="00A64D0E"/>
    <w:rsid w:val="00A64D29"/>
    <w:rsid w:val="00A64E39"/>
    <w:rsid w:val="00A652E3"/>
    <w:rsid w:val="00A6538A"/>
    <w:rsid w:val="00A6539C"/>
    <w:rsid w:val="00A65411"/>
    <w:rsid w:val="00A65439"/>
    <w:rsid w:val="00A65457"/>
    <w:rsid w:val="00A65537"/>
    <w:rsid w:val="00A655D1"/>
    <w:rsid w:val="00A655E5"/>
    <w:rsid w:val="00A65627"/>
    <w:rsid w:val="00A65628"/>
    <w:rsid w:val="00A6578F"/>
    <w:rsid w:val="00A6598D"/>
    <w:rsid w:val="00A659B1"/>
    <w:rsid w:val="00A659BD"/>
    <w:rsid w:val="00A65C79"/>
    <w:rsid w:val="00A65D40"/>
    <w:rsid w:val="00A65D52"/>
    <w:rsid w:val="00A65D9E"/>
    <w:rsid w:val="00A65E1B"/>
    <w:rsid w:val="00A65EA2"/>
    <w:rsid w:val="00A65FFE"/>
    <w:rsid w:val="00A66214"/>
    <w:rsid w:val="00A6645A"/>
    <w:rsid w:val="00A666A0"/>
    <w:rsid w:val="00A66743"/>
    <w:rsid w:val="00A668B4"/>
    <w:rsid w:val="00A66A95"/>
    <w:rsid w:val="00A66B9A"/>
    <w:rsid w:val="00A66BE3"/>
    <w:rsid w:val="00A6708B"/>
    <w:rsid w:val="00A67115"/>
    <w:rsid w:val="00A67133"/>
    <w:rsid w:val="00A672FB"/>
    <w:rsid w:val="00A676D8"/>
    <w:rsid w:val="00A67DB1"/>
    <w:rsid w:val="00A67EC3"/>
    <w:rsid w:val="00A67F42"/>
    <w:rsid w:val="00A67FB3"/>
    <w:rsid w:val="00A70049"/>
    <w:rsid w:val="00A7009D"/>
    <w:rsid w:val="00A70171"/>
    <w:rsid w:val="00A70276"/>
    <w:rsid w:val="00A70348"/>
    <w:rsid w:val="00A70419"/>
    <w:rsid w:val="00A705A1"/>
    <w:rsid w:val="00A705BC"/>
    <w:rsid w:val="00A705FE"/>
    <w:rsid w:val="00A70637"/>
    <w:rsid w:val="00A7079D"/>
    <w:rsid w:val="00A707EC"/>
    <w:rsid w:val="00A70BB1"/>
    <w:rsid w:val="00A70C67"/>
    <w:rsid w:val="00A70D02"/>
    <w:rsid w:val="00A70ED2"/>
    <w:rsid w:val="00A70FE7"/>
    <w:rsid w:val="00A7112C"/>
    <w:rsid w:val="00A7116E"/>
    <w:rsid w:val="00A711EC"/>
    <w:rsid w:val="00A71231"/>
    <w:rsid w:val="00A713AE"/>
    <w:rsid w:val="00A71459"/>
    <w:rsid w:val="00A715B5"/>
    <w:rsid w:val="00A7185C"/>
    <w:rsid w:val="00A71BB0"/>
    <w:rsid w:val="00A71CCB"/>
    <w:rsid w:val="00A71FC0"/>
    <w:rsid w:val="00A72169"/>
    <w:rsid w:val="00A72289"/>
    <w:rsid w:val="00A7229B"/>
    <w:rsid w:val="00A722EF"/>
    <w:rsid w:val="00A7237F"/>
    <w:rsid w:val="00A7245B"/>
    <w:rsid w:val="00A725F3"/>
    <w:rsid w:val="00A72802"/>
    <w:rsid w:val="00A7287F"/>
    <w:rsid w:val="00A72923"/>
    <w:rsid w:val="00A729AF"/>
    <w:rsid w:val="00A72A11"/>
    <w:rsid w:val="00A72A50"/>
    <w:rsid w:val="00A72A99"/>
    <w:rsid w:val="00A72B6A"/>
    <w:rsid w:val="00A72C3B"/>
    <w:rsid w:val="00A72C5E"/>
    <w:rsid w:val="00A72E3F"/>
    <w:rsid w:val="00A72E52"/>
    <w:rsid w:val="00A72EA4"/>
    <w:rsid w:val="00A72FE1"/>
    <w:rsid w:val="00A72FF6"/>
    <w:rsid w:val="00A7326A"/>
    <w:rsid w:val="00A7331B"/>
    <w:rsid w:val="00A73409"/>
    <w:rsid w:val="00A7351C"/>
    <w:rsid w:val="00A73589"/>
    <w:rsid w:val="00A736DB"/>
    <w:rsid w:val="00A73838"/>
    <w:rsid w:val="00A738DA"/>
    <w:rsid w:val="00A738E2"/>
    <w:rsid w:val="00A73CEE"/>
    <w:rsid w:val="00A73CF1"/>
    <w:rsid w:val="00A742F7"/>
    <w:rsid w:val="00A743B4"/>
    <w:rsid w:val="00A7460C"/>
    <w:rsid w:val="00A747D5"/>
    <w:rsid w:val="00A749D2"/>
    <w:rsid w:val="00A74A29"/>
    <w:rsid w:val="00A74ACE"/>
    <w:rsid w:val="00A74F13"/>
    <w:rsid w:val="00A7557F"/>
    <w:rsid w:val="00A756AA"/>
    <w:rsid w:val="00A75837"/>
    <w:rsid w:val="00A7591A"/>
    <w:rsid w:val="00A75AB5"/>
    <w:rsid w:val="00A75F12"/>
    <w:rsid w:val="00A76097"/>
    <w:rsid w:val="00A7613D"/>
    <w:rsid w:val="00A761E9"/>
    <w:rsid w:val="00A7623B"/>
    <w:rsid w:val="00A762D0"/>
    <w:rsid w:val="00A763C4"/>
    <w:rsid w:val="00A764E7"/>
    <w:rsid w:val="00A765AD"/>
    <w:rsid w:val="00A765E4"/>
    <w:rsid w:val="00A765FE"/>
    <w:rsid w:val="00A76652"/>
    <w:rsid w:val="00A76691"/>
    <w:rsid w:val="00A767A8"/>
    <w:rsid w:val="00A767F2"/>
    <w:rsid w:val="00A76A2F"/>
    <w:rsid w:val="00A76C16"/>
    <w:rsid w:val="00A76C43"/>
    <w:rsid w:val="00A76C50"/>
    <w:rsid w:val="00A76C8D"/>
    <w:rsid w:val="00A76E7E"/>
    <w:rsid w:val="00A770DA"/>
    <w:rsid w:val="00A772FB"/>
    <w:rsid w:val="00A77350"/>
    <w:rsid w:val="00A773FD"/>
    <w:rsid w:val="00A773FF"/>
    <w:rsid w:val="00A77547"/>
    <w:rsid w:val="00A7754A"/>
    <w:rsid w:val="00A77586"/>
    <w:rsid w:val="00A7759E"/>
    <w:rsid w:val="00A77913"/>
    <w:rsid w:val="00A77A9A"/>
    <w:rsid w:val="00A77BDA"/>
    <w:rsid w:val="00A77C38"/>
    <w:rsid w:val="00A77C4F"/>
    <w:rsid w:val="00A77D40"/>
    <w:rsid w:val="00A77DA5"/>
    <w:rsid w:val="00A77DDC"/>
    <w:rsid w:val="00A77FCC"/>
    <w:rsid w:val="00A800B0"/>
    <w:rsid w:val="00A800C9"/>
    <w:rsid w:val="00A80267"/>
    <w:rsid w:val="00A80343"/>
    <w:rsid w:val="00A8053F"/>
    <w:rsid w:val="00A80571"/>
    <w:rsid w:val="00A805F5"/>
    <w:rsid w:val="00A8069C"/>
    <w:rsid w:val="00A80886"/>
    <w:rsid w:val="00A8096D"/>
    <w:rsid w:val="00A80B7E"/>
    <w:rsid w:val="00A80BB6"/>
    <w:rsid w:val="00A80C4C"/>
    <w:rsid w:val="00A80DA7"/>
    <w:rsid w:val="00A80E15"/>
    <w:rsid w:val="00A80EE4"/>
    <w:rsid w:val="00A810E5"/>
    <w:rsid w:val="00A8110B"/>
    <w:rsid w:val="00A812F3"/>
    <w:rsid w:val="00A8143D"/>
    <w:rsid w:val="00A81469"/>
    <w:rsid w:val="00A815A2"/>
    <w:rsid w:val="00A815B9"/>
    <w:rsid w:val="00A815ED"/>
    <w:rsid w:val="00A81A6B"/>
    <w:rsid w:val="00A81AF6"/>
    <w:rsid w:val="00A81DA2"/>
    <w:rsid w:val="00A81EA1"/>
    <w:rsid w:val="00A81EDE"/>
    <w:rsid w:val="00A81F6D"/>
    <w:rsid w:val="00A81FE1"/>
    <w:rsid w:val="00A8200C"/>
    <w:rsid w:val="00A820BD"/>
    <w:rsid w:val="00A82181"/>
    <w:rsid w:val="00A82190"/>
    <w:rsid w:val="00A8236F"/>
    <w:rsid w:val="00A82405"/>
    <w:rsid w:val="00A82817"/>
    <w:rsid w:val="00A82A8B"/>
    <w:rsid w:val="00A82D6C"/>
    <w:rsid w:val="00A82FFD"/>
    <w:rsid w:val="00A83125"/>
    <w:rsid w:val="00A832B7"/>
    <w:rsid w:val="00A833C7"/>
    <w:rsid w:val="00A834A3"/>
    <w:rsid w:val="00A8356A"/>
    <w:rsid w:val="00A8370F"/>
    <w:rsid w:val="00A83810"/>
    <w:rsid w:val="00A838A8"/>
    <w:rsid w:val="00A838EB"/>
    <w:rsid w:val="00A83983"/>
    <w:rsid w:val="00A839D6"/>
    <w:rsid w:val="00A83A03"/>
    <w:rsid w:val="00A83AA4"/>
    <w:rsid w:val="00A83B99"/>
    <w:rsid w:val="00A83C45"/>
    <w:rsid w:val="00A83CCE"/>
    <w:rsid w:val="00A83D2A"/>
    <w:rsid w:val="00A83E16"/>
    <w:rsid w:val="00A83F5C"/>
    <w:rsid w:val="00A84241"/>
    <w:rsid w:val="00A843A9"/>
    <w:rsid w:val="00A84648"/>
    <w:rsid w:val="00A8468C"/>
    <w:rsid w:val="00A8477B"/>
    <w:rsid w:val="00A84A1D"/>
    <w:rsid w:val="00A84CD9"/>
    <w:rsid w:val="00A84CF5"/>
    <w:rsid w:val="00A84DE8"/>
    <w:rsid w:val="00A84DEA"/>
    <w:rsid w:val="00A84F0B"/>
    <w:rsid w:val="00A84FFA"/>
    <w:rsid w:val="00A850BB"/>
    <w:rsid w:val="00A85136"/>
    <w:rsid w:val="00A8521F"/>
    <w:rsid w:val="00A852AF"/>
    <w:rsid w:val="00A852DA"/>
    <w:rsid w:val="00A853BA"/>
    <w:rsid w:val="00A854AA"/>
    <w:rsid w:val="00A85511"/>
    <w:rsid w:val="00A8562C"/>
    <w:rsid w:val="00A858B4"/>
    <w:rsid w:val="00A85D31"/>
    <w:rsid w:val="00A86010"/>
    <w:rsid w:val="00A86042"/>
    <w:rsid w:val="00A86062"/>
    <w:rsid w:val="00A8616D"/>
    <w:rsid w:val="00A861E6"/>
    <w:rsid w:val="00A862B8"/>
    <w:rsid w:val="00A86523"/>
    <w:rsid w:val="00A865D4"/>
    <w:rsid w:val="00A867AE"/>
    <w:rsid w:val="00A86846"/>
    <w:rsid w:val="00A86C94"/>
    <w:rsid w:val="00A86DF4"/>
    <w:rsid w:val="00A86E46"/>
    <w:rsid w:val="00A86E51"/>
    <w:rsid w:val="00A86E5E"/>
    <w:rsid w:val="00A87010"/>
    <w:rsid w:val="00A87039"/>
    <w:rsid w:val="00A8707A"/>
    <w:rsid w:val="00A870B8"/>
    <w:rsid w:val="00A873CE"/>
    <w:rsid w:val="00A87470"/>
    <w:rsid w:val="00A8776E"/>
    <w:rsid w:val="00A877C2"/>
    <w:rsid w:val="00A8782F"/>
    <w:rsid w:val="00A87850"/>
    <w:rsid w:val="00A878E8"/>
    <w:rsid w:val="00A878FC"/>
    <w:rsid w:val="00A87928"/>
    <w:rsid w:val="00A8796F"/>
    <w:rsid w:val="00A87D7B"/>
    <w:rsid w:val="00A87F46"/>
    <w:rsid w:val="00A901DF"/>
    <w:rsid w:val="00A90210"/>
    <w:rsid w:val="00A90293"/>
    <w:rsid w:val="00A903E9"/>
    <w:rsid w:val="00A90595"/>
    <w:rsid w:val="00A905CB"/>
    <w:rsid w:val="00A905E9"/>
    <w:rsid w:val="00A909AE"/>
    <w:rsid w:val="00A90A3A"/>
    <w:rsid w:val="00A90B2D"/>
    <w:rsid w:val="00A90B39"/>
    <w:rsid w:val="00A90C0A"/>
    <w:rsid w:val="00A90CB8"/>
    <w:rsid w:val="00A90DBE"/>
    <w:rsid w:val="00A90DC7"/>
    <w:rsid w:val="00A90E02"/>
    <w:rsid w:val="00A91033"/>
    <w:rsid w:val="00A910B3"/>
    <w:rsid w:val="00A91102"/>
    <w:rsid w:val="00A912C6"/>
    <w:rsid w:val="00A912CA"/>
    <w:rsid w:val="00A91322"/>
    <w:rsid w:val="00A91345"/>
    <w:rsid w:val="00A9144F"/>
    <w:rsid w:val="00A914E7"/>
    <w:rsid w:val="00A9162E"/>
    <w:rsid w:val="00A916A5"/>
    <w:rsid w:val="00A91AE4"/>
    <w:rsid w:val="00A91C1F"/>
    <w:rsid w:val="00A91C57"/>
    <w:rsid w:val="00A91FB8"/>
    <w:rsid w:val="00A92090"/>
    <w:rsid w:val="00A9224E"/>
    <w:rsid w:val="00A92275"/>
    <w:rsid w:val="00A922BE"/>
    <w:rsid w:val="00A922C1"/>
    <w:rsid w:val="00A9233C"/>
    <w:rsid w:val="00A923BB"/>
    <w:rsid w:val="00A92603"/>
    <w:rsid w:val="00A9269F"/>
    <w:rsid w:val="00A929C9"/>
    <w:rsid w:val="00A929D1"/>
    <w:rsid w:val="00A92ADA"/>
    <w:rsid w:val="00A92AFC"/>
    <w:rsid w:val="00A92B94"/>
    <w:rsid w:val="00A92BA6"/>
    <w:rsid w:val="00A92C8E"/>
    <w:rsid w:val="00A92D3E"/>
    <w:rsid w:val="00A92F93"/>
    <w:rsid w:val="00A9313C"/>
    <w:rsid w:val="00A9341A"/>
    <w:rsid w:val="00A93439"/>
    <w:rsid w:val="00A9366B"/>
    <w:rsid w:val="00A936EC"/>
    <w:rsid w:val="00A936F1"/>
    <w:rsid w:val="00A9370F"/>
    <w:rsid w:val="00A93E5D"/>
    <w:rsid w:val="00A93FB5"/>
    <w:rsid w:val="00A9406F"/>
    <w:rsid w:val="00A94197"/>
    <w:rsid w:val="00A9422A"/>
    <w:rsid w:val="00A9426F"/>
    <w:rsid w:val="00A94389"/>
    <w:rsid w:val="00A94484"/>
    <w:rsid w:val="00A94546"/>
    <w:rsid w:val="00A94590"/>
    <w:rsid w:val="00A945DD"/>
    <w:rsid w:val="00A94610"/>
    <w:rsid w:val="00A94734"/>
    <w:rsid w:val="00A94A7E"/>
    <w:rsid w:val="00A94C0B"/>
    <w:rsid w:val="00A94D16"/>
    <w:rsid w:val="00A94F41"/>
    <w:rsid w:val="00A94F4A"/>
    <w:rsid w:val="00A94F87"/>
    <w:rsid w:val="00A951C6"/>
    <w:rsid w:val="00A952A0"/>
    <w:rsid w:val="00A9562D"/>
    <w:rsid w:val="00A956C3"/>
    <w:rsid w:val="00A95736"/>
    <w:rsid w:val="00A9576B"/>
    <w:rsid w:val="00A957B9"/>
    <w:rsid w:val="00A95A22"/>
    <w:rsid w:val="00A95BD7"/>
    <w:rsid w:val="00A95C86"/>
    <w:rsid w:val="00A95F7C"/>
    <w:rsid w:val="00A96216"/>
    <w:rsid w:val="00A96373"/>
    <w:rsid w:val="00A9648B"/>
    <w:rsid w:val="00A964B9"/>
    <w:rsid w:val="00A965C3"/>
    <w:rsid w:val="00A965D5"/>
    <w:rsid w:val="00A96618"/>
    <w:rsid w:val="00A967BF"/>
    <w:rsid w:val="00A9683D"/>
    <w:rsid w:val="00A968A4"/>
    <w:rsid w:val="00A969E3"/>
    <w:rsid w:val="00A96BD1"/>
    <w:rsid w:val="00A96D2B"/>
    <w:rsid w:val="00A96D55"/>
    <w:rsid w:val="00A96DF8"/>
    <w:rsid w:val="00A97191"/>
    <w:rsid w:val="00A972A4"/>
    <w:rsid w:val="00A972E6"/>
    <w:rsid w:val="00A97560"/>
    <w:rsid w:val="00A977FF"/>
    <w:rsid w:val="00A97848"/>
    <w:rsid w:val="00A978B9"/>
    <w:rsid w:val="00A97952"/>
    <w:rsid w:val="00A97A58"/>
    <w:rsid w:val="00A97A92"/>
    <w:rsid w:val="00A97B38"/>
    <w:rsid w:val="00A97BF7"/>
    <w:rsid w:val="00A97C5C"/>
    <w:rsid w:val="00A97C88"/>
    <w:rsid w:val="00A97E40"/>
    <w:rsid w:val="00A97FEA"/>
    <w:rsid w:val="00AA01FB"/>
    <w:rsid w:val="00AA0219"/>
    <w:rsid w:val="00AA02B3"/>
    <w:rsid w:val="00AA0449"/>
    <w:rsid w:val="00AA045A"/>
    <w:rsid w:val="00AA0520"/>
    <w:rsid w:val="00AA07BF"/>
    <w:rsid w:val="00AA095C"/>
    <w:rsid w:val="00AA09E0"/>
    <w:rsid w:val="00AA0A5C"/>
    <w:rsid w:val="00AA0B60"/>
    <w:rsid w:val="00AA0C59"/>
    <w:rsid w:val="00AA0CEA"/>
    <w:rsid w:val="00AA0CF1"/>
    <w:rsid w:val="00AA0E0A"/>
    <w:rsid w:val="00AA0E38"/>
    <w:rsid w:val="00AA0E4C"/>
    <w:rsid w:val="00AA0E82"/>
    <w:rsid w:val="00AA0E9D"/>
    <w:rsid w:val="00AA0EE3"/>
    <w:rsid w:val="00AA1172"/>
    <w:rsid w:val="00AA11B6"/>
    <w:rsid w:val="00AA1354"/>
    <w:rsid w:val="00AA1456"/>
    <w:rsid w:val="00AA14D9"/>
    <w:rsid w:val="00AA15BF"/>
    <w:rsid w:val="00AA164A"/>
    <w:rsid w:val="00AA16E9"/>
    <w:rsid w:val="00AA17E3"/>
    <w:rsid w:val="00AA1928"/>
    <w:rsid w:val="00AA1A83"/>
    <w:rsid w:val="00AA1E17"/>
    <w:rsid w:val="00AA205A"/>
    <w:rsid w:val="00AA20E8"/>
    <w:rsid w:val="00AA2173"/>
    <w:rsid w:val="00AA22CA"/>
    <w:rsid w:val="00AA24D7"/>
    <w:rsid w:val="00AA24E6"/>
    <w:rsid w:val="00AA2555"/>
    <w:rsid w:val="00AA255F"/>
    <w:rsid w:val="00AA25A5"/>
    <w:rsid w:val="00AA27D5"/>
    <w:rsid w:val="00AA288D"/>
    <w:rsid w:val="00AA29EC"/>
    <w:rsid w:val="00AA2B1F"/>
    <w:rsid w:val="00AA2D80"/>
    <w:rsid w:val="00AA3385"/>
    <w:rsid w:val="00AA33A6"/>
    <w:rsid w:val="00AA360C"/>
    <w:rsid w:val="00AA3616"/>
    <w:rsid w:val="00AA362D"/>
    <w:rsid w:val="00AA3735"/>
    <w:rsid w:val="00AA3794"/>
    <w:rsid w:val="00AA3A23"/>
    <w:rsid w:val="00AA3A4A"/>
    <w:rsid w:val="00AA3B98"/>
    <w:rsid w:val="00AA3E0B"/>
    <w:rsid w:val="00AA3E55"/>
    <w:rsid w:val="00AA3F79"/>
    <w:rsid w:val="00AA42F5"/>
    <w:rsid w:val="00AA434E"/>
    <w:rsid w:val="00AA43B2"/>
    <w:rsid w:val="00AA43C2"/>
    <w:rsid w:val="00AA4414"/>
    <w:rsid w:val="00AA44A9"/>
    <w:rsid w:val="00AA452D"/>
    <w:rsid w:val="00AA4689"/>
    <w:rsid w:val="00AA4726"/>
    <w:rsid w:val="00AA480A"/>
    <w:rsid w:val="00AA4A1F"/>
    <w:rsid w:val="00AA4D65"/>
    <w:rsid w:val="00AA4DF8"/>
    <w:rsid w:val="00AA4F72"/>
    <w:rsid w:val="00AA50D4"/>
    <w:rsid w:val="00AA5198"/>
    <w:rsid w:val="00AA53CA"/>
    <w:rsid w:val="00AA54BE"/>
    <w:rsid w:val="00AA553A"/>
    <w:rsid w:val="00AA5581"/>
    <w:rsid w:val="00AA55D3"/>
    <w:rsid w:val="00AA560E"/>
    <w:rsid w:val="00AA5776"/>
    <w:rsid w:val="00AA5810"/>
    <w:rsid w:val="00AA599B"/>
    <w:rsid w:val="00AA6023"/>
    <w:rsid w:val="00AA6222"/>
    <w:rsid w:val="00AA624E"/>
    <w:rsid w:val="00AA62D3"/>
    <w:rsid w:val="00AA63D6"/>
    <w:rsid w:val="00AA63FF"/>
    <w:rsid w:val="00AA64A5"/>
    <w:rsid w:val="00AA64E8"/>
    <w:rsid w:val="00AA652E"/>
    <w:rsid w:val="00AA6623"/>
    <w:rsid w:val="00AA67B9"/>
    <w:rsid w:val="00AA6A59"/>
    <w:rsid w:val="00AA6AAC"/>
    <w:rsid w:val="00AA6AE7"/>
    <w:rsid w:val="00AA6DA7"/>
    <w:rsid w:val="00AA6E5A"/>
    <w:rsid w:val="00AA6E7C"/>
    <w:rsid w:val="00AA6F25"/>
    <w:rsid w:val="00AA70F8"/>
    <w:rsid w:val="00AA736A"/>
    <w:rsid w:val="00AA73CB"/>
    <w:rsid w:val="00AA7422"/>
    <w:rsid w:val="00AA7595"/>
    <w:rsid w:val="00AA75CB"/>
    <w:rsid w:val="00AA7631"/>
    <w:rsid w:val="00AA781C"/>
    <w:rsid w:val="00AA785F"/>
    <w:rsid w:val="00AA7938"/>
    <w:rsid w:val="00AA7A11"/>
    <w:rsid w:val="00AA7A6C"/>
    <w:rsid w:val="00AA7A76"/>
    <w:rsid w:val="00AA7B81"/>
    <w:rsid w:val="00AA7BB3"/>
    <w:rsid w:val="00AA7D2B"/>
    <w:rsid w:val="00AA7E45"/>
    <w:rsid w:val="00AA7E8A"/>
    <w:rsid w:val="00AA7F7B"/>
    <w:rsid w:val="00AA7FC1"/>
    <w:rsid w:val="00AB002C"/>
    <w:rsid w:val="00AB00C4"/>
    <w:rsid w:val="00AB00C5"/>
    <w:rsid w:val="00AB013C"/>
    <w:rsid w:val="00AB015A"/>
    <w:rsid w:val="00AB0798"/>
    <w:rsid w:val="00AB0924"/>
    <w:rsid w:val="00AB0997"/>
    <w:rsid w:val="00AB09F8"/>
    <w:rsid w:val="00AB0AAF"/>
    <w:rsid w:val="00AB0B00"/>
    <w:rsid w:val="00AB0CA9"/>
    <w:rsid w:val="00AB0D53"/>
    <w:rsid w:val="00AB0DE7"/>
    <w:rsid w:val="00AB0E3C"/>
    <w:rsid w:val="00AB0F40"/>
    <w:rsid w:val="00AB1097"/>
    <w:rsid w:val="00AB11A5"/>
    <w:rsid w:val="00AB1221"/>
    <w:rsid w:val="00AB1245"/>
    <w:rsid w:val="00AB13C7"/>
    <w:rsid w:val="00AB146C"/>
    <w:rsid w:val="00AB147E"/>
    <w:rsid w:val="00AB1572"/>
    <w:rsid w:val="00AB169D"/>
    <w:rsid w:val="00AB16AA"/>
    <w:rsid w:val="00AB18D2"/>
    <w:rsid w:val="00AB1935"/>
    <w:rsid w:val="00AB1A2E"/>
    <w:rsid w:val="00AB1B08"/>
    <w:rsid w:val="00AB1B5A"/>
    <w:rsid w:val="00AB1BCD"/>
    <w:rsid w:val="00AB1C7E"/>
    <w:rsid w:val="00AB1DDB"/>
    <w:rsid w:val="00AB1E00"/>
    <w:rsid w:val="00AB1FE5"/>
    <w:rsid w:val="00AB20F7"/>
    <w:rsid w:val="00AB266C"/>
    <w:rsid w:val="00AB2735"/>
    <w:rsid w:val="00AB27F4"/>
    <w:rsid w:val="00AB29EC"/>
    <w:rsid w:val="00AB2A6A"/>
    <w:rsid w:val="00AB2ABB"/>
    <w:rsid w:val="00AB2BB4"/>
    <w:rsid w:val="00AB2CEF"/>
    <w:rsid w:val="00AB2DC1"/>
    <w:rsid w:val="00AB2EBE"/>
    <w:rsid w:val="00AB2F87"/>
    <w:rsid w:val="00AB2FE7"/>
    <w:rsid w:val="00AB30BB"/>
    <w:rsid w:val="00AB314E"/>
    <w:rsid w:val="00AB3240"/>
    <w:rsid w:val="00AB32DF"/>
    <w:rsid w:val="00AB33C2"/>
    <w:rsid w:val="00AB3431"/>
    <w:rsid w:val="00AB345F"/>
    <w:rsid w:val="00AB34EA"/>
    <w:rsid w:val="00AB364C"/>
    <w:rsid w:val="00AB36AE"/>
    <w:rsid w:val="00AB3882"/>
    <w:rsid w:val="00AB3925"/>
    <w:rsid w:val="00AB3984"/>
    <w:rsid w:val="00AB39B0"/>
    <w:rsid w:val="00AB3B30"/>
    <w:rsid w:val="00AB3C0A"/>
    <w:rsid w:val="00AB3C88"/>
    <w:rsid w:val="00AB3F07"/>
    <w:rsid w:val="00AB3FB7"/>
    <w:rsid w:val="00AB416E"/>
    <w:rsid w:val="00AB4264"/>
    <w:rsid w:val="00AB4392"/>
    <w:rsid w:val="00AB451F"/>
    <w:rsid w:val="00AB463C"/>
    <w:rsid w:val="00AB46E2"/>
    <w:rsid w:val="00AB474A"/>
    <w:rsid w:val="00AB47BE"/>
    <w:rsid w:val="00AB47E2"/>
    <w:rsid w:val="00AB4C04"/>
    <w:rsid w:val="00AB4C51"/>
    <w:rsid w:val="00AB4C6C"/>
    <w:rsid w:val="00AB4E09"/>
    <w:rsid w:val="00AB4E3A"/>
    <w:rsid w:val="00AB4E51"/>
    <w:rsid w:val="00AB4FBD"/>
    <w:rsid w:val="00AB5190"/>
    <w:rsid w:val="00AB51DB"/>
    <w:rsid w:val="00AB51EA"/>
    <w:rsid w:val="00AB526D"/>
    <w:rsid w:val="00AB5471"/>
    <w:rsid w:val="00AB54E3"/>
    <w:rsid w:val="00AB5523"/>
    <w:rsid w:val="00AB55AD"/>
    <w:rsid w:val="00AB56D3"/>
    <w:rsid w:val="00AB5884"/>
    <w:rsid w:val="00AB58BA"/>
    <w:rsid w:val="00AB5959"/>
    <w:rsid w:val="00AB595F"/>
    <w:rsid w:val="00AB5A81"/>
    <w:rsid w:val="00AB5C1D"/>
    <w:rsid w:val="00AB5C5D"/>
    <w:rsid w:val="00AB5D35"/>
    <w:rsid w:val="00AB5F5B"/>
    <w:rsid w:val="00AB6023"/>
    <w:rsid w:val="00AB60FB"/>
    <w:rsid w:val="00AB6272"/>
    <w:rsid w:val="00AB62DF"/>
    <w:rsid w:val="00AB6654"/>
    <w:rsid w:val="00AB67CC"/>
    <w:rsid w:val="00AB67D8"/>
    <w:rsid w:val="00AB68A0"/>
    <w:rsid w:val="00AB68A2"/>
    <w:rsid w:val="00AB698F"/>
    <w:rsid w:val="00AB6AFE"/>
    <w:rsid w:val="00AB6BEF"/>
    <w:rsid w:val="00AB6C07"/>
    <w:rsid w:val="00AB6D3F"/>
    <w:rsid w:val="00AB6E92"/>
    <w:rsid w:val="00AB6F63"/>
    <w:rsid w:val="00AB6F76"/>
    <w:rsid w:val="00AB7093"/>
    <w:rsid w:val="00AB7105"/>
    <w:rsid w:val="00AB7372"/>
    <w:rsid w:val="00AB76AF"/>
    <w:rsid w:val="00AB774A"/>
    <w:rsid w:val="00AB7844"/>
    <w:rsid w:val="00AB7880"/>
    <w:rsid w:val="00AB78A6"/>
    <w:rsid w:val="00AB7925"/>
    <w:rsid w:val="00AB794E"/>
    <w:rsid w:val="00AB796A"/>
    <w:rsid w:val="00AB7AC9"/>
    <w:rsid w:val="00AB7AD9"/>
    <w:rsid w:val="00AB7B27"/>
    <w:rsid w:val="00AB7C50"/>
    <w:rsid w:val="00AB7D83"/>
    <w:rsid w:val="00AB7DA6"/>
    <w:rsid w:val="00AB7DDC"/>
    <w:rsid w:val="00AB7FAE"/>
    <w:rsid w:val="00AB7FBF"/>
    <w:rsid w:val="00AC00DF"/>
    <w:rsid w:val="00AC0129"/>
    <w:rsid w:val="00AC02AA"/>
    <w:rsid w:val="00AC04A8"/>
    <w:rsid w:val="00AC04B9"/>
    <w:rsid w:val="00AC06CE"/>
    <w:rsid w:val="00AC09D3"/>
    <w:rsid w:val="00AC0BFE"/>
    <w:rsid w:val="00AC0E95"/>
    <w:rsid w:val="00AC0F17"/>
    <w:rsid w:val="00AC0FEE"/>
    <w:rsid w:val="00AC109A"/>
    <w:rsid w:val="00AC1455"/>
    <w:rsid w:val="00AC1497"/>
    <w:rsid w:val="00AC14A9"/>
    <w:rsid w:val="00AC1549"/>
    <w:rsid w:val="00AC16CD"/>
    <w:rsid w:val="00AC1811"/>
    <w:rsid w:val="00AC19BE"/>
    <w:rsid w:val="00AC1AA8"/>
    <w:rsid w:val="00AC1B4A"/>
    <w:rsid w:val="00AC1C0E"/>
    <w:rsid w:val="00AC1CA8"/>
    <w:rsid w:val="00AC1CC2"/>
    <w:rsid w:val="00AC1D52"/>
    <w:rsid w:val="00AC1F94"/>
    <w:rsid w:val="00AC2032"/>
    <w:rsid w:val="00AC21A4"/>
    <w:rsid w:val="00AC25D5"/>
    <w:rsid w:val="00AC2676"/>
    <w:rsid w:val="00AC298E"/>
    <w:rsid w:val="00AC2A9D"/>
    <w:rsid w:val="00AC2B30"/>
    <w:rsid w:val="00AC2B93"/>
    <w:rsid w:val="00AC2BF8"/>
    <w:rsid w:val="00AC2E6A"/>
    <w:rsid w:val="00AC3084"/>
    <w:rsid w:val="00AC32A8"/>
    <w:rsid w:val="00AC32DD"/>
    <w:rsid w:val="00AC3332"/>
    <w:rsid w:val="00AC3368"/>
    <w:rsid w:val="00AC385F"/>
    <w:rsid w:val="00AC387F"/>
    <w:rsid w:val="00AC388E"/>
    <w:rsid w:val="00AC3C89"/>
    <w:rsid w:val="00AC3CEB"/>
    <w:rsid w:val="00AC3DA6"/>
    <w:rsid w:val="00AC3DBB"/>
    <w:rsid w:val="00AC3DC8"/>
    <w:rsid w:val="00AC3F28"/>
    <w:rsid w:val="00AC3F87"/>
    <w:rsid w:val="00AC3FE6"/>
    <w:rsid w:val="00AC40A1"/>
    <w:rsid w:val="00AC40C1"/>
    <w:rsid w:val="00AC412E"/>
    <w:rsid w:val="00AC4152"/>
    <w:rsid w:val="00AC419F"/>
    <w:rsid w:val="00AC43A2"/>
    <w:rsid w:val="00AC455E"/>
    <w:rsid w:val="00AC494D"/>
    <w:rsid w:val="00AC498E"/>
    <w:rsid w:val="00AC4AF1"/>
    <w:rsid w:val="00AC4B5A"/>
    <w:rsid w:val="00AC4C0A"/>
    <w:rsid w:val="00AC4C52"/>
    <w:rsid w:val="00AC4C5C"/>
    <w:rsid w:val="00AC4D0C"/>
    <w:rsid w:val="00AC4E2C"/>
    <w:rsid w:val="00AC5054"/>
    <w:rsid w:val="00AC52BF"/>
    <w:rsid w:val="00AC5364"/>
    <w:rsid w:val="00AC5388"/>
    <w:rsid w:val="00AC54D1"/>
    <w:rsid w:val="00AC5583"/>
    <w:rsid w:val="00AC566F"/>
    <w:rsid w:val="00AC583B"/>
    <w:rsid w:val="00AC5884"/>
    <w:rsid w:val="00AC598C"/>
    <w:rsid w:val="00AC5A16"/>
    <w:rsid w:val="00AC5A3C"/>
    <w:rsid w:val="00AC5A58"/>
    <w:rsid w:val="00AC5A72"/>
    <w:rsid w:val="00AC5AE0"/>
    <w:rsid w:val="00AC5BF7"/>
    <w:rsid w:val="00AC5D78"/>
    <w:rsid w:val="00AC5E8D"/>
    <w:rsid w:val="00AC5E9A"/>
    <w:rsid w:val="00AC5EE5"/>
    <w:rsid w:val="00AC5FDC"/>
    <w:rsid w:val="00AC60E7"/>
    <w:rsid w:val="00AC661B"/>
    <w:rsid w:val="00AC666D"/>
    <w:rsid w:val="00AC690F"/>
    <w:rsid w:val="00AC6A9D"/>
    <w:rsid w:val="00AC6B5D"/>
    <w:rsid w:val="00AC6B80"/>
    <w:rsid w:val="00AC6BE8"/>
    <w:rsid w:val="00AC6C81"/>
    <w:rsid w:val="00AC6D7C"/>
    <w:rsid w:val="00AC6E56"/>
    <w:rsid w:val="00AC6E66"/>
    <w:rsid w:val="00AC70A8"/>
    <w:rsid w:val="00AC70B9"/>
    <w:rsid w:val="00AC7343"/>
    <w:rsid w:val="00AC75AC"/>
    <w:rsid w:val="00AC7CB7"/>
    <w:rsid w:val="00AC7D5A"/>
    <w:rsid w:val="00AC7EBC"/>
    <w:rsid w:val="00AC7EBE"/>
    <w:rsid w:val="00AC7FB7"/>
    <w:rsid w:val="00AD008A"/>
    <w:rsid w:val="00AD00C2"/>
    <w:rsid w:val="00AD0203"/>
    <w:rsid w:val="00AD034D"/>
    <w:rsid w:val="00AD0446"/>
    <w:rsid w:val="00AD04E9"/>
    <w:rsid w:val="00AD0664"/>
    <w:rsid w:val="00AD0690"/>
    <w:rsid w:val="00AD07B4"/>
    <w:rsid w:val="00AD0821"/>
    <w:rsid w:val="00AD0844"/>
    <w:rsid w:val="00AD0B6B"/>
    <w:rsid w:val="00AD0BC3"/>
    <w:rsid w:val="00AD0CF1"/>
    <w:rsid w:val="00AD11C8"/>
    <w:rsid w:val="00AD14CC"/>
    <w:rsid w:val="00AD1545"/>
    <w:rsid w:val="00AD158D"/>
    <w:rsid w:val="00AD15DE"/>
    <w:rsid w:val="00AD16E6"/>
    <w:rsid w:val="00AD17A5"/>
    <w:rsid w:val="00AD17AB"/>
    <w:rsid w:val="00AD1843"/>
    <w:rsid w:val="00AD1999"/>
    <w:rsid w:val="00AD1A56"/>
    <w:rsid w:val="00AD1BB1"/>
    <w:rsid w:val="00AD1CB0"/>
    <w:rsid w:val="00AD1D69"/>
    <w:rsid w:val="00AD1FC5"/>
    <w:rsid w:val="00AD2089"/>
    <w:rsid w:val="00AD2161"/>
    <w:rsid w:val="00AD219F"/>
    <w:rsid w:val="00AD2228"/>
    <w:rsid w:val="00AD2247"/>
    <w:rsid w:val="00AD22BB"/>
    <w:rsid w:val="00AD24AC"/>
    <w:rsid w:val="00AD24CF"/>
    <w:rsid w:val="00AD274A"/>
    <w:rsid w:val="00AD284E"/>
    <w:rsid w:val="00AD28BA"/>
    <w:rsid w:val="00AD293D"/>
    <w:rsid w:val="00AD2993"/>
    <w:rsid w:val="00AD2DE3"/>
    <w:rsid w:val="00AD2E98"/>
    <w:rsid w:val="00AD2F16"/>
    <w:rsid w:val="00AD2F8E"/>
    <w:rsid w:val="00AD323A"/>
    <w:rsid w:val="00AD3348"/>
    <w:rsid w:val="00AD3817"/>
    <w:rsid w:val="00AD3995"/>
    <w:rsid w:val="00AD39CC"/>
    <w:rsid w:val="00AD3C24"/>
    <w:rsid w:val="00AD3CA2"/>
    <w:rsid w:val="00AD4185"/>
    <w:rsid w:val="00AD44E5"/>
    <w:rsid w:val="00AD45B2"/>
    <w:rsid w:val="00AD45D0"/>
    <w:rsid w:val="00AD45F4"/>
    <w:rsid w:val="00AD463D"/>
    <w:rsid w:val="00AD4664"/>
    <w:rsid w:val="00AD46B7"/>
    <w:rsid w:val="00AD4839"/>
    <w:rsid w:val="00AD4975"/>
    <w:rsid w:val="00AD49EB"/>
    <w:rsid w:val="00AD4A90"/>
    <w:rsid w:val="00AD4B36"/>
    <w:rsid w:val="00AD4B48"/>
    <w:rsid w:val="00AD4B65"/>
    <w:rsid w:val="00AD4DAB"/>
    <w:rsid w:val="00AD512C"/>
    <w:rsid w:val="00AD5200"/>
    <w:rsid w:val="00AD564E"/>
    <w:rsid w:val="00AD566D"/>
    <w:rsid w:val="00AD56D6"/>
    <w:rsid w:val="00AD5793"/>
    <w:rsid w:val="00AD581D"/>
    <w:rsid w:val="00AD5866"/>
    <w:rsid w:val="00AD599E"/>
    <w:rsid w:val="00AD5A9C"/>
    <w:rsid w:val="00AD5DFE"/>
    <w:rsid w:val="00AD6030"/>
    <w:rsid w:val="00AD6173"/>
    <w:rsid w:val="00AD63FA"/>
    <w:rsid w:val="00AD6419"/>
    <w:rsid w:val="00AD6517"/>
    <w:rsid w:val="00AD6555"/>
    <w:rsid w:val="00AD6861"/>
    <w:rsid w:val="00AD689C"/>
    <w:rsid w:val="00AD69A2"/>
    <w:rsid w:val="00AD6A39"/>
    <w:rsid w:val="00AD6BB6"/>
    <w:rsid w:val="00AD6BD0"/>
    <w:rsid w:val="00AD6D1A"/>
    <w:rsid w:val="00AD6E16"/>
    <w:rsid w:val="00AD726C"/>
    <w:rsid w:val="00AD72B0"/>
    <w:rsid w:val="00AD72BF"/>
    <w:rsid w:val="00AD730C"/>
    <w:rsid w:val="00AD7313"/>
    <w:rsid w:val="00AD743D"/>
    <w:rsid w:val="00AD77F6"/>
    <w:rsid w:val="00AD784A"/>
    <w:rsid w:val="00AD78DE"/>
    <w:rsid w:val="00AD79A9"/>
    <w:rsid w:val="00AD7A19"/>
    <w:rsid w:val="00AD7ADC"/>
    <w:rsid w:val="00AD7E47"/>
    <w:rsid w:val="00AD7E53"/>
    <w:rsid w:val="00AD7F95"/>
    <w:rsid w:val="00AE0158"/>
    <w:rsid w:val="00AE02C0"/>
    <w:rsid w:val="00AE0304"/>
    <w:rsid w:val="00AE03A9"/>
    <w:rsid w:val="00AE04C0"/>
    <w:rsid w:val="00AE0506"/>
    <w:rsid w:val="00AE0550"/>
    <w:rsid w:val="00AE056B"/>
    <w:rsid w:val="00AE0633"/>
    <w:rsid w:val="00AE066A"/>
    <w:rsid w:val="00AE091B"/>
    <w:rsid w:val="00AE09A6"/>
    <w:rsid w:val="00AE0E48"/>
    <w:rsid w:val="00AE0E73"/>
    <w:rsid w:val="00AE0E99"/>
    <w:rsid w:val="00AE0F20"/>
    <w:rsid w:val="00AE0F4F"/>
    <w:rsid w:val="00AE0FB3"/>
    <w:rsid w:val="00AE119C"/>
    <w:rsid w:val="00AE11A4"/>
    <w:rsid w:val="00AE1260"/>
    <w:rsid w:val="00AE1334"/>
    <w:rsid w:val="00AE137D"/>
    <w:rsid w:val="00AE1387"/>
    <w:rsid w:val="00AE1449"/>
    <w:rsid w:val="00AE1455"/>
    <w:rsid w:val="00AE15C6"/>
    <w:rsid w:val="00AE15D3"/>
    <w:rsid w:val="00AE16E5"/>
    <w:rsid w:val="00AE17F8"/>
    <w:rsid w:val="00AE1B27"/>
    <w:rsid w:val="00AE1BBE"/>
    <w:rsid w:val="00AE1E78"/>
    <w:rsid w:val="00AE1F0D"/>
    <w:rsid w:val="00AE1F28"/>
    <w:rsid w:val="00AE1F86"/>
    <w:rsid w:val="00AE2018"/>
    <w:rsid w:val="00AE22A0"/>
    <w:rsid w:val="00AE2495"/>
    <w:rsid w:val="00AE2510"/>
    <w:rsid w:val="00AE2769"/>
    <w:rsid w:val="00AE2810"/>
    <w:rsid w:val="00AE2980"/>
    <w:rsid w:val="00AE2A85"/>
    <w:rsid w:val="00AE2AA8"/>
    <w:rsid w:val="00AE2CF3"/>
    <w:rsid w:val="00AE2D4B"/>
    <w:rsid w:val="00AE2E06"/>
    <w:rsid w:val="00AE308A"/>
    <w:rsid w:val="00AE32BA"/>
    <w:rsid w:val="00AE3421"/>
    <w:rsid w:val="00AE34DA"/>
    <w:rsid w:val="00AE3561"/>
    <w:rsid w:val="00AE3718"/>
    <w:rsid w:val="00AE3816"/>
    <w:rsid w:val="00AE3953"/>
    <w:rsid w:val="00AE3957"/>
    <w:rsid w:val="00AE39BC"/>
    <w:rsid w:val="00AE39C8"/>
    <w:rsid w:val="00AE3B8A"/>
    <w:rsid w:val="00AE3B9C"/>
    <w:rsid w:val="00AE3BE3"/>
    <w:rsid w:val="00AE3D09"/>
    <w:rsid w:val="00AE3D73"/>
    <w:rsid w:val="00AE3D9F"/>
    <w:rsid w:val="00AE3DE8"/>
    <w:rsid w:val="00AE3E0F"/>
    <w:rsid w:val="00AE3F23"/>
    <w:rsid w:val="00AE4197"/>
    <w:rsid w:val="00AE41A4"/>
    <w:rsid w:val="00AE4268"/>
    <w:rsid w:val="00AE43AA"/>
    <w:rsid w:val="00AE447C"/>
    <w:rsid w:val="00AE458C"/>
    <w:rsid w:val="00AE465A"/>
    <w:rsid w:val="00AE4754"/>
    <w:rsid w:val="00AE487B"/>
    <w:rsid w:val="00AE4904"/>
    <w:rsid w:val="00AE4A61"/>
    <w:rsid w:val="00AE4AA1"/>
    <w:rsid w:val="00AE4B0F"/>
    <w:rsid w:val="00AE4B66"/>
    <w:rsid w:val="00AE4C99"/>
    <w:rsid w:val="00AE4CDD"/>
    <w:rsid w:val="00AE4D35"/>
    <w:rsid w:val="00AE4D84"/>
    <w:rsid w:val="00AE4E4B"/>
    <w:rsid w:val="00AE4E54"/>
    <w:rsid w:val="00AE4EF9"/>
    <w:rsid w:val="00AE4FF7"/>
    <w:rsid w:val="00AE500F"/>
    <w:rsid w:val="00AE5041"/>
    <w:rsid w:val="00AE5558"/>
    <w:rsid w:val="00AE5690"/>
    <w:rsid w:val="00AE56A6"/>
    <w:rsid w:val="00AE56F3"/>
    <w:rsid w:val="00AE58C5"/>
    <w:rsid w:val="00AE58D7"/>
    <w:rsid w:val="00AE5AC6"/>
    <w:rsid w:val="00AE5ADB"/>
    <w:rsid w:val="00AE5C22"/>
    <w:rsid w:val="00AE5CD4"/>
    <w:rsid w:val="00AE5E3B"/>
    <w:rsid w:val="00AE5F13"/>
    <w:rsid w:val="00AE6106"/>
    <w:rsid w:val="00AE6487"/>
    <w:rsid w:val="00AE6495"/>
    <w:rsid w:val="00AE6534"/>
    <w:rsid w:val="00AE655A"/>
    <w:rsid w:val="00AE6589"/>
    <w:rsid w:val="00AE673D"/>
    <w:rsid w:val="00AE676F"/>
    <w:rsid w:val="00AE6778"/>
    <w:rsid w:val="00AE6A67"/>
    <w:rsid w:val="00AE6BCE"/>
    <w:rsid w:val="00AE6F50"/>
    <w:rsid w:val="00AE6FE5"/>
    <w:rsid w:val="00AE704F"/>
    <w:rsid w:val="00AE70A9"/>
    <w:rsid w:val="00AE71E8"/>
    <w:rsid w:val="00AE723C"/>
    <w:rsid w:val="00AE72D9"/>
    <w:rsid w:val="00AE74EE"/>
    <w:rsid w:val="00AE7535"/>
    <w:rsid w:val="00AE75F2"/>
    <w:rsid w:val="00AE769F"/>
    <w:rsid w:val="00AE76D6"/>
    <w:rsid w:val="00AE7801"/>
    <w:rsid w:val="00AE78EA"/>
    <w:rsid w:val="00AE7C29"/>
    <w:rsid w:val="00AE7C8C"/>
    <w:rsid w:val="00AE7CBA"/>
    <w:rsid w:val="00AE7D58"/>
    <w:rsid w:val="00AE7DBD"/>
    <w:rsid w:val="00AE7EF0"/>
    <w:rsid w:val="00AF03D5"/>
    <w:rsid w:val="00AF03F1"/>
    <w:rsid w:val="00AF0443"/>
    <w:rsid w:val="00AF06A6"/>
    <w:rsid w:val="00AF0986"/>
    <w:rsid w:val="00AF0A3A"/>
    <w:rsid w:val="00AF0BEB"/>
    <w:rsid w:val="00AF0C22"/>
    <w:rsid w:val="00AF1202"/>
    <w:rsid w:val="00AF1404"/>
    <w:rsid w:val="00AF151F"/>
    <w:rsid w:val="00AF1520"/>
    <w:rsid w:val="00AF16C6"/>
    <w:rsid w:val="00AF16FA"/>
    <w:rsid w:val="00AF1A15"/>
    <w:rsid w:val="00AF1A4D"/>
    <w:rsid w:val="00AF1A93"/>
    <w:rsid w:val="00AF1AAA"/>
    <w:rsid w:val="00AF1AEB"/>
    <w:rsid w:val="00AF2281"/>
    <w:rsid w:val="00AF2326"/>
    <w:rsid w:val="00AF250A"/>
    <w:rsid w:val="00AF2651"/>
    <w:rsid w:val="00AF2783"/>
    <w:rsid w:val="00AF27AE"/>
    <w:rsid w:val="00AF27E8"/>
    <w:rsid w:val="00AF29C5"/>
    <w:rsid w:val="00AF2A03"/>
    <w:rsid w:val="00AF2B10"/>
    <w:rsid w:val="00AF2B75"/>
    <w:rsid w:val="00AF2CD8"/>
    <w:rsid w:val="00AF2E1F"/>
    <w:rsid w:val="00AF3153"/>
    <w:rsid w:val="00AF32B0"/>
    <w:rsid w:val="00AF3304"/>
    <w:rsid w:val="00AF33BC"/>
    <w:rsid w:val="00AF3478"/>
    <w:rsid w:val="00AF366F"/>
    <w:rsid w:val="00AF389C"/>
    <w:rsid w:val="00AF3AC1"/>
    <w:rsid w:val="00AF3BED"/>
    <w:rsid w:val="00AF3C94"/>
    <w:rsid w:val="00AF3E08"/>
    <w:rsid w:val="00AF3EE2"/>
    <w:rsid w:val="00AF3F21"/>
    <w:rsid w:val="00AF3F98"/>
    <w:rsid w:val="00AF4125"/>
    <w:rsid w:val="00AF4353"/>
    <w:rsid w:val="00AF45A1"/>
    <w:rsid w:val="00AF4711"/>
    <w:rsid w:val="00AF47C8"/>
    <w:rsid w:val="00AF483E"/>
    <w:rsid w:val="00AF4852"/>
    <w:rsid w:val="00AF4903"/>
    <w:rsid w:val="00AF4A1C"/>
    <w:rsid w:val="00AF4BC4"/>
    <w:rsid w:val="00AF4C6D"/>
    <w:rsid w:val="00AF4F44"/>
    <w:rsid w:val="00AF4F5F"/>
    <w:rsid w:val="00AF4FA6"/>
    <w:rsid w:val="00AF5053"/>
    <w:rsid w:val="00AF52AC"/>
    <w:rsid w:val="00AF5578"/>
    <w:rsid w:val="00AF573A"/>
    <w:rsid w:val="00AF5A25"/>
    <w:rsid w:val="00AF5AC3"/>
    <w:rsid w:val="00AF5C12"/>
    <w:rsid w:val="00AF5D3E"/>
    <w:rsid w:val="00AF5D56"/>
    <w:rsid w:val="00AF5FFB"/>
    <w:rsid w:val="00AF60DB"/>
    <w:rsid w:val="00AF6251"/>
    <w:rsid w:val="00AF62B3"/>
    <w:rsid w:val="00AF65F6"/>
    <w:rsid w:val="00AF66C0"/>
    <w:rsid w:val="00AF6700"/>
    <w:rsid w:val="00AF671F"/>
    <w:rsid w:val="00AF67F8"/>
    <w:rsid w:val="00AF680C"/>
    <w:rsid w:val="00AF69CB"/>
    <w:rsid w:val="00AF6B0C"/>
    <w:rsid w:val="00AF6C2B"/>
    <w:rsid w:val="00AF6CAE"/>
    <w:rsid w:val="00AF704C"/>
    <w:rsid w:val="00AF7152"/>
    <w:rsid w:val="00AF72BA"/>
    <w:rsid w:val="00AF75FB"/>
    <w:rsid w:val="00AF7671"/>
    <w:rsid w:val="00AF7702"/>
    <w:rsid w:val="00AF770F"/>
    <w:rsid w:val="00AF79BF"/>
    <w:rsid w:val="00AF7AE0"/>
    <w:rsid w:val="00AF7E95"/>
    <w:rsid w:val="00AF7FF1"/>
    <w:rsid w:val="00AF7FF2"/>
    <w:rsid w:val="00B0010A"/>
    <w:rsid w:val="00B002C1"/>
    <w:rsid w:val="00B0030B"/>
    <w:rsid w:val="00B006A9"/>
    <w:rsid w:val="00B00887"/>
    <w:rsid w:val="00B00953"/>
    <w:rsid w:val="00B00964"/>
    <w:rsid w:val="00B009D6"/>
    <w:rsid w:val="00B00B69"/>
    <w:rsid w:val="00B00BD5"/>
    <w:rsid w:val="00B00CDF"/>
    <w:rsid w:val="00B00D7A"/>
    <w:rsid w:val="00B00DFF"/>
    <w:rsid w:val="00B00F70"/>
    <w:rsid w:val="00B00F9E"/>
    <w:rsid w:val="00B00FB8"/>
    <w:rsid w:val="00B010B0"/>
    <w:rsid w:val="00B01100"/>
    <w:rsid w:val="00B01206"/>
    <w:rsid w:val="00B01219"/>
    <w:rsid w:val="00B0122C"/>
    <w:rsid w:val="00B0166B"/>
    <w:rsid w:val="00B01780"/>
    <w:rsid w:val="00B01937"/>
    <w:rsid w:val="00B01970"/>
    <w:rsid w:val="00B019CF"/>
    <w:rsid w:val="00B019D6"/>
    <w:rsid w:val="00B01B22"/>
    <w:rsid w:val="00B01DAF"/>
    <w:rsid w:val="00B01DDF"/>
    <w:rsid w:val="00B02064"/>
    <w:rsid w:val="00B02132"/>
    <w:rsid w:val="00B0219F"/>
    <w:rsid w:val="00B02304"/>
    <w:rsid w:val="00B024FB"/>
    <w:rsid w:val="00B026A1"/>
    <w:rsid w:val="00B026FA"/>
    <w:rsid w:val="00B027DE"/>
    <w:rsid w:val="00B02981"/>
    <w:rsid w:val="00B02A5A"/>
    <w:rsid w:val="00B02BF8"/>
    <w:rsid w:val="00B02C68"/>
    <w:rsid w:val="00B02C84"/>
    <w:rsid w:val="00B02CAB"/>
    <w:rsid w:val="00B02CAE"/>
    <w:rsid w:val="00B02CD2"/>
    <w:rsid w:val="00B02E54"/>
    <w:rsid w:val="00B030B4"/>
    <w:rsid w:val="00B03538"/>
    <w:rsid w:val="00B0358A"/>
    <w:rsid w:val="00B0359C"/>
    <w:rsid w:val="00B036AA"/>
    <w:rsid w:val="00B036E6"/>
    <w:rsid w:val="00B03838"/>
    <w:rsid w:val="00B03908"/>
    <w:rsid w:val="00B03D86"/>
    <w:rsid w:val="00B03DEC"/>
    <w:rsid w:val="00B03E3F"/>
    <w:rsid w:val="00B03E86"/>
    <w:rsid w:val="00B04021"/>
    <w:rsid w:val="00B04063"/>
    <w:rsid w:val="00B0428A"/>
    <w:rsid w:val="00B0430D"/>
    <w:rsid w:val="00B044D1"/>
    <w:rsid w:val="00B045BD"/>
    <w:rsid w:val="00B045E8"/>
    <w:rsid w:val="00B046AD"/>
    <w:rsid w:val="00B046C1"/>
    <w:rsid w:val="00B04D91"/>
    <w:rsid w:val="00B04DB8"/>
    <w:rsid w:val="00B04ED8"/>
    <w:rsid w:val="00B04F53"/>
    <w:rsid w:val="00B04FE2"/>
    <w:rsid w:val="00B05000"/>
    <w:rsid w:val="00B05113"/>
    <w:rsid w:val="00B051C1"/>
    <w:rsid w:val="00B051CD"/>
    <w:rsid w:val="00B0530D"/>
    <w:rsid w:val="00B05389"/>
    <w:rsid w:val="00B0542B"/>
    <w:rsid w:val="00B0549E"/>
    <w:rsid w:val="00B054B6"/>
    <w:rsid w:val="00B0559B"/>
    <w:rsid w:val="00B05773"/>
    <w:rsid w:val="00B05886"/>
    <w:rsid w:val="00B05893"/>
    <w:rsid w:val="00B058A8"/>
    <w:rsid w:val="00B05913"/>
    <w:rsid w:val="00B0594A"/>
    <w:rsid w:val="00B05A6A"/>
    <w:rsid w:val="00B05BE0"/>
    <w:rsid w:val="00B05D26"/>
    <w:rsid w:val="00B05D34"/>
    <w:rsid w:val="00B05DB3"/>
    <w:rsid w:val="00B06004"/>
    <w:rsid w:val="00B06147"/>
    <w:rsid w:val="00B061CA"/>
    <w:rsid w:val="00B063FC"/>
    <w:rsid w:val="00B06450"/>
    <w:rsid w:val="00B0652F"/>
    <w:rsid w:val="00B065A5"/>
    <w:rsid w:val="00B065EB"/>
    <w:rsid w:val="00B0669C"/>
    <w:rsid w:val="00B066C8"/>
    <w:rsid w:val="00B067E6"/>
    <w:rsid w:val="00B068F8"/>
    <w:rsid w:val="00B06AA7"/>
    <w:rsid w:val="00B06AFE"/>
    <w:rsid w:val="00B06BD5"/>
    <w:rsid w:val="00B0716B"/>
    <w:rsid w:val="00B071F0"/>
    <w:rsid w:val="00B072DF"/>
    <w:rsid w:val="00B072EB"/>
    <w:rsid w:val="00B07305"/>
    <w:rsid w:val="00B074A2"/>
    <w:rsid w:val="00B076C9"/>
    <w:rsid w:val="00B077C1"/>
    <w:rsid w:val="00B077F5"/>
    <w:rsid w:val="00B0782F"/>
    <w:rsid w:val="00B07837"/>
    <w:rsid w:val="00B07882"/>
    <w:rsid w:val="00B07BAD"/>
    <w:rsid w:val="00B07F4D"/>
    <w:rsid w:val="00B07F60"/>
    <w:rsid w:val="00B07FAB"/>
    <w:rsid w:val="00B10558"/>
    <w:rsid w:val="00B10587"/>
    <w:rsid w:val="00B1062B"/>
    <w:rsid w:val="00B10824"/>
    <w:rsid w:val="00B10AB2"/>
    <w:rsid w:val="00B10E54"/>
    <w:rsid w:val="00B10F88"/>
    <w:rsid w:val="00B110BE"/>
    <w:rsid w:val="00B111C6"/>
    <w:rsid w:val="00B1122C"/>
    <w:rsid w:val="00B112EE"/>
    <w:rsid w:val="00B11359"/>
    <w:rsid w:val="00B113CC"/>
    <w:rsid w:val="00B1150C"/>
    <w:rsid w:val="00B115B7"/>
    <w:rsid w:val="00B11685"/>
    <w:rsid w:val="00B116AA"/>
    <w:rsid w:val="00B11796"/>
    <w:rsid w:val="00B11845"/>
    <w:rsid w:val="00B118A5"/>
    <w:rsid w:val="00B11A38"/>
    <w:rsid w:val="00B11BE8"/>
    <w:rsid w:val="00B11D07"/>
    <w:rsid w:val="00B11DB4"/>
    <w:rsid w:val="00B11E13"/>
    <w:rsid w:val="00B11E70"/>
    <w:rsid w:val="00B11F85"/>
    <w:rsid w:val="00B12054"/>
    <w:rsid w:val="00B12134"/>
    <w:rsid w:val="00B12470"/>
    <w:rsid w:val="00B124DB"/>
    <w:rsid w:val="00B1265E"/>
    <w:rsid w:val="00B12720"/>
    <w:rsid w:val="00B127A5"/>
    <w:rsid w:val="00B127EB"/>
    <w:rsid w:val="00B1281C"/>
    <w:rsid w:val="00B12880"/>
    <w:rsid w:val="00B128EC"/>
    <w:rsid w:val="00B12B09"/>
    <w:rsid w:val="00B12BAD"/>
    <w:rsid w:val="00B12C51"/>
    <w:rsid w:val="00B12DF1"/>
    <w:rsid w:val="00B12E95"/>
    <w:rsid w:val="00B12FE4"/>
    <w:rsid w:val="00B133D2"/>
    <w:rsid w:val="00B133EE"/>
    <w:rsid w:val="00B136E9"/>
    <w:rsid w:val="00B137A2"/>
    <w:rsid w:val="00B137E5"/>
    <w:rsid w:val="00B138BC"/>
    <w:rsid w:val="00B13A0E"/>
    <w:rsid w:val="00B13B24"/>
    <w:rsid w:val="00B13B34"/>
    <w:rsid w:val="00B13D25"/>
    <w:rsid w:val="00B13D69"/>
    <w:rsid w:val="00B13DC4"/>
    <w:rsid w:val="00B13E8B"/>
    <w:rsid w:val="00B13EC4"/>
    <w:rsid w:val="00B13EFA"/>
    <w:rsid w:val="00B13F82"/>
    <w:rsid w:val="00B140D4"/>
    <w:rsid w:val="00B143D7"/>
    <w:rsid w:val="00B1446D"/>
    <w:rsid w:val="00B144F7"/>
    <w:rsid w:val="00B14576"/>
    <w:rsid w:val="00B14773"/>
    <w:rsid w:val="00B148E7"/>
    <w:rsid w:val="00B1492A"/>
    <w:rsid w:val="00B149B0"/>
    <w:rsid w:val="00B14C00"/>
    <w:rsid w:val="00B14CE7"/>
    <w:rsid w:val="00B14CFF"/>
    <w:rsid w:val="00B14D37"/>
    <w:rsid w:val="00B14DB5"/>
    <w:rsid w:val="00B14E08"/>
    <w:rsid w:val="00B14EE5"/>
    <w:rsid w:val="00B150D0"/>
    <w:rsid w:val="00B1511F"/>
    <w:rsid w:val="00B1561E"/>
    <w:rsid w:val="00B1573C"/>
    <w:rsid w:val="00B1577A"/>
    <w:rsid w:val="00B1597D"/>
    <w:rsid w:val="00B159DA"/>
    <w:rsid w:val="00B15ABD"/>
    <w:rsid w:val="00B15B6A"/>
    <w:rsid w:val="00B15C3D"/>
    <w:rsid w:val="00B15E15"/>
    <w:rsid w:val="00B15EF0"/>
    <w:rsid w:val="00B15F26"/>
    <w:rsid w:val="00B15F97"/>
    <w:rsid w:val="00B161A2"/>
    <w:rsid w:val="00B16257"/>
    <w:rsid w:val="00B16290"/>
    <w:rsid w:val="00B162BB"/>
    <w:rsid w:val="00B162F3"/>
    <w:rsid w:val="00B16377"/>
    <w:rsid w:val="00B1654B"/>
    <w:rsid w:val="00B16626"/>
    <w:rsid w:val="00B16673"/>
    <w:rsid w:val="00B168D1"/>
    <w:rsid w:val="00B16901"/>
    <w:rsid w:val="00B1692D"/>
    <w:rsid w:val="00B16A33"/>
    <w:rsid w:val="00B16A3C"/>
    <w:rsid w:val="00B16AF2"/>
    <w:rsid w:val="00B16B0A"/>
    <w:rsid w:val="00B16CFC"/>
    <w:rsid w:val="00B16F51"/>
    <w:rsid w:val="00B17008"/>
    <w:rsid w:val="00B17034"/>
    <w:rsid w:val="00B1709A"/>
    <w:rsid w:val="00B170FC"/>
    <w:rsid w:val="00B17236"/>
    <w:rsid w:val="00B17509"/>
    <w:rsid w:val="00B1783F"/>
    <w:rsid w:val="00B17863"/>
    <w:rsid w:val="00B179E2"/>
    <w:rsid w:val="00B17B85"/>
    <w:rsid w:val="00B17B88"/>
    <w:rsid w:val="00B17C87"/>
    <w:rsid w:val="00B17EF4"/>
    <w:rsid w:val="00B2009B"/>
    <w:rsid w:val="00B20250"/>
    <w:rsid w:val="00B20347"/>
    <w:rsid w:val="00B20615"/>
    <w:rsid w:val="00B2064E"/>
    <w:rsid w:val="00B2065E"/>
    <w:rsid w:val="00B2070A"/>
    <w:rsid w:val="00B20726"/>
    <w:rsid w:val="00B2084A"/>
    <w:rsid w:val="00B20869"/>
    <w:rsid w:val="00B20919"/>
    <w:rsid w:val="00B20B62"/>
    <w:rsid w:val="00B20BE2"/>
    <w:rsid w:val="00B20D41"/>
    <w:rsid w:val="00B20DDA"/>
    <w:rsid w:val="00B20E0D"/>
    <w:rsid w:val="00B2104D"/>
    <w:rsid w:val="00B211D0"/>
    <w:rsid w:val="00B211EB"/>
    <w:rsid w:val="00B21268"/>
    <w:rsid w:val="00B2130F"/>
    <w:rsid w:val="00B213E7"/>
    <w:rsid w:val="00B21415"/>
    <w:rsid w:val="00B21534"/>
    <w:rsid w:val="00B2155D"/>
    <w:rsid w:val="00B21574"/>
    <w:rsid w:val="00B21676"/>
    <w:rsid w:val="00B216E3"/>
    <w:rsid w:val="00B21720"/>
    <w:rsid w:val="00B218D1"/>
    <w:rsid w:val="00B21A08"/>
    <w:rsid w:val="00B21A80"/>
    <w:rsid w:val="00B21AC6"/>
    <w:rsid w:val="00B21AE7"/>
    <w:rsid w:val="00B21B0C"/>
    <w:rsid w:val="00B21C94"/>
    <w:rsid w:val="00B21D4E"/>
    <w:rsid w:val="00B21D83"/>
    <w:rsid w:val="00B21D9F"/>
    <w:rsid w:val="00B21DA4"/>
    <w:rsid w:val="00B21E0A"/>
    <w:rsid w:val="00B21E50"/>
    <w:rsid w:val="00B21E8F"/>
    <w:rsid w:val="00B21EE6"/>
    <w:rsid w:val="00B21FCC"/>
    <w:rsid w:val="00B221CA"/>
    <w:rsid w:val="00B222AC"/>
    <w:rsid w:val="00B22580"/>
    <w:rsid w:val="00B22584"/>
    <w:rsid w:val="00B22753"/>
    <w:rsid w:val="00B227CF"/>
    <w:rsid w:val="00B22A2D"/>
    <w:rsid w:val="00B22A38"/>
    <w:rsid w:val="00B22A3F"/>
    <w:rsid w:val="00B22CE5"/>
    <w:rsid w:val="00B22D9C"/>
    <w:rsid w:val="00B22DC9"/>
    <w:rsid w:val="00B22DE2"/>
    <w:rsid w:val="00B22EED"/>
    <w:rsid w:val="00B2327B"/>
    <w:rsid w:val="00B23373"/>
    <w:rsid w:val="00B235D2"/>
    <w:rsid w:val="00B2373B"/>
    <w:rsid w:val="00B2386B"/>
    <w:rsid w:val="00B23928"/>
    <w:rsid w:val="00B23A29"/>
    <w:rsid w:val="00B23C5C"/>
    <w:rsid w:val="00B241C9"/>
    <w:rsid w:val="00B2439B"/>
    <w:rsid w:val="00B24449"/>
    <w:rsid w:val="00B2453C"/>
    <w:rsid w:val="00B2454D"/>
    <w:rsid w:val="00B245DE"/>
    <w:rsid w:val="00B2480A"/>
    <w:rsid w:val="00B24A1E"/>
    <w:rsid w:val="00B24A72"/>
    <w:rsid w:val="00B24C66"/>
    <w:rsid w:val="00B24C73"/>
    <w:rsid w:val="00B24DC7"/>
    <w:rsid w:val="00B24DF8"/>
    <w:rsid w:val="00B25096"/>
    <w:rsid w:val="00B250EC"/>
    <w:rsid w:val="00B25248"/>
    <w:rsid w:val="00B2538B"/>
    <w:rsid w:val="00B2544F"/>
    <w:rsid w:val="00B25618"/>
    <w:rsid w:val="00B256E4"/>
    <w:rsid w:val="00B258A6"/>
    <w:rsid w:val="00B259B4"/>
    <w:rsid w:val="00B259C8"/>
    <w:rsid w:val="00B259E1"/>
    <w:rsid w:val="00B25AC5"/>
    <w:rsid w:val="00B25AC6"/>
    <w:rsid w:val="00B25C2A"/>
    <w:rsid w:val="00B25D95"/>
    <w:rsid w:val="00B25DB5"/>
    <w:rsid w:val="00B25F2F"/>
    <w:rsid w:val="00B2602E"/>
    <w:rsid w:val="00B26149"/>
    <w:rsid w:val="00B261CF"/>
    <w:rsid w:val="00B261F0"/>
    <w:rsid w:val="00B26523"/>
    <w:rsid w:val="00B2667A"/>
    <w:rsid w:val="00B26782"/>
    <w:rsid w:val="00B2682A"/>
    <w:rsid w:val="00B26832"/>
    <w:rsid w:val="00B2686C"/>
    <w:rsid w:val="00B26A13"/>
    <w:rsid w:val="00B26D61"/>
    <w:rsid w:val="00B26FC9"/>
    <w:rsid w:val="00B27048"/>
    <w:rsid w:val="00B27100"/>
    <w:rsid w:val="00B272C9"/>
    <w:rsid w:val="00B27556"/>
    <w:rsid w:val="00B27713"/>
    <w:rsid w:val="00B2773D"/>
    <w:rsid w:val="00B279B6"/>
    <w:rsid w:val="00B27A42"/>
    <w:rsid w:val="00B27A4E"/>
    <w:rsid w:val="00B27B07"/>
    <w:rsid w:val="00B27BF5"/>
    <w:rsid w:val="00B27C9F"/>
    <w:rsid w:val="00B3016D"/>
    <w:rsid w:val="00B302A8"/>
    <w:rsid w:val="00B30309"/>
    <w:rsid w:val="00B30739"/>
    <w:rsid w:val="00B307C0"/>
    <w:rsid w:val="00B30919"/>
    <w:rsid w:val="00B30924"/>
    <w:rsid w:val="00B30AB3"/>
    <w:rsid w:val="00B30BE4"/>
    <w:rsid w:val="00B30BFD"/>
    <w:rsid w:val="00B30C56"/>
    <w:rsid w:val="00B30C9B"/>
    <w:rsid w:val="00B30E23"/>
    <w:rsid w:val="00B30F70"/>
    <w:rsid w:val="00B31184"/>
    <w:rsid w:val="00B311CB"/>
    <w:rsid w:val="00B314DD"/>
    <w:rsid w:val="00B31568"/>
    <w:rsid w:val="00B315E4"/>
    <w:rsid w:val="00B315F0"/>
    <w:rsid w:val="00B3176B"/>
    <w:rsid w:val="00B31778"/>
    <w:rsid w:val="00B31883"/>
    <w:rsid w:val="00B318CB"/>
    <w:rsid w:val="00B31982"/>
    <w:rsid w:val="00B31B31"/>
    <w:rsid w:val="00B31D80"/>
    <w:rsid w:val="00B31DA0"/>
    <w:rsid w:val="00B31E04"/>
    <w:rsid w:val="00B31E52"/>
    <w:rsid w:val="00B32013"/>
    <w:rsid w:val="00B32042"/>
    <w:rsid w:val="00B321DA"/>
    <w:rsid w:val="00B32270"/>
    <w:rsid w:val="00B32326"/>
    <w:rsid w:val="00B3243A"/>
    <w:rsid w:val="00B32485"/>
    <w:rsid w:val="00B32686"/>
    <w:rsid w:val="00B327C6"/>
    <w:rsid w:val="00B327D7"/>
    <w:rsid w:val="00B32A19"/>
    <w:rsid w:val="00B32A55"/>
    <w:rsid w:val="00B32C94"/>
    <w:rsid w:val="00B32CB6"/>
    <w:rsid w:val="00B32D17"/>
    <w:rsid w:val="00B32D44"/>
    <w:rsid w:val="00B32D8A"/>
    <w:rsid w:val="00B33001"/>
    <w:rsid w:val="00B330C2"/>
    <w:rsid w:val="00B33242"/>
    <w:rsid w:val="00B332AE"/>
    <w:rsid w:val="00B333C4"/>
    <w:rsid w:val="00B333FF"/>
    <w:rsid w:val="00B33718"/>
    <w:rsid w:val="00B337B8"/>
    <w:rsid w:val="00B338EC"/>
    <w:rsid w:val="00B338FA"/>
    <w:rsid w:val="00B33928"/>
    <w:rsid w:val="00B33972"/>
    <w:rsid w:val="00B33B52"/>
    <w:rsid w:val="00B33D3C"/>
    <w:rsid w:val="00B33DCD"/>
    <w:rsid w:val="00B33F03"/>
    <w:rsid w:val="00B33F19"/>
    <w:rsid w:val="00B33F61"/>
    <w:rsid w:val="00B33FD2"/>
    <w:rsid w:val="00B341D0"/>
    <w:rsid w:val="00B341DA"/>
    <w:rsid w:val="00B3429B"/>
    <w:rsid w:val="00B3433A"/>
    <w:rsid w:val="00B34525"/>
    <w:rsid w:val="00B348AA"/>
    <w:rsid w:val="00B348CF"/>
    <w:rsid w:val="00B34A1D"/>
    <w:rsid w:val="00B34A51"/>
    <w:rsid w:val="00B34ABF"/>
    <w:rsid w:val="00B34B14"/>
    <w:rsid w:val="00B34E62"/>
    <w:rsid w:val="00B35024"/>
    <w:rsid w:val="00B353A1"/>
    <w:rsid w:val="00B353A3"/>
    <w:rsid w:val="00B35800"/>
    <w:rsid w:val="00B358A8"/>
    <w:rsid w:val="00B3599B"/>
    <w:rsid w:val="00B359EE"/>
    <w:rsid w:val="00B35A24"/>
    <w:rsid w:val="00B35A7B"/>
    <w:rsid w:val="00B35ABD"/>
    <w:rsid w:val="00B35BD4"/>
    <w:rsid w:val="00B35CFD"/>
    <w:rsid w:val="00B35E48"/>
    <w:rsid w:val="00B35E93"/>
    <w:rsid w:val="00B35F6A"/>
    <w:rsid w:val="00B36075"/>
    <w:rsid w:val="00B3629B"/>
    <w:rsid w:val="00B363E7"/>
    <w:rsid w:val="00B36447"/>
    <w:rsid w:val="00B36630"/>
    <w:rsid w:val="00B36702"/>
    <w:rsid w:val="00B3670A"/>
    <w:rsid w:val="00B3674A"/>
    <w:rsid w:val="00B368E4"/>
    <w:rsid w:val="00B36957"/>
    <w:rsid w:val="00B369E0"/>
    <w:rsid w:val="00B36D10"/>
    <w:rsid w:val="00B36D22"/>
    <w:rsid w:val="00B36DCA"/>
    <w:rsid w:val="00B36E3B"/>
    <w:rsid w:val="00B36EC9"/>
    <w:rsid w:val="00B36F92"/>
    <w:rsid w:val="00B36F95"/>
    <w:rsid w:val="00B370C4"/>
    <w:rsid w:val="00B37334"/>
    <w:rsid w:val="00B37350"/>
    <w:rsid w:val="00B3736D"/>
    <w:rsid w:val="00B37446"/>
    <w:rsid w:val="00B3745E"/>
    <w:rsid w:val="00B37612"/>
    <w:rsid w:val="00B378BE"/>
    <w:rsid w:val="00B37906"/>
    <w:rsid w:val="00B37947"/>
    <w:rsid w:val="00B37B7A"/>
    <w:rsid w:val="00B37D25"/>
    <w:rsid w:val="00B37F84"/>
    <w:rsid w:val="00B4008C"/>
    <w:rsid w:val="00B400D8"/>
    <w:rsid w:val="00B4036B"/>
    <w:rsid w:val="00B40510"/>
    <w:rsid w:val="00B40736"/>
    <w:rsid w:val="00B4077A"/>
    <w:rsid w:val="00B40816"/>
    <w:rsid w:val="00B408FB"/>
    <w:rsid w:val="00B40B9C"/>
    <w:rsid w:val="00B40DBC"/>
    <w:rsid w:val="00B40E3D"/>
    <w:rsid w:val="00B40EB1"/>
    <w:rsid w:val="00B41474"/>
    <w:rsid w:val="00B41506"/>
    <w:rsid w:val="00B415A9"/>
    <w:rsid w:val="00B41698"/>
    <w:rsid w:val="00B41728"/>
    <w:rsid w:val="00B418AB"/>
    <w:rsid w:val="00B4196D"/>
    <w:rsid w:val="00B41A70"/>
    <w:rsid w:val="00B41E41"/>
    <w:rsid w:val="00B41F10"/>
    <w:rsid w:val="00B41FD1"/>
    <w:rsid w:val="00B41FFD"/>
    <w:rsid w:val="00B4226A"/>
    <w:rsid w:val="00B42361"/>
    <w:rsid w:val="00B423AE"/>
    <w:rsid w:val="00B423DB"/>
    <w:rsid w:val="00B4242B"/>
    <w:rsid w:val="00B42509"/>
    <w:rsid w:val="00B42531"/>
    <w:rsid w:val="00B42617"/>
    <w:rsid w:val="00B42629"/>
    <w:rsid w:val="00B428E2"/>
    <w:rsid w:val="00B42938"/>
    <w:rsid w:val="00B42A56"/>
    <w:rsid w:val="00B42A6F"/>
    <w:rsid w:val="00B42DC8"/>
    <w:rsid w:val="00B43038"/>
    <w:rsid w:val="00B4314B"/>
    <w:rsid w:val="00B4340C"/>
    <w:rsid w:val="00B4343F"/>
    <w:rsid w:val="00B43459"/>
    <w:rsid w:val="00B43484"/>
    <w:rsid w:val="00B4385B"/>
    <w:rsid w:val="00B43959"/>
    <w:rsid w:val="00B439CE"/>
    <w:rsid w:val="00B43AEF"/>
    <w:rsid w:val="00B43C32"/>
    <w:rsid w:val="00B43EA7"/>
    <w:rsid w:val="00B441D3"/>
    <w:rsid w:val="00B44320"/>
    <w:rsid w:val="00B4432F"/>
    <w:rsid w:val="00B4448F"/>
    <w:rsid w:val="00B44563"/>
    <w:rsid w:val="00B4464D"/>
    <w:rsid w:val="00B44700"/>
    <w:rsid w:val="00B44818"/>
    <w:rsid w:val="00B44842"/>
    <w:rsid w:val="00B44A58"/>
    <w:rsid w:val="00B44AC6"/>
    <w:rsid w:val="00B44C6C"/>
    <w:rsid w:val="00B44D2E"/>
    <w:rsid w:val="00B44FEB"/>
    <w:rsid w:val="00B45015"/>
    <w:rsid w:val="00B45079"/>
    <w:rsid w:val="00B45176"/>
    <w:rsid w:val="00B45191"/>
    <w:rsid w:val="00B45230"/>
    <w:rsid w:val="00B453D9"/>
    <w:rsid w:val="00B453FA"/>
    <w:rsid w:val="00B45743"/>
    <w:rsid w:val="00B4578B"/>
    <w:rsid w:val="00B45845"/>
    <w:rsid w:val="00B45A90"/>
    <w:rsid w:val="00B45C7C"/>
    <w:rsid w:val="00B45E12"/>
    <w:rsid w:val="00B45F23"/>
    <w:rsid w:val="00B45F35"/>
    <w:rsid w:val="00B45FC4"/>
    <w:rsid w:val="00B46151"/>
    <w:rsid w:val="00B462C7"/>
    <w:rsid w:val="00B4635A"/>
    <w:rsid w:val="00B463AA"/>
    <w:rsid w:val="00B463D6"/>
    <w:rsid w:val="00B46411"/>
    <w:rsid w:val="00B4677C"/>
    <w:rsid w:val="00B467E9"/>
    <w:rsid w:val="00B468BD"/>
    <w:rsid w:val="00B468E1"/>
    <w:rsid w:val="00B46D8F"/>
    <w:rsid w:val="00B46DD4"/>
    <w:rsid w:val="00B46E14"/>
    <w:rsid w:val="00B46F01"/>
    <w:rsid w:val="00B47170"/>
    <w:rsid w:val="00B4720A"/>
    <w:rsid w:val="00B4720C"/>
    <w:rsid w:val="00B472C4"/>
    <w:rsid w:val="00B4737B"/>
    <w:rsid w:val="00B4740C"/>
    <w:rsid w:val="00B47411"/>
    <w:rsid w:val="00B47493"/>
    <w:rsid w:val="00B474FD"/>
    <w:rsid w:val="00B476D7"/>
    <w:rsid w:val="00B477E8"/>
    <w:rsid w:val="00B477F2"/>
    <w:rsid w:val="00B47872"/>
    <w:rsid w:val="00B478A8"/>
    <w:rsid w:val="00B47A7A"/>
    <w:rsid w:val="00B47AAF"/>
    <w:rsid w:val="00B47B54"/>
    <w:rsid w:val="00B47C06"/>
    <w:rsid w:val="00B47D41"/>
    <w:rsid w:val="00B47E93"/>
    <w:rsid w:val="00B50041"/>
    <w:rsid w:val="00B501B6"/>
    <w:rsid w:val="00B502E0"/>
    <w:rsid w:val="00B503CC"/>
    <w:rsid w:val="00B503DF"/>
    <w:rsid w:val="00B504F5"/>
    <w:rsid w:val="00B505DA"/>
    <w:rsid w:val="00B506B5"/>
    <w:rsid w:val="00B5075F"/>
    <w:rsid w:val="00B50782"/>
    <w:rsid w:val="00B50789"/>
    <w:rsid w:val="00B50BC2"/>
    <w:rsid w:val="00B50EA9"/>
    <w:rsid w:val="00B50FD8"/>
    <w:rsid w:val="00B50FE1"/>
    <w:rsid w:val="00B5112D"/>
    <w:rsid w:val="00B5135B"/>
    <w:rsid w:val="00B51442"/>
    <w:rsid w:val="00B51585"/>
    <w:rsid w:val="00B51595"/>
    <w:rsid w:val="00B51635"/>
    <w:rsid w:val="00B51A4C"/>
    <w:rsid w:val="00B51A9D"/>
    <w:rsid w:val="00B51AE6"/>
    <w:rsid w:val="00B51B4A"/>
    <w:rsid w:val="00B51D00"/>
    <w:rsid w:val="00B51D36"/>
    <w:rsid w:val="00B51D47"/>
    <w:rsid w:val="00B51E62"/>
    <w:rsid w:val="00B52140"/>
    <w:rsid w:val="00B5260D"/>
    <w:rsid w:val="00B528FA"/>
    <w:rsid w:val="00B52B6D"/>
    <w:rsid w:val="00B52F3C"/>
    <w:rsid w:val="00B52F4C"/>
    <w:rsid w:val="00B52F54"/>
    <w:rsid w:val="00B532BE"/>
    <w:rsid w:val="00B5334D"/>
    <w:rsid w:val="00B53420"/>
    <w:rsid w:val="00B534C5"/>
    <w:rsid w:val="00B5360B"/>
    <w:rsid w:val="00B53946"/>
    <w:rsid w:val="00B5397C"/>
    <w:rsid w:val="00B53AD9"/>
    <w:rsid w:val="00B53B98"/>
    <w:rsid w:val="00B53BD7"/>
    <w:rsid w:val="00B53CCD"/>
    <w:rsid w:val="00B53D91"/>
    <w:rsid w:val="00B53E81"/>
    <w:rsid w:val="00B54009"/>
    <w:rsid w:val="00B54032"/>
    <w:rsid w:val="00B541B8"/>
    <w:rsid w:val="00B542B6"/>
    <w:rsid w:val="00B54310"/>
    <w:rsid w:val="00B54316"/>
    <w:rsid w:val="00B54397"/>
    <w:rsid w:val="00B54576"/>
    <w:rsid w:val="00B54615"/>
    <w:rsid w:val="00B54719"/>
    <w:rsid w:val="00B54723"/>
    <w:rsid w:val="00B548D7"/>
    <w:rsid w:val="00B54D87"/>
    <w:rsid w:val="00B54FB6"/>
    <w:rsid w:val="00B54FC0"/>
    <w:rsid w:val="00B55109"/>
    <w:rsid w:val="00B553F6"/>
    <w:rsid w:val="00B55535"/>
    <w:rsid w:val="00B555CF"/>
    <w:rsid w:val="00B556AD"/>
    <w:rsid w:val="00B556C7"/>
    <w:rsid w:val="00B55760"/>
    <w:rsid w:val="00B5594E"/>
    <w:rsid w:val="00B5598B"/>
    <w:rsid w:val="00B55A3A"/>
    <w:rsid w:val="00B55A98"/>
    <w:rsid w:val="00B55B76"/>
    <w:rsid w:val="00B55B86"/>
    <w:rsid w:val="00B55FA2"/>
    <w:rsid w:val="00B56128"/>
    <w:rsid w:val="00B561B6"/>
    <w:rsid w:val="00B562A1"/>
    <w:rsid w:val="00B563DD"/>
    <w:rsid w:val="00B566CF"/>
    <w:rsid w:val="00B566E2"/>
    <w:rsid w:val="00B56A16"/>
    <w:rsid w:val="00B5706E"/>
    <w:rsid w:val="00B5721B"/>
    <w:rsid w:val="00B57221"/>
    <w:rsid w:val="00B573A3"/>
    <w:rsid w:val="00B5759E"/>
    <w:rsid w:val="00B5765A"/>
    <w:rsid w:val="00B576D2"/>
    <w:rsid w:val="00B57723"/>
    <w:rsid w:val="00B577AF"/>
    <w:rsid w:val="00B579A1"/>
    <w:rsid w:val="00B57A91"/>
    <w:rsid w:val="00B57B63"/>
    <w:rsid w:val="00B57BD0"/>
    <w:rsid w:val="00B57C9D"/>
    <w:rsid w:val="00B57DF8"/>
    <w:rsid w:val="00B601B8"/>
    <w:rsid w:val="00B6021C"/>
    <w:rsid w:val="00B602BF"/>
    <w:rsid w:val="00B6054F"/>
    <w:rsid w:val="00B60813"/>
    <w:rsid w:val="00B60911"/>
    <w:rsid w:val="00B60A16"/>
    <w:rsid w:val="00B60A23"/>
    <w:rsid w:val="00B60A9C"/>
    <w:rsid w:val="00B60BD4"/>
    <w:rsid w:val="00B60BD7"/>
    <w:rsid w:val="00B60C55"/>
    <w:rsid w:val="00B60CCC"/>
    <w:rsid w:val="00B60E30"/>
    <w:rsid w:val="00B60E78"/>
    <w:rsid w:val="00B60F6B"/>
    <w:rsid w:val="00B6109D"/>
    <w:rsid w:val="00B611A1"/>
    <w:rsid w:val="00B61380"/>
    <w:rsid w:val="00B61500"/>
    <w:rsid w:val="00B61808"/>
    <w:rsid w:val="00B618FD"/>
    <w:rsid w:val="00B619B5"/>
    <w:rsid w:val="00B61B42"/>
    <w:rsid w:val="00B61C46"/>
    <w:rsid w:val="00B61D19"/>
    <w:rsid w:val="00B61D59"/>
    <w:rsid w:val="00B61D73"/>
    <w:rsid w:val="00B61E58"/>
    <w:rsid w:val="00B61E97"/>
    <w:rsid w:val="00B61EA9"/>
    <w:rsid w:val="00B61ECA"/>
    <w:rsid w:val="00B61F54"/>
    <w:rsid w:val="00B620CE"/>
    <w:rsid w:val="00B62283"/>
    <w:rsid w:val="00B62362"/>
    <w:rsid w:val="00B62726"/>
    <w:rsid w:val="00B6279D"/>
    <w:rsid w:val="00B62826"/>
    <w:rsid w:val="00B62A0A"/>
    <w:rsid w:val="00B62A2E"/>
    <w:rsid w:val="00B62ACA"/>
    <w:rsid w:val="00B62ADF"/>
    <w:rsid w:val="00B62C55"/>
    <w:rsid w:val="00B62CB4"/>
    <w:rsid w:val="00B62CF6"/>
    <w:rsid w:val="00B62D28"/>
    <w:rsid w:val="00B62D5B"/>
    <w:rsid w:val="00B62DAD"/>
    <w:rsid w:val="00B62DFA"/>
    <w:rsid w:val="00B630AF"/>
    <w:rsid w:val="00B633F3"/>
    <w:rsid w:val="00B63416"/>
    <w:rsid w:val="00B6353D"/>
    <w:rsid w:val="00B63571"/>
    <w:rsid w:val="00B635B8"/>
    <w:rsid w:val="00B635D0"/>
    <w:rsid w:val="00B63873"/>
    <w:rsid w:val="00B638E7"/>
    <w:rsid w:val="00B639E6"/>
    <w:rsid w:val="00B63A0D"/>
    <w:rsid w:val="00B63BD7"/>
    <w:rsid w:val="00B63C7C"/>
    <w:rsid w:val="00B63CD3"/>
    <w:rsid w:val="00B63DA3"/>
    <w:rsid w:val="00B63E5E"/>
    <w:rsid w:val="00B63E80"/>
    <w:rsid w:val="00B63FB4"/>
    <w:rsid w:val="00B6405A"/>
    <w:rsid w:val="00B640A8"/>
    <w:rsid w:val="00B640DE"/>
    <w:rsid w:val="00B64127"/>
    <w:rsid w:val="00B64134"/>
    <w:rsid w:val="00B64146"/>
    <w:rsid w:val="00B6422E"/>
    <w:rsid w:val="00B644EB"/>
    <w:rsid w:val="00B646C4"/>
    <w:rsid w:val="00B64776"/>
    <w:rsid w:val="00B647B0"/>
    <w:rsid w:val="00B647F4"/>
    <w:rsid w:val="00B64807"/>
    <w:rsid w:val="00B64959"/>
    <w:rsid w:val="00B64971"/>
    <w:rsid w:val="00B649DD"/>
    <w:rsid w:val="00B64C47"/>
    <w:rsid w:val="00B64D38"/>
    <w:rsid w:val="00B64F94"/>
    <w:rsid w:val="00B6517B"/>
    <w:rsid w:val="00B65524"/>
    <w:rsid w:val="00B65532"/>
    <w:rsid w:val="00B659E7"/>
    <w:rsid w:val="00B659FA"/>
    <w:rsid w:val="00B65A38"/>
    <w:rsid w:val="00B65ABD"/>
    <w:rsid w:val="00B65BBA"/>
    <w:rsid w:val="00B65D77"/>
    <w:rsid w:val="00B65FF7"/>
    <w:rsid w:val="00B660AC"/>
    <w:rsid w:val="00B66145"/>
    <w:rsid w:val="00B66174"/>
    <w:rsid w:val="00B66297"/>
    <w:rsid w:val="00B66395"/>
    <w:rsid w:val="00B66424"/>
    <w:rsid w:val="00B664A9"/>
    <w:rsid w:val="00B664BA"/>
    <w:rsid w:val="00B66573"/>
    <w:rsid w:val="00B66598"/>
    <w:rsid w:val="00B66698"/>
    <w:rsid w:val="00B666DE"/>
    <w:rsid w:val="00B66835"/>
    <w:rsid w:val="00B6686E"/>
    <w:rsid w:val="00B669D5"/>
    <w:rsid w:val="00B66A4E"/>
    <w:rsid w:val="00B66AC3"/>
    <w:rsid w:val="00B66B6A"/>
    <w:rsid w:val="00B66E8D"/>
    <w:rsid w:val="00B66F6A"/>
    <w:rsid w:val="00B66F7B"/>
    <w:rsid w:val="00B67242"/>
    <w:rsid w:val="00B67246"/>
    <w:rsid w:val="00B6735E"/>
    <w:rsid w:val="00B6737E"/>
    <w:rsid w:val="00B6746F"/>
    <w:rsid w:val="00B674AC"/>
    <w:rsid w:val="00B67640"/>
    <w:rsid w:val="00B6782C"/>
    <w:rsid w:val="00B67BC8"/>
    <w:rsid w:val="00B67C9B"/>
    <w:rsid w:val="00B67CDF"/>
    <w:rsid w:val="00B67D9C"/>
    <w:rsid w:val="00B67DE8"/>
    <w:rsid w:val="00B67DFB"/>
    <w:rsid w:val="00B67E9C"/>
    <w:rsid w:val="00B7013F"/>
    <w:rsid w:val="00B701B3"/>
    <w:rsid w:val="00B701F4"/>
    <w:rsid w:val="00B70279"/>
    <w:rsid w:val="00B7028B"/>
    <w:rsid w:val="00B70670"/>
    <w:rsid w:val="00B70A48"/>
    <w:rsid w:val="00B70A68"/>
    <w:rsid w:val="00B70B56"/>
    <w:rsid w:val="00B70BC8"/>
    <w:rsid w:val="00B70CA6"/>
    <w:rsid w:val="00B70D10"/>
    <w:rsid w:val="00B70D6E"/>
    <w:rsid w:val="00B70DB5"/>
    <w:rsid w:val="00B70FE3"/>
    <w:rsid w:val="00B710BE"/>
    <w:rsid w:val="00B711FD"/>
    <w:rsid w:val="00B71373"/>
    <w:rsid w:val="00B7149F"/>
    <w:rsid w:val="00B715F8"/>
    <w:rsid w:val="00B716B6"/>
    <w:rsid w:val="00B717E2"/>
    <w:rsid w:val="00B71974"/>
    <w:rsid w:val="00B719D3"/>
    <w:rsid w:val="00B71A95"/>
    <w:rsid w:val="00B71B2C"/>
    <w:rsid w:val="00B71C45"/>
    <w:rsid w:val="00B71E63"/>
    <w:rsid w:val="00B71EF8"/>
    <w:rsid w:val="00B71F22"/>
    <w:rsid w:val="00B7217B"/>
    <w:rsid w:val="00B722AA"/>
    <w:rsid w:val="00B72369"/>
    <w:rsid w:val="00B724CA"/>
    <w:rsid w:val="00B725F6"/>
    <w:rsid w:val="00B72661"/>
    <w:rsid w:val="00B72721"/>
    <w:rsid w:val="00B7273F"/>
    <w:rsid w:val="00B7284B"/>
    <w:rsid w:val="00B72B14"/>
    <w:rsid w:val="00B72DC8"/>
    <w:rsid w:val="00B72E17"/>
    <w:rsid w:val="00B73040"/>
    <w:rsid w:val="00B7324E"/>
    <w:rsid w:val="00B73348"/>
    <w:rsid w:val="00B73541"/>
    <w:rsid w:val="00B737CE"/>
    <w:rsid w:val="00B73921"/>
    <w:rsid w:val="00B73A8F"/>
    <w:rsid w:val="00B73D26"/>
    <w:rsid w:val="00B73D4C"/>
    <w:rsid w:val="00B73D86"/>
    <w:rsid w:val="00B73E69"/>
    <w:rsid w:val="00B73FDC"/>
    <w:rsid w:val="00B74038"/>
    <w:rsid w:val="00B74395"/>
    <w:rsid w:val="00B74488"/>
    <w:rsid w:val="00B7448A"/>
    <w:rsid w:val="00B747DF"/>
    <w:rsid w:val="00B7484C"/>
    <w:rsid w:val="00B74909"/>
    <w:rsid w:val="00B74940"/>
    <w:rsid w:val="00B74957"/>
    <w:rsid w:val="00B749E6"/>
    <w:rsid w:val="00B749E9"/>
    <w:rsid w:val="00B74A42"/>
    <w:rsid w:val="00B74B4E"/>
    <w:rsid w:val="00B74C5F"/>
    <w:rsid w:val="00B74CA2"/>
    <w:rsid w:val="00B75063"/>
    <w:rsid w:val="00B75079"/>
    <w:rsid w:val="00B750BA"/>
    <w:rsid w:val="00B75470"/>
    <w:rsid w:val="00B754B8"/>
    <w:rsid w:val="00B756E2"/>
    <w:rsid w:val="00B7588C"/>
    <w:rsid w:val="00B75959"/>
    <w:rsid w:val="00B75963"/>
    <w:rsid w:val="00B759FC"/>
    <w:rsid w:val="00B75D06"/>
    <w:rsid w:val="00B75FB5"/>
    <w:rsid w:val="00B760EA"/>
    <w:rsid w:val="00B761BB"/>
    <w:rsid w:val="00B76390"/>
    <w:rsid w:val="00B765FF"/>
    <w:rsid w:val="00B76664"/>
    <w:rsid w:val="00B76764"/>
    <w:rsid w:val="00B768CA"/>
    <w:rsid w:val="00B768F7"/>
    <w:rsid w:val="00B769C9"/>
    <w:rsid w:val="00B769CD"/>
    <w:rsid w:val="00B76A95"/>
    <w:rsid w:val="00B76CA9"/>
    <w:rsid w:val="00B76D33"/>
    <w:rsid w:val="00B76D61"/>
    <w:rsid w:val="00B76D91"/>
    <w:rsid w:val="00B76E8B"/>
    <w:rsid w:val="00B76EE8"/>
    <w:rsid w:val="00B76FFB"/>
    <w:rsid w:val="00B771D7"/>
    <w:rsid w:val="00B771DD"/>
    <w:rsid w:val="00B772CA"/>
    <w:rsid w:val="00B77457"/>
    <w:rsid w:val="00B7745C"/>
    <w:rsid w:val="00B775E6"/>
    <w:rsid w:val="00B77607"/>
    <w:rsid w:val="00B7771F"/>
    <w:rsid w:val="00B7796A"/>
    <w:rsid w:val="00B779DB"/>
    <w:rsid w:val="00B77ACB"/>
    <w:rsid w:val="00B77CB5"/>
    <w:rsid w:val="00B77FBB"/>
    <w:rsid w:val="00B8017D"/>
    <w:rsid w:val="00B80188"/>
    <w:rsid w:val="00B801C4"/>
    <w:rsid w:val="00B80231"/>
    <w:rsid w:val="00B80287"/>
    <w:rsid w:val="00B806A7"/>
    <w:rsid w:val="00B8076B"/>
    <w:rsid w:val="00B8080E"/>
    <w:rsid w:val="00B80823"/>
    <w:rsid w:val="00B80DF6"/>
    <w:rsid w:val="00B80F2A"/>
    <w:rsid w:val="00B815CE"/>
    <w:rsid w:val="00B815EB"/>
    <w:rsid w:val="00B8176F"/>
    <w:rsid w:val="00B817FF"/>
    <w:rsid w:val="00B81885"/>
    <w:rsid w:val="00B81911"/>
    <w:rsid w:val="00B819C2"/>
    <w:rsid w:val="00B81A6C"/>
    <w:rsid w:val="00B81B95"/>
    <w:rsid w:val="00B81CD1"/>
    <w:rsid w:val="00B81DDB"/>
    <w:rsid w:val="00B81EDC"/>
    <w:rsid w:val="00B8222D"/>
    <w:rsid w:val="00B822DD"/>
    <w:rsid w:val="00B82402"/>
    <w:rsid w:val="00B826A5"/>
    <w:rsid w:val="00B826B7"/>
    <w:rsid w:val="00B82986"/>
    <w:rsid w:val="00B82AFC"/>
    <w:rsid w:val="00B82B69"/>
    <w:rsid w:val="00B82BF2"/>
    <w:rsid w:val="00B82C1C"/>
    <w:rsid w:val="00B83062"/>
    <w:rsid w:val="00B831B5"/>
    <w:rsid w:val="00B83387"/>
    <w:rsid w:val="00B8343F"/>
    <w:rsid w:val="00B8348F"/>
    <w:rsid w:val="00B8359B"/>
    <w:rsid w:val="00B83758"/>
    <w:rsid w:val="00B837CD"/>
    <w:rsid w:val="00B83A5A"/>
    <w:rsid w:val="00B83A66"/>
    <w:rsid w:val="00B83D2B"/>
    <w:rsid w:val="00B8401F"/>
    <w:rsid w:val="00B840B4"/>
    <w:rsid w:val="00B841FC"/>
    <w:rsid w:val="00B8420B"/>
    <w:rsid w:val="00B842E5"/>
    <w:rsid w:val="00B8432D"/>
    <w:rsid w:val="00B84333"/>
    <w:rsid w:val="00B843D5"/>
    <w:rsid w:val="00B8452F"/>
    <w:rsid w:val="00B8458F"/>
    <w:rsid w:val="00B8462F"/>
    <w:rsid w:val="00B84B43"/>
    <w:rsid w:val="00B84BD4"/>
    <w:rsid w:val="00B84FEC"/>
    <w:rsid w:val="00B8540A"/>
    <w:rsid w:val="00B856A7"/>
    <w:rsid w:val="00B856FF"/>
    <w:rsid w:val="00B85811"/>
    <w:rsid w:val="00B85847"/>
    <w:rsid w:val="00B858F5"/>
    <w:rsid w:val="00B85AC6"/>
    <w:rsid w:val="00B85B27"/>
    <w:rsid w:val="00B85B51"/>
    <w:rsid w:val="00B85D5F"/>
    <w:rsid w:val="00B85E1B"/>
    <w:rsid w:val="00B85F69"/>
    <w:rsid w:val="00B8600C"/>
    <w:rsid w:val="00B86035"/>
    <w:rsid w:val="00B8605B"/>
    <w:rsid w:val="00B8621A"/>
    <w:rsid w:val="00B8658C"/>
    <w:rsid w:val="00B866E0"/>
    <w:rsid w:val="00B8683B"/>
    <w:rsid w:val="00B86959"/>
    <w:rsid w:val="00B869DE"/>
    <w:rsid w:val="00B86A8A"/>
    <w:rsid w:val="00B86AE3"/>
    <w:rsid w:val="00B86B08"/>
    <w:rsid w:val="00B86C23"/>
    <w:rsid w:val="00B86F4A"/>
    <w:rsid w:val="00B86FA3"/>
    <w:rsid w:val="00B87438"/>
    <w:rsid w:val="00B87632"/>
    <w:rsid w:val="00B87709"/>
    <w:rsid w:val="00B87899"/>
    <w:rsid w:val="00B8791A"/>
    <w:rsid w:val="00B87996"/>
    <w:rsid w:val="00B87ADF"/>
    <w:rsid w:val="00B87B0A"/>
    <w:rsid w:val="00B87D33"/>
    <w:rsid w:val="00B87D4C"/>
    <w:rsid w:val="00B900CB"/>
    <w:rsid w:val="00B90316"/>
    <w:rsid w:val="00B90362"/>
    <w:rsid w:val="00B903C8"/>
    <w:rsid w:val="00B903E8"/>
    <w:rsid w:val="00B90471"/>
    <w:rsid w:val="00B9058E"/>
    <w:rsid w:val="00B905E1"/>
    <w:rsid w:val="00B9076B"/>
    <w:rsid w:val="00B907BB"/>
    <w:rsid w:val="00B909DB"/>
    <w:rsid w:val="00B90A0F"/>
    <w:rsid w:val="00B90B5A"/>
    <w:rsid w:val="00B90B83"/>
    <w:rsid w:val="00B90C0B"/>
    <w:rsid w:val="00B90C26"/>
    <w:rsid w:val="00B91193"/>
    <w:rsid w:val="00B911B1"/>
    <w:rsid w:val="00B9121E"/>
    <w:rsid w:val="00B91287"/>
    <w:rsid w:val="00B9135B"/>
    <w:rsid w:val="00B913C2"/>
    <w:rsid w:val="00B91AB7"/>
    <w:rsid w:val="00B91B8A"/>
    <w:rsid w:val="00B91BC0"/>
    <w:rsid w:val="00B91BE9"/>
    <w:rsid w:val="00B91C24"/>
    <w:rsid w:val="00B91D15"/>
    <w:rsid w:val="00B91DA8"/>
    <w:rsid w:val="00B91E1C"/>
    <w:rsid w:val="00B91E2F"/>
    <w:rsid w:val="00B91F35"/>
    <w:rsid w:val="00B91FFA"/>
    <w:rsid w:val="00B9214E"/>
    <w:rsid w:val="00B92159"/>
    <w:rsid w:val="00B92337"/>
    <w:rsid w:val="00B9251C"/>
    <w:rsid w:val="00B9251E"/>
    <w:rsid w:val="00B92652"/>
    <w:rsid w:val="00B9266D"/>
    <w:rsid w:val="00B9282D"/>
    <w:rsid w:val="00B92B2F"/>
    <w:rsid w:val="00B92B3E"/>
    <w:rsid w:val="00B92C66"/>
    <w:rsid w:val="00B92CB1"/>
    <w:rsid w:val="00B92CE3"/>
    <w:rsid w:val="00B92CE6"/>
    <w:rsid w:val="00B92DB0"/>
    <w:rsid w:val="00B92DD0"/>
    <w:rsid w:val="00B92DFD"/>
    <w:rsid w:val="00B92EBC"/>
    <w:rsid w:val="00B92F6F"/>
    <w:rsid w:val="00B931CB"/>
    <w:rsid w:val="00B932DB"/>
    <w:rsid w:val="00B9356C"/>
    <w:rsid w:val="00B93B71"/>
    <w:rsid w:val="00B93D53"/>
    <w:rsid w:val="00B93E11"/>
    <w:rsid w:val="00B93E6D"/>
    <w:rsid w:val="00B93F37"/>
    <w:rsid w:val="00B93F71"/>
    <w:rsid w:val="00B93F94"/>
    <w:rsid w:val="00B940D0"/>
    <w:rsid w:val="00B94228"/>
    <w:rsid w:val="00B9422F"/>
    <w:rsid w:val="00B94417"/>
    <w:rsid w:val="00B9449B"/>
    <w:rsid w:val="00B946DA"/>
    <w:rsid w:val="00B9472E"/>
    <w:rsid w:val="00B94B96"/>
    <w:rsid w:val="00B94BEC"/>
    <w:rsid w:val="00B94CFF"/>
    <w:rsid w:val="00B94D98"/>
    <w:rsid w:val="00B94E13"/>
    <w:rsid w:val="00B94E75"/>
    <w:rsid w:val="00B94EAF"/>
    <w:rsid w:val="00B94F9A"/>
    <w:rsid w:val="00B9504A"/>
    <w:rsid w:val="00B950B4"/>
    <w:rsid w:val="00B95105"/>
    <w:rsid w:val="00B951B8"/>
    <w:rsid w:val="00B953E4"/>
    <w:rsid w:val="00B954B0"/>
    <w:rsid w:val="00B9550C"/>
    <w:rsid w:val="00B9558D"/>
    <w:rsid w:val="00B95595"/>
    <w:rsid w:val="00B955A2"/>
    <w:rsid w:val="00B9583A"/>
    <w:rsid w:val="00B95916"/>
    <w:rsid w:val="00B959DB"/>
    <w:rsid w:val="00B95A70"/>
    <w:rsid w:val="00B95B83"/>
    <w:rsid w:val="00B95CBA"/>
    <w:rsid w:val="00B95CF5"/>
    <w:rsid w:val="00B95F12"/>
    <w:rsid w:val="00B9602B"/>
    <w:rsid w:val="00B96238"/>
    <w:rsid w:val="00B9637B"/>
    <w:rsid w:val="00B96414"/>
    <w:rsid w:val="00B965B7"/>
    <w:rsid w:val="00B965EB"/>
    <w:rsid w:val="00B9674D"/>
    <w:rsid w:val="00B967C3"/>
    <w:rsid w:val="00B96929"/>
    <w:rsid w:val="00B969D3"/>
    <w:rsid w:val="00B96C67"/>
    <w:rsid w:val="00B96D0B"/>
    <w:rsid w:val="00B9713E"/>
    <w:rsid w:val="00B9718C"/>
    <w:rsid w:val="00B9737F"/>
    <w:rsid w:val="00B973FB"/>
    <w:rsid w:val="00B974B0"/>
    <w:rsid w:val="00B975BA"/>
    <w:rsid w:val="00B975CC"/>
    <w:rsid w:val="00B97620"/>
    <w:rsid w:val="00B976F5"/>
    <w:rsid w:val="00B977C8"/>
    <w:rsid w:val="00B97875"/>
    <w:rsid w:val="00B978AA"/>
    <w:rsid w:val="00B979FE"/>
    <w:rsid w:val="00B97CE4"/>
    <w:rsid w:val="00B97F6E"/>
    <w:rsid w:val="00B97F98"/>
    <w:rsid w:val="00B97FCD"/>
    <w:rsid w:val="00BA0181"/>
    <w:rsid w:val="00BA026A"/>
    <w:rsid w:val="00BA031C"/>
    <w:rsid w:val="00BA038F"/>
    <w:rsid w:val="00BA054E"/>
    <w:rsid w:val="00BA0587"/>
    <w:rsid w:val="00BA0941"/>
    <w:rsid w:val="00BA09B9"/>
    <w:rsid w:val="00BA0C21"/>
    <w:rsid w:val="00BA0CC4"/>
    <w:rsid w:val="00BA1060"/>
    <w:rsid w:val="00BA11D8"/>
    <w:rsid w:val="00BA1220"/>
    <w:rsid w:val="00BA1265"/>
    <w:rsid w:val="00BA12E2"/>
    <w:rsid w:val="00BA14A2"/>
    <w:rsid w:val="00BA1536"/>
    <w:rsid w:val="00BA164A"/>
    <w:rsid w:val="00BA164D"/>
    <w:rsid w:val="00BA1952"/>
    <w:rsid w:val="00BA1CA0"/>
    <w:rsid w:val="00BA1E94"/>
    <w:rsid w:val="00BA1EE8"/>
    <w:rsid w:val="00BA204D"/>
    <w:rsid w:val="00BA2183"/>
    <w:rsid w:val="00BA2420"/>
    <w:rsid w:val="00BA24BE"/>
    <w:rsid w:val="00BA25F4"/>
    <w:rsid w:val="00BA27CA"/>
    <w:rsid w:val="00BA2A66"/>
    <w:rsid w:val="00BA2DCD"/>
    <w:rsid w:val="00BA2DE2"/>
    <w:rsid w:val="00BA2E83"/>
    <w:rsid w:val="00BA2E8E"/>
    <w:rsid w:val="00BA2E93"/>
    <w:rsid w:val="00BA2F21"/>
    <w:rsid w:val="00BA2F25"/>
    <w:rsid w:val="00BA3232"/>
    <w:rsid w:val="00BA3273"/>
    <w:rsid w:val="00BA34B4"/>
    <w:rsid w:val="00BA3681"/>
    <w:rsid w:val="00BA38EB"/>
    <w:rsid w:val="00BA3911"/>
    <w:rsid w:val="00BA3926"/>
    <w:rsid w:val="00BA3B5C"/>
    <w:rsid w:val="00BA3BB0"/>
    <w:rsid w:val="00BA3BE1"/>
    <w:rsid w:val="00BA3C13"/>
    <w:rsid w:val="00BA3C80"/>
    <w:rsid w:val="00BA3DDA"/>
    <w:rsid w:val="00BA3EB1"/>
    <w:rsid w:val="00BA3FF1"/>
    <w:rsid w:val="00BA4023"/>
    <w:rsid w:val="00BA41F9"/>
    <w:rsid w:val="00BA43C4"/>
    <w:rsid w:val="00BA4445"/>
    <w:rsid w:val="00BA453C"/>
    <w:rsid w:val="00BA482E"/>
    <w:rsid w:val="00BA495C"/>
    <w:rsid w:val="00BA4A5A"/>
    <w:rsid w:val="00BA4BBF"/>
    <w:rsid w:val="00BA4D1B"/>
    <w:rsid w:val="00BA4EE3"/>
    <w:rsid w:val="00BA4FDD"/>
    <w:rsid w:val="00BA5467"/>
    <w:rsid w:val="00BA55CF"/>
    <w:rsid w:val="00BA56B9"/>
    <w:rsid w:val="00BA579D"/>
    <w:rsid w:val="00BA591D"/>
    <w:rsid w:val="00BA5999"/>
    <w:rsid w:val="00BA59EA"/>
    <w:rsid w:val="00BA5BF7"/>
    <w:rsid w:val="00BA5CCA"/>
    <w:rsid w:val="00BA5F1B"/>
    <w:rsid w:val="00BA5F42"/>
    <w:rsid w:val="00BA6024"/>
    <w:rsid w:val="00BA6293"/>
    <w:rsid w:val="00BA62D3"/>
    <w:rsid w:val="00BA632E"/>
    <w:rsid w:val="00BA661A"/>
    <w:rsid w:val="00BA66F7"/>
    <w:rsid w:val="00BA6704"/>
    <w:rsid w:val="00BA68DD"/>
    <w:rsid w:val="00BA691C"/>
    <w:rsid w:val="00BA697B"/>
    <w:rsid w:val="00BA6AC2"/>
    <w:rsid w:val="00BA6AD0"/>
    <w:rsid w:val="00BA6CC0"/>
    <w:rsid w:val="00BA6E40"/>
    <w:rsid w:val="00BA6FFC"/>
    <w:rsid w:val="00BA734D"/>
    <w:rsid w:val="00BA7414"/>
    <w:rsid w:val="00BA7604"/>
    <w:rsid w:val="00BA762D"/>
    <w:rsid w:val="00BA767D"/>
    <w:rsid w:val="00BA7751"/>
    <w:rsid w:val="00BA78AC"/>
    <w:rsid w:val="00BA7926"/>
    <w:rsid w:val="00BA79BD"/>
    <w:rsid w:val="00BA7A7C"/>
    <w:rsid w:val="00BA7ACB"/>
    <w:rsid w:val="00BA7C14"/>
    <w:rsid w:val="00BA7C8D"/>
    <w:rsid w:val="00BA7DFC"/>
    <w:rsid w:val="00BA7E1E"/>
    <w:rsid w:val="00BA7F9B"/>
    <w:rsid w:val="00BB0010"/>
    <w:rsid w:val="00BB0122"/>
    <w:rsid w:val="00BB0367"/>
    <w:rsid w:val="00BB03F8"/>
    <w:rsid w:val="00BB0762"/>
    <w:rsid w:val="00BB0812"/>
    <w:rsid w:val="00BB0944"/>
    <w:rsid w:val="00BB09EF"/>
    <w:rsid w:val="00BB0A44"/>
    <w:rsid w:val="00BB0B16"/>
    <w:rsid w:val="00BB115E"/>
    <w:rsid w:val="00BB11C7"/>
    <w:rsid w:val="00BB11F7"/>
    <w:rsid w:val="00BB1385"/>
    <w:rsid w:val="00BB13AD"/>
    <w:rsid w:val="00BB14DF"/>
    <w:rsid w:val="00BB14EB"/>
    <w:rsid w:val="00BB1508"/>
    <w:rsid w:val="00BB1594"/>
    <w:rsid w:val="00BB17B7"/>
    <w:rsid w:val="00BB17D3"/>
    <w:rsid w:val="00BB183F"/>
    <w:rsid w:val="00BB1AC5"/>
    <w:rsid w:val="00BB1AC6"/>
    <w:rsid w:val="00BB1B82"/>
    <w:rsid w:val="00BB1B99"/>
    <w:rsid w:val="00BB1F4A"/>
    <w:rsid w:val="00BB1FD9"/>
    <w:rsid w:val="00BB201A"/>
    <w:rsid w:val="00BB2205"/>
    <w:rsid w:val="00BB2268"/>
    <w:rsid w:val="00BB2280"/>
    <w:rsid w:val="00BB254A"/>
    <w:rsid w:val="00BB268E"/>
    <w:rsid w:val="00BB274E"/>
    <w:rsid w:val="00BB2870"/>
    <w:rsid w:val="00BB2973"/>
    <w:rsid w:val="00BB2CB3"/>
    <w:rsid w:val="00BB2EC8"/>
    <w:rsid w:val="00BB3322"/>
    <w:rsid w:val="00BB3487"/>
    <w:rsid w:val="00BB35F0"/>
    <w:rsid w:val="00BB369C"/>
    <w:rsid w:val="00BB372E"/>
    <w:rsid w:val="00BB3909"/>
    <w:rsid w:val="00BB3AFE"/>
    <w:rsid w:val="00BB3B7E"/>
    <w:rsid w:val="00BB3BA0"/>
    <w:rsid w:val="00BB3BE6"/>
    <w:rsid w:val="00BB3C0D"/>
    <w:rsid w:val="00BB3C61"/>
    <w:rsid w:val="00BB3DC7"/>
    <w:rsid w:val="00BB40D6"/>
    <w:rsid w:val="00BB419B"/>
    <w:rsid w:val="00BB42F2"/>
    <w:rsid w:val="00BB435F"/>
    <w:rsid w:val="00BB442E"/>
    <w:rsid w:val="00BB452C"/>
    <w:rsid w:val="00BB4643"/>
    <w:rsid w:val="00BB4668"/>
    <w:rsid w:val="00BB4790"/>
    <w:rsid w:val="00BB47EE"/>
    <w:rsid w:val="00BB48CD"/>
    <w:rsid w:val="00BB48FE"/>
    <w:rsid w:val="00BB4AFF"/>
    <w:rsid w:val="00BB4B38"/>
    <w:rsid w:val="00BB4BFB"/>
    <w:rsid w:val="00BB4CC5"/>
    <w:rsid w:val="00BB4F1D"/>
    <w:rsid w:val="00BB4F28"/>
    <w:rsid w:val="00BB4F40"/>
    <w:rsid w:val="00BB5452"/>
    <w:rsid w:val="00BB5594"/>
    <w:rsid w:val="00BB5899"/>
    <w:rsid w:val="00BB5BB7"/>
    <w:rsid w:val="00BB5E2A"/>
    <w:rsid w:val="00BB5F75"/>
    <w:rsid w:val="00BB6173"/>
    <w:rsid w:val="00BB61C8"/>
    <w:rsid w:val="00BB6286"/>
    <w:rsid w:val="00BB629A"/>
    <w:rsid w:val="00BB64E1"/>
    <w:rsid w:val="00BB6585"/>
    <w:rsid w:val="00BB665B"/>
    <w:rsid w:val="00BB66CD"/>
    <w:rsid w:val="00BB6854"/>
    <w:rsid w:val="00BB68C2"/>
    <w:rsid w:val="00BB68E2"/>
    <w:rsid w:val="00BB694B"/>
    <w:rsid w:val="00BB6998"/>
    <w:rsid w:val="00BB6AE9"/>
    <w:rsid w:val="00BB6B01"/>
    <w:rsid w:val="00BB6CE9"/>
    <w:rsid w:val="00BB6D43"/>
    <w:rsid w:val="00BB6DE1"/>
    <w:rsid w:val="00BB6EE4"/>
    <w:rsid w:val="00BB6F08"/>
    <w:rsid w:val="00BB7071"/>
    <w:rsid w:val="00BB7125"/>
    <w:rsid w:val="00BB7137"/>
    <w:rsid w:val="00BB7148"/>
    <w:rsid w:val="00BB764B"/>
    <w:rsid w:val="00BB7666"/>
    <w:rsid w:val="00BB76D5"/>
    <w:rsid w:val="00BB7755"/>
    <w:rsid w:val="00BB7767"/>
    <w:rsid w:val="00BB77F6"/>
    <w:rsid w:val="00BB794F"/>
    <w:rsid w:val="00BB799B"/>
    <w:rsid w:val="00BB7C54"/>
    <w:rsid w:val="00BB7CE3"/>
    <w:rsid w:val="00BB7D60"/>
    <w:rsid w:val="00BB7E10"/>
    <w:rsid w:val="00BB7E8E"/>
    <w:rsid w:val="00BC0047"/>
    <w:rsid w:val="00BC0147"/>
    <w:rsid w:val="00BC067F"/>
    <w:rsid w:val="00BC074C"/>
    <w:rsid w:val="00BC0904"/>
    <w:rsid w:val="00BC09BD"/>
    <w:rsid w:val="00BC0A3F"/>
    <w:rsid w:val="00BC0A61"/>
    <w:rsid w:val="00BC0D74"/>
    <w:rsid w:val="00BC0DFA"/>
    <w:rsid w:val="00BC0E7C"/>
    <w:rsid w:val="00BC0FD5"/>
    <w:rsid w:val="00BC1591"/>
    <w:rsid w:val="00BC162E"/>
    <w:rsid w:val="00BC179D"/>
    <w:rsid w:val="00BC187D"/>
    <w:rsid w:val="00BC18C0"/>
    <w:rsid w:val="00BC197A"/>
    <w:rsid w:val="00BC19B6"/>
    <w:rsid w:val="00BC1BA7"/>
    <w:rsid w:val="00BC1D5F"/>
    <w:rsid w:val="00BC1E3D"/>
    <w:rsid w:val="00BC2068"/>
    <w:rsid w:val="00BC20BB"/>
    <w:rsid w:val="00BC210A"/>
    <w:rsid w:val="00BC215C"/>
    <w:rsid w:val="00BC2227"/>
    <w:rsid w:val="00BC23CC"/>
    <w:rsid w:val="00BC24FD"/>
    <w:rsid w:val="00BC27E0"/>
    <w:rsid w:val="00BC2822"/>
    <w:rsid w:val="00BC2966"/>
    <w:rsid w:val="00BC29A8"/>
    <w:rsid w:val="00BC29B1"/>
    <w:rsid w:val="00BC2A19"/>
    <w:rsid w:val="00BC2F08"/>
    <w:rsid w:val="00BC304E"/>
    <w:rsid w:val="00BC309C"/>
    <w:rsid w:val="00BC33BB"/>
    <w:rsid w:val="00BC34E6"/>
    <w:rsid w:val="00BC36B3"/>
    <w:rsid w:val="00BC36EA"/>
    <w:rsid w:val="00BC3750"/>
    <w:rsid w:val="00BC38D3"/>
    <w:rsid w:val="00BC3A9E"/>
    <w:rsid w:val="00BC3AD8"/>
    <w:rsid w:val="00BC3B1B"/>
    <w:rsid w:val="00BC3C3B"/>
    <w:rsid w:val="00BC3E82"/>
    <w:rsid w:val="00BC4594"/>
    <w:rsid w:val="00BC467B"/>
    <w:rsid w:val="00BC4756"/>
    <w:rsid w:val="00BC4771"/>
    <w:rsid w:val="00BC4777"/>
    <w:rsid w:val="00BC498E"/>
    <w:rsid w:val="00BC4C3E"/>
    <w:rsid w:val="00BC4C77"/>
    <w:rsid w:val="00BC4F07"/>
    <w:rsid w:val="00BC4FFD"/>
    <w:rsid w:val="00BC5092"/>
    <w:rsid w:val="00BC541E"/>
    <w:rsid w:val="00BC5441"/>
    <w:rsid w:val="00BC547A"/>
    <w:rsid w:val="00BC5583"/>
    <w:rsid w:val="00BC5858"/>
    <w:rsid w:val="00BC5B94"/>
    <w:rsid w:val="00BC5BB7"/>
    <w:rsid w:val="00BC5BFB"/>
    <w:rsid w:val="00BC5D30"/>
    <w:rsid w:val="00BC5D55"/>
    <w:rsid w:val="00BC5EB8"/>
    <w:rsid w:val="00BC5F31"/>
    <w:rsid w:val="00BC603D"/>
    <w:rsid w:val="00BC614F"/>
    <w:rsid w:val="00BC63E8"/>
    <w:rsid w:val="00BC66D6"/>
    <w:rsid w:val="00BC6736"/>
    <w:rsid w:val="00BC6A01"/>
    <w:rsid w:val="00BC6A82"/>
    <w:rsid w:val="00BC6B79"/>
    <w:rsid w:val="00BC6BDE"/>
    <w:rsid w:val="00BC6C13"/>
    <w:rsid w:val="00BC6E62"/>
    <w:rsid w:val="00BC6E98"/>
    <w:rsid w:val="00BC7019"/>
    <w:rsid w:val="00BC7072"/>
    <w:rsid w:val="00BC72D9"/>
    <w:rsid w:val="00BC7305"/>
    <w:rsid w:val="00BC76B3"/>
    <w:rsid w:val="00BC776A"/>
    <w:rsid w:val="00BC77B3"/>
    <w:rsid w:val="00BC77E3"/>
    <w:rsid w:val="00BC7990"/>
    <w:rsid w:val="00BC79C2"/>
    <w:rsid w:val="00BC7A02"/>
    <w:rsid w:val="00BC7B36"/>
    <w:rsid w:val="00BC7BEA"/>
    <w:rsid w:val="00BC7CE3"/>
    <w:rsid w:val="00BC7D2D"/>
    <w:rsid w:val="00BC7DB7"/>
    <w:rsid w:val="00BC7DF1"/>
    <w:rsid w:val="00BD005A"/>
    <w:rsid w:val="00BD0204"/>
    <w:rsid w:val="00BD0356"/>
    <w:rsid w:val="00BD046F"/>
    <w:rsid w:val="00BD04EE"/>
    <w:rsid w:val="00BD073C"/>
    <w:rsid w:val="00BD0751"/>
    <w:rsid w:val="00BD0841"/>
    <w:rsid w:val="00BD0930"/>
    <w:rsid w:val="00BD0977"/>
    <w:rsid w:val="00BD0A16"/>
    <w:rsid w:val="00BD0B73"/>
    <w:rsid w:val="00BD0EF2"/>
    <w:rsid w:val="00BD0F0F"/>
    <w:rsid w:val="00BD0F47"/>
    <w:rsid w:val="00BD10BD"/>
    <w:rsid w:val="00BD111D"/>
    <w:rsid w:val="00BD148F"/>
    <w:rsid w:val="00BD15AE"/>
    <w:rsid w:val="00BD1776"/>
    <w:rsid w:val="00BD1822"/>
    <w:rsid w:val="00BD18C2"/>
    <w:rsid w:val="00BD1A8A"/>
    <w:rsid w:val="00BD1B2D"/>
    <w:rsid w:val="00BD1BA4"/>
    <w:rsid w:val="00BD1C88"/>
    <w:rsid w:val="00BD1E07"/>
    <w:rsid w:val="00BD1E59"/>
    <w:rsid w:val="00BD1E7C"/>
    <w:rsid w:val="00BD1FBB"/>
    <w:rsid w:val="00BD2049"/>
    <w:rsid w:val="00BD215F"/>
    <w:rsid w:val="00BD2187"/>
    <w:rsid w:val="00BD237C"/>
    <w:rsid w:val="00BD24D4"/>
    <w:rsid w:val="00BD270F"/>
    <w:rsid w:val="00BD2C7E"/>
    <w:rsid w:val="00BD2C9F"/>
    <w:rsid w:val="00BD2D2E"/>
    <w:rsid w:val="00BD2EDC"/>
    <w:rsid w:val="00BD2F56"/>
    <w:rsid w:val="00BD2FA8"/>
    <w:rsid w:val="00BD2FF9"/>
    <w:rsid w:val="00BD3087"/>
    <w:rsid w:val="00BD328A"/>
    <w:rsid w:val="00BD3625"/>
    <w:rsid w:val="00BD366D"/>
    <w:rsid w:val="00BD3788"/>
    <w:rsid w:val="00BD388C"/>
    <w:rsid w:val="00BD38FC"/>
    <w:rsid w:val="00BD3A3A"/>
    <w:rsid w:val="00BD3B19"/>
    <w:rsid w:val="00BD3BD6"/>
    <w:rsid w:val="00BD3C15"/>
    <w:rsid w:val="00BD3D74"/>
    <w:rsid w:val="00BD4085"/>
    <w:rsid w:val="00BD415E"/>
    <w:rsid w:val="00BD43CA"/>
    <w:rsid w:val="00BD44B2"/>
    <w:rsid w:val="00BD453C"/>
    <w:rsid w:val="00BD47FA"/>
    <w:rsid w:val="00BD480F"/>
    <w:rsid w:val="00BD4983"/>
    <w:rsid w:val="00BD498C"/>
    <w:rsid w:val="00BD49A3"/>
    <w:rsid w:val="00BD49C8"/>
    <w:rsid w:val="00BD4AFB"/>
    <w:rsid w:val="00BD4CF6"/>
    <w:rsid w:val="00BD4D05"/>
    <w:rsid w:val="00BD4DCE"/>
    <w:rsid w:val="00BD4E92"/>
    <w:rsid w:val="00BD4EB6"/>
    <w:rsid w:val="00BD4F11"/>
    <w:rsid w:val="00BD5013"/>
    <w:rsid w:val="00BD51D3"/>
    <w:rsid w:val="00BD5475"/>
    <w:rsid w:val="00BD559E"/>
    <w:rsid w:val="00BD562D"/>
    <w:rsid w:val="00BD568E"/>
    <w:rsid w:val="00BD56DC"/>
    <w:rsid w:val="00BD58D2"/>
    <w:rsid w:val="00BD58DA"/>
    <w:rsid w:val="00BD58F8"/>
    <w:rsid w:val="00BD5B9A"/>
    <w:rsid w:val="00BD5DBB"/>
    <w:rsid w:val="00BD5DDB"/>
    <w:rsid w:val="00BD5E50"/>
    <w:rsid w:val="00BD5E95"/>
    <w:rsid w:val="00BD5EB2"/>
    <w:rsid w:val="00BD5F05"/>
    <w:rsid w:val="00BD5F0E"/>
    <w:rsid w:val="00BD5F67"/>
    <w:rsid w:val="00BD5FFB"/>
    <w:rsid w:val="00BD60F8"/>
    <w:rsid w:val="00BD6230"/>
    <w:rsid w:val="00BD640E"/>
    <w:rsid w:val="00BD64E8"/>
    <w:rsid w:val="00BD652D"/>
    <w:rsid w:val="00BD66DF"/>
    <w:rsid w:val="00BD68B4"/>
    <w:rsid w:val="00BD6982"/>
    <w:rsid w:val="00BD6A0A"/>
    <w:rsid w:val="00BD6BA2"/>
    <w:rsid w:val="00BD6C19"/>
    <w:rsid w:val="00BD6CC0"/>
    <w:rsid w:val="00BD6F11"/>
    <w:rsid w:val="00BD6F38"/>
    <w:rsid w:val="00BD6F46"/>
    <w:rsid w:val="00BD6FC4"/>
    <w:rsid w:val="00BD70BA"/>
    <w:rsid w:val="00BD7178"/>
    <w:rsid w:val="00BD7232"/>
    <w:rsid w:val="00BD746C"/>
    <w:rsid w:val="00BD74B0"/>
    <w:rsid w:val="00BD74D2"/>
    <w:rsid w:val="00BD751B"/>
    <w:rsid w:val="00BD75AC"/>
    <w:rsid w:val="00BD76B2"/>
    <w:rsid w:val="00BD76E5"/>
    <w:rsid w:val="00BD77F1"/>
    <w:rsid w:val="00BD7A56"/>
    <w:rsid w:val="00BD7BC5"/>
    <w:rsid w:val="00BD7F0F"/>
    <w:rsid w:val="00BE0361"/>
    <w:rsid w:val="00BE0741"/>
    <w:rsid w:val="00BE0908"/>
    <w:rsid w:val="00BE0929"/>
    <w:rsid w:val="00BE0B29"/>
    <w:rsid w:val="00BE0B30"/>
    <w:rsid w:val="00BE0BD3"/>
    <w:rsid w:val="00BE0C2D"/>
    <w:rsid w:val="00BE0C59"/>
    <w:rsid w:val="00BE0EFC"/>
    <w:rsid w:val="00BE0F4B"/>
    <w:rsid w:val="00BE1210"/>
    <w:rsid w:val="00BE1318"/>
    <w:rsid w:val="00BE1371"/>
    <w:rsid w:val="00BE14D6"/>
    <w:rsid w:val="00BE14E6"/>
    <w:rsid w:val="00BE1759"/>
    <w:rsid w:val="00BE17B9"/>
    <w:rsid w:val="00BE1B95"/>
    <w:rsid w:val="00BE1C05"/>
    <w:rsid w:val="00BE1C9C"/>
    <w:rsid w:val="00BE1D3B"/>
    <w:rsid w:val="00BE1F4C"/>
    <w:rsid w:val="00BE21AB"/>
    <w:rsid w:val="00BE2266"/>
    <w:rsid w:val="00BE25A7"/>
    <w:rsid w:val="00BE2615"/>
    <w:rsid w:val="00BE265D"/>
    <w:rsid w:val="00BE271C"/>
    <w:rsid w:val="00BE2A17"/>
    <w:rsid w:val="00BE2C2D"/>
    <w:rsid w:val="00BE2D01"/>
    <w:rsid w:val="00BE2D76"/>
    <w:rsid w:val="00BE2EA9"/>
    <w:rsid w:val="00BE3043"/>
    <w:rsid w:val="00BE31EA"/>
    <w:rsid w:val="00BE321D"/>
    <w:rsid w:val="00BE3277"/>
    <w:rsid w:val="00BE3297"/>
    <w:rsid w:val="00BE3425"/>
    <w:rsid w:val="00BE3473"/>
    <w:rsid w:val="00BE3493"/>
    <w:rsid w:val="00BE3653"/>
    <w:rsid w:val="00BE378C"/>
    <w:rsid w:val="00BE37CF"/>
    <w:rsid w:val="00BE3A06"/>
    <w:rsid w:val="00BE3A50"/>
    <w:rsid w:val="00BE3B23"/>
    <w:rsid w:val="00BE3C03"/>
    <w:rsid w:val="00BE3F09"/>
    <w:rsid w:val="00BE3FDB"/>
    <w:rsid w:val="00BE40F7"/>
    <w:rsid w:val="00BE467B"/>
    <w:rsid w:val="00BE4685"/>
    <w:rsid w:val="00BE4730"/>
    <w:rsid w:val="00BE47D7"/>
    <w:rsid w:val="00BE4930"/>
    <w:rsid w:val="00BE49A2"/>
    <w:rsid w:val="00BE4A8B"/>
    <w:rsid w:val="00BE4C72"/>
    <w:rsid w:val="00BE4D1A"/>
    <w:rsid w:val="00BE4DAB"/>
    <w:rsid w:val="00BE4E19"/>
    <w:rsid w:val="00BE5017"/>
    <w:rsid w:val="00BE5161"/>
    <w:rsid w:val="00BE53CC"/>
    <w:rsid w:val="00BE55E4"/>
    <w:rsid w:val="00BE561F"/>
    <w:rsid w:val="00BE5634"/>
    <w:rsid w:val="00BE56E0"/>
    <w:rsid w:val="00BE5896"/>
    <w:rsid w:val="00BE5B14"/>
    <w:rsid w:val="00BE5EEC"/>
    <w:rsid w:val="00BE5F74"/>
    <w:rsid w:val="00BE5FE4"/>
    <w:rsid w:val="00BE60A9"/>
    <w:rsid w:val="00BE60F1"/>
    <w:rsid w:val="00BE6315"/>
    <w:rsid w:val="00BE63EE"/>
    <w:rsid w:val="00BE6676"/>
    <w:rsid w:val="00BE670E"/>
    <w:rsid w:val="00BE6873"/>
    <w:rsid w:val="00BE68DF"/>
    <w:rsid w:val="00BE6939"/>
    <w:rsid w:val="00BE6B24"/>
    <w:rsid w:val="00BE6C8B"/>
    <w:rsid w:val="00BE6CB7"/>
    <w:rsid w:val="00BE6D94"/>
    <w:rsid w:val="00BE6DDD"/>
    <w:rsid w:val="00BE6ED1"/>
    <w:rsid w:val="00BE6F49"/>
    <w:rsid w:val="00BE6FC2"/>
    <w:rsid w:val="00BE710E"/>
    <w:rsid w:val="00BE726D"/>
    <w:rsid w:val="00BE72BB"/>
    <w:rsid w:val="00BE776A"/>
    <w:rsid w:val="00BE77E3"/>
    <w:rsid w:val="00BE7935"/>
    <w:rsid w:val="00BE7A6C"/>
    <w:rsid w:val="00BE7D4D"/>
    <w:rsid w:val="00BE7F12"/>
    <w:rsid w:val="00BF01A4"/>
    <w:rsid w:val="00BF0297"/>
    <w:rsid w:val="00BF02EE"/>
    <w:rsid w:val="00BF0330"/>
    <w:rsid w:val="00BF0675"/>
    <w:rsid w:val="00BF09C4"/>
    <w:rsid w:val="00BF0A6B"/>
    <w:rsid w:val="00BF0BBB"/>
    <w:rsid w:val="00BF0BEE"/>
    <w:rsid w:val="00BF0D34"/>
    <w:rsid w:val="00BF0EC5"/>
    <w:rsid w:val="00BF0F87"/>
    <w:rsid w:val="00BF1542"/>
    <w:rsid w:val="00BF171F"/>
    <w:rsid w:val="00BF1AA2"/>
    <w:rsid w:val="00BF1AF3"/>
    <w:rsid w:val="00BF1BAA"/>
    <w:rsid w:val="00BF1D91"/>
    <w:rsid w:val="00BF1E0D"/>
    <w:rsid w:val="00BF2003"/>
    <w:rsid w:val="00BF2174"/>
    <w:rsid w:val="00BF21DE"/>
    <w:rsid w:val="00BF22CF"/>
    <w:rsid w:val="00BF23E2"/>
    <w:rsid w:val="00BF243E"/>
    <w:rsid w:val="00BF243F"/>
    <w:rsid w:val="00BF24B5"/>
    <w:rsid w:val="00BF24D9"/>
    <w:rsid w:val="00BF259E"/>
    <w:rsid w:val="00BF25CE"/>
    <w:rsid w:val="00BF262E"/>
    <w:rsid w:val="00BF26CE"/>
    <w:rsid w:val="00BF26D2"/>
    <w:rsid w:val="00BF271F"/>
    <w:rsid w:val="00BF2985"/>
    <w:rsid w:val="00BF2C09"/>
    <w:rsid w:val="00BF2D9D"/>
    <w:rsid w:val="00BF2F4B"/>
    <w:rsid w:val="00BF31C3"/>
    <w:rsid w:val="00BF33D2"/>
    <w:rsid w:val="00BF359A"/>
    <w:rsid w:val="00BF3613"/>
    <w:rsid w:val="00BF3675"/>
    <w:rsid w:val="00BF367D"/>
    <w:rsid w:val="00BF3692"/>
    <w:rsid w:val="00BF37AF"/>
    <w:rsid w:val="00BF38D8"/>
    <w:rsid w:val="00BF394B"/>
    <w:rsid w:val="00BF39B6"/>
    <w:rsid w:val="00BF39C5"/>
    <w:rsid w:val="00BF3BEB"/>
    <w:rsid w:val="00BF3C67"/>
    <w:rsid w:val="00BF3C89"/>
    <w:rsid w:val="00BF3D78"/>
    <w:rsid w:val="00BF3E3C"/>
    <w:rsid w:val="00BF3E92"/>
    <w:rsid w:val="00BF4028"/>
    <w:rsid w:val="00BF4110"/>
    <w:rsid w:val="00BF420A"/>
    <w:rsid w:val="00BF4322"/>
    <w:rsid w:val="00BF43D3"/>
    <w:rsid w:val="00BF43EA"/>
    <w:rsid w:val="00BF4497"/>
    <w:rsid w:val="00BF4584"/>
    <w:rsid w:val="00BF45EC"/>
    <w:rsid w:val="00BF46F7"/>
    <w:rsid w:val="00BF46FF"/>
    <w:rsid w:val="00BF47C6"/>
    <w:rsid w:val="00BF49B8"/>
    <w:rsid w:val="00BF4A19"/>
    <w:rsid w:val="00BF4A4D"/>
    <w:rsid w:val="00BF4A5C"/>
    <w:rsid w:val="00BF4B2C"/>
    <w:rsid w:val="00BF4C5B"/>
    <w:rsid w:val="00BF4C71"/>
    <w:rsid w:val="00BF4CCA"/>
    <w:rsid w:val="00BF4DC5"/>
    <w:rsid w:val="00BF4E0F"/>
    <w:rsid w:val="00BF544B"/>
    <w:rsid w:val="00BF554A"/>
    <w:rsid w:val="00BF568E"/>
    <w:rsid w:val="00BF5703"/>
    <w:rsid w:val="00BF585D"/>
    <w:rsid w:val="00BF5AB5"/>
    <w:rsid w:val="00BF5B12"/>
    <w:rsid w:val="00BF5ECD"/>
    <w:rsid w:val="00BF5ED2"/>
    <w:rsid w:val="00BF5F84"/>
    <w:rsid w:val="00BF6001"/>
    <w:rsid w:val="00BF61C3"/>
    <w:rsid w:val="00BF6297"/>
    <w:rsid w:val="00BF677E"/>
    <w:rsid w:val="00BF6784"/>
    <w:rsid w:val="00BF67C6"/>
    <w:rsid w:val="00BF6809"/>
    <w:rsid w:val="00BF685A"/>
    <w:rsid w:val="00BF6983"/>
    <w:rsid w:val="00BF6B0F"/>
    <w:rsid w:val="00BF6D11"/>
    <w:rsid w:val="00BF6F64"/>
    <w:rsid w:val="00BF6FB7"/>
    <w:rsid w:val="00BF716B"/>
    <w:rsid w:val="00BF72B5"/>
    <w:rsid w:val="00BF7430"/>
    <w:rsid w:val="00BF743E"/>
    <w:rsid w:val="00BF762B"/>
    <w:rsid w:val="00BF764F"/>
    <w:rsid w:val="00BF7976"/>
    <w:rsid w:val="00BF7A74"/>
    <w:rsid w:val="00BF7AD3"/>
    <w:rsid w:val="00BF7B6C"/>
    <w:rsid w:val="00BF7C76"/>
    <w:rsid w:val="00BF7F6C"/>
    <w:rsid w:val="00C001D6"/>
    <w:rsid w:val="00C0021D"/>
    <w:rsid w:val="00C00249"/>
    <w:rsid w:val="00C00299"/>
    <w:rsid w:val="00C0042B"/>
    <w:rsid w:val="00C005FD"/>
    <w:rsid w:val="00C0063D"/>
    <w:rsid w:val="00C0070B"/>
    <w:rsid w:val="00C00867"/>
    <w:rsid w:val="00C009E8"/>
    <w:rsid w:val="00C00A4D"/>
    <w:rsid w:val="00C00AE6"/>
    <w:rsid w:val="00C00B7C"/>
    <w:rsid w:val="00C00CA7"/>
    <w:rsid w:val="00C00CAD"/>
    <w:rsid w:val="00C00DC8"/>
    <w:rsid w:val="00C011F3"/>
    <w:rsid w:val="00C0124B"/>
    <w:rsid w:val="00C0131C"/>
    <w:rsid w:val="00C01411"/>
    <w:rsid w:val="00C01515"/>
    <w:rsid w:val="00C01628"/>
    <w:rsid w:val="00C017FA"/>
    <w:rsid w:val="00C0193C"/>
    <w:rsid w:val="00C01955"/>
    <w:rsid w:val="00C01A39"/>
    <w:rsid w:val="00C01ACF"/>
    <w:rsid w:val="00C01D77"/>
    <w:rsid w:val="00C01E5F"/>
    <w:rsid w:val="00C01FD0"/>
    <w:rsid w:val="00C0222B"/>
    <w:rsid w:val="00C02317"/>
    <w:rsid w:val="00C023BE"/>
    <w:rsid w:val="00C023EB"/>
    <w:rsid w:val="00C0247D"/>
    <w:rsid w:val="00C0275C"/>
    <w:rsid w:val="00C02936"/>
    <w:rsid w:val="00C02AEE"/>
    <w:rsid w:val="00C02BF4"/>
    <w:rsid w:val="00C02C63"/>
    <w:rsid w:val="00C02D86"/>
    <w:rsid w:val="00C02FD3"/>
    <w:rsid w:val="00C0334F"/>
    <w:rsid w:val="00C0344E"/>
    <w:rsid w:val="00C03485"/>
    <w:rsid w:val="00C03553"/>
    <w:rsid w:val="00C0356D"/>
    <w:rsid w:val="00C0361A"/>
    <w:rsid w:val="00C0374D"/>
    <w:rsid w:val="00C037CA"/>
    <w:rsid w:val="00C037E2"/>
    <w:rsid w:val="00C03826"/>
    <w:rsid w:val="00C03866"/>
    <w:rsid w:val="00C038BA"/>
    <w:rsid w:val="00C039F6"/>
    <w:rsid w:val="00C03ADD"/>
    <w:rsid w:val="00C03B83"/>
    <w:rsid w:val="00C03D49"/>
    <w:rsid w:val="00C03D83"/>
    <w:rsid w:val="00C03E5C"/>
    <w:rsid w:val="00C03E7D"/>
    <w:rsid w:val="00C0406F"/>
    <w:rsid w:val="00C04093"/>
    <w:rsid w:val="00C040AB"/>
    <w:rsid w:val="00C04147"/>
    <w:rsid w:val="00C0437C"/>
    <w:rsid w:val="00C0441E"/>
    <w:rsid w:val="00C04476"/>
    <w:rsid w:val="00C045A7"/>
    <w:rsid w:val="00C0462E"/>
    <w:rsid w:val="00C04A00"/>
    <w:rsid w:val="00C04C4D"/>
    <w:rsid w:val="00C04DCB"/>
    <w:rsid w:val="00C04E0E"/>
    <w:rsid w:val="00C04E11"/>
    <w:rsid w:val="00C04E47"/>
    <w:rsid w:val="00C051D5"/>
    <w:rsid w:val="00C05245"/>
    <w:rsid w:val="00C0526A"/>
    <w:rsid w:val="00C05589"/>
    <w:rsid w:val="00C055AC"/>
    <w:rsid w:val="00C0561E"/>
    <w:rsid w:val="00C05633"/>
    <w:rsid w:val="00C056CC"/>
    <w:rsid w:val="00C05727"/>
    <w:rsid w:val="00C05729"/>
    <w:rsid w:val="00C05730"/>
    <w:rsid w:val="00C0581D"/>
    <w:rsid w:val="00C0584D"/>
    <w:rsid w:val="00C05977"/>
    <w:rsid w:val="00C05AAA"/>
    <w:rsid w:val="00C05ABE"/>
    <w:rsid w:val="00C05B7E"/>
    <w:rsid w:val="00C05BDE"/>
    <w:rsid w:val="00C06129"/>
    <w:rsid w:val="00C0618A"/>
    <w:rsid w:val="00C06275"/>
    <w:rsid w:val="00C062D3"/>
    <w:rsid w:val="00C06313"/>
    <w:rsid w:val="00C06315"/>
    <w:rsid w:val="00C0634B"/>
    <w:rsid w:val="00C063BA"/>
    <w:rsid w:val="00C06416"/>
    <w:rsid w:val="00C06514"/>
    <w:rsid w:val="00C06605"/>
    <w:rsid w:val="00C069A7"/>
    <w:rsid w:val="00C069E1"/>
    <w:rsid w:val="00C06A52"/>
    <w:rsid w:val="00C06B1F"/>
    <w:rsid w:val="00C06D62"/>
    <w:rsid w:val="00C06DB3"/>
    <w:rsid w:val="00C06E86"/>
    <w:rsid w:val="00C06FF2"/>
    <w:rsid w:val="00C0733E"/>
    <w:rsid w:val="00C07370"/>
    <w:rsid w:val="00C073D0"/>
    <w:rsid w:val="00C0764B"/>
    <w:rsid w:val="00C07663"/>
    <w:rsid w:val="00C0774E"/>
    <w:rsid w:val="00C07973"/>
    <w:rsid w:val="00C07A61"/>
    <w:rsid w:val="00C07ABE"/>
    <w:rsid w:val="00C07AC7"/>
    <w:rsid w:val="00C07AE1"/>
    <w:rsid w:val="00C07B4C"/>
    <w:rsid w:val="00C07C27"/>
    <w:rsid w:val="00C07C6F"/>
    <w:rsid w:val="00C07CA7"/>
    <w:rsid w:val="00C07CCE"/>
    <w:rsid w:val="00C10067"/>
    <w:rsid w:val="00C1018B"/>
    <w:rsid w:val="00C10294"/>
    <w:rsid w:val="00C1032F"/>
    <w:rsid w:val="00C10525"/>
    <w:rsid w:val="00C1058B"/>
    <w:rsid w:val="00C1068F"/>
    <w:rsid w:val="00C10926"/>
    <w:rsid w:val="00C10A0A"/>
    <w:rsid w:val="00C10C3B"/>
    <w:rsid w:val="00C10C8E"/>
    <w:rsid w:val="00C10E48"/>
    <w:rsid w:val="00C10E77"/>
    <w:rsid w:val="00C10EAF"/>
    <w:rsid w:val="00C110FF"/>
    <w:rsid w:val="00C11111"/>
    <w:rsid w:val="00C11166"/>
    <w:rsid w:val="00C11179"/>
    <w:rsid w:val="00C11185"/>
    <w:rsid w:val="00C111C7"/>
    <w:rsid w:val="00C11289"/>
    <w:rsid w:val="00C1145E"/>
    <w:rsid w:val="00C1194C"/>
    <w:rsid w:val="00C11F30"/>
    <w:rsid w:val="00C12126"/>
    <w:rsid w:val="00C122BA"/>
    <w:rsid w:val="00C123FD"/>
    <w:rsid w:val="00C12493"/>
    <w:rsid w:val="00C124E8"/>
    <w:rsid w:val="00C12516"/>
    <w:rsid w:val="00C1251A"/>
    <w:rsid w:val="00C1255A"/>
    <w:rsid w:val="00C1259E"/>
    <w:rsid w:val="00C126F2"/>
    <w:rsid w:val="00C1271E"/>
    <w:rsid w:val="00C12977"/>
    <w:rsid w:val="00C129CC"/>
    <w:rsid w:val="00C12A37"/>
    <w:rsid w:val="00C12BE8"/>
    <w:rsid w:val="00C12C43"/>
    <w:rsid w:val="00C12C76"/>
    <w:rsid w:val="00C12D44"/>
    <w:rsid w:val="00C12D9A"/>
    <w:rsid w:val="00C12DDF"/>
    <w:rsid w:val="00C12E00"/>
    <w:rsid w:val="00C12E4C"/>
    <w:rsid w:val="00C13308"/>
    <w:rsid w:val="00C1369E"/>
    <w:rsid w:val="00C13868"/>
    <w:rsid w:val="00C13895"/>
    <w:rsid w:val="00C138DB"/>
    <w:rsid w:val="00C138F3"/>
    <w:rsid w:val="00C1392A"/>
    <w:rsid w:val="00C139A6"/>
    <w:rsid w:val="00C13A10"/>
    <w:rsid w:val="00C13D58"/>
    <w:rsid w:val="00C14024"/>
    <w:rsid w:val="00C140DF"/>
    <w:rsid w:val="00C14131"/>
    <w:rsid w:val="00C141FF"/>
    <w:rsid w:val="00C1432A"/>
    <w:rsid w:val="00C14339"/>
    <w:rsid w:val="00C14367"/>
    <w:rsid w:val="00C143E3"/>
    <w:rsid w:val="00C1443C"/>
    <w:rsid w:val="00C14603"/>
    <w:rsid w:val="00C14619"/>
    <w:rsid w:val="00C1478F"/>
    <w:rsid w:val="00C14810"/>
    <w:rsid w:val="00C148E7"/>
    <w:rsid w:val="00C149F0"/>
    <w:rsid w:val="00C14A84"/>
    <w:rsid w:val="00C14C77"/>
    <w:rsid w:val="00C14D2A"/>
    <w:rsid w:val="00C14DD9"/>
    <w:rsid w:val="00C14EFA"/>
    <w:rsid w:val="00C150DA"/>
    <w:rsid w:val="00C15159"/>
    <w:rsid w:val="00C15303"/>
    <w:rsid w:val="00C153EC"/>
    <w:rsid w:val="00C15531"/>
    <w:rsid w:val="00C15602"/>
    <w:rsid w:val="00C1567B"/>
    <w:rsid w:val="00C156C4"/>
    <w:rsid w:val="00C1580C"/>
    <w:rsid w:val="00C15B79"/>
    <w:rsid w:val="00C15BC0"/>
    <w:rsid w:val="00C15C51"/>
    <w:rsid w:val="00C15D7A"/>
    <w:rsid w:val="00C1606A"/>
    <w:rsid w:val="00C160CA"/>
    <w:rsid w:val="00C1643A"/>
    <w:rsid w:val="00C16695"/>
    <w:rsid w:val="00C167A6"/>
    <w:rsid w:val="00C168D2"/>
    <w:rsid w:val="00C16AFF"/>
    <w:rsid w:val="00C16D84"/>
    <w:rsid w:val="00C16E1E"/>
    <w:rsid w:val="00C16F16"/>
    <w:rsid w:val="00C17082"/>
    <w:rsid w:val="00C171A6"/>
    <w:rsid w:val="00C171E5"/>
    <w:rsid w:val="00C17405"/>
    <w:rsid w:val="00C17692"/>
    <w:rsid w:val="00C17794"/>
    <w:rsid w:val="00C177CB"/>
    <w:rsid w:val="00C177CC"/>
    <w:rsid w:val="00C17814"/>
    <w:rsid w:val="00C17956"/>
    <w:rsid w:val="00C179A5"/>
    <w:rsid w:val="00C17A1E"/>
    <w:rsid w:val="00C17B5D"/>
    <w:rsid w:val="00C17B71"/>
    <w:rsid w:val="00C17D12"/>
    <w:rsid w:val="00C17DB2"/>
    <w:rsid w:val="00C17DBB"/>
    <w:rsid w:val="00C17DE7"/>
    <w:rsid w:val="00C17DEB"/>
    <w:rsid w:val="00C17DFE"/>
    <w:rsid w:val="00C17FD5"/>
    <w:rsid w:val="00C17FE9"/>
    <w:rsid w:val="00C2017F"/>
    <w:rsid w:val="00C201BC"/>
    <w:rsid w:val="00C202C0"/>
    <w:rsid w:val="00C2042C"/>
    <w:rsid w:val="00C206D9"/>
    <w:rsid w:val="00C20704"/>
    <w:rsid w:val="00C20751"/>
    <w:rsid w:val="00C20BAD"/>
    <w:rsid w:val="00C20C8F"/>
    <w:rsid w:val="00C212DA"/>
    <w:rsid w:val="00C21331"/>
    <w:rsid w:val="00C213B5"/>
    <w:rsid w:val="00C214D2"/>
    <w:rsid w:val="00C214F5"/>
    <w:rsid w:val="00C217BF"/>
    <w:rsid w:val="00C217EA"/>
    <w:rsid w:val="00C219D5"/>
    <w:rsid w:val="00C21AD8"/>
    <w:rsid w:val="00C21C4B"/>
    <w:rsid w:val="00C21CE3"/>
    <w:rsid w:val="00C21DCB"/>
    <w:rsid w:val="00C21E14"/>
    <w:rsid w:val="00C21FCF"/>
    <w:rsid w:val="00C22168"/>
    <w:rsid w:val="00C222D9"/>
    <w:rsid w:val="00C22465"/>
    <w:rsid w:val="00C22703"/>
    <w:rsid w:val="00C2284A"/>
    <w:rsid w:val="00C22931"/>
    <w:rsid w:val="00C22A09"/>
    <w:rsid w:val="00C22A33"/>
    <w:rsid w:val="00C22AA0"/>
    <w:rsid w:val="00C22B04"/>
    <w:rsid w:val="00C22BC4"/>
    <w:rsid w:val="00C22C7F"/>
    <w:rsid w:val="00C22D0A"/>
    <w:rsid w:val="00C22D39"/>
    <w:rsid w:val="00C22E0D"/>
    <w:rsid w:val="00C22EBC"/>
    <w:rsid w:val="00C23026"/>
    <w:rsid w:val="00C231A5"/>
    <w:rsid w:val="00C2322F"/>
    <w:rsid w:val="00C2327B"/>
    <w:rsid w:val="00C2331C"/>
    <w:rsid w:val="00C23413"/>
    <w:rsid w:val="00C235B3"/>
    <w:rsid w:val="00C236C6"/>
    <w:rsid w:val="00C23914"/>
    <w:rsid w:val="00C23960"/>
    <w:rsid w:val="00C23A42"/>
    <w:rsid w:val="00C23A72"/>
    <w:rsid w:val="00C23A78"/>
    <w:rsid w:val="00C23AE6"/>
    <w:rsid w:val="00C23B8B"/>
    <w:rsid w:val="00C23BA6"/>
    <w:rsid w:val="00C23C4F"/>
    <w:rsid w:val="00C23C5E"/>
    <w:rsid w:val="00C23E3E"/>
    <w:rsid w:val="00C23FC1"/>
    <w:rsid w:val="00C241F3"/>
    <w:rsid w:val="00C2424D"/>
    <w:rsid w:val="00C243A8"/>
    <w:rsid w:val="00C243D0"/>
    <w:rsid w:val="00C2456B"/>
    <w:rsid w:val="00C24586"/>
    <w:rsid w:val="00C24607"/>
    <w:rsid w:val="00C2477C"/>
    <w:rsid w:val="00C247DC"/>
    <w:rsid w:val="00C249F1"/>
    <w:rsid w:val="00C24B47"/>
    <w:rsid w:val="00C24CAB"/>
    <w:rsid w:val="00C24D2B"/>
    <w:rsid w:val="00C2514F"/>
    <w:rsid w:val="00C251AB"/>
    <w:rsid w:val="00C253A2"/>
    <w:rsid w:val="00C2540B"/>
    <w:rsid w:val="00C257EA"/>
    <w:rsid w:val="00C25813"/>
    <w:rsid w:val="00C25830"/>
    <w:rsid w:val="00C258AD"/>
    <w:rsid w:val="00C258B7"/>
    <w:rsid w:val="00C25904"/>
    <w:rsid w:val="00C25A1C"/>
    <w:rsid w:val="00C25A28"/>
    <w:rsid w:val="00C25B8B"/>
    <w:rsid w:val="00C25BE4"/>
    <w:rsid w:val="00C25D17"/>
    <w:rsid w:val="00C26064"/>
    <w:rsid w:val="00C26662"/>
    <w:rsid w:val="00C26674"/>
    <w:rsid w:val="00C2668E"/>
    <w:rsid w:val="00C267B4"/>
    <w:rsid w:val="00C267DB"/>
    <w:rsid w:val="00C269C5"/>
    <w:rsid w:val="00C26ACC"/>
    <w:rsid w:val="00C26BCB"/>
    <w:rsid w:val="00C26BFA"/>
    <w:rsid w:val="00C26C12"/>
    <w:rsid w:val="00C26C1F"/>
    <w:rsid w:val="00C26DF3"/>
    <w:rsid w:val="00C26E8B"/>
    <w:rsid w:val="00C27012"/>
    <w:rsid w:val="00C27032"/>
    <w:rsid w:val="00C270B6"/>
    <w:rsid w:val="00C27132"/>
    <w:rsid w:val="00C27233"/>
    <w:rsid w:val="00C272E5"/>
    <w:rsid w:val="00C27329"/>
    <w:rsid w:val="00C27513"/>
    <w:rsid w:val="00C277E5"/>
    <w:rsid w:val="00C278C0"/>
    <w:rsid w:val="00C278F4"/>
    <w:rsid w:val="00C27B8F"/>
    <w:rsid w:val="00C27CD3"/>
    <w:rsid w:val="00C27CFA"/>
    <w:rsid w:val="00C27D15"/>
    <w:rsid w:val="00C27D90"/>
    <w:rsid w:val="00C27F7A"/>
    <w:rsid w:val="00C27F97"/>
    <w:rsid w:val="00C27FDE"/>
    <w:rsid w:val="00C30241"/>
    <w:rsid w:val="00C3054A"/>
    <w:rsid w:val="00C30955"/>
    <w:rsid w:val="00C30A7A"/>
    <w:rsid w:val="00C30A8C"/>
    <w:rsid w:val="00C30B74"/>
    <w:rsid w:val="00C30C33"/>
    <w:rsid w:val="00C30D90"/>
    <w:rsid w:val="00C30DD8"/>
    <w:rsid w:val="00C30EAE"/>
    <w:rsid w:val="00C30EDA"/>
    <w:rsid w:val="00C3128A"/>
    <w:rsid w:val="00C312F7"/>
    <w:rsid w:val="00C31314"/>
    <w:rsid w:val="00C31473"/>
    <w:rsid w:val="00C314B0"/>
    <w:rsid w:val="00C31582"/>
    <w:rsid w:val="00C315A8"/>
    <w:rsid w:val="00C31658"/>
    <w:rsid w:val="00C316F2"/>
    <w:rsid w:val="00C317F6"/>
    <w:rsid w:val="00C3197F"/>
    <w:rsid w:val="00C31A78"/>
    <w:rsid w:val="00C31BDF"/>
    <w:rsid w:val="00C31D1B"/>
    <w:rsid w:val="00C3208C"/>
    <w:rsid w:val="00C320C5"/>
    <w:rsid w:val="00C3213D"/>
    <w:rsid w:val="00C32578"/>
    <w:rsid w:val="00C325F3"/>
    <w:rsid w:val="00C3261C"/>
    <w:rsid w:val="00C32817"/>
    <w:rsid w:val="00C328FE"/>
    <w:rsid w:val="00C32928"/>
    <w:rsid w:val="00C32BCF"/>
    <w:rsid w:val="00C32BDA"/>
    <w:rsid w:val="00C32BDF"/>
    <w:rsid w:val="00C32E57"/>
    <w:rsid w:val="00C32F0C"/>
    <w:rsid w:val="00C32F9D"/>
    <w:rsid w:val="00C33055"/>
    <w:rsid w:val="00C33307"/>
    <w:rsid w:val="00C33485"/>
    <w:rsid w:val="00C33589"/>
    <w:rsid w:val="00C3358B"/>
    <w:rsid w:val="00C335FD"/>
    <w:rsid w:val="00C33713"/>
    <w:rsid w:val="00C33863"/>
    <w:rsid w:val="00C3388D"/>
    <w:rsid w:val="00C338E0"/>
    <w:rsid w:val="00C33BF8"/>
    <w:rsid w:val="00C33C10"/>
    <w:rsid w:val="00C33D3D"/>
    <w:rsid w:val="00C33E51"/>
    <w:rsid w:val="00C33EBD"/>
    <w:rsid w:val="00C33F25"/>
    <w:rsid w:val="00C34043"/>
    <w:rsid w:val="00C340F6"/>
    <w:rsid w:val="00C34252"/>
    <w:rsid w:val="00C343A1"/>
    <w:rsid w:val="00C34455"/>
    <w:rsid w:val="00C345E2"/>
    <w:rsid w:val="00C346AF"/>
    <w:rsid w:val="00C346FC"/>
    <w:rsid w:val="00C347BC"/>
    <w:rsid w:val="00C348C6"/>
    <w:rsid w:val="00C34ADB"/>
    <w:rsid w:val="00C34B00"/>
    <w:rsid w:val="00C34B26"/>
    <w:rsid w:val="00C34B32"/>
    <w:rsid w:val="00C34C9B"/>
    <w:rsid w:val="00C34D1D"/>
    <w:rsid w:val="00C35047"/>
    <w:rsid w:val="00C35164"/>
    <w:rsid w:val="00C3516C"/>
    <w:rsid w:val="00C35563"/>
    <w:rsid w:val="00C35590"/>
    <w:rsid w:val="00C35B05"/>
    <w:rsid w:val="00C35BE7"/>
    <w:rsid w:val="00C35C5E"/>
    <w:rsid w:val="00C35DF8"/>
    <w:rsid w:val="00C35E53"/>
    <w:rsid w:val="00C35F92"/>
    <w:rsid w:val="00C36226"/>
    <w:rsid w:val="00C362D2"/>
    <w:rsid w:val="00C36366"/>
    <w:rsid w:val="00C36378"/>
    <w:rsid w:val="00C3663D"/>
    <w:rsid w:val="00C366D1"/>
    <w:rsid w:val="00C369B7"/>
    <w:rsid w:val="00C36AD5"/>
    <w:rsid w:val="00C36C8D"/>
    <w:rsid w:val="00C36CA1"/>
    <w:rsid w:val="00C36DEF"/>
    <w:rsid w:val="00C36DF7"/>
    <w:rsid w:val="00C36F6D"/>
    <w:rsid w:val="00C3700E"/>
    <w:rsid w:val="00C371A6"/>
    <w:rsid w:val="00C371DD"/>
    <w:rsid w:val="00C37207"/>
    <w:rsid w:val="00C3725A"/>
    <w:rsid w:val="00C37302"/>
    <w:rsid w:val="00C374FF"/>
    <w:rsid w:val="00C37514"/>
    <w:rsid w:val="00C375F9"/>
    <w:rsid w:val="00C3762D"/>
    <w:rsid w:val="00C376F8"/>
    <w:rsid w:val="00C377E3"/>
    <w:rsid w:val="00C378DA"/>
    <w:rsid w:val="00C37AFA"/>
    <w:rsid w:val="00C37B1E"/>
    <w:rsid w:val="00C37CA7"/>
    <w:rsid w:val="00C37CCA"/>
    <w:rsid w:val="00C37F74"/>
    <w:rsid w:val="00C37FC2"/>
    <w:rsid w:val="00C40297"/>
    <w:rsid w:val="00C4030B"/>
    <w:rsid w:val="00C4041C"/>
    <w:rsid w:val="00C404A0"/>
    <w:rsid w:val="00C404EF"/>
    <w:rsid w:val="00C40A0E"/>
    <w:rsid w:val="00C40C45"/>
    <w:rsid w:val="00C40CDF"/>
    <w:rsid w:val="00C40E7C"/>
    <w:rsid w:val="00C40EC3"/>
    <w:rsid w:val="00C40F5E"/>
    <w:rsid w:val="00C411FB"/>
    <w:rsid w:val="00C4125D"/>
    <w:rsid w:val="00C415B5"/>
    <w:rsid w:val="00C416EC"/>
    <w:rsid w:val="00C41723"/>
    <w:rsid w:val="00C417B4"/>
    <w:rsid w:val="00C41809"/>
    <w:rsid w:val="00C41921"/>
    <w:rsid w:val="00C41A44"/>
    <w:rsid w:val="00C41C01"/>
    <w:rsid w:val="00C41C8E"/>
    <w:rsid w:val="00C41CDC"/>
    <w:rsid w:val="00C41F89"/>
    <w:rsid w:val="00C41FA8"/>
    <w:rsid w:val="00C41FB1"/>
    <w:rsid w:val="00C41FEA"/>
    <w:rsid w:val="00C4204E"/>
    <w:rsid w:val="00C420DB"/>
    <w:rsid w:val="00C4217C"/>
    <w:rsid w:val="00C421A6"/>
    <w:rsid w:val="00C421DF"/>
    <w:rsid w:val="00C424FB"/>
    <w:rsid w:val="00C42545"/>
    <w:rsid w:val="00C42657"/>
    <w:rsid w:val="00C42690"/>
    <w:rsid w:val="00C426CF"/>
    <w:rsid w:val="00C42B2E"/>
    <w:rsid w:val="00C42BE6"/>
    <w:rsid w:val="00C42CD2"/>
    <w:rsid w:val="00C42D73"/>
    <w:rsid w:val="00C4322C"/>
    <w:rsid w:val="00C4340A"/>
    <w:rsid w:val="00C43419"/>
    <w:rsid w:val="00C4355A"/>
    <w:rsid w:val="00C4367B"/>
    <w:rsid w:val="00C43893"/>
    <w:rsid w:val="00C438EB"/>
    <w:rsid w:val="00C43A06"/>
    <w:rsid w:val="00C43C0C"/>
    <w:rsid w:val="00C43C11"/>
    <w:rsid w:val="00C43CA5"/>
    <w:rsid w:val="00C43CB5"/>
    <w:rsid w:val="00C43CE2"/>
    <w:rsid w:val="00C43EC7"/>
    <w:rsid w:val="00C441E2"/>
    <w:rsid w:val="00C442DB"/>
    <w:rsid w:val="00C443E1"/>
    <w:rsid w:val="00C447FE"/>
    <w:rsid w:val="00C4485F"/>
    <w:rsid w:val="00C4488B"/>
    <w:rsid w:val="00C44A97"/>
    <w:rsid w:val="00C44AAB"/>
    <w:rsid w:val="00C44B3C"/>
    <w:rsid w:val="00C44BC7"/>
    <w:rsid w:val="00C44D6F"/>
    <w:rsid w:val="00C44DCB"/>
    <w:rsid w:val="00C44FA2"/>
    <w:rsid w:val="00C45087"/>
    <w:rsid w:val="00C4514A"/>
    <w:rsid w:val="00C454BE"/>
    <w:rsid w:val="00C454DF"/>
    <w:rsid w:val="00C45715"/>
    <w:rsid w:val="00C45797"/>
    <w:rsid w:val="00C45C1D"/>
    <w:rsid w:val="00C45D9E"/>
    <w:rsid w:val="00C46040"/>
    <w:rsid w:val="00C46149"/>
    <w:rsid w:val="00C4617B"/>
    <w:rsid w:val="00C46251"/>
    <w:rsid w:val="00C46439"/>
    <w:rsid w:val="00C46459"/>
    <w:rsid w:val="00C4674E"/>
    <w:rsid w:val="00C4676D"/>
    <w:rsid w:val="00C468CC"/>
    <w:rsid w:val="00C468DB"/>
    <w:rsid w:val="00C46983"/>
    <w:rsid w:val="00C46A63"/>
    <w:rsid w:val="00C46C95"/>
    <w:rsid w:val="00C470E2"/>
    <w:rsid w:val="00C47187"/>
    <w:rsid w:val="00C4721E"/>
    <w:rsid w:val="00C4726E"/>
    <w:rsid w:val="00C47285"/>
    <w:rsid w:val="00C4747A"/>
    <w:rsid w:val="00C474B0"/>
    <w:rsid w:val="00C475F9"/>
    <w:rsid w:val="00C47643"/>
    <w:rsid w:val="00C4768D"/>
    <w:rsid w:val="00C47730"/>
    <w:rsid w:val="00C4774D"/>
    <w:rsid w:val="00C4775E"/>
    <w:rsid w:val="00C477B3"/>
    <w:rsid w:val="00C47A8F"/>
    <w:rsid w:val="00C47AF9"/>
    <w:rsid w:val="00C47CDF"/>
    <w:rsid w:val="00C47D0C"/>
    <w:rsid w:val="00C47DAE"/>
    <w:rsid w:val="00C47E13"/>
    <w:rsid w:val="00C47E36"/>
    <w:rsid w:val="00C47E5A"/>
    <w:rsid w:val="00C47EAB"/>
    <w:rsid w:val="00C47F88"/>
    <w:rsid w:val="00C47FE7"/>
    <w:rsid w:val="00C50142"/>
    <w:rsid w:val="00C5029D"/>
    <w:rsid w:val="00C5062D"/>
    <w:rsid w:val="00C50739"/>
    <w:rsid w:val="00C507BA"/>
    <w:rsid w:val="00C508B8"/>
    <w:rsid w:val="00C5090E"/>
    <w:rsid w:val="00C50DD9"/>
    <w:rsid w:val="00C51058"/>
    <w:rsid w:val="00C511F6"/>
    <w:rsid w:val="00C51235"/>
    <w:rsid w:val="00C5125E"/>
    <w:rsid w:val="00C513AD"/>
    <w:rsid w:val="00C5146B"/>
    <w:rsid w:val="00C514A3"/>
    <w:rsid w:val="00C51717"/>
    <w:rsid w:val="00C517A9"/>
    <w:rsid w:val="00C51AA1"/>
    <w:rsid w:val="00C51AA5"/>
    <w:rsid w:val="00C51AEE"/>
    <w:rsid w:val="00C51AEF"/>
    <w:rsid w:val="00C51B46"/>
    <w:rsid w:val="00C51BD0"/>
    <w:rsid w:val="00C51CE1"/>
    <w:rsid w:val="00C51F5B"/>
    <w:rsid w:val="00C51FAB"/>
    <w:rsid w:val="00C52200"/>
    <w:rsid w:val="00C52242"/>
    <w:rsid w:val="00C52311"/>
    <w:rsid w:val="00C524AB"/>
    <w:rsid w:val="00C5282F"/>
    <w:rsid w:val="00C52929"/>
    <w:rsid w:val="00C52ADE"/>
    <w:rsid w:val="00C52AE0"/>
    <w:rsid w:val="00C52B26"/>
    <w:rsid w:val="00C52BE0"/>
    <w:rsid w:val="00C52DFA"/>
    <w:rsid w:val="00C52EB3"/>
    <w:rsid w:val="00C52F2F"/>
    <w:rsid w:val="00C532DF"/>
    <w:rsid w:val="00C53571"/>
    <w:rsid w:val="00C5388D"/>
    <w:rsid w:val="00C53993"/>
    <w:rsid w:val="00C5399F"/>
    <w:rsid w:val="00C53FCC"/>
    <w:rsid w:val="00C54017"/>
    <w:rsid w:val="00C54135"/>
    <w:rsid w:val="00C541FA"/>
    <w:rsid w:val="00C542D6"/>
    <w:rsid w:val="00C543F6"/>
    <w:rsid w:val="00C544AA"/>
    <w:rsid w:val="00C5453A"/>
    <w:rsid w:val="00C545C7"/>
    <w:rsid w:val="00C5475F"/>
    <w:rsid w:val="00C54796"/>
    <w:rsid w:val="00C548AC"/>
    <w:rsid w:val="00C549CD"/>
    <w:rsid w:val="00C54DF6"/>
    <w:rsid w:val="00C54E62"/>
    <w:rsid w:val="00C54F72"/>
    <w:rsid w:val="00C55279"/>
    <w:rsid w:val="00C55301"/>
    <w:rsid w:val="00C55307"/>
    <w:rsid w:val="00C55661"/>
    <w:rsid w:val="00C5579C"/>
    <w:rsid w:val="00C557D7"/>
    <w:rsid w:val="00C55861"/>
    <w:rsid w:val="00C5594C"/>
    <w:rsid w:val="00C55B3C"/>
    <w:rsid w:val="00C55D4C"/>
    <w:rsid w:val="00C55D6C"/>
    <w:rsid w:val="00C55FE7"/>
    <w:rsid w:val="00C560AB"/>
    <w:rsid w:val="00C560C5"/>
    <w:rsid w:val="00C5650A"/>
    <w:rsid w:val="00C5652F"/>
    <w:rsid w:val="00C565FB"/>
    <w:rsid w:val="00C56677"/>
    <w:rsid w:val="00C5680E"/>
    <w:rsid w:val="00C5686B"/>
    <w:rsid w:val="00C5691A"/>
    <w:rsid w:val="00C56BDB"/>
    <w:rsid w:val="00C56C89"/>
    <w:rsid w:val="00C56CAE"/>
    <w:rsid w:val="00C56CF7"/>
    <w:rsid w:val="00C56D7B"/>
    <w:rsid w:val="00C57094"/>
    <w:rsid w:val="00C57099"/>
    <w:rsid w:val="00C57247"/>
    <w:rsid w:val="00C5728B"/>
    <w:rsid w:val="00C57383"/>
    <w:rsid w:val="00C57484"/>
    <w:rsid w:val="00C575AE"/>
    <w:rsid w:val="00C576FC"/>
    <w:rsid w:val="00C577EB"/>
    <w:rsid w:val="00C57807"/>
    <w:rsid w:val="00C579FC"/>
    <w:rsid w:val="00C57CB3"/>
    <w:rsid w:val="00C57D40"/>
    <w:rsid w:val="00C57E86"/>
    <w:rsid w:val="00C57EB5"/>
    <w:rsid w:val="00C60007"/>
    <w:rsid w:val="00C6005C"/>
    <w:rsid w:val="00C60149"/>
    <w:rsid w:val="00C6014D"/>
    <w:rsid w:val="00C604C3"/>
    <w:rsid w:val="00C604FF"/>
    <w:rsid w:val="00C60531"/>
    <w:rsid w:val="00C60620"/>
    <w:rsid w:val="00C608B6"/>
    <w:rsid w:val="00C60AF1"/>
    <w:rsid w:val="00C60BC4"/>
    <w:rsid w:val="00C60DAC"/>
    <w:rsid w:val="00C60E98"/>
    <w:rsid w:val="00C60F70"/>
    <w:rsid w:val="00C61032"/>
    <w:rsid w:val="00C61402"/>
    <w:rsid w:val="00C6147B"/>
    <w:rsid w:val="00C6155A"/>
    <w:rsid w:val="00C615A8"/>
    <w:rsid w:val="00C61AB5"/>
    <w:rsid w:val="00C61D92"/>
    <w:rsid w:val="00C61E19"/>
    <w:rsid w:val="00C61E61"/>
    <w:rsid w:val="00C61EDD"/>
    <w:rsid w:val="00C61EE5"/>
    <w:rsid w:val="00C621D0"/>
    <w:rsid w:val="00C62287"/>
    <w:rsid w:val="00C6238E"/>
    <w:rsid w:val="00C625EF"/>
    <w:rsid w:val="00C629CE"/>
    <w:rsid w:val="00C62A6D"/>
    <w:rsid w:val="00C62B88"/>
    <w:rsid w:val="00C62C67"/>
    <w:rsid w:val="00C62CD3"/>
    <w:rsid w:val="00C62D5E"/>
    <w:rsid w:val="00C62ED8"/>
    <w:rsid w:val="00C63001"/>
    <w:rsid w:val="00C6338F"/>
    <w:rsid w:val="00C63507"/>
    <w:rsid w:val="00C635FC"/>
    <w:rsid w:val="00C637E4"/>
    <w:rsid w:val="00C63AAF"/>
    <w:rsid w:val="00C63D4F"/>
    <w:rsid w:val="00C63E2D"/>
    <w:rsid w:val="00C63E71"/>
    <w:rsid w:val="00C63F4C"/>
    <w:rsid w:val="00C63FF9"/>
    <w:rsid w:val="00C64114"/>
    <w:rsid w:val="00C64178"/>
    <w:rsid w:val="00C64289"/>
    <w:rsid w:val="00C6436D"/>
    <w:rsid w:val="00C64392"/>
    <w:rsid w:val="00C64404"/>
    <w:rsid w:val="00C64592"/>
    <w:rsid w:val="00C645AE"/>
    <w:rsid w:val="00C646A4"/>
    <w:rsid w:val="00C64845"/>
    <w:rsid w:val="00C64C89"/>
    <w:rsid w:val="00C64CF2"/>
    <w:rsid w:val="00C64E0C"/>
    <w:rsid w:val="00C64FD2"/>
    <w:rsid w:val="00C65008"/>
    <w:rsid w:val="00C65244"/>
    <w:rsid w:val="00C6529F"/>
    <w:rsid w:val="00C6535C"/>
    <w:rsid w:val="00C653AA"/>
    <w:rsid w:val="00C65496"/>
    <w:rsid w:val="00C65525"/>
    <w:rsid w:val="00C65574"/>
    <w:rsid w:val="00C6590B"/>
    <w:rsid w:val="00C65B3B"/>
    <w:rsid w:val="00C65BDF"/>
    <w:rsid w:val="00C65EBA"/>
    <w:rsid w:val="00C65EE1"/>
    <w:rsid w:val="00C65EE2"/>
    <w:rsid w:val="00C65F2F"/>
    <w:rsid w:val="00C65F6A"/>
    <w:rsid w:val="00C65FB1"/>
    <w:rsid w:val="00C66080"/>
    <w:rsid w:val="00C661A7"/>
    <w:rsid w:val="00C661D7"/>
    <w:rsid w:val="00C66297"/>
    <w:rsid w:val="00C66298"/>
    <w:rsid w:val="00C663B4"/>
    <w:rsid w:val="00C663DB"/>
    <w:rsid w:val="00C664BD"/>
    <w:rsid w:val="00C66513"/>
    <w:rsid w:val="00C6652C"/>
    <w:rsid w:val="00C6673A"/>
    <w:rsid w:val="00C669DF"/>
    <w:rsid w:val="00C66BFB"/>
    <w:rsid w:val="00C66CA3"/>
    <w:rsid w:val="00C66D08"/>
    <w:rsid w:val="00C66F27"/>
    <w:rsid w:val="00C66FEA"/>
    <w:rsid w:val="00C6709F"/>
    <w:rsid w:val="00C6724A"/>
    <w:rsid w:val="00C672E8"/>
    <w:rsid w:val="00C6739C"/>
    <w:rsid w:val="00C674C7"/>
    <w:rsid w:val="00C674F3"/>
    <w:rsid w:val="00C674FD"/>
    <w:rsid w:val="00C67605"/>
    <w:rsid w:val="00C676AB"/>
    <w:rsid w:val="00C676E3"/>
    <w:rsid w:val="00C67729"/>
    <w:rsid w:val="00C67854"/>
    <w:rsid w:val="00C678CA"/>
    <w:rsid w:val="00C678D8"/>
    <w:rsid w:val="00C67AA2"/>
    <w:rsid w:val="00C67AE8"/>
    <w:rsid w:val="00C67B1C"/>
    <w:rsid w:val="00C67DA7"/>
    <w:rsid w:val="00C67E5A"/>
    <w:rsid w:val="00C67F86"/>
    <w:rsid w:val="00C7004B"/>
    <w:rsid w:val="00C70060"/>
    <w:rsid w:val="00C700B3"/>
    <w:rsid w:val="00C70242"/>
    <w:rsid w:val="00C70274"/>
    <w:rsid w:val="00C702AB"/>
    <w:rsid w:val="00C7031C"/>
    <w:rsid w:val="00C70401"/>
    <w:rsid w:val="00C704A3"/>
    <w:rsid w:val="00C705B1"/>
    <w:rsid w:val="00C705CF"/>
    <w:rsid w:val="00C707A9"/>
    <w:rsid w:val="00C708A1"/>
    <w:rsid w:val="00C70BFE"/>
    <w:rsid w:val="00C70E48"/>
    <w:rsid w:val="00C70E8A"/>
    <w:rsid w:val="00C70F83"/>
    <w:rsid w:val="00C710F2"/>
    <w:rsid w:val="00C7117F"/>
    <w:rsid w:val="00C713BC"/>
    <w:rsid w:val="00C71400"/>
    <w:rsid w:val="00C71637"/>
    <w:rsid w:val="00C7167A"/>
    <w:rsid w:val="00C71843"/>
    <w:rsid w:val="00C71ACA"/>
    <w:rsid w:val="00C71CA4"/>
    <w:rsid w:val="00C71FC7"/>
    <w:rsid w:val="00C72099"/>
    <w:rsid w:val="00C7221C"/>
    <w:rsid w:val="00C726DC"/>
    <w:rsid w:val="00C729E4"/>
    <w:rsid w:val="00C72A67"/>
    <w:rsid w:val="00C72AD1"/>
    <w:rsid w:val="00C72AE1"/>
    <w:rsid w:val="00C72AFF"/>
    <w:rsid w:val="00C72B12"/>
    <w:rsid w:val="00C72C1E"/>
    <w:rsid w:val="00C72D9E"/>
    <w:rsid w:val="00C7332A"/>
    <w:rsid w:val="00C73430"/>
    <w:rsid w:val="00C7345E"/>
    <w:rsid w:val="00C73561"/>
    <w:rsid w:val="00C736B8"/>
    <w:rsid w:val="00C737F9"/>
    <w:rsid w:val="00C73896"/>
    <w:rsid w:val="00C73C79"/>
    <w:rsid w:val="00C73D52"/>
    <w:rsid w:val="00C73DEE"/>
    <w:rsid w:val="00C73E77"/>
    <w:rsid w:val="00C73E79"/>
    <w:rsid w:val="00C73E94"/>
    <w:rsid w:val="00C73FE9"/>
    <w:rsid w:val="00C73FFB"/>
    <w:rsid w:val="00C74040"/>
    <w:rsid w:val="00C740E0"/>
    <w:rsid w:val="00C7423A"/>
    <w:rsid w:val="00C7426A"/>
    <w:rsid w:val="00C742D8"/>
    <w:rsid w:val="00C742D9"/>
    <w:rsid w:val="00C74363"/>
    <w:rsid w:val="00C74370"/>
    <w:rsid w:val="00C743D7"/>
    <w:rsid w:val="00C7447F"/>
    <w:rsid w:val="00C744B4"/>
    <w:rsid w:val="00C7460D"/>
    <w:rsid w:val="00C7464B"/>
    <w:rsid w:val="00C7465F"/>
    <w:rsid w:val="00C746BC"/>
    <w:rsid w:val="00C74708"/>
    <w:rsid w:val="00C74911"/>
    <w:rsid w:val="00C74960"/>
    <w:rsid w:val="00C74F1B"/>
    <w:rsid w:val="00C74F22"/>
    <w:rsid w:val="00C74F43"/>
    <w:rsid w:val="00C74F70"/>
    <w:rsid w:val="00C74F78"/>
    <w:rsid w:val="00C75032"/>
    <w:rsid w:val="00C7503D"/>
    <w:rsid w:val="00C751D6"/>
    <w:rsid w:val="00C75266"/>
    <w:rsid w:val="00C752E4"/>
    <w:rsid w:val="00C75390"/>
    <w:rsid w:val="00C75419"/>
    <w:rsid w:val="00C7546A"/>
    <w:rsid w:val="00C75704"/>
    <w:rsid w:val="00C759C5"/>
    <w:rsid w:val="00C75A1A"/>
    <w:rsid w:val="00C75B2D"/>
    <w:rsid w:val="00C75CF9"/>
    <w:rsid w:val="00C75D49"/>
    <w:rsid w:val="00C75DBE"/>
    <w:rsid w:val="00C75F06"/>
    <w:rsid w:val="00C75F6B"/>
    <w:rsid w:val="00C760E2"/>
    <w:rsid w:val="00C76429"/>
    <w:rsid w:val="00C7653A"/>
    <w:rsid w:val="00C76553"/>
    <w:rsid w:val="00C766BB"/>
    <w:rsid w:val="00C7670F"/>
    <w:rsid w:val="00C768CA"/>
    <w:rsid w:val="00C76A8A"/>
    <w:rsid w:val="00C76E4D"/>
    <w:rsid w:val="00C7711B"/>
    <w:rsid w:val="00C7711F"/>
    <w:rsid w:val="00C7754E"/>
    <w:rsid w:val="00C77553"/>
    <w:rsid w:val="00C77689"/>
    <w:rsid w:val="00C77784"/>
    <w:rsid w:val="00C77872"/>
    <w:rsid w:val="00C77892"/>
    <w:rsid w:val="00C778CE"/>
    <w:rsid w:val="00C77942"/>
    <w:rsid w:val="00C77B19"/>
    <w:rsid w:val="00C77BD6"/>
    <w:rsid w:val="00C77DA3"/>
    <w:rsid w:val="00C8005C"/>
    <w:rsid w:val="00C80073"/>
    <w:rsid w:val="00C80168"/>
    <w:rsid w:val="00C80215"/>
    <w:rsid w:val="00C80322"/>
    <w:rsid w:val="00C80373"/>
    <w:rsid w:val="00C80442"/>
    <w:rsid w:val="00C80447"/>
    <w:rsid w:val="00C804E8"/>
    <w:rsid w:val="00C80A3A"/>
    <w:rsid w:val="00C80C37"/>
    <w:rsid w:val="00C80E20"/>
    <w:rsid w:val="00C80FDA"/>
    <w:rsid w:val="00C8103A"/>
    <w:rsid w:val="00C81156"/>
    <w:rsid w:val="00C817FF"/>
    <w:rsid w:val="00C8185C"/>
    <w:rsid w:val="00C81861"/>
    <w:rsid w:val="00C81D53"/>
    <w:rsid w:val="00C81DFF"/>
    <w:rsid w:val="00C81E09"/>
    <w:rsid w:val="00C81E5A"/>
    <w:rsid w:val="00C81F11"/>
    <w:rsid w:val="00C82281"/>
    <w:rsid w:val="00C82446"/>
    <w:rsid w:val="00C824B2"/>
    <w:rsid w:val="00C824D8"/>
    <w:rsid w:val="00C82598"/>
    <w:rsid w:val="00C828DD"/>
    <w:rsid w:val="00C82A57"/>
    <w:rsid w:val="00C82A96"/>
    <w:rsid w:val="00C82D1D"/>
    <w:rsid w:val="00C82F6C"/>
    <w:rsid w:val="00C8312E"/>
    <w:rsid w:val="00C83262"/>
    <w:rsid w:val="00C83363"/>
    <w:rsid w:val="00C83409"/>
    <w:rsid w:val="00C8346B"/>
    <w:rsid w:val="00C83523"/>
    <w:rsid w:val="00C836FD"/>
    <w:rsid w:val="00C83761"/>
    <w:rsid w:val="00C837F5"/>
    <w:rsid w:val="00C839D2"/>
    <w:rsid w:val="00C83A06"/>
    <w:rsid w:val="00C83B64"/>
    <w:rsid w:val="00C83CB5"/>
    <w:rsid w:val="00C83D15"/>
    <w:rsid w:val="00C8414F"/>
    <w:rsid w:val="00C841C1"/>
    <w:rsid w:val="00C8422C"/>
    <w:rsid w:val="00C8435A"/>
    <w:rsid w:val="00C84527"/>
    <w:rsid w:val="00C845C5"/>
    <w:rsid w:val="00C8468A"/>
    <w:rsid w:val="00C846A0"/>
    <w:rsid w:val="00C847DE"/>
    <w:rsid w:val="00C848AB"/>
    <w:rsid w:val="00C84A6B"/>
    <w:rsid w:val="00C84AFB"/>
    <w:rsid w:val="00C84B6B"/>
    <w:rsid w:val="00C84B6D"/>
    <w:rsid w:val="00C84C70"/>
    <w:rsid w:val="00C84E72"/>
    <w:rsid w:val="00C84FD3"/>
    <w:rsid w:val="00C8503A"/>
    <w:rsid w:val="00C8541E"/>
    <w:rsid w:val="00C8550E"/>
    <w:rsid w:val="00C855F5"/>
    <w:rsid w:val="00C8566D"/>
    <w:rsid w:val="00C856CD"/>
    <w:rsid w:val="00C85879"/>
    <w:rsid w:val="00C85996"/>
    <w:rsid w:val="00C859EF"/>
    <w:rsid w:val="00C85B03"/>
    <w:rsid w:val="00C85C22"/>
    <w:rsid w:val="00C85CC2"/>
    <w:rsid w:val="00C85DE4"/>
    <w:rsid w:val="00C862A1"/>
    <w:rsid w:val="00C862E1"/>
    <w:rsid w:val="00C864B6"/>
    <w:rsid w:val="00C865D0"/>
    <w:rsid w:val="00C866CD"/>
    <w:rsid w:val="00C86767"/>
    <w:rsid w:val="00C8680D"/>
    <w:rsid w:val="00C869BF"/>
    <w:rsid w:val="00C86D18"/>
    <w:rsid w:val="00C86FDC"/>
    <w:rsid w:val="00C87007"/>
    <w:rsid w:val="00C870B9"/>
    <w:rsid w:val="00C87179"/>
    <w:rsid w:val="00C87269"/>
    <w:rsid w:val="00C8726F"/>
    <w:rsid w:val="00C8730C"/>
    <w:rsid w:val="00C87621"/>
    <w:rsid w:val="00C877DD"/>
    <w:rsid w:val="00C87A32"/>
    <w:rsid w:val="00C87BB3"/>
    <w:rsid w:val="00C87C24"/>
    <w:rsid w:val="00C9010E"/>
    <w:rsid w:val="00C90136"/>
    <w:rsid w:val="00C90184"/>
    <w:rsid w:val="00C90213"/>
    <w:rsid w:val="00C902AF"/>
    <w:rsid w:val="00C902FD"/>
    <w:rsid w:val="00C90382"/>
    <w:rsid w:val="00C9041E"/>
    <w:rsid w:val="00C9043F"/>
    <w:rsid w:val="00C906E2"/>
    <w:rsid w:val="00C90762"/>
    <w:rsid w:val="00C90A67"/>
    <w:rsid w:val="00C90AE6"/>
    <w:rsid w:val="00C90B4E"/>
    <w:rsid w:val="00C90C0B"/>
    <w:rsid w:val="00C90E9D"/>
    <w:rsid w:val="00C90EE7"/>
    <w:rsid w:val="00C91167"/>
    <w:rsid w:val="00C91191"/>
    <w:rsid w:val="00C911AD"/>
    <w:rsid w:val="00C911B0"/>
    <w:rsid w:val="00C911BA"/>
    <w:rsid w:val="00C9137D"/>
    <w:rsid w:val="00C913A6"/>
    <w:rsid w:val="00C91464"/>
    <w:rsid w:val="00C9147A"/>
    <w:rsid w:val="00C914B2"/>
    <w:rsid w:val="00C91730"/>
    <w:rsid w:val="00C917ED"/>
    <w:rsid w:val="00C91804"/>
    <w:rsid w:val="00C91AAD"/>
    <w:rsid w:val="00C91B06"/>
    <w:rsid w:val="00C91C1F"/>
    <w:rsid w:val="00C91C3A"/>
    <w:rsid w:val="00C91CF1"/>
    <w:rsid w:val="00C91E1B"/>
    <w:rsid w:val="00C91EFE"/>
    <w:rsid w:val="00C91F19"/>
    <w:rsid w:val="00C920F9"/>
    <w:rsid w:val="00C92103"/>
    <w:rsid w:val="00C92197"/>
    <w:rsid w:val="00C922F4"/>
    <w:rsid w:val="00C92342"/>
    <w:rsid w:val="00C926A1"/>
    <w:rsid w:val="00C927A6"/>
    <w:rsid w:val="00C92BAE"/>
    <w:rsid w:val="00C92BB6"/>
    <w:rsid w:val="00C92BCA"/>
    <w:rsid w:val="00C92C40"/>
    <w:rsid w:val="00C92E9A"/>
    <w:rsid w:val="00C92F7C"/>
    <w:rsid w:val="00C930CE"/>
    <w:rsid w:val="00C930FB"/>
    <w:rsid w:val="00C93105"/>
    <w:rsid w:val="00C93589"/>
    <w:rsid w:val="00C9385F"/>
    <w:rsid w:val="00C938DD"/>
    <w:rsid w:val="00C93949"/>
    <w:rsid w:val="00C939FB"/>
    <w:rsid w:val="00C93A19"/>
    <w:rsid w:val="00C93A6C"/>
    <w:rsid w:val="00C93AEC"/>
    <w:rsid w:val="00C93B15"/>
    <w:rsid w:val="00C93C8E"/>
    <w:rsid w:val="00C93D04"/>
    <w:rsid w:val="00C93D64"/>
    <w:rsid w:val="00C93E05"/>
    <w:rsid w:val="00C9403A"/>
    <w:rsid w:val="00C94047"/>
    <w:rsid w:val="00C941C4"/>
    <w:rsid w:val="00C9426E"/>
    <w:rsid w:val="00C94389"/>
    <w:rsid w:val="00C944E2"/>
    <w:rsid w:val="00C94514"/>
    <w:rsid w:val="00C94540"/>
    <w:rsid w:val="00C9458C"/>
    <w:rsid w:val="00C9498E"/>
    <w:rsid w:val="00C94A2D"/>
    <w:rsid w:val="00C94BE7"/>
    <w:rsid w:val="00C94C27"/>
    <w:rsid w:val="00C94E0B"/>
    <w:rsid w:val="00C950C0"/>
    <w:rsid w:val="00C9531B"/>
    <w:rsid w:val="00C95547"/>
    <w:rsid w:val="00C95553"/>
    <w:rsid w:val="00C9557D"/>
    <w:rsid w:val="00C955C8"/>
    <w:rsid w:val="00C95738"/>
    <w:rsid w:val="00C95848"/>
    <w:rsid w:val="00C9588D"/>
    <w:rsid w:val="00C958B8"/>
    <w:rsid w:val="00C959A7"/>
    <w:rsid w:val="00C95B42"/>
    <w:rsid w:val="00C95E4C"/>
    <w:rsid w:val="00C95E4E"/>
    <w:rsid w:val="00C9605E"/>
    <w:rsid w:val="00C960B5"/>
    <w:rsid w:val="00C96188"/>
    <w:rsid w:val="00C961CA"/>
    <w:rsid w:val="00C965AF"/>
    <w:rsid w:val="00C966C9"/>
    <w:rsid w:val="00C969EF"/>
    <w:rsid w:val="00C96AAC"/>
    <w:rsid w:val="00C96AFD"/>
    <w:rsid w:val="00C96B49"/>
    <w:rsid w:val="00C96B6E"/>
    <w:rsid w:val="00C96D3C"/>
    <w:rsid w:val="00C9701E"/>
    <w:rsid w:val="00C97371"/>
    <w:rsid w:val="00C97630"/>
    <w:rsid w:val="00C976C6"/>
    <w:rsid w:val="00C977A2"/>
    <w:rsid w:val="00C977E8"/>
    <w:rsid w:val="00C97818"/>
    <w:rsid w:val="00C9782C"/>
    <w:rsid w:val="00C978CA"/>
    <w:rsid w:val="00C97952"/>
    <w:rsid w:val="00C979B2"/>
    <w:rsid w:val="00C97A42"/>
    <w:rsid w:val="00C97D52"/>
    <w:rsid w:val="00C97D92"/>
    <w:rsid w:val="00C97E2C"/>
    <w:rsid w:val="00CA0010"/>
    <w:rsid w:val="00CA0045"/>
    <w:rsid w:val="00CA00B2"/>
    <w:rsid w:val="00CA014F"/>
    <w:rsid w:val="00CA0325"/>
    <w:rsid w:val="00CA0385"/>
    <w:rsid w:val="00CA0439"/>
    <w:rsid w:val="00CA07EE"/>
    <w:rsid w:val="00CA0857"/>
    <w:rsid w:val="00CA08BC"/>
    <w:rsid w:val="00CA099D"/>
    <w:rsid w:val="00CA0A79"/>
    <w:rsid w:val="00CA1197"/>
    <w:rsid w:val="00CA11F1"/>
    <w:rsid w:val="00CA1250"/>
    <w:rsid w:val="00CA1709"/>
    <w:rsid w:val="00CA1734"/>
    <w:rsid w:val="00CA174A"/>
    <w:rsid w:val="00CA1B92"/>
    <w:rsid w:val="00CA1BC9"/>
    <w:rsid w:val="00CA1C10"/>
    <w:rsid w:val="00CA1CC0"/>
    <w:rsid w:val="00CA1FAE"/>
    <w:rsid w:val="00CA2063"/>
    <w:rsid w:val="00CA2297"/>
    <w:rsid w:val="00CA23E8"/>
    <w:rsid w:val="00CA23FC"/>
    <w:rsid w:val="00CA274B"/>
    <w:rsid w:val="00CA2932"/>
    <w:rsid w:val="00CA29DE"/>
    <w:rsid w:val="00CA2B3E"/>
    <w:rsid w:val="00CA2B7B"/>
    <w:rsid w:val="00CA2B8D"/>
    <w:rsid w:val="00CA2E91"/>
    <w:rsid w:val="00CA2EF8"/>
    <w:rsid w:val="00CA30D7"/>
    <w:rsid w:val="00CA31CE"/>
    <w:rsid w:val="00CA3831"/>
    <w:rsid w:val="00CA3842"/>
    <w:rsid w:val="00CA39B9"/>
    <w:rsid w:val="00CA3AA0"/>
    <w:rsid w:val="00CA3BD7"/>
    <w:rsid w:val="00CA3D0F"/>
    <w:rsid w:val="00CA3D25"/>
    <w:rsid w:val="00CA3DBD"/>
    <w:rsid w:val="00CA4176"/>
    <w:rsid w:val="00CA41E1"/>
    <w:rsid w:val="00CA423A"/>
    <w:rsid w:val="00CA429A"/>
    <w:rsid w:val="00CA4391"/>
    <w:rsid w:val="00CA44F7"/>
    <w:rsid w:val="00CA46AC"/>
    <w:rsid w:val="00CA470C"/>
    <w:rsid w:val="00CA473D"/>
    <w:rsid w:val="00CA48B4"/>
    <w:rsid w:val="00CA48E7"/>
    <w:rsid w:val="00CA4A95"/>
    <w:rsid w:val="00CA4F73"/>
    <w:rsid w:val="00CA5158"/>
    <w:rsid w:val="00CA5183"/>
    <w:rsid w:val="00CA51B7"/>
    <w:rsid w:val="00CA5653"/>
    <w:rsid w:val="00CA56F3"/>
    <w:rsid w:val="00CA5744"/>
    <w:rsid w:val="00CA5A1D"/>
    <w:rsid w:val="00CA5AC1"/>
    <w:rsid w:val="00CA5DEB"/>
    <w:rsid w:val="00CA5F9C"/>
    <w:rsid w:val="00CA6035"/>
    <w:rsid w:val="00CA60E6"/>
    <w:rsid w:val="00CA61C2"/>
    <w:rsid w:val="00CA6218"/>
    <w:rsid w:val="00CA6246"/>
    <w:rsid w:val="00CA62F7"/>
    <w:rsid w:val="00CA64B4"/>
    <w:rsid w:val="00CA655D"/>
    <w:rsid w:val="00CA6677"/>
    <w:rsid w:val="00CA66C4"/>
    <w:rsid w:val="00CA66E4"/>
    <w:rsid w:val="00CA675E"/>
    <w:rsid w:val="00CA6828"/>
    <w:rsid w:val="00CA6A48"/>
    <w:rsid w:val="00CA6E44"/>
    <w:rsid w:val="00CA6E99"/>
    <w:rsid w:val="00CA6F95"/>
    <w:rsid w:val="00CA7298"/>
    <w:rsid w:val="00CA739C"/>
    <w:rsid w:val="00CA7740"/>
    <w:rsid w:val="00CA77DA"/>
    <w:rsid w:val="00CA7912"/>
    <w:rsid w:val="00CA7A93"/>
    <w:rsid w:val="00CA7AEA"/>
    <w:rsid w:val="00CA7BAF"/>
    <w:rsid w:val="00CA7E3C"/>
    <w:rsid w:val="00CA7F0E"/>
    <w:rsid w:val="00CB0024"/>
    <w:rsid w:val="00CB027B"/>
    <w:rsid w:val="00CB0614"/>
    <w:rsid w:val="00CB077F"/>
    <w:rsid w:val="00CB0797"/>
    <w:rsid w:val="00CB07B6"/>
    <w:rsid w:val="00CB07EF"/>
    <w:rsid w:val="00CB0835"/>
    <w:rsid w:val="00CB0A41"/>
    <w:rsid w:val="00CB0B90"/>
    <w:rsid w:val="00CB0EA2"/>
    <w:rsid w:val="00CB1308"/>
    <w:rsid w:val="00CB14D7"/>
    <w:rsid w:val="00CB15AC"/>
    <w:rsid w:val="00CB15DB"/>
    <w:rsid w:val="00CB1833"/>
    <w:rsid w:val="00CB18AC"/>
    <w:rsid w:val="00CB18CE"/>
    <w:rsid w:val="00CB1922"/>
    <w:rsid w:val="00CB1962"/>
    <w:rsid w:val="00CB1A04"/>
    <w:rsid w:val="00CB1B99"/>
    <w:rsid w:val="00CB1D47"/>
    <w:rsid w:val="00CB1DEE"/>
    <w:rsid w:val="00CB1EAC"/>
    <w:rsid w:val="00CB204A"/>
    <w:rsid w:val="00CB20C2"/>
    <w:rsid w:val="00CB243F"/>
    <w:rsid w:val="00CB2657"/>
    <w:rsid w:val="00CB270E"/>
    <w:rsid w:val="00CB29FC"/>
    <w:rsid w:val="00CB2A24"/>
    <w:rsid w:val="00CB2BAA"/>
    <w:rsid w:val="00CB2CB0"/>
    <w:rsid w:val="00CB2CF4"/>
    <w:rsid w:val="00CB2D08"/>
    <w:rsid w:val="00CB2DFB"/>
    <w:rsid w:val="00CB2E08"/>
    <w:rsid w:val="00CB2EFD"/>
    <w:rsid w:val="00CB2F31"/>
    <w:rsid w:val="00CB3003"/>
    <w:rsid w:val="00CB30C1"/>
    <w:rsid w:val="00CB3550"/>
    <w:rsid w:val="00CB35CC"/>
    <w:rsid w:val="00CB35DD"/>
    <w:rsid w:val="00CB3613"/>
    <w:rsid w:val="00CB3667"/>
    <w:rsid w:val="00CB36AF"/>
    <w:rsid w:val="00CB36E0"/>
    <w:rsid w:val="00CB37D3"/>
    <w:rsid w:val="00CB383D"/>
    <w:rsid w:val="00CB399C"/>
    <w:rsid w:val="00CB39A6"/>
    <w:rsid w:val="00CB3C1A"/>
    <w:rsid w:val="00CB3D56"/>
    <w:rsid w:val="00CB3D9D"/>
    <w:rsid w:val="00CB3E93"/>
    <w:rsid w:val="00CB4096"/>
    <w:rsid w:val="00CB4101"/>
    <w:rsid w:val="00CB41A8"/>
    <w:rsid w:val="00CB41DE"/>
    <w:rsid w:val="00CB4254"/>
    <w:rsid w:val="00CB42E3"/>
    <w:rsid w:val="00CB4789"/>
    <w:rsid w:val="00CB47A8"/>
    <w:rsid w:val="00CB488B"/>
    <w:rsid w:val="00CB4A4C"/>
    <w:rsid w:val="00CB4B94"/>
    <w:rsid w:val="00CB4CEC"/>
    <w:rsid w:val="00CB4D28"/>
    <w:rsid w:val="00CB4DA8"/>
    <w:rsid w:val="00CB4E7F"/>
    <w:rsid w:val="00CB4ECD"/>
    <w:rsid w:val="00CB4EF5"/>
    <w:rsid w:val="00CB50D5"/>
    <w:rsid w:val="00CB516F"/>
    <w:rsid w:val="00CB51A6"/>
    <w:rsid w:val="00CB5531"/>
    <w:rsid w:val="00CB5780"/>
    <w:rsid w:val="00CB58C5"/>
    <w:rsid w:val="00CB58D9"/>
    <w:rsid w:val="00CB599B"/>
    <w:rsid w:val="00CB5A96"/>
    <w:rsid w:val="00CB5B58"/>
    <w:rsid w:val="00CB5E9D"/>
    <w:rsid w:val="00CB6088"/>
    <w:rsid w:val="00CB60C4"/>
    <w:rsid w:val="00CB6240"/>
    <w:rsid w:val="00CB6472"/>
    <w:rsid w:val="00CB6586"/>
    <w:rsid w:val="00CB66B0"/>
    <w:rsid w:val="00CB678B"/>
    <w:rsid w:val="00CB680F"/>
    <w:rsid w:val="00CB6A6F"/>
    <w:rsid w:val="00CB6AAF"/>
    <w:rsid w:val="00CB6B96"/>
    <w:rsid w:val="00CB6BE1"/>
    <w:rsid w:val="00CB6CC7"/>
    <w:rsid w:val="00CB6FFC"/>
    <w:rsid w:val="00CB7089"/>
    <w:rsid w:val="00CB70DD"/>
    <w:rsid w:val="00CB7245"/>
    <w:rsid w:val="00CB72C9"/>
    <w:rsid w:val="00CB735E"/>
    <w:rsid w:val="00CB75E6"/>
    <w:rsid w:val="00CB76DA"/>
    <w:rsid w:val="00CB7814"/>
    <w:rsid w:val="00CB78B5"/>
    <w:rsid w:val="00CB796A"/>
    <w:rsid w:val="00CB7C93"/>
    <w:rsid w:val="00CC0130"/>
    <w:rsid w:val="00CC019E"/>
    <w:rsid w:val="00CC0241"/>
    <w:rsid w:val="00CC0441"/>
    <w:rsid w:val="00CC0717"/>
    <w:rsid w:val="00CC0833"/>
    <w:rsid w:val="00CC0840"/>
    <w:rsid w:val="00CC0A17"/>
    <w:rsid w:val="00CC0A75"/>
    <w:rsid w:val="00CC0ACD"/>
    <w:rsid w:val="00CC0B1A"/>
    <w:rsid w:val="00CC0BBF"/>
    <w:rsid w:val="00CC0C3D"/>
    <w:rsid w:val="00CC0C55"/>
    <w:rsid w:val="00CC0D15"/>
    <w:rsid w:val="00CC0E95"/>
    <w:rsid w:val="00CC10CD"/>
    <w:rsid w:val="00CC11DA"/>
    <w:rsid w:val="00CC136E"/>
    <w:rsid w:val="00CC1521"/>
    <w:rsid w:val="00CC15EE"/>
    <w:rsid w:val="00CC16B7"/>
    <w:rsid w:val="00CC187B"/>
    <w:rsid w:val="00CC1AE3"/>
    <w:rsid w:val="00CC1C6B"/>
    <w:rsid w:val="00CC1E54"/>
    <w:rsid w:val="00CC1F9C"/>
    <w:rsid w:val="00CC2018"/>
    <w:rsid w:val="00CC207C"/>
    <w:rsid w:val="00CC239B"/>
    <w:rsid w:val="00CC23A5"/>
    <w:rsid w:val="00CC249A"/>
    <w:rsid w:val="00CC257F"/>
    <w:rsid w:val="00CC259E"/>
    <w:rsid w:val="00CC25A9"/>
    <w:rsid w:val="00CC2675"/>
    <w:rsid w:val="00CC26E7"/>
    <w:rsid w:val="00CC279E"/>
    <w:rsid w:val="00CC28AA"/>
    <w:rsid w:val="00CC2918"/>
    <w:rsid w:val="00CC2A1A"/>
    <w:rsid w:val="00CC2AE6"/>
    <w:rsid w:val="00CC2BCC"/>
    <w:rsid w:val="00CC2CEB"/>
    <w:rsid w:val="00CC2F77"/>
    <w:rsid w:val="00CC306B"/>
    <w:rsid w:val="00CC3088"/>
    <w:rsid w:val="00CC3093"/>
    <w:rsid w:val="00CC31EA"/>
    <w:rsid w:val="00CC32DF"/>
    <w:rsid w:val="00CC33D7"/>
    <w:rsid w:val="00CC347D"/>
    <w:rsid w:val="00CC34BF"/>
    <w:rsid w:val="00CC364C"/>
    <w:rsid w:val="00CC38A5"/>
    <w:rsid w:val="00CC394C"/>
    <w:rsid w:val="00CC39BE"/>
    <w:rsid w:val="00CC3B27"/>
    <w:rsid w:val="00CC3BDA"/>
    <w:rsid w:val="00CC3D0F"/>
    <w:rsid w:val="00CC3D23"/>
    <w:rsid w:val="00CC3F86"/>
    <w:rsid w:val="00CC3F89"/>
    <w:rsid w:val="00CC3FE3"/>
    <w:rsid w:val="00CC4255"/>
    <w:rsid w:val="00CC43C2"/>
    <w:rsid w:val="00CC441E"/>
    <w:rsid w:val="00CC4605"/>
    <w:rsid w:val="00CC48C9"/>
    <w:rsid w:val="00CC4927"/>
    <w:rsid w:val="00CC4A3C"/>
    <w:rsid w:val="00CC4BBF"/>
    <w:rsid w:val="00CC4D3D"/>
    <w:rsid w:val="00CC4E42"/>
    <w:rsid w:val="00CC4F02"/>
    <w:rsid w:val="00CC4F05"/>
    <w:rsid w:val="00CC4F58"/>
    <w:rsid w:val="00CC53C4"/>
    <w:rsid w:val="00CC5489"/>
    <w:rsid w:val="00CC5615"/>
    <w:rsid w:val="00CC5639"/>
    <w:rsid w:val="00CC579E"/>
    <w:rsid w:val="00CC5818"/>
    <w:rsid w:val="00CC58FA"/>
    <w:rsid w:val="00CC5911"/>
    <w:rsid w:val="00CC5C2D"/>
    <w:rsid w:val="00CC5CC0"/>
    <w:rsid w:val="00CC5D5C"/>
    <w:rsid w:val="00CC5EC1"/>
    <w:rsid w:val="00CC5F00"/>
    <w:rsid w:val="00CC601E"/>
    <w:rsid w:val="00CC6034"/>
    <w:rsid w:val="00CC6176"/>
    <w:rsid w:val="00CC6310"/>
    <w:rsid w:val="00CC6497"/>
    <w:rsid w:val="00CC64FC"/>
    <w:rsid w:val="00CC65BC"/>
    <w:rsid w:val="00CC6797"/>
    <w:rsid w:val="00CC6A11"/>
    <w:rsid w:val="00CC6C50"/>
    <w:rsid w:val="00CC6E95"/>
    <w:rsid w:val="00CC6F71"/>
    <w:rsid w:val="00CC704A"/>
    <w:rsid w:val="00CC70B2"/>
    <w:rsid w:val="00CC7270"/>
    <w:rsid w:val="00CC73A8"/>
    <w:rsid w:val="00CC73D2"/>
    <w:rsid w:val="00CC7494"/>
    <w:rsid w:val="00CC753B"/>
    <w:rsid w:val="00CC754B"/>
    <w:rsid w:val="00CC7564"/>
    <w:rsid w:val="00CC75F8"/>
    <w:rsid w:val="00CC76C4"/>
    <w:rsid w:val="00CC77BA"/>
    <w:rsid w:val="00CC796B"/>
    <w:rsid w:val="00CC7A25"/>
    <w:rsid w:val="00CC7B70"/>
    <w:rsid w:val="00CC7C92"/>
    <w:rsid w:val="00CC7E3E"/>
    <w:rsid w:val="00CC7E5A"/>
    <w:rsid w:val="00CC7F1F"/>
    <w:rsid w:val="00CD005E"/>
    <w:rsid w:val="00CD014B"/>
    <w:rsid w:val="00CD041E"/>
    <w:rsid w:val="00CD067E"/>
    <w:rsid w:val="00CD07FC"/>
    <w:rsid w:val="00CD09FD"/>
    <w:rsid w:val="00CD0A71"/>
    <w:rsid w:val="00CD0A9F"/>
    <w:rsid w:val="00CD0D17"/>
    <w:rsid w:val="00CD0D9B"/>
    <w:rsid w:val="00CD0E21"/>
    <w:rsid w:val="00CD1076"/>
    <w:rsid w:val="00CD10AE"/>
    <w:rsid w:val="00CD1369"/>
    <w:rsid w:val="00CD13FA"/>
    <w:rsid w:val="00CD15DF"/>
    <w:rsid w:val="00CD16D0"/>
    <w:rsid w:val="00CD18B6"/>
    <w:rsid w:val="00CD1926"/>
    <w:rsid w:val="00CD19CE"/>
    <w:rsid w:val="00CD1A77"/>
    <w:rsid w:val="00CD1A92"/>
    <w:rsid w:val="00CD1AC0"/>
    <w:rsid w:val="00CD1E21"/>
    <w:rsid w:val="00CD1E7B"/>
    <w:rsid w:val="00CD1EFC"/>
    <w:rsid w:val="00CD20D0"/>
    <w:rsid w:val="00CD20DF"/>
    <w:rsid w:val="00CD2112"/>
    <w:rsid w:val="00CD219F"/>
    <w:rsid w:val="00CD2371"/>
    <w:rsid w:val="00CD23A7"/>
    <w:rsid w:val="00CD2449"/>
    <w:rsid w:val="00CD248F"/>
    <w:rsid w:val="00CD24E5"/>
    <w:rsid w:val="00CD25CD"/>
    <w:rsid w:val="00CD26AD"/>
    <w:rsid w:val="00CD28AA"/>
    <w:rsid w:val="00CD28E0"/>
    <w:rsid w:val="00CD29C0"/>
    <w:rsid w:val="00CD2D1A"/>
    <w:rsid w:val="00CD2DA2"/>
    <w:rsid w:val="00CD2E60"/>
    <w:rsid w:val="00CD3002"/>
    <w:rsid w:val="00CD3166"/>
    <w:rsid w:val="00CD329B"/>
    <w:rsid w:val="00CD340C"/>
    <w:rsid w:val="00CD347E"/>
    <w:rsid w:val="00CD3626"/>
    <w:rsid w:val="00CD3663"/>
    <w:rsid w:val="00CD36FE"/>
    <w:rsid w:val="00CD371D"/>
    <w:rsid w:val="00CD3882"/>
    <w:rsid w:val="00CD38DC"/>
    <w:rsid w:val="00CD39C0"/>
    <w:rsid w:val="00CD3AA3"/>
    <w:rsid w:val="00CD3AB4"/>
    <w:rsid w:val="00CD3B1B"/>
    <w:rsid w:val="00CD3B26"/>
    <w:rsid w:val="00CD3BF2"/>
    <w:rsid w:val="00CD3BF9"/>
    <w:rsid w:val="00CD3E44"/>
    <w:rsid w:val="00CD3E45"/>
    <w:rsid w:val="00CD3EFB"/>
    <w:rsid w:val="00CD3FAE"/>
    <w:rsid w:val="00CD402A"/>
    <w:rsid w:val="00CD409A"/>
    <w:rsid w:val="00CD4168"/>
    <w:rsid w:val="00CD419A"/>
    <w:rsid w:val="00CD46CB"/>
    <w:rsid w:val="00CD47D1"/>
    <w:rsid w:val="00CD4942"/>
    <w:rsid w:val="00CD496E"/>
    <w:rsid w:val="00CD49AF"/>
    <w:rsid w:val="00CD49E2"/>
    <w:rsid w:val="00CD4A06"/>
    <w:rsid w:val="00CD4AC5"/>
    <w:rsid w:val="00CD4B04"/>
    <w:rsid w:val="00CD4BBF"/>
    <w:rsid w:val="00CD4C0C"/>
    <w:rsid w:val="00CD4C1F"/>
    <w:rsid w:val="00CD4E38"/>
    <w:rsid w:val="00CD4E93"/>
    <w:rsid w:val="00CD4F5C"/>
    <w:rsid w:val="00CD51A6"/>
    <w:rsid w:val="00CD52A4"/>
    <w:rsid w:val="00CD5384"/>
    <w:rsid w:val="00CD5498"/>
    <w:rsid w:val="00CD561F"/>
    <w:rsid w:val="00CD56A2"/>
    <w:rsid w:val="00CD56B9"/>
    <w:rsid w:val="00CD57E0"/>
    <w:rsid w:val="00CD59D0"/>
    <w:rsid w:val="00CD5A03"/>
    <w:rsid w:val="00CD5B37"/>
    <w:rsid w:val="00CD5BBF"/>
    <w:rsid w:val="00CD5C22"/>
    <w:rsid w:val="00CD5CF3"/>
    <w:rsid w:val="00CD5EF1"/>
    <w:rsid w:val="00CD601C"/>
    <w:rsid w:val="00CD6204"/>
    <w:rsid w:val="00CD6231"/>
    <w:rsid w:val="00CD62B2"/>
    <w:rsid w:val="00CD6396"/>
    <w:rsid w:val="00CD63D3"/>
    <w:rsid w:val="00CD6717"/>
    <w:rsid w:val="00CD688F"/>
    <w:rsid w:val="00CD6986"/>
    <w:rsid w:val="00CD6BD3"/>
    <w:rsid w:val="00CD6CA2"/>
    <w:rsid w:val="00CD6DB3"/>
    <w:rsid w:val="00CD6E24"/>
    <w:rsid w:val="00CD6E3E"/>
    <w:rsid w:val="00CD6E6D"/>
    <w:rsid w:val="00CD6ED9"/>
    <w:rsid w:val="00CD6F40"/>
    <w:rsid w:val="00CD6FA7"/>
    <w:rsid w:val="00CD6FF9"/>
    <w:rsid w:val="00CD7041"/>
    <w:rsid w:val="00CD70D2"/>
    <w:rsid w:val="00CD70F5"/>
    <w:rsid w:val="00CD7175"/>
    <w:rsid w:val="00CD722F"/>
    <w:rsid w:val="00CD7239"/>
    <w:rsid w:val="00CD74ED"/>
    <w:rsid w:val="00CD7566"/>
    <w:rsid w:val="00CD7615"/>
    <w:rsid w:val="00CD764C"/>
    <w:rsid w:val="00CD79AC"/>
    <w:rsid w:val="00CD7A3B"/>
    <w:rsid w:val="00CD7BEE"/>
    <w:rsid w:val="00CD7ED9"/>
    <w:rsid w:val="00CD7F56"/>
    <w:rsid w:val="00CE000F"/>
    <w:rsid w:val="00CE014E"/>
    <w:rsid w:val="00CE01F0"/>
    <w:rsid w:val="00CE0207"/>
    <w:rsid w:val="00CE0367"/>
    <w:rsid w:val="00CE03FD"/>
    <w:rsid w:val="00CE04DE"/>
    <w:rsid w:val="00CE05E6"/>
    <w:rsid w:val="00CE06B2"/>
    <w:rsid w:val="00CE09F5"/>
    <w:rsid w:val="00CE0A56"/>
    <w:rsid w:val="00CE0B85"/>
    <w:rsid w:val="00CE0B8C"/>
    <w:rsid w:val="00CE0BEF"/>
    <w:rsid w:val="00CE0CAF"/>
    <w:rsid w:val="00CE0F2A"/>
    <w:rsid w:val="00CE0F9D"/>
    <w:rsid w:val="00CE14C1"/>
    <w:rsid w:val="00CE1534"/>
    <w:rsid w:val="00CE17C1"/>
    <w:rsid w:val="00CE191F"/>
    <w:rsid w:val="00CE1BE6"/>
    <w:rsid w:val="00CE1CED"/>
    <w:rsid w:val="00CE1D5D"/>
    <w:rsid w:val="00CE1F33"/>
    <w:rsid w:val="00CE1F57"/>
    <w:rsid w:val="00CE1F8F"/>
    <w:rsid w:val="00CE2291"/>
    <w:rsid w:val="00CE235F"/>
    <w:rsid w:val="00CE24F5"/>
    <w:rsid w:val="00CE25BD"/>
    <w:rsid w:val="00CE29FA"/>
    <w:rsid w:val="00CE2A2C"/>
    <w:rsid w:val="00CE2C0B"/>
    <w:rsid w:val="00CE2D8C"/>
    <w:rsid w:val="00CE2EED"/>
    <w:rsid w:val="00CE2F7C"/>
    <w:rsid w:val="00CE3072"/>
    <w:rsid w:val="00CE307B"/>
    <w:rsid w:val="00CE3444"/>
    <w:rsid w:val="00CE3639"/>
    <w:rsid w:val="00CE3771"/>
    <w:rsid w:val="00CE3823"/>
    <w:rsid w:val="00CE3861"/>
    <w:rsid w:val="00CE3A1B"/>
    <w:rsid w:val="00CE3B28"/>
    <w:rsid w:val="00CE3D65"/>
    <w:rsid w:val="00CE3D6E"/>
    <w:rsid w:val="00CE3EF7"/>
    <w:rsid w:val="00CE3EF8"/>
    <w:rsid w:val="00CE3F86"/>
    <w:rsid w:val="00CE407A"/>
    <w:rsid w:val="00CE4121"/>
    <w:rsid w:val="00CE4196"/>
    <w:rsid w:val="00CE421C"/>
    <w:rsid w:val="00CE42AC"/>
    <w:rsid w:val="00CE432F"/>
    <w:rsid w:val="00CE44F3"/>
    <w:rsid w:val="00CE4528"/>
    <w:rsid w:val="00CE4691"/>
    <w:rsid w:val="00CE46C5"/>
    <w:rsid w:val="00CE46E7"/>
    <w:rsid w:val="00CE47A7"/>
    <w:rsid w:val="00CE4828"/>
    <w:rsid w:val="00CE4C0A"/>
    <w:rsid w:val="00CE4C76"/>
    <w:rsid w:val="00CE4CEA"/>
    <w:rsid w:val="00CE4E66"/>
    <w:rsid w:val="00CE50C2"/>
    <w:rsid w:val="00CE532A"/>
    <w:rsid w:val="00CE5440"/>
    <w:rsid w:val="00CE54DC"/>
    <w:rsid w:val="00CE553D"/>
    <w:rsid w:val="00CE58F3"/>
    <w:rsid w:val="00CE59DD"/>
    <w:rsid w:val="00CE5AE9"/>
    <w:rsid w:val="00CE5B47"/>
    <w:rsid w:val="00CE5B5A"/>
    <w:rsid w:val="00CE5C1D"/>
    <w:rsid w:val="00CE5E43"/>
    <w:rsid w:val="00CE608F"/>
    <w:rsid w:val="00CE60F4"/>
    <w:rsid w:val="00CE622D"/>
    <w:rsid w:val="00CE62C8"/>
    <w:rsid w:val="00CE63F9"/>
    <w:rsid w:val="00CE649B"/>
    <w:rsid w:val="00CE66BB"/>
    <w:rsid w:val="00CE68C0"/>
    <w:rsid w:val="00CE68E6"/>
    <w:rsid w:val="00CE6A5C"/>
    <w:rsid w:val="00CE6A6F"/>
    <w:rsid w:val="00CE6A7B"/>
    <w:rsid w:val="00CE6BA9"/>
    <w:rsid w:val="00CE6F2F"/>
    <w:rsid w:val="00CE7038"/>
    <w:rsid w:val="00CE7080"/>
    <w:rsid w:val="00CE70C0"/>
    <w:rsid w:val="00CE70F2"/>
    <w:rsid w:val="00CE7132"/>
    <w:rsid w:val="00CE7261"/>
    <w:rsid w:val="00CE7274"/>
    <w:rsid w:val="00CE73A1"/>
    <w:rsid w:val="00CE73D5"/>
    <w:rsid w:val="00CE73FF"/>
    <w:rsid w:val="00CE742A"/>
    <w:rsid w:val="00CE748C"/>
    <w:rsid w:val="00CE74D5"/>
    <w:rsid w:val="00CE7729"/>
    <w:rsid w:val="00CE7770"/>
    <w:rsid w:val="00CE784B"/>
    <w:rsid w:val="00CE7A9A"/>
    <w:rsid w:val="00CE7BD0"/>
    <w:rsid w:val="00CE7F46"/>
    <w:rsid w:val="00CE7F55"/>
    <w:rsid w:val="00CF0071"/>
    <w:rsid w:val="00CF0295"/>
    <w:rsid w:val="00CF03BC"/>
    <w:rsid w:val="00CF04C8"/>
    <w:rsid w:val="00CF05EC"/>
    <w:rsid w:val="00CF083C"/>
    <w:rsid w:val="00CF0A21"/>
    <w:rsid w:val="00CF0ABE"/>
    <w:rsid w:val="00CF0AF3"/>
    <w:rsid w:val="00CF0B04"/>
    <w:rsid w:val="00CF0BE3"/>
    <w:rsid w:val="00CF0C31"/>
    <w:rsid w:val="00CF0C41"/>
    <w:rsid w:val="00CF0D1C"/>
    <w:rsid w:val="00CF0D84"/>
    <w:rsid w:val="00CF0E60"/>
    <w:rsid w:val="00CF0FEE"/>
    <w:rsid w:val="00CF1037"/>
    <w:rsid w:val="00CF1047"/>
    <w:rsid w:val="00CF116C"/>
    <w:rsid w:val="00CF11C8"/>
    <w:rsid w:val="00CF1253"/>
    <w:rsid w:val="00CF12A8"/>
    <w:rsid w:val="00CF1373"/>
    <w:rsid w:val="00CF1383"/>
    <w:rsid w:val="00CF142D"/>
    <w:rsid w:val="00CF18E6"/>
    <w:rsid w:val="00CF1BC6"/>
    <w:rsid w:val="00CF1C10"/>
    <w:rsid w:val="00CF1C1E"/>
    <w:rsid w:val="00CF1D78"/>
    <w:rsid w:val="00CF1EDA"/>
    <w:rsid w:val="00CF1F35"/>
    <w:rsid w:val="00CF1FD3"/>
    <w:rsid w:val="00CF2128"/>
    <w:rsid w:val="00CF222B"/>
    <w:rsid w:val="00CF22D0"/>
    <w:rsid w:val="00CF24CB"/>
    <w:rsid w:val="00CF25F0"/>
    <w:rsid w:val="00CF2688"/>
    <w:rsid w:val="00CF26A0"/>
    <w:rsid w:val="00CF272F"/>
    <w:rsid w:val="00CF2859"/>
    <w:rsid w:val="00CF2892"/>
    <w:rsid w:val="00CF28B1"/>
    <w:rsid w:val="00CF2963"/>
    <w:rsid w:val="00CF2A5D"/>
    <w:rsid w:val="00CF2B7C"/>
    <w:rsid w:val="00CF2BA0"/>
    <w:rsid w:val="00CF2C48"/>
    <w:rsid w:val="00CF2CB4"/>
    <w:rsid w:val="00CF3132"/>
    <w:rsid w:val="00CF350D"/>
    <w:rsid w:val="00CF3525"/>
    <w:rsid w:val="00CF38A7"/>
    <w:rsid w:val="00CF3D31"/>
    <w:rsid w:val="00CF3D99"/>
    <w:rsid w:val="00CF3DB0"/>
    <w:rsid w:val="00CF3DE7"/>
    <w:rsid w:val="00CF3F40"/>
    <w:rsid w:val="00CF405F"/>
    <w:rsid w:val="00CF4064"/>
    <w:rsid w:val="00CF418A"/>
    <w:rsid w:val="00CF41A3"/>
    <w:rsid w:val="00CF43BA"/>
    <w:rsid w:val="00CF4419"/>
    <w:rsid w:val="00CF4429"/>
    <w:rsid w:val="00CF4466"/>
    <w:rsid w:val="00CF449A"/>
    <w:rsid w:val="00CF44A4"/>
    <w:rsid w:val="00CF460E"/>
    <w:rsid w:val="00CF4675"/>
    <w:rsid w:val="00CF4859"/>
    <w:rsid w:val="00CF4A2B"/>
    <w:rsid w:val="00CF4A72"/>
    <w:rsid w:val="00CF4A8F"/>
    <w:rsid w:val="00CF4D86"/>
    <w:rsid w:val="00CF4E0F"/>
    <w:rsid w:val="00CF4E5C"/>
    <w:rsid w:val="00CF4FA1"/>
    <w:rsid w:val="00CF50FB"/>
    <w:rsid w:val="00CF5152"/>
    <w:rsid w:val="00CF5271"/>
    <w:rsid w:val="00CF52F2"/>
    <w:rsid w:val="00CF5381"/>
    <w:rsid w:val="00CF541F"/>
    <w:rsid w:val="00CF5716"/>
    <w:rsid w:val="00CF57F8"/>
    <w:rsid w:val="00CF589B"/>
    <w:rsid w:val="00CF5973"/>
    <w:rsid w:val="00CF5B7B"/>
    <w:rsid w:val="00CF5BF3"/>
    <w:rsid w:val="00CF5C1D"/>
    <w:rsid w:val="00CF5CA3"/>
    <w:rsid w:val="00CF6116"/>
    <w:rsid w:val="00CF629F"/>
    <w:rsid w:val="00CF637B"/>
    <w:rsid w:val="00CF649E"/>
    <w:rsid w:val="00CF651D"/>
    <w:rsid w:val="00CF658D"/>
    <w:rsid w:val="00CF6593"/>
    <w:rsid w:val="00CF666C"/>
    <w:rsid w:val="00CF6960"/>
    <w:rsid w:val="00CF6F83"/>
    <w:rsid w:val="00CF7170"/>
    <w:rsid w:val="00CF726C"/>
    <w:rsid w:val="00CF72B7"/>
    <w:rsid w:val="00CF7636"/>
    <w:rsid w:val="00CF795E"/>
    <w:rsid w:val="00CF799F"/>
    <w:rsid w:val="00CF7C3A"/>
    <w:rsid w:val="00CF7E1B"/>
    <w:rsid w:val="00CF7F79"/>
    <w:rsid w:val="00D002C4"/>
    <w:rsid w:val="00D003FE"/>
    <w:rsid w:val="00D00553"/>
    <w:rsid w:val="00D005AF"/>
    <w:rsid w:val="00D0079B"/>
    <w:rsid w:val="00D007E5"/>
    <w:rsid w:val="00D00828"/>
    <w:rsid w:val="00D00896"/>
    <w:rsid w:val="00D00938"/>
    <w:rsid w:val="00D00BF3"/>
    <w:rsid w:val="00D00DC6"/>
    <w:rsid w:val="00D00DCB"/>
    <w:rsid w:val="00D00E23"/>
    <w:rsid w:val="00D00EB8"/>
    <w:rsid w:val="00D00EC5"/>
    <w:rsid w:val="00D00ED0"/>
    <w:rsid w:val="00D010EA"/>
    <w:rsid w:val="00D0110E"/>
    <w:rsid w:val="00D01178"/>
    <w:rsid w:val="00D01210"/>
    <w:rsid w:val="00D014A6"/>
    <w:rsid w:val="00D0152D"/>
    <w:rsid w:val="00D0180D"/>
    <w:rsid w:val="00D01822"/>
    <w:rsid w:val="00D018F3"/>
    <w:rsid w:val="00D0192A"/>
    <w:rsid w:val="00D01957"/>
    <w:rsid w:val="00D019B5"/>
    <w:rsid w:val="00D01A5E"/>
    <w:rsid w:val="00D01B44"/>
    <w:rsid w:val="00D01B4D"/>
    <w:rsid w:val="00D01B6B"/>
    <w:rsid w:val="00D01BDA"/>
    <w:rsid w:val="00D01C44"/>
    <w:rsid w:val="00D01F9B"/>
    <w:rsid w:val="00D02016"/>
    <w:rsid w:val="00D021AF"/>
    <w:rsid w:val="00D0221A"/>
    <w:rsid w:val="00D02445"/>
    <w:rsid w:val="00D02462"/>
    <w:rsid w:val="00D024E5"/>
    <w:rsid w:val="00D02546"/>
    <w:rsid w:val="00D025A8"/>
    <w:rsid w:val="00D02627"/>
    <w:rsid w:val="00D027FD"/>
    <w:rsid w:val="00D02979"/>
    <w:rsid w:val="00D02B72"/>
    <w:rsid w:val="00D02C7C"/>
    <w:rsid w:val="00D02D2F"/>
    <w:rsid w:val="00D02DF7"/>
    <w:rsid w:val="00D02E42"/>
    <w:rsid w:val="00D02F64"/>
    <w:rsid w:val="00D02FD1"/>
    <w:rsid w:val="00D03178"/>
    <w:rsid w:val="00D031C0"/>
    <w:rsid w:val="00D0322F"/>
    <w:rsid w:val="00D03250"/>
    <w:rsid w:val="00D032BF"/>
    <w:rsid w:val="00D032C8"/>
    <w:rsid w:val="00D0332F"/>
    <w:rsid w:val="00D0355D"/>
    <w:rsid w:val="00D0370C"/>
    <w:rsid w:val="00D03769"/>
    <w:rsid w:val="00D03878"/>
    <w:rsid w:val="00D03952"/>
    <w:rsid w:val="00D03A35"/>
    <w:rsid w:val="00D03B81"/>
    <w:rsid w:val="00D03D77"/>
    <w:rsid w:val="00D03F22"/>
    <w:rsid w:val="00D03F56"/>
    <w:rsid w:val="00D0403A"/>
    <w:rsid w:val="00D04054"/>
    <w:rsid w:val="00D041A7"/>
    <w:rsid w:val="00D041DB"/>
    <w:rsid w:val="00D04569"/>
    <w:rsid w:val="00D04626"/>
    <w:rsid w:val="00D048E2"/>
    <w:rsid w:val="00D04AA7"/>
    <w:rsid w:val="00D04B8B"/>
    <w:rsid w:val="00D04BB5"/>
    <w:rsid w:val="00D04C68"/>
    <w:rsid w:val="00D04D20"/>
    <w:rsid w:val="00D04D91"/>
    <w:rsid w:val="00D050CD"/>
    <w:rsid w:val="00D0511B"/>
    <w:rsid w:val="00D05404"/>
    <w:rsid w:val="00D05407"/>
    <w:rsid w:val="00D0540D"/>
    <w:rsid w:val="00D0548B"/>
    <w:rsid w:val="00D0551C"/>
    <w:rsid w:val="00D05663"/>
    <w:rsid w:val="00D0590D"/>
    <w:rsid w:val="00D0591E"/>
    <w:rsid w:val="00D0596D"/>
    <w:rsid w:val="00D05AB4"/>
    <w:rsid w:val="00D05B50"/>
    <w:rsid w:val="00D05CCE"/>
    <w:rsid w:val="00D05E31"/>
    <w:rsid w:val="00D05E92"/>
    <w:rsid w:val="00D05FCF"/>
    <w:rsid w:val="00D06000"/>
    <w:rsid w:val="00D06207"/>
    <w:rsid w:val="00D062EB"/>
    <w:rsid w:val="00D0643B"/>
    <w:rsid w:val="00D06478"/>
    <w:rsid w:val="00D06540"/>
    <w:rsid w:val="00D06556"/>
    <w:rsid w:val="00D0657C"/>
    <w:rsid w:val="00D065A4"/>
    <w:rsid w:val="00D065AD"/>
    <w:rsid w:val="00D066B8"/>
    <w:rsid w:val="00D068D1"/>
    <w:rsid w:val="00D06979"/>
    <w:rsid w:val="00D06992"/>
    <w:rsid w:val="00D06A24"/>
    <w:rsid w:val="00D06B9A"/>
    <w:rsid w:val="00D06C41"/>
    <w:rsid w:val="00D06D14"/>
    <w:rsid w:val="00D06D59"/>
    <w:rsid w:val="00D06E2F"/>
    <w:rsid w:val="00D072E4"/>
    <w:rsid w:val="00D07411"/>
    <w:rsid w:val="00D07710"/>
    <w:rsid w:val="00D0776C"/>
    <w:rsid w:val="00D0777C"/>
    <w:rsid w:val="00D07987"/>
    <w:rsid w:val="00D07B82"/>
    <w:rsid w:val="00D07B98"/>
    <w:rsid w:val="00D07C24"/>
    <w:rsid w:val="00D07E67"/>
    <w:rsid w:val="00D07F05"/>
    <w:rsid w:val="00D07FC1"/>
    <w:rsid w:val="00D10030"/>
    <w:rsid w:val="00D10292"/>
    <w:rsid w:val="00D102CF"/>
    <w:rsid w:val="00D10351"/>
    <w:rsid w:val="00D104A8"/>
    <w:rsid w:val="00D104CC"/>
    <w:rsid w:val="00D10530"/>
    <w:rsid w:val="00D10796"/>
    <w:rsid w:val="00D10855"/>
    <w:rsid w:val="00D1086B"/>
    <w:rsid w:val="00D108DB"/>
    <w:rsid w:val="00D1091A"/>
    <w:rsid w:val="00D109E8"/>
    <w:rsid w:val="00D10CDC"/>
    <w:rsid w:val="00D10D9E"/>
    <w:rsid w:val="00D10F62"/>
    <w:rsid w:val="00D11022"/>
    <w:rsid w:val="00D11171"/>
    <w:rsid w:val="00D11195"/>
    <w:rsid w:val="00D112FE"/>
    <w:rsid w:val="00D1154A"/>
    <w:rsid w:val="00D11876"/>
    <w:rsid w:val="00D11990"/>
    <w:rsid w:val="00D119EA"/>
    <w:rsid w:val="00D11AE1"/>
    <w:rsid w:val="00D122AB"/>
    <w:rsid w:val="00D12671"/>
    <w:rsid w:val="00D12959"/>
    <w:rsid w:val="00D129E3"/>
    <w:rsid w:val="00D12A0D"/>
    <w:rsid w:val="00D12A4F"/>
    <w:rsid w:val="00D12A91"/>
    <w:rsid w:val="00D12AFA"/>
    <w:rsid w:val="00D12FD1"/>
    <w:rsid w:val="00D130F9"/>
    <w:rsid w:val="00D13119"/>
    <w:rsid w:val="00D13193"/>
    <w:rsid w:val="00D13294"/>
    <w:rsid w:val="00D13456"/>
    <w:rsid w:val="00D13510"/>
    <w:rsid w:val="00D13776"/>
    <w:rsid w:val="00D13AB0"/>
    <w:rsid w:val="00D13D2D"/>
    <w:rsid w:val="00D13DDC"/>
    <w:rsid w:val="00D140AD"/>
    <w:rsid w:val="00D14279"/>
    <w:rsid w:val="00D1428D"/>
    <w:rsid w:val="00D1433D"/>
    <w:rsid w:val="00D144A0"/>
    <w:rsid w:val="00D14541"/>
    <w:rsid w:val="00D14574"/>
    <w:rsid w:val="00D147E7"/>
    <w:rsid w:val="00D148B2"/>
    <w:rsid w:val="00D149C7"/>
    <w:rsid w:val="00D14A18"/>
    <w:rsid w:val="00D14AA1"/>
    <w:rsid w:val="00D14B06"/>
    <w:rsid w:val="00D14B82"/>
    <w:rsid w:val="00D14C2E"/>
    <w:rsid w:val="00D14E97"/>
    <w:rsid w:val="00D14EB8"/>
    <w:rsid w:val="00D14EBF"/>
    <w:rsid w:val="00D14FCF"/>
    <w:rsid w:val="00D1505D"/>
    <w:rsid w:val="00D151BD"/>
    <w:rsid w:val="00D1544F"/>
    <w:rsid w:val="00D154EC"/>
    <w:rsid w:val="00D15589"/>
    <w:rsid w:val="00D156BD"/>
    <w:rsid w:val="00D15766"/>
    <w:rsid w:val="00D15A41"/>
    <w:rsid w:val="00D15AEC"/>
    <w:rsid w:val="00D15B19"/>
    <w:rsid w:val="00D15CD1"/>
    <w:rsid w:val="00D15D30"/>
    <w:rsid w:val="00D15F02"/>
    <w:rsid w:val="00D15FBD"/>
    <w:rsid w:val="00D15FC0"/>
    <w:rsid w:val="00D16055"/>
    <w:rsid w:val="00D1606F"/>
    <w:rsid w:val="00D1610C"/>
    <w:rsid w:val="00D1611F"/>
    <w:rsid w:val="00D161C9"/>
    <w:rsid w:val="00D162BA"/>
    <w:rsid w:val="00D16313"/>
    <w:rsid w:val="00D1631F"/>
    <w:rsid w:val="00D163BB"/>
    <w:rsid w:val="00D163D4"/>
    <w:rsid w:val="00D163FB"/>
    <w:rsid w:val="00D164A2"/>
    <w:rsid w:val="00D1656E"/>
    <w:rsid w:val="00D1670B"/>
    <w:rsid w:val="00D16892"/>
    <w:rsid w:val="00D16A27"/>
    <w:rsid w:val="00D16AF9"/>
    <w:rsid w:val="00D16B6E"/>
    <w:rsid w:val="00D16C51"/>
    <w:rsid w:val="00D16CBA"/>
    <w:rsid w:val="00D16D0E"/>
    <w:rsid w:val="00D170A2"/>
    <w:rsid w:val="00D170B7"/>
    <w:rsid w:val="00D17174"/>
    <w:rsid w:val="00D173B7"/>
    <w:rsid w:val="00D17455"/>
    <w:rsid w:val="00D174D4"/>
    <w:rsid w:val="00D1752C"/>
    <w:rsid w:val="00D17647"/>
    <w:rsid w:val="00D176F6"/>
    <w:rsid w:val="00D177EB"/>
    <w:rsid w:val="00D17876"/>
    <w:rsid w:val="00D17932"/>
    <w:rsid w:val="00D179FE"/>
    <w:rsid w:val="00D17A91"/>
    <w:rsid w:val="00D17AB1"/>
    <w:rsid w:val="00D17B50"/>
    <w:rsid w:val="00D17B98"/>
    <w:rsid w:val="00D17C39"/>
    <w:rsid w:val="00D17C85"/>
    <w:rsid w:val="00D17C8E"/>
    <w:rsid w:val="00D17D27"/>
    <w:rsid w:val="00D17F9A"/>
    <w:rsid w:val="00D2003A"/>
    <w:rsid w:val="00D20087"/>
    <w:rsid w:val="00D20495"/>
    <w:rsid w:val="00D20527"/>
    <w:rsid w:val="00D20896"/>
    <w:rsid w:val="00D208EC"/>
    <w:rsid w:val="00D209A5"/>
    <w:rsid w:val="00D20DA2"/>
    <w:rsid w:val="00D20ECE"/>
    <w:rsid w:val="00D20FA7"/>
    <w:rsid w:val="00D2139E"/>
    <w:rsid w:val="00D214ED"/>
    <w:rsid w:val="00D21522"/>
    <w:rsid w:val="00D2165F"/>
    <w:rsid w:val="00D21768"/>
    <w:rsid w:val="00D217B8"/>
    <w:rsid w:val="00D21901"/>
    <w:rsid w:val="00D21904"/>
    <w:rsid w:val="00D21A2E"/>
    <w:rsid w:val="00D21B26"/>
    <w:rsid w:val="00D21B9A"/>
    <w:rsid w:val="00D21BF7"/>
    <w:rsid w:val="00D21C90"/>
    <w:rsid w:val="00D21E48"/>
    <w:rsid w:val="00D21EE7"/>
    <w:rsid w:val="00D22128"/>
    <w:rsid w:val="00D222B2"/>
    <w:rsid w:val="00D223CC"/>
    <w:rsid w:val="00D224C6"/>
    <w:rsid w:val="00D225A2"/>
    <w:rsid w:val="00D2263B"/>
    <w:rsid w:val="00D22660"/>
    <w:rsid w:val="00D22853"/>
    <w:rsid w:val="00D22A13"/>
    <w:rsid w:val="00D22DE6"/>
    <w:rsid w:val="00D22F1E"/>
    <w:rsid w:val="00D23028"/>
    <w:rsid w:val="00D2311D"/>
    <w:rsid w:val="00D23170"/>
    <w:rsid w:val="00D23365"/>
    <w:rsid w:val="00D23378"/>
    <w:rsid w:val="00D23404"/>
    <w:rsid w:val="00D2347F"/>
    <w:rsid w:val="00D234FA"/>
    <w:rsid w:val="00D2368E"/>
    <w:rsid w:val="00D2393F"/>
    <w:rsid w:val="00D23A2F"/>
    <w:rsid w:val="00D23B39"/>
    <w:rsid w:val="00D23C34"/>
    <w:rsid w:val="00D23C81"/>
    <w:rsid w:val="00D23D0D"/>
    <w:rsid w:val="00D23ED2"/>
    <w:rsid w:val="00D23F07"/>
    <w:rsid w:val="00D24216"/>
    <w:rsid w:val="00D242F4"/>
    <w:rsid w:val="00D244CF"/>
    <w:rsid w:val="00D24574"/>
    <w:rsid w:val="00D2459F"/>
    <w:rsid w:val="00D245A2"/>
    <w:rsid w:val="00D246BA"/>
    <w:rsid w:val="00D246C7"/>
    <w:rsid w:val="00D24706"/>
    <w:rsid w:val="00D2483D"/>
    <w:rsid w:val="00D2499B"/>
    <w:rsid w:val="00D249C8"/>
    <w:rsid w:val="00D24A18"/>
    <w:rsid w:val="00D24A7E"/>
    <w:rsid w:val="00D24BB6"/>
    <w:rsid w:val="00D24BDF"/>
    <w:rsid w:val="00D24BE8"/>
    <w:rsid w:val="00D24C0C"/>
    <w:rsid w:val="00D24D36"/>
    <w:rsid w:val="00D24F44"/>
    <w:rsid w:val="00D25003"/>
    <w:rsid w:val="00D25022"/>
    <w:rsid w:val="00D25560"/>
    <w:rsid w:val="00D257AF"/>
    <w:rsid w:val="00D25800"/>
    <w:rsid w:val="00D25920"/>
    <w:rsid w:val="00D25A36"/>
    <w:rsid w:val="00D25CD5"/>
    <w:rsid w:val="00D25D00"/>
    <w:rsid w:val="00D25D27"/>
    <w:rsid w:val="00D25FEB"/>
    <w:rsid w:val="00D26076"/>
    <w:rsid w:val="00D261CF"/>
    <w:rsid w:val="00D262A2"/>
    <w:rsid w:val="00D26506"/>
    <w:rsid w:val="00D26598"/>
    <w:rsid w:val="00D26657"/>
    <w:rsid w:val="00D26758"/>
    <w:rsid w:val="00D2690B"/>
    <w:rsid w:val="00D2699C"/>
    <w:rsid w:val="00D26A51"/>
    <w:rsid w:val="00D26A93"/>
    <w:rsid w:val="00D26B55"/>
    <w:rsid w:val="00D26CB2"/>
    <w:rsid w:val="00D26E7F"/>
    <w:rsid w:val="00D26EED"/>
    <w:rsid w:val="00D27170"/>
    <w:rsid w:val="00D27233"/>
    <w:rsid w:val="00D273FE"/>
    <w:rsid w:val="00D2758B"/>
    <w:rsid w:val="00D275D7"/>
    <w:rsid w:val="00D278F5"/>
    <w:rsid w:val="00D27AAD"/>
    <w:rsid w:val="00D27BE9"/>
    <w:rsid w:val="00D27C92"/>
    <w:rsid w:val="00D27E3E"/>
    <w:rsid w:val="00D27F83"/>
    <w:rsid w:val="00D27FFB"/>
    <w:rsid w:val="00D300CA"/>
    <w:rsid w:val="00D30157"/>
    <w:rsid w:val="00D301D9"/>
    <w:rsid w:val="00D301F2"/>
    <w:rsid w:val="00D30284"/>
    <w:rsid w:val="00D30398"/>
    <w:rsid w:val="00D30406"/>
    <w:rsid w:val="00D3068A"/>
    <w:rsid w:val="00D307E9"/>
    <w:rsid w:val="00D3090D"/>
    <w:rsid w:val="00D30C37"/>
    <w:rsid w:val="00D30C95"/>
    <w:rsid w:val="00D30D59"/>
    <w:rsid w:val="00D30E30"/>
    <w:rsid w:val="00D3106C"/>
    <w:rsid w:val="00D3125A"/>
    <w:rsid w:val="00D3125F"/>
    <w:rsid w:val="00D3128F"/>
    <w:rsid w:val="00D31475"/>
    <w:rsid w:val="00D314A1"/>
    <w:rsid w:val="00D314E2"/>
    <w:rsid w:val="00D3152F"/>
    <w:rsid w:val="00D31557"/>
    <w:rsid w:val="00D315EE"/>
    <w:rsid w:val="00D316E7"/>
    <w:rsid w:val="00D31818"/>
    <w:rsid w:val="00D31A33"/>
    <w:rsid w:val="00D31A96"/>
    <w:rsid w:val="00D31D0E"/>
    <w:rsid w:val="00D31D19"/>
    <w:rsid w:val="00D31E5A"/>
    <w:rsid w:val="00D31ED9"/>
    <w:rsid w:val="00D3223F"/>
    <w:rsid w:val="00D32270"/>
    <w:rsid w:val="00D32303"/>
    <w:rsid w:val="00D32377"/>
    <w:rsid w:val="00D3246E"/>
    <w:rsid w:val="00D325C0"/>
    <w:rsid w:val="00D32785"/>
    <w:rsid w:val="00D327EF"/>
    <w:rsid w:val="00D32871"/>
    <w:rsid w:val="00D32934"/>
    <w:rsid w:val="00D32B14"/>
    <w:rsid w:val="00D32D46"/>
    <w:rsid w:val="00D32EB6"/>
    <w:rsid w:val="00D333D3"/>
    <w:rsid w:val="00D333D9"/>
    <w:rsid w:val="00D334E5"/>
    <w:rsid w:val="00D336EE"/>
    <w:rsid w:val="00D33882"/>
    <w:rsid w:val="00D33993"/>
    <w:rsid w:val="00D33A99"/>
    <w:rsid w:val="00D33B2B"/>
    <w:rsid w:val="00D33E77"/>
    <w:rsid w:val="00D33EC6"/>
    <w:rsid w:val="00D3411C"/>
    <w:rsid w:val="00D34132"/>
    <w:rsid w:val="00D342F5"/>
    <w:rsid w:val="00D3439B"/>
    <w:rsid w:val="00D34537"/>
    <w:rsid w:val="00D34602"/>
    <w:rsid w:val="00D34633"/>
    <w:rsid w:val="00D346AE"/>
    <w:rsid w:val="00D346B8"/>
    <w:rsid w:val="00D34A2D"/>
    <w:rsid w:val="00D34B4C"/>
    <w:rsid w:val="00D34C18"/>
    <w:rsid w:val="00D34C52"/>
    <w:rsid w:val="00D34CBB"/>
    <w:rsid w:val="00D34F4A"/>
    <w:rsid w:val="00D34F6A"/>
    <w:rsid w:val="00D3502D"/>
    <w:rsid w:val="00D3538C"/>
    <w:rsid w:val="00D35489"/>
    <w:rsid w:val="00D354A7"/>
    <w:rsid w:val="00D354FF"/>
    <w:rsid w:val="00D35772"/>
    <w:rsid w:val="00D3591E"/>
    <w:rsid w:val="00D3598B"/>
    <w:rsid w:val="00D359CA"/>
    <w:rsid w:val="00D35AC4"/>
    <w:rsid w:val="00D35AD4"/>
    <w:rsid w:val="00D35C1C"/>
    <w:rsid w:val="00D35CEC"/>
    <w:rsid w:val="00D35EF6"/>
    <w:rsid w:val="00D35F3F"/>
    <w:rsid w:val="00D35FAF"/>
    <w:rsid w:val="00D36003"/>
    <w:rsid w:val="00D360B2"/>
    <w:rsid w:val="00D3616B"/>
    <w:rsid w:val="00D3617C"/>
    <w:rsid w:val="00D361AF"/>
    <w:rsid w:val="00D3644C"/>
    <w:rsid w:val="00D364CC"/>
    <w:rsid w:val="00D36641"/>
    <w:rsid w:val="00D36756"/>
    <w:rsid w:val="00D36C9D"/>
    <w:rsid w:val="00D36D0D"/>
    <w:rsid w:val="00D37022"/>
    <w:rsid w:val="00D37039"/>
    <w:rsid w:val="00D37043"/>
    <w:rsid w:val="00D37048"/>
    <w:rsid w:val="00D372AF"/>
    <w:rsid w:val="00D372E1"/>
    <w:rsid w:val="00D37372"/>
    <w:rsid w:val="00D374C2"/>
    <w:rsid w:val="00D376EF"/>
    <w:rsid w:val="00D378C9"/>
    <w:rsid w:val="00D37B3A"/>
    <w:rsid w:val="00D37C03"/>
    <w:rsid w:val="00D37C9D"/>
    <w:rsid w:val="00D37CE5"/>
    <w:rsid w:val="00D37D4B"/>
    <w:rsid w:val="00D40075"/>
    <w:rsid w:val="00D401CB"/>
    <w:rsid w:val="00D4022F"/>
    <w:rsid w:val="00D40232"/>
    <w:rsid w:val="00D40328"/>
    <w:rsid w:val="00D40330"/>
    <w:rsid w:val="00D407D7"/>
    <w:rsid w:val="00D407D9"/>
    <w:rsid w:val="00D408A1"/>
    <w:rsid w:val="00D40961"/>
    <w:rsid w:val="00D40965"/>
    <w:rsid w:val="00D409CE"/>
    <w:rsid w:val="00D40A9A"/>
    <w:rsid w:val="00D40BAA"/>
    <w:rsid w:val="00D40D27"/>
    <w:rsid w:val="00D40E05"/>
    <w:rsid w:val="00D40FB3"/>
    <w:rsid w:val="00D41106"/>
    <w:rsid w:val="00D41306"/>
    <w:rsid w:val="00D41311"/>
    <w:rsid w:val="00D413B5"/>
    <w:rsid w:val="00D41456"/>
    <w:rsid w:val="00D416E2"/>
    <w:rsid w:val="00D41702"/>
    <w:rsid w:val="00D418DD"/>
    <w:rsid w:val="00D41AFB"/>
    <w:rsid w:val="00D41C1D"/>
    <w:rsid w:val="00D41C82"/>
    <w:rsid w:val="00D41CE2"/>
    <w:rsid w:val="00D42148"/>
    <w:rsid w:val="00D421B2"/>
    <w:rsid w:val="00D42303"/>
    <w:rsid w:val="00D42320"/>
    <w:rsid w:val="00D42344"/>
    <w:rsid w:val="00D423F0"/>
    <w:rsid w:val="00D424E2"/>
    <w:rsid w:val="00D426BA"/>
    <w:rsid w:val="00D426DE"/>
    <w:rsid w:val="00D427C3"/>
    <w:rsid w:val="00D42B49"/>
    <w:rsid w:val="00D42C20"/>
    <w:rsid w:val="00D42CC3"/>
    <w:rsid w:val="00D42DAD"/>
    <w:rsid w:val="00D42DEC"/>
    <w:rsid w:val="00D42EAB"/>
    <w:rsid w:val="00D42F1A"/>
    <w:rsid w:val="00D43188"/>
    <w:rsid w:val="00D43197"/>
    <w:rsid w:val="00D431AB"/>
    <w:rsid w:val="00D431DD"/>
    <w:rsid w:val="00D433CF"/>
    <w:rsid w:val="00D43417"/>
    <w:rsid w:val="00D4351B"/>
    <w:rsid w:val="00D435D6"/>
    <w:rsid w:val="00D4368C"/>
    <w:rsid w:val="00D436AB"/>
    <w:rsid w:val="00D436B2"/>
    <w:rsid w:val="00D437BA"/>
    <w:rsid w:val="00D43962"/>
    <w:rsid w:val="00D439AD"/>
    <w:rsid w:val="00D43A78"/>
    <w:rsid w:val="00D43B0C"/>
    <w:rsid w:val="00D43BCC"/>
    <w:rsid w:val="00D43CD5"/>
    <w:rsid w:val="00D43DE7"/>
    <w:rsid w:val="00D43E36"/>
    <w:rsid w:val="00D43FCF"/>
    <w:rsid w:val="00D440FD"/>
    <w:rsid w:val="00D44159"/>
    <w:rsid w:val="00D44213"/>
    <w:rsid w:val="00D442A1"/>
    <w:rsid w:val="00D442E7"/>
    <w:rsid w:val="00D443B9"/>
    <w:rsid w:val="00D4467C"/>
    <w:rsid w:val="00D4469F"/>
    <w:rsid w:val="00D44787"/>
    <w:rsid w:val="00D447EA"/>
    <w:rsid w:val="00D447FD"/>
    <w:rsid w:val="00D448F0"/>
    <w:rsid w:val="00D448F8"/>
    <w:rsid w:val="00D44B01"/>
    <w:rsid w:val="00D44BEF"/>
    <w:rsid w:val="00D44C43"/>
    <w:rsid w:val="00D44D08"/>
    <w:rsid w:val="00D44DA5"/>
    <w:rsid w:val="00D44DAE"/>
    <w:rsid w:val="00D44F76"/>
    <w:rsid w:val="00D44F7E"/>
    <w:rsid w:val="00D45069"/>
    <w:rsid w:val="00D45104"/>
    <w:rsid w:val="00D4531B"/>
    <w:rsid w:val="00D4548F"/>
    <w:rsid w:val="00D45512"/>
    <w:rsid w:val="00D45515"/>
    <w:rsid w:val="00D456D0"/>
    <w:rsid w:val="00D4578B"/>
    <w:rsid w:val="00D45813"/>
    <w:rsid w:val="00D4581E"/>
    <w:rsid w:val="00D45A2F"/>
    <w:rsid w:val="00D45A59"/>
    <w:rsid w:val="00D45BA8"/>
    <w:rsid w:val="00D45DD9"/>
    <w:rsid w:val="00D46089"/>
    <w:rsid w:val="00D460A4"/>
    <w:rsid w:val="00D463F3"/>
    <w:rsid w:val="00D4653C"/>
    <w:rsid w:val="00D4662F"/>
    <w:rsid w:val="00D467A9"/>
    <w:rsid w:val="00D46830"/>
    <w:rsid w:val="00D46873"/>
    <w:rsid w:val="00D469D0"/>
    <w:rsid w:val="00D46A2A"/>
    <w:rsid w:val="00D46C31"/>
    <w:rsid w:val="00D46D6B"/>
    <w:rsid w:val="00D46F05"/>
    <w:rsid w:val="00D46F33"/>
    <w:rsid w:val="00D46FAF"/>
    <w:rsid w:val="00D46FFE"/>
    <w:rsid w:val="00D471FE"/>
    <w:rsid w:val="00D47287"/>
    <w:rsid w:val="00D473B0"/>
    <w:rsid w:val="00D4741D"/>
    <w:rsid w:val="00D47822"/>
    <w:rsid w:val="00D47A82"/>
    <w:rsid w:val="00D47B3B"/>
    <w:rsid w:val="00D47B3E"/>
    <w:rsid w:val="00D47C02"/>
    <w:rsid w:val="00D47C30"/>
    <w:rsid w:val="00D47D64"/>
    <w:rsid w:val="00D47D89"/>
    <w:rsid w:val="00D47DF6"/>
    <w:rsid w:val="00D47E09"/>
    <w:rsid w:val="00D47E99"/>
    <w:rsid w:val="00D500CC"/>
    <w:rsid w:val="00D5015B"/>
    <w:rsid w:val="00D503CB"/>
    <w:rsid w:val="00D503DD"/>
    <w:rsid w:val="00D50485"/>
    <w:rsid w:val="00D5049C"/>
    <w:rsid w:val="00D504FC"/>
    <w:rsid w:val="00D50762"/>
    <w:rsid w:val="00D50820"/>
    <w:rsid w:val="00D50929"/>
    <w:rsid w:val="00D50991"/>
    <w:rsid w:val="00D50A16"/>
    <w:rsid w:val="00D50A8F"/>
    <w:rsid w:val="00D50C62"/>
    <w:rsid w:val="00D50C99"/>
    <w:rsid w:val="00D50D00"/>
    <w:rsid w:val="00D50D0A"/>
    <w:rsid w:val="00D50E84"/>
    <w:rsid w:val="00D50F28"/>
    <w:rsid w:val="00D51000"/>
    <w:rsid w:val="00D5106C"/>
    <w:rsid w:val="00D512A1"/>
    <w:rsid w:val="00D51386"/>
    <w:rsid w:val="00D51545"/>
    <w:rsid w:val="00D51562"/>
    <w:rsid w:val="00D5165C"/>
    <w:rsid w:val="00D51844"/>
    <w:rsid w:val="00D5184F"/>
    <w:rsid w:val="00D51C17"/>
    <w:rsid w:val="00D51CDD"/>
    <w:rsid w:val="00D51E1A"/>
    <w:rsid w:val="00D520A3"/>
    <w:rsid w:val="00D52110"/>
    <w:rsid w:val="00D52245"/>
    <w:rsid w:val="00D52336"/>
    <w:rsid w:val="00D52350"/>
    <w:rsid w:val="00D52368"/>
    <w:rsid w:val="00D525F3"/>
    <w:rsid w:val="00D52727"/>
    <w:rsid w:val="00D52802"/>
    <w:rsid w:val="00D52863"/>
    <w:rsid w:val="00D52887"/>
    <w:rsid w:val="00D52941"/>
    <w:rsid w:val="00D52B6D"/>
    <w:rsid w:val="00D52B78"/>
    <w:rsid w:val="00D52D8D"/>
    <w:rsid w:val="00D52E9E"/>
    <w:rsid w:val="00D52F38"/>
    <w:rsid w:val="00D531BA"/>
    <w:rsid w:val="00D531F0"/>
    <w:rsid w:val="00D5320D"/>
    <w:rsid w:val="00D5343B"/>
    <w:rsid w:val="00D5344A"/>
    <w:rsid w:val="00D53495"/>
    <w:rsid w:val="00D53AAC"/>
    <w:rsid w:val="00D53C29"/>
    <w:rsid w:val="00D53D91"/>
    <w:rsid w:val="00D54006"/>
    <w:rsid w:val="00D54076"/>
    <w:rsid w:val="00D5407A"/>
    <w:rsid w:val="00D540D8"/>
    <w:rsid w:val="00D544AD"/>
    <w:rsid w:val="00D5454E"/>
    <w:rsid w:val="00D546C0"/>
    <w:rsid w:val="00D546F1"/>
    <w:rsid w:val="00D5470E"/>
    <w:rsid w:val="00D54886"/>
    <w:rsid w:val="00D54A9F"/>
    <w:rsid w:val="00D54B42"/>
    <w:rsid w:val="00D54BA9"/>
    <w:rsid w:val="00D54C43"/>
    <w:rsid w:val="00D55066"/>
    <w:rsid w:val="00D55257"/>
    <w:rsid w:val="00D552F7"/>
    <w:rsid w:val="00D5558B"/>
    <w:rsid w:val="00D55759"/>
    <w:rsid w:val="00D559A9"/>
    <w:rsid w:val="00D55ADD"/>
    <w:rsid w:val="00D55D2A"/>
    <w:rsid w:val="00D55ED2"/>
    <w:rsid w:val="00D55F11"/>
    <w:rsid w:val="00D5636E"/>
    <w:rsid w:val="00D56372"/>
    <w:rsid w:val="00D565A7"/>
    <w:rsid w:val="00D566D6"/>
    <w:rsid w:val="00D566DC"/>
    <w:rsid w:val="00D56750"/>
    <w:rsid w:val="00D56780"/>
    <w:rsid w:val="00D5682D"/>
    <w:rsid w:val="00D5691F"/>
    <w:rsid w:val="00D56D4B"/>
    <w:rsid w:val="00D56D93"/>
    <w:rsid w:val="00D57137"/>
    <w:rsid w:val="00D57202"/>
    <w:rsid w:val="00D572D2"/>
    <w:rsid w:val="00D57320"/>
    <w:rsid w:val="00D573BB"/>
    <w:rsid w:val="00D577B8"/>
    <w:rsid w:val="00D5792F"/>
    <w:rsid w:val="00D57A7C"/>
    <w:rsid w:val="00D57F56"/>
    <w:rsid w:val="00D58879"/>
    <w:rsid w:val="00D600BA"/>
    <w:rsid w:val="00D6010C"/>
    <w:rsid w:val="00D601DF"/>
    <w:rsid w:val="00D60513"/>
    <w:rsid w:val="00D60584"/>
    <w:rsid w:val="00D606B8"/>
    <w:rsid w:val="00D606FD"/>
    <w:rsid w:val="00D60799"/>
    <w:rsid w:val="00D607CB"/>
    <w:rsid w:val="00D60881"/>
    <w:rsid w:val="00D60B69"/>
    <w:rsid w:val="00D60B8D"/>
    <w:rsid w:val="00D60D0C"/>
    <w:rsid w:val="00D60E84"/>
    <w:rsid w:val="00D60FDC"/>
    <w:rsid w:val="00D610C2"/>
    <w:rsid w:val="00D61368"/>
    <w:rsid w:val="00D613C6"/>
    <w:rsid w:val="00D6145E"/>
    <w:rsid w:val="00D61564"/>
    <w:rsid w:val="00D6158F"/>
    <w:rsid w:val="00D616F1"/>
    <w:rsid w:val="00D6177E"/>
    <w:rsid w:val="00D617C2"/>
    <w:rsid w:val="00D6188A"/>
    <w:rsid w:val="00D61B1D"/>
    <w:rsid w:val="00D61BDB"/>
    <w:rsid w:val="00D61C0F"/>
    <w:rsid w:val="00D61C77"/>
    <w:rsid w:val="00D61D4A"/>
    <w:rsid w:val="00D61D93"/>
    <w:rsid w:val="00D61EE9"/>
    <w:rsid w:val="00D6204C"/>
    <w:rsid w:val="00D620D3"/>
    <w:rsid w:val="00D62241"/>
    <w:rsid w:val="00D62358"/>
    <w:rsid w:val="00D62490"/>
    <w:rsid w:val="00D624FC"/>
    <w:rsid w:val="00D627F4"/>
    <w:rsid w:val="00D62A0C"/>
    <w:rsid w:val="00D62A87"/>
    <w:rsid w:val="00D62B84"/>
    <w:rsid w:val="00D62B9C"/>
    <w:rsid w:val="00D62CE1"/>
    <w:rsid w:val="00D62E30"/>
    <w:rsid w:val="00D62F12"/>
    <w:rsid w:val="00D62FB2"/>
    <w:rsid w:val="00D630CB"/>
    <w:rsid w:val="00D63173"/>
    <w:rsid w:val="00D6344D"/>
    <w:rsid w:val="00D63528"/>
    <w:rsid w:val="00D63784"/>
    <w:rsid w:val="00D63798"/>
    <w:rsid w:val="00D6385A"/>
    <w:rsid w:val="00D638A7"/>
    <w:rsid w:val="00D63958"/>
    <w:rsid w:val="00D63A07"/>
    <w:rsid w:val="00D63AE1"/>
    <w:rsid w:val="00D63CA7"/>
    <w:rsid w:val="00D63CB7"/>
    <w:rsid w:val="00D63F3B"/>
    <w:rsid w:val="00D63F63"/>
    <w:rsid w:val="00D640F4"/>
    <w:rsid w:val="00D64108"/>
    <w:rsid w:val="00D6410B"/>
    <w:rsid w:val="00D6414B"/>
    <w:rsid w:val="00D641BA"/>
    <w:rsid w:val="00D64310"/>
    <w:rsid w:val="00D6493C"/>
    <w:rsid w:val="00D649B3"/>
    <w:rsid w:val="00D649DC"/>
    <w:rsid w:val="00D649F2"/>
    <w:rsid w:val="00D64C75"/>
    <w:rsid w:val="00D64CE3"/>
    <w:rsid w:val="00D64CFE"/>
    <w:rsid w:val="00D64E4E"/>
    <w:rsid w:val="00D64E61"/>
    <w:rsid w:val="00D64E96"/>
    <w:rsid w:val="00D6502B"/>
    <w:rsid w:val="00D65358"/>
    <w:rsid w:val="00D654C8"/>
    <w:rsid w:val="00D654ED"/>
    <w:rsid w:val="00D655F3"/>
    <w:rsid w:val="00D6567D"/>
    <w:rsid w:val="00D657DB"/>
    <w:rsid w:val="00D657FB"/>
    <w:rsid w:val="00D65849"/>
    <w:rsid w:val="00D6597E"/>
    <w:rsid w:val="00D65AC3"/>
    <w:rsid w:val="00D65AE7"/>
    <w:rsid w:val="00D65BDF"/>
    <w:rsid w:val="00D65DFE"/>
    <w:rsid w:val="00D65E6F"/>
    <w:rsid w:val="00D65FF0"/>
    <w:rsid w:val="00D6600A"/>
    <w:rsid w:val="00D66025"/>
    <w:rsid w:val="00D6618C"/>
    <w:rsid w:val="00D664EC"/>
    <w:rsid w:val="00D6651D"/>
    <w:rsid w:val="00D667B5"/>
    <w:rsid w:val="00D667CB"/>
    <w:rsid w:val="00D66940"/>
    <w:rsid w:val="00D66A10"/>
    <w:rsid w:val="00D66AE2"/>
    <w:rsid w:val="00D66B05"/>
    <w:rsid w:val="00D66B63"/>
    <w:rsid w:val="00D66B68"/>
    <w:rsid w:val="00D66C8D"/>
    <w:rsid w:val="00D66D25"/>
    <w:rsid w:val="00D66D4F"/>
    <w:rsid w:val="00D6709E"/>
    <w:rsid w:val="00D67198"/>
    <w:rsid w:val="00D671D1"/>
    <w:rsid w:val="00D67227"/>
    <w:rsid w:val="00D6726D"/>
    <w:rsid w:val="00D67524"/>
    <w:rsid w:val="00D675AE"/>
    <w:rsid w:val="00D676ED"/>
    <w:rsid w:val="00D676F2"/>
    <w:rsid w:val="00D67770"/>
    <w:rsid w:val="00D67792"/>
    <w:rsid w:val="00D6792A"/>
    <w:rsid w:val="00D6794D"/>
    <w:rsid w:val="00D679F0"/>
    <w:rsid w:val="00D67A33"/>
    <w:rsid w:val="00D67A42"/>
    <w:rsid w:val="00D67B36"/>
    <w:rsid w:val="00D67B41"/>
    <w:rsid w:val="00D67B96"/>
    <w:rsid w:val="00D67BCF"/>
    <w:rsid w:val="00D67BD0"/>
    <w:rsid w:val="00D67BF8"/>
    <w:rsid w:val="00D67C47"/>
    <w:rsid w:val="00D67D4B"/>
    <w:rsid w:val="00D67E00"/>
    <w:rsid w:val="00D67F93"/>
    <w:rsid w:val="00D6C14A"/>
    <w:rsid w:val="00D700A5"/>
    <w:rsid w:val="00D70176"/>
    <w:rsid w:val="00D70197"/>
    <w:rsid w:val="00D701C2"/>
    <w:rsid w:val="00D70221"/>
    <w:rsid w:val="00D70250"/>
    <w:rsid w:val="00D702B8"/>
    <w:rsid w:val="00D702DF"/>
    <w:rsid w:val="00D70492"/>
    <w:rsid w:val="00D704CE"/>
    <w:rsid w:val="00D70510"/>
    <w:rsid w:val="00D7052E"/>
    <w:rsid w:val="00D7057C"/>
    <w:rsid w:val="00D7075D"/>
    <w:rsid w:val="00D7076F"/>
    <w:rsid w:val="00D707A9"/>
    <w:rsid w:val="00D70C84"/>
    <w:rsid w:val="00D70CE9"/>
    <w:rsid w:val="00D70D15"/>
    <w:rsid w:val="00D70FDE"/>
    <w:rsid w:val="00D7128A"/>
    <w:rsid w:val="00D7133C"/>
    <w:rsid w:val="00D71585"/>
    <w:rsid w:val="00D715BF"/>
    <w:rsid w:val="00D716E1"/>
    <w:rsid w:val="00D7171A"/>
    <w:rsid w:val="00D71785"/>
    <w:rsid w:val="00D7179D"/>
    <w:rsid w:val="00D71937"/>
    <w:rsid w:val="00D719D6"/>
    <w:rsid w:val="00D719EA"/>
    <w:rsid w:val="00D71A79"/>
    <w:rsid w:val="00D71A88"/>
    <w:rsid w:val="00D71B5C"/>
    <w:rsid w:val="00D71B6C"/>
    <w:rsid w:val="00D71B84"/>
    <w:rsid w:val="00D71D15"/>
    <w:rsid w:val="00D71E8A"/>
    <w:rsid w:val="00D71F0E"/>
    <w:rsid w:val="00D721EB"/>
    <w:rsid w:val="00D722AA"/>
    <w:rsid w:val="00D725C8"/>
    <w:rsid w:val="00D726E8"/>
    <w:rsid w:val="00D72776"/>
    <w:rsid w:val="00D728E3"/>
    <w:rsid w:val="00D729F9"/>
    <w:rsid w:val="00D72A68"/>
    <w:rsid w:val="00D72DA6"/>
    <w:rsid w:val="00D72DEB"/>
    <w:rsid w:val="00D72DFE"/>
    <w:rsid w:val="00D7317B"/>
    <w:rsid w:val="00D731C6"/>
    <w:rsid w:val="00D733E4"/>
    <w:rsid w:val="00D735EF"/>
    <w:rsid w:val="00D73802"/>
    <w:rsid w:val="00D73907"/>
    <w:rsid w:val="00D7397E"/>
    <w:rsid w:val="00D73C5F"/>
    <w:rsid w:val="00D73FF7"/>
    <w:rsid w:val="00D7406E"/>
    <w:rsid w:val="00D74070"/>
    <w:rsid w:val="00D74078"/>
    <w:rsid w:val="00D746CB"/>
    <w:rsid w:val="00D7474F"/>
    <w:rsid w:val="00D74BDE"/>
    <w:rsid w:val="00D74D3A"/>
    <w:rsid w:val="00D74E8F"/>
    <w:rsid w:val="00D74F34"/>
    <w:rsid w:val="00D7506E"/>
    <w:rsid w:val="00D75120"/>
    <w:rsid w:val="00D7512C"/>
    <w:rsid w:val="00D7515C"/>
    <w:rsid w:val="00D75280"/>
    <w:rsid w:val="00D752AC"/>
    <w:rsid w:val="00D7532C"/>
    <w:rsid w:val="00D75362"/>
    <w:rsid w:val="00D756EF"/>
    <w:rsid w:val="00D7577C"/>
    <w:rsid w:val="00D75795"/>
    <w:rsid w:val="00D757E3"/>
    <w:rsid w:val="00D7585A"/>
    <w:rsid w:val="00D75986"/>
    <w:rsid w:val="00D759C3"/>
    <w:rsid w:val="00D75DE0"/>
    <w:rsid w:val="00D76212"/>
    <w:rsid w:val="00D76232"/>
    <w:rsid w:val="00D762C7"/>
    <w:rsid w:val="00D763D0"/>
    <w:rsid w:val="00D76588"/>
    <w:rsid w:val="00D765FB"/>
    <w:rsid w:val="00D766C4"/>
    <w:rsid w:val="00D76967"/>
    <w:rsid w:val="00D76B2A"/>
    <w:rsid w:val="00D76CAE"/>
    <w:rsid w:val="00D76DE9"/>
    <w:rsid w:val="00D76E22"/>
    <w:rsid w:val="00D76E58"/>
    <w:rsid w:val="00D76E80"/>
    <w:rsid w:val="00D76F52"/>
    <w:rsid w:val="00D76FD0"/>
    <w:rsid w:val="00D76FFE"/>
    <w:rsid w:val="00D7703A"/>
    <w:rsid w:val="00D77106"/>
    <w:rsid w:val="00D77217"/>
    <w:rsid w:val="00D773C9"/>
    <w:rsid w:val="00D774B4"/>
    <w:rsid w:val="00D77502"/>
    <w:rsid w:val="00D7758E"/>
    <w:rsid w:val="00D775B7"/>
    <w:rsid w:val="00D77664"/>
    <w:rsid w:val="00D77BEC"/>
    <w:rsid w:val="00D77C0E"/>
    <w:rsid w:val="00D77D33"/>
    <w:rsid w:val="00D80133"/>
    <w:rsid w:val="00D801B0"/>
    <w:rsid w:val="00D8029C"/>
    <w:rsid w:val="00D80437"/>
    <w:rsid w:val="00D808D5"/>
    <w:rsid w:val="00D80A3A"/>
    <w:rsid w:val="00D80C44"/>
    <w:rsid w:val="00D80D27"/>
    <w:rsid w:val="00D811B8"/>
    <w:rsid w:val="00D811CE"/>
    <w:rsid w:val="00D8134F"/>
    <w:rsid w:val="00D813F1"/>
    <w:rsid w:val="00D814A0"/>
    <w:rsid w:val="00D81631"/>
    <w:rsid w:val="00D818A3"/>
    <w:rsid w:val="00D8191F"/>
    <w:rsid w:val="00D81942"/>
    <w:rsid w:val="00D8194D"/>
    <w:rsid w:val="00D81A1B"/>
    <w:rsid w:val="00D81E01"/>
    <w:rsid w:val="00D82054"/>
    <w:rsid w:val="00D820DC"/>
    <w:rsid w:val="00D82121"/>
    <w:rsid w:val="00D82369"/>
    <w:rsid w:val="00D823D7"/>
    <w:rsid w:val="00D823ED"/>
    <w:rsid w:val="00D82500"/>
    <w:rsid w:val="00D8252C"/>
    <w:rsid w:val="00D8272E"/>
    <w:rsid w:val="00D82732"/>
    <w:rsid w:val="00D828F9"/>
    <w:rsid w:val="00D82A87"/>
    <w:rsid w:val="00D82B1D"/>
    <w:rsid w:val="00D82B3D"/>
    <w:rsid w:val="00D82BB0"/>
    <w:rsid w:val="00D82C1E"/>
    <w:rsid w:val="00D82C98"/>
    <w:rsid w:val="00D82F09"/>
    <w:rsid w:val="00D82F6B"/>
    <w:rsid w:val="00D82FC4"/>
    <w:rsid w:val="00D82FD4"/>
    <w:rsid w:val="00D8337D"/>
    <w:rsid w:val="00D8353A"/>
    <w:rsid w:val="00D83615"/>
    <w:rsid w:val="00D8374C"/>
    <w:rsid w:val="00D83815"/>
    <w:rsid w:val="00D83B4F"/>
    <w:rsid w:val="00D83D46"/>
    <w:rsid w:val="00D83D76"/>
    <w:rsid w:val="00D83D83"/>
    <w:rsid w:val="00D83F34"/>
    <w:rsid w:val="00D83FBE"/>
    <w:rsid w:val="00D840A0"/>
    <w:rsid w:val="00D843AE"/>
    <w:rsid w:val="00D843B2"/>
    <w:rsid w:val="00D84418"/>
    <w:rsid w:val="00D8441B"/>
    <w:rsid w:val="00D844AD"/>
    <w:rsid w:val="00D844B0"/>
    <w:rsid w:val="00D845D5"/>
    <w:rsid w:val="00D84690"/>
    <w:rsid w:val="00D847AB"/>
    <w:rsid w:val="00D84816"/>
    <w:rsid w:val="00D84932"/>
    <w:rsid w:val="00D84A14"/>
    <w:rsid w:val="00D84A4F"/>
    <w:rsid w:val="00D84C90"/>
    <w:rsid w:val="00D84EC4"/>
    <w:rsid w:val="00D84EEE"/>
    <w:rsid w:val="00D85027"/>
    <w:rsid w:val="00D85230"/>
    <w:rsid w:val="00D856CF"/>
    <w:rsid w:val="00D85822"/>
    <w:rsid w:val="00D85949"/>
    <w:rsid w:val="00D85957"/>
    <w:rsid w:val="00D85B06"/>
    <w:rsid w:val="00D85B5D"/>
    <w:rsid w:val="00D85C7D"/>
    <w:rsid w:val="00D85D76"/>
    <w:rsid w:val="00D85E45"/>
    <w:rsid w:val="00D85F27"/>
    <w:rsid w:val="00D85FA9"/>
    <w:rsid w:val="00D860AF"/>
    <w:rsid w:val="00D86135"/>
    <w:rsid w:val="00D8626D"/>
    <w:rsid w:val="00D8634B"/>
    <w:rsid w:val="00D86400"/>
    <w:rsid w:val="00D86656"/>
    <w:rsid w:val="00D866B9"/>
    <w:rsid w:val="00D866E4"/>
    <w:rsid w:val="00D86779"/>
    <w:rsid w:val="00D867AF"/>
    <w:rsid w:val="00D86851"/>
    <w:rsid w:val="00D86902"/>
    <w:rsid w:val="00D86A10"/>
    <w:rsid w:val="00D86C9A"/>
    <w:rsid w:val="00D86CBA"/>
    <w:rsid w:val="00D86FF2"/>
    <w:rsid w:val="00D8722F"/>
    <w:rsid w:val="00D87362"/>
    <w:rsid w:val="00D873B3"/>
    <w:rsid w:val="00D87660"/>
    <w:rsid w:val="00D87704"/>
    <w:rsid w:val="00D8773C"/>
    <w:rsid w:val="00D87759"/>
    <w:rsid w:val="00D8796B"/>
    <w:rsid w:val="00D87AB3"/>
    <w:rsid w:val="00D87ACA"/>
    <w:rsid w:val="00D87ADD"/>
    <w:rsid w:val="00D87BB3"/>
    <w:rsid w:val="00D87BF6"/>
    <w:rsid w:val="00D87C0B"/>
    <w:rsid w:val="00D87C94"/>
    <w:rsid w:val="00D87F67"/>
    <w:rsid w:val="00D87FB1"/>
    <w:rsid w:val="00D87FBD"/>
    <w:rsid w:val="00D87FDE"/>
    <w:rsid w:val="00D8F35A"/>
    <w:rsid w:val="00D9019E"/>
    <w:rsid w:val="00D90221"/>
    <w:rsid w:val="00D90385"/>
    <w:rsid w:val="00D907F9"/>
    <w:rsid w:val="00D90AD4"/>
    <w:rsid w:val="00D90AED"/>
    <w:rsid w:val="00D90C45"/>
    <w:rsid w:val="00D90D18"/>
    <w:rsid w:val="00D90D6B"/>
    <w:rsid w:val="00D90D73"/>
    <w:rsid w:val="00D90D9D"/>
    <w:rsid w:val="00D90E65"/>
    <w:rsid w:val="00D90EF5"/>
    <w:rsid w:val="00D90F37"/>
    <w:rsid w:val="00D90F9C"/>
    <w:rsid w:val="00D9115E"/>
    <w:rsid w:val="00D91312"/>
    <w:rsid w:val="00D91441"/>
    <w:rsid w:val="00D9151D"/>
    <w:rsid w:val="00D9159C"/>
    <w:rsid w:val="00D91629"/>
    <w:rsid w:val="00D917D3"/>
    <w:rsid w:val="00D9196A"/>
    <w:rsid w:val="00D919F0"/>
    <w:rsid w:val="00D919F9"/>
    <w:rsid w:val="00D91B6E"/>
    <w:rsid w:val="00D91BD7"/>
    <w:rsid w:val="00D91C33"/>
    <w:rsid w:val="00D920BE"/>
    <w:rsid w:val="00D9219D"/>
    <w:rsid w:val="00D921A1"/>
    <w:rsid w:val="00D92305"/>
    <w:rsid w:val="00D923E0"/>
    <w:rsid w:val="00D923F7"/>
    <w:rsid w:val="00D92522"/>
    <w:rsid w:val="00D92564"/>
    <w:rsid w:val="00D925EB"/>
    <w:rsid w:val="00D92790"/>
    <w:rsid w:val="00D92988"/>
    <w:rsid w:val="00D92B2F"/>
    <w:rsid w:val="00D92B85"/>
    <w:rsid w:val="00D92C79"/>
    <w:rsid w:val="00D92CD6"/>
    <w:rsid w:val="00D92DD9"/>
    <w:rsid w:val="00D92DFE"/>
    <w:rsid w:val="00D92E8E"/>
    <w:rsid w:val="00D93045"/>
    <w:rsid w:val="00D9309E"/>
    <w:rsid w:val="00D93134"/>
    <w:rsid w:val="00D93138"/>
    <w:rsid w:val="00D9331A"/>
    <w:rsid w:val="00D9337B"/>
    <w:rsid w:val="00D9340B"/>
    <w:rsid w:val="00D9374E"/>
    <w:rsid w:val="00D93A5F"/>
    <w:rsid w:val="00D93AE9"/>
    <w:rsid w:val="00D93AF4"/>
    <w:rsid w:val="00D93B8C"/>
    <w:rsid w:val="00D93C62"/>
    <w:rsid w:val="00D94062"/>
    <w:rsid w:val="00D94249"/>
    <w:rsid w:val="00D94371"/>
    <w:rsid w:val="00D945AF"/>
    <w:rsid w:val="00D9462A"/>
    <w:rsid w:val="00D9466A"/>
    <w:rsid w:val="00D9490F"/>
    <w:rsid w:val="00D94A44"/>
    <w:rsid w:val="00D94B21"/>
    <w:rsid w:val="00D94D21"/>
    <w:rsid w:val="00D94DDB"/>
    <w:rsid w:val="00D94F1A"/>
    <w:rsid w:val="00D94F63"/>
    <w:rsid w:val="00D95416"/>
    <w:rsid w:val="00D95935"/>
    <w:rsid w:val="00D95D11"/>
    <w:rsid w:val="00D95D67"/>
    <w:rsid w:val="00D95DBF"/>
    <w:rsid w:val="00D95E05"/>
    <w:rsid w:val="00D95E13"/>
    <w:rsid w:val="00D95EEE"/>
    <w:rsid w:val="00D95F17"/>
    <w:rsid w:val="00D95F44"/>
    <w:rsid w:val="00D9606F"/>
    <w:rsid w:val="00D9623A"/>
    <w:rsid w:val="00D96693"/>
    <w:rsid w:val="00D967AB"/>
    <w:rsid w:val="00D967CF"/>
    <w:rsid w:val="00D969A2"/>
    <w:rsid w:val="00D96BE8"/>
    <w:rsid w:val="00D96CD1"/>
    <w:rsid w:val="00D970B7"/>
    <w:rsid w:val="00D970F4"/>
    <w:rsid w:val="00D972F7"/>
    <w:rsid w:val="00D9731D"/>
    <w:rsid w:val="00D97324"/>
    <w:rsid w:val="00D973B3"/>
    <w:rsid w:val="00D97555"/>
    <w:rsid w:val="00D975B5"/>
    <w:rsid w:val="00D9773A"/>
    <w:rsid w:val="00D9774F"/>
    <w:rsid w:val="00D977DD"/>
    <w:rsid w:val="00D9787F"/>
    <w:rsid w:val="00D9790F"/>
    <w:rsid w:val="00D97964"/>
    <w:rsid w:val="00D97B53"/>
    <w:rsid w:val="00D97C08"/>
    <w:rsid w:val="00D97E71"/>
    <w:rsid w:val="00D97FE3"/>
    <w:rsid w:val="00DA005A"/>
    <w:rsid w:val="00DA0109"/>
    <w:rsid w:val="00DA0251"/>
    <w:rsid w:val="00DA0495"/>
    <w:rsid w:val="00DA07E8"/>
    <w:rsid w:val="00DA09A5"/>
    <w:rsid w:val="00DA0ABF"/>
    <w:rsid w:val="00DA0C46"/>
    <w:rsid w:val="00DA0E9B"/>
    <w:rsid w:val="00DA10A4"/>
    <w:rsid w:val="00DA1187"/>
    <w:rsid w:val="00DA1377"/>
    <w:rsid w:val="00DA14EC"/>
    <w:rsid w:val="00DA15EC"/>
    <w:rsid w:val="00DA16B9"/>
    <w:rsid w:val="00DA17F6"/>
    <w:rsid w:val="00DA1835"/>
    <w:rsid w:val="00DA185C"/>
    <w:rsid w:val="00DA1ACC"/>
    <w:rsid w:val="00DA1D98"/>
    <w:rsid w:val="00DA1E7D"/>
    <w:rsid w:val="00DA20A5"/>
    <w:rsid w:val="00DA2189"/>
    <w:rsid w:val="00DA21AE"/>
    <w:rsid w:val="00DA26A0"/>
    <w:rsid w:val="00DA2729"/>
    <w:rsid w:val="00DA2853"/>
    <w:rsid w:val="00DA2868"/>
    <w:rsid w:val="00DA28C8"/>
    <w:rsid w:val="00DA2942"/>
    <w:rsid w:val="00DA294E"/>
    <w:rsid w:val="00DA2A2C"/>
    <w:rsid w:val="00DA2B21"/>
    <w:rsid w:val="00DA2C19"/>
    <w:rsid w:val="00DA2E3A"/>
    <w:rsid w:val="00DA2F4A"/>
    <w:rsid w:val="00DA2F94"/>
    <w:rsid w:val="00DA3122"/>
    <w:rsid w:val="00DA3278"/>
    <w:rsid w:val="00DA3380"/>
    <w:rsid w:val="00DA351A"/>
    <w:rsid w:val="00DA3568"/>
    <w:rsid w:val="00DA367A"/>
    <w:rsid w:val="00DA3745"/>
    <w:rsid w:val="00DA37D0"/>
    <w:rsid w:val="00DA3B2A"/>
    <w:rsid w:val="00DA3BC6"/>
    <w:rsid w:val="00DA3C1C"/>
    <w:rsid w:val="00DA3C99"/>
    <w:rsid w:val="00DA3D4D"/>
    <w:rsid w:val="00DA3DDA"/>
    <w:rsid w:val="00DA3E07"/>
    <w:rsid w:val="00DA3F2C"/>
    <w:rsid w:val="00DA3FD6"/>
    <w:rsid w:val="00DA407E"/>
    <w:rsid w:val="00DA4267"/>
    <w:rsid w:val="00DA4305"/>
    <w:rsid w:val="00DA4352"/>
    <w:rsid w:val="00DA43A7"/>
    <w:rsid w:val="00DA4745"/>
    <w:rsid w:val="00DA479B"/>
    <w:rsid w:val="00DA494B"/>
    <w:rsid w:val="00DA4C5C"/>
    <w:rsid w:val="00DA4DBE"/>
    <w:rsid w:val="00DA4ED7"/>
    <w:rsid w:val="00DA4F2B"/>
    <w:rsid w:val="00DA4F8B"/>
    <w:rsid w:val="00DA50DB"/>
    <w:rsid w:val="00DA5177"/>
    <w:rsid w:val="00DA5271"/>
    <w:rsid w:val="00DA52E7"/>
    <w:rsid w:val="00DA539A"/>
    <w:rsid w:val="00DA5533"/>
    <w:rsid w:val="00DA5650"/>
    <w:rsid w:val="00DA567B"/>
    <w:rsid w:val="00DA5712"/>
    <w:rsid w:val="00DA5782"/>
    <w:rsid w:val="00DA57D5"/>
    <w:rsid w:val="00DA5804"/>
    <w:rsid w:val="00DA588C"/>
    <w:rsid w:val="00DA5B95"/>
    <w:rsid w:val="00DA5DEA"/>
    <w:rsid w:val="00DA5F07"/>
    <w:rsid w:val="00DA62F3"/>
    <w:rsid w:val="00DA632F"/>
    <w:rsid w:val="00DA6357"/>
    <w:rsid w:val="00DA63E9"/>
    <w:rsid w:val="00DA645F"/>
    <w:rsid w:val="00DA6797"/>
    <w:rsid w:val="00DA67EF"/>
    <w:rsid w:val="00DA6A0C"/>
    <w:rsid w:val="00DA6A60"/>
    <w:rsid w:val="00DA6B18"/>
    <w:rsid w:val="00DA6BAC"/>
    <w:rsid w:val="00DA6BDC"/>
    <w:rsid w:val="00DA6C26"/>
    <w:rsid w:val="00DA6C32"/>
    <w:rsid w:val="00DA6C57"/>
    <w:rsid w:val="00DA6C6B"/>
    <w:rsid w:val="00DA6CC1"/>
    <w:rsid w:val="00DA6F3C"/>
    <w:rsid w:val="00DA70E4"/>
    <w:rsid w:val="00DA71E8"/>
    <w:rsid w:val="00DA725B"/>
    <w:rsid w:val="00DA72F3"/>
    <w:rsid w:val="00DA7369"/>
    <w:rsid w:val="00DA7415"/>
    <w:rsid w:val="00DA744C"/>
    <w:rsid w:val="00DA76B0"/>
    <w:rsid w:val="00DA77F1"/>
    <w:rsid w:val="00DA7BCD"/>
    <w:rsid w:val="00DA7BD0"/>
    <w:rsid w:val="00DA7CC0"/>
    <w:rsid w:val="00DA7D40"/>
    <w:rsid w:val="00DA7DB1"/>
    <w:rsid w:val="00DA7E1C"/>
    <w:rsid w:val="00DA7ECA"/>
    <w:rsid w:val="00DA7F3D"/>
    <w:rsid w:val="00DB0014"/>
    <w:rsid w:val="00DB0021"/>
    <w:rsid w:val="00DB00A7"/>
    <w:rsid w:val="00DB00B1"/>
    <w:rsid w:val="00DB018B"/>
    <w:rsid w:val="00DB0488"/>
    <w:rsid w:val="00DB04DA"/>
    <w:rsid w:val="00DB0601"/>
    <w:rsid w:val="00DB0894"/>
    <w:rsid w:val="00DB094C"/>
    <w:rsid w:val="00DB0B82"/>
    <w:rsid w:val="00DB0FE5"/>
    <w:rsid w:val="00DB12DE"/>
    <w:rsid w:val="00DB135F"/>
    <w:rsid w:val="00DB1378"/>
    <w:rsid w:val="00DB16AD"/>
    <w:rsid w:val="00DB17B2"/>
    <w:rsid w:val="00DB1A91"/>
    <w:rsid w:val="00DB1AD9"/>
    <w:rsid w:val="00DB1CF7"/>
    <w:rsid w:val="00DB1D1C"/>
    <w:rsid w:val="00DB1E98"/>
    <w:rsid w:val="00DB1FAB"/>
    <w:rsid w:val="00DB212D"/>
    <w:rsid w:val="00DB218D"/>
    <w:rsid w:val="00DB21A6"/>
    <w:rsid w:val="00DB22BC"/>
    <w:rsid w:val="00DB23E9"/>
    <w:rsid w:val="00DB27EE"/>
    <w:rsid w:val="00DB2830"/>
    <w:rsid w:val="00DB2859"/>
    <w:rsid w:val="00DB2BF8"/>
    <w:rsid w:val="00DB2CC9"/>
    <w:rsid w:val="00DB2FB2"/>
    <w:rsid w:val="00DB2FF2"/>
    <w:rsid w:val="00DB309D"/>
    <w:rsid w:val="00DB30AA"/>
    <w:rsid w:val="00DB32BD"/>
    <w:rsid w:val="00DB34FA"/>
    <w:rsid w:val="00DB3502"/>
    <w:rsid w:val="00DB3507"/>
    <w:rsid w:val="00DB35C0"/>
    <w:rsid w:val="00DB3662"/>
    <w:rsid w:val="00DB3725"/>
    <w:rsid w:val="00DB37A9"/>
    <w:rsid w:val="00DB39C3"/>
    <w:rsid w:val="00DB3CAC"/>
    <w:rsid w:val="00DB3EA9"/>
    <w:rsid w:val="00DB3EF0"/>
    <w:rsid w:val="00DB3F19"/>
    <w:rsid w:val="00DB400B"/>
    <w:rsid w:val="00DB4130"/>
    <w:rsid w:val="00DB42E3"/>
    <w:rsid w:val="00DB44A8"/>
    <w:rsid w:val="00DB45B6"/>
    <w:rsid w:val="00DB4616"/>
    <w:rsid w:val="00DB469C"/>
    <w:rsid w:val="00DB46CB"/>
    <w:rsid w:val="00DB46E4"/>
    <w:rsid w:val="00DB48C8"/>
    <w:rsid w:val="00DB496A"/>
    <w:rsid w:val="00DB4C1A"/>
    <w:rsid w:val="00DB4D7C"/>
    <w:rsid w:val="00DB4E92"/>
    <w:rsid w:val="00DB4E9D"/>
    <w:rsid w:val="00DB4FA8"/>
    <w:rsid w:val="00DB4FF0"/>
    <w:rsid w:val="00DB503F"/>
    <w:rsid w:val="00DB504C"/>
    <w:rsid w:val="00DB50EF"/>
    <w:rsid w:val="00DB5315"/>
    <w:rsid w:val="00DB542A"/>
    <w:rsid w:val="00DB55D1"/>
    <w:rsid w:val="00DB5722"/>
    <w:rsid w:val="00DB5914"/>
    <w:rsid w:val="00DB5A83"/>
    <w:rsid w:val="00DB5BD6"/>
    <w:rsid w:val="00DB5BDF"/>
    <w:rsid w:val="00DB5C13"/>
    <w:rsid w:val="00DB5C4F"/>
    <w:rsid w:val="00DB5DFC"/>
    <w:rsid w:val="00DB5FC3"/>
    <w:rsid w:val="00DB6093"/>
    <w:rsid w:val="00DB6098"/>
    <w:rsid w:val="00DB6116"/>
    <w:rsid w:val="00DB660D"/>
    <w:rsid w:val="00DB664F"/>
    <w:rsid w:val="00DB67E3"/>
    <w:rsid w:val="00DB69F3"/>
    <w:rsid w:val="00DB6A1F"/>
    <w:rsid w:val="00DB6A27"/>
    <w:rsid w:val="00DB6AC0"/>
    <w:rsid w:val="00DB6BA4"/>
    <w:rsid w:val="00DB6BFA"/>
    <w:rsid w:val="00DB6BFE"/>
    <w:rsid w:val="00DB6DD0"/>
    <w:rsid w:val="00DB6E8F"/>
    <w:rsid w:val="00DB6E91"/>
    <w:rsid w:val="00DB6E98"/>
    <w:rsid w:val="00DB70B1"/>
    <w:rsid w:val="00DB7104"/>
    <w:rsid w:val="00DB72C7"/>
    <w:rsid w:val="00DB77CD"/>
    <w:rsid w:val="00DB78F3"/>
    <w:rsid w:val="00DB7CC5"/>
    <w:rsid w:val="00DB7D11"/>
    <w:rsid w:val="00DB7E20"/>
    <w:rsid w:val="00DB7E3D"/>
    <w:rsid w:val="00DB7EF2"/>
    <w:rsid w:val="00DB7F32"/>
    <w:rsid w:val="00DC0049"/>
    <w:rsid w:val="00DC032A"/>
    <w:rsid w:val="00DC0436"/>
    <w:rsid w:val="00DC0516"/>
    <w:rsid w:val="00DC087D"/>
    <w:rsid w:val="00DC0BAB"/>
    <w:rsid w:val="00DC0E7A"/>
    <w:rsid w:val="00DC101C"/>
    <w:rsid w:val="00DC10D8"/>
    <w:rsid w:val="00DC12DF"/>
    <w:rsid w:val="00DC1312"/>
    <w:rsid w:val="00DC13E1"/>
    <w:rsid w:val="00DC14AE"/>
    <w:rsid w:val="00DC14C5"/>
    <w:rsid w:val="00DC1556"/>
    <w:rsid w:val="00DC15F5"/>
    <w:rsid w:val="00DC16AA"/>
    <w:rsid w:val="00DC1710"/>
    <w:rsid w:val="00DC1880"/>
    <w:rsid w:val="00DC1A42"/>
    <w:rsid w:val="00DC1AF4"/>
    <w:rsid w:val="00DC1B7D"/>
    <w:rsid w:val="00DC1BD9"/>
    <w:rsid w:val="00DC1F8E"/>
    <w:rsid w:val="00DC1FA3"/>
    <w:rsid w:val="00DC20AF"/>
    <w:rsid w:val="00DC272A"/>
    <w:rsid w:val="00DC2DCF"/>
    <w:rsid w:val="00DC2E55"/>
    <w:rsid w:val="00DC2F40"/>
    <w:rsid w:val="00DC2FF2"/>
    <w:rsid w:val="00DC3036"/>
    <w:rsid w:val="00DC36E7"/>
    <w:rsid w:val="00DC385B"/>
    <w:rsid w:val="00DC386A"/>
    <w:rsid w:val="00DC3B4B"/>
    <w:rsid w:val="00DC3C53"/>
    <w:rsid w:val="00DC3DF8"/>
    <w:rsid w:val="00DC3F5B"/>
    <w:rsid w:val="00DC408F"/>
    <w:rsid w:val="00DC4178"/>
    <w:rsid w:val="00DC41DD"/>
    <w:rsid w:val="00DC422E"/>
    <w:rsid w:val="00DC4542"/>
    <w:rsid w:val="00DC4661"/>
    <w:rsid w:val="00DC47A2"/>
    <w:rsid w:val="00DC4A05"/>
    <w:rsid w:val="00DC4D41"/>
    <w:rsid w:val="00DC4D64"/>
    <w:rsid w:val="00DC4F48"/>
    <w:rsid w:val="00DC4F73"/>
    <w:rsid w:val="00DC4FA9"/>
    <w:rsid w:val="00DC5047"/>
    <w:rsid w:val="00DC5268"/>
    <w:rsid w:val="00DC538A"/>
    <w:rsid w:val="00DC5397"/>
    <w:rsid w:val="00DC54D8"/>
    <w:rsid w:val="00DC54EC"/>
    <w:rsid w:val="00DC54EE"/>
    <w:rsid w:val="00DC56A8"/>
    <w:rsid w:val="00DC59AE"/>
    <w:rsid w:val="00DC5A48"/>
    <w:rsid w:val="00DC5A9A"/>
    <w:rsid w:val="00DC5C9F"/>
    <w:rsid w:val="00DC5E56"/>
    <w:rsid w:val="00DC5EF7"/>
    <w:rsid w:val="00DC5FA7"/>
    <w:rsid w:val="00DC5FAA"/>
    <w:rsid w:val="00DC62BE"/>
    <w:rsid w:val="00DC62D5"/>
    <w:rsid w:val="00DC6369"/>
    <w:rsid w:val="00DC6544"/>
    <w:rsid w:val="00DC65B2"/>
    <w:rsid w:val="00DC65CF"/>
    <w:rsid w:val="00DC6638"/>
    <w:rsid w:val="00DC6700"/>
    <w:rsid w:val="00DC677F"/>
    <w:rsid w:val="00DC681F"/>
    <w:rsid w:val="00DC6873"/>
    <w:rsid w:val="00DC6A56"/>
    <w:rsid w:val="00DC6B47"/>
    <w:rsid w:val="00DC6B9B"/>
    <w:rsid w:val="00DC6CED"/>
    <w:rsid w:val="00DC6DD5"/>
    <w:rsid w:val="00DC70B0"/>
    <w:rsid w:val="00DC7115"/>
    <w:rsid w:val="00DC71E5"/>
    <w:rsid w:val="00DC73B4"/>
    <w:rsid w:val="00DC7479"/>
    <w:rsid w:val="00DC74E4"/>
    <w:rsid w:val="00DC763C"/>
    <w:rsid w:val="00DC7713"/>
    <w:rsid w:val="00DC7855"/>
    <w:rsid w:val="00DC785C"/>
    <w:rsid w:val="00DC7A37"/>
    <w:rsid w:val="00DC7CB1"/>
    <w:rsid w:val="00DC7D30"/>
    <w:rsid w:val="00DC7D44"/>
    <w:rsid w:val="00DC7D84"/>
    <w:rsid w:val="00DC7E5E"/>
    <w:rsid w:val="00DC7F5C"/>
    <w:rsid w:val="00DC7F9D"/>
    <w:rsid w:val="00DC7FAC"/>
    <w:rsid w:val="00DD006D"/>
    <w:rsid w:val="00DD016E"/>
    <w:rsid w:val="00DD026C"/>
    <w:rsid w:val="00DD027A"/>
    <w:rsid w:val="00DD0329"/>
    <w:rsid w:val="00DD0393"/>
    <w:rsid w:val="00DD0445"/>
    <w:rsid w:val="00DD05C9"/>
    <w:rsid w:val="00DD05EB"/>
    <w:rsid w:val="00DD062B"/>
    <w:rsid w:val="00DD062F"/>
    <w:rsid w:val="00DD0696"/>
    <w:rsid w:val="00DD0726"/>
    <w:rsid w:val="00DD075B"/>
    <w:rsid w:val="00DD0BB5"/>
    <w:rsid w:val="00DD0C64"/>
    <w:rsid w:val="00DD0D54"/>
    <w:rsid w:val="00DD1075"/>
    <w:rsid w:val="00DD1078"/>
    <w:rsid w:val="00DD1187"/>
    <w:rsid w:val="00DD11D4"/>
    <w:rsid w:val="00DD1247"/>
    <w:rsid w:val="00DD1716"/>
    <w:rsid w:val="00DD1896"/>
    <w:rsid w:val="00DD1945"/>
    <w:rsid w:val="00DD1F8A"/>
    <w:rsid w:val="00DD20E2"/>
    <w:rsid w:val="00DD22E3"/>
    <w:rsid w:val="00DD254C"/>
    <w:rsid w:val="00DD2620"/>
    <w:rsid w:val="00DD264C"/>
    <w:rsid w:val="00DD280F"/>
    <w:rsid w:val="00DD2857"/>
    <w:rsid w:val="00DD291B"/>
    <w:rsid w:val="00DD2B10"/>
    <w:rsid w:val="00DD2C57"/>
    <w:rsid w:val="00DD2C92"/>
    <w:rsid w:val="00DD2CC1"/>
    <w:rsid w:val="00DD2D7A"/>
    <w:rsid w:val="00DD2ED5"/>
    <w:rsid w:val="00DD32B7"/>
    <w:rsid w:val="00DD331D"/>
    <w:rsid w:val="00DD3327"/>
    <w:rsid w:val="00DD33A6"/>
    <w:rsid w:val="00DD34EF"/>
    <w:rsid w:val="00DD357A"/>
    <w:rsid w:val="00DD3803"/>
    <w:rsid w:val="00DD39B6"/>
    <w:rsid w:val="00DD3B9E"/>
    <w:rsid w:val="00DD3BA2"/>
    <w:rsid w:val="00DD3DAD"/>
    <w:rsid w:val="00DD3E9A"/>
    <w:rsid w:val="00DD4021"/>
    <w:rsid w:val="00DD41B4"/>
    <w:rsid w:val="00DD44D7"/>
    <w:rsid w:val="00DD45C0"/>
    <w:rsid w:val="00DD462C"/>
    <w:rsid w:val="00DD4694"/>
    <w:rsid w:val="00DD481B"/>
    <w:rsid w:val="00DD4849"/>
    <w:rsid w:val="00DD4873"/>
    <w:rsid w:val="00DD48E0"/>
    <w:rsid w:val="00DD4BA8"/>
    <w:rsid w:val="00DD4BDB"/>
    <w:rsid w:val="00DD4BEE"/>
    <w:rsid w:val="00DD4EB3"/>
    <w:rsid w:val="00DD4EB5"/>
    <w:rsid w:val="00DD5075"/>
    <w:rsid w:val="00DD5226"/>
    <w:rsid w:val="00DD53BB"/>
    <w:rsid w:val="00DD54A7"/>
    <w:rsid w:val="00DD5502"/>
    <w:rsid w:val="00DD568C"/>
    <w:rsid w:val="00DD5806"/>
    <w:rsid w:val="00DD580B"/>
    <w:rsid w:val="00DD5863"/>
    <w:rsid w:val="00DD58CF"/>
    <w:rsid w:val="00DD59AA"/>
    <w:rsid w:val="00DD5A57"/>
    <w:rsid w:val="00DD5B03"/>
    <w:rsid w:val="00DD5B6F"/>
    <w:rsid w:val="00DD5B93"/>
    <w:rsid w:val="00DD5C87"/>
    <w:rsid w:val="00DD5CC4"/>
    <w:rsid w:val="00DD5D08"/>
    <w:rsid w:val="00DD5F18"/>
    <w:rsid w:val="00DD5F80"/>
    <w:rsid w:val="00DD5F96"/>
    <w:rsid w:val="00DD607D"/>
    <w:rsid w:val="00DD633C"/>
    <w:rsid w:val="00DD6394"/>
    <w:rsid w:val="00DD63BE"/>
    <w:rsid w:val="00DD64B3"/>
    <w:rsid w:val="00DD6832"/>
    <w:rsid w:val="00DD6924"/>
    <w:rsid w:val="00DD69AF"/>
    <w:rsid w:val="00DD6B41"/>
    <w:rsid w:val="00DD6DE8"/>
    <w:rsid w:val="00DD6E66"/>
    <w:rsid w:val="00DD705A"/>
    <w:rsid w:val="00DD70B4"/>
    <w:rsid w:val="00DD7157"/>
    <w:rsid w:val="00DD73CD"/>
    <w:rsid w:val="00DD7449"/>
    <w:rsid w:val="00DD74E0"/>
    <w:rsid w:val="00DD7698"/>
    <w:rsid w:val="00DD775D"/>
    <w:rsid w:val="00DD785A"/>
    <w:rsid w:val="00DD7B1D"/>
    <w:rsid w:val="00DD7B4D"/>
    <w:rsid w:val="00DD7B5D"/>
    <w:rsid w:val="00DD7B82"/>
    <w:rsid w:val="00DD7CA9"/>
    <w:rsid w:val="00DD7DA7"/>
    <w:rsid w:val="00DD7E5E"/>
    <w:rsid w:val="00DD7F75"/>
    <w:rsid w:val="00DD7FF3"/>
    <w:rsid w:val="00DE0211"/>
    <w:rsid w:val="00DE024B"/>
    <w:rsid w:val="00DE036B"/>
    <w:rsid w:val="00DE03CF"/>
    <w:rsid w:val="00DE03F0"/>
    <w:rsid w:val="00DE055A"/>
    <w:rsid w:val="00DE06FE"/>
    <w:rsid w:val="00DE0715"/>
    <w:rsid w:val="00DE0779"/>
    <w:rsid w:val="00DE07A9"/>
    <w:rsid w:val="00DE09F3"/>
    <w:rsid w:val="00DE0AD3"/>
    <w:rsid w:val="00DE0B2C"/>
    <w:rsid w:val="00DE0BA8"/>
    <w:rsid w:val="00DE0BCE"/>
    <w:rsid w:val="00DE0E3D"/>
    <w:rsid w:val="00DE0F6D"/>
    <w:rsid w:val="00DE0FA4"/>
    <w:rsid w:val="00DE108C"/>
    <w:rsid w:val="00DE11AF"/>
    <w:rsid w:val="00DE11C2"/>
    <w:rsid w:val="00DE14E2"/>
    <w:rsid w:val="00DE1535"/>
    <w:rsid w:val="00DE172B"/>
    <w:rsid w:val="00DE1882"/>
    <w:rsid w:val="00DE18CD"/>
    <w:rsid w:val="00DE19A6"/>
    <w:rsid w:val="00DE19FC"/>
    <w:rsid w:val="00DE1C43"/>
    <w:rsid w:val="00DE1EED"/>
    <w:rsid w:val="00DE2026"/>
    <w:rsid w:val="00DE20D5"/>
    <w:rsid w:val="00DE2120"/>
    <w:rsid w:val="00DE2171"/>
    <w:rsid w:val="00DE2258"/>
    <w:rsid w:val="00DE2327"/>
    <w:rsid w:val="00DE247D"/>
    <w:rsid w:val="00DE24E2"/>
    <w:rsid w:val="00DE2533"/>
    <w:rsid w:val="00DE2549"/>
    <w:rsid w:val="00DE25C7"/>
    <w:rsid w:val="00DE2644"/>
    <w:rsid w:val="00DE29C4"/>
    <w:rsid w:val="00DE2B93"/>
    <w:rsid w:val="00DE2BF2"/>
    <w:rsid w:val="00DE2CAD"/>
    <w:rsid w:val="00DE2CCF"/>
    <w:rsid w:val="00DE305A"/>
    <w:rsid w:val="00DE312A"/>
    <w:rsid w:val="00DE3172"/>
    <w:rsid w:val="00DE326E"/>
    <w:rsid w:val="00DE3443"/>
    <w:rsid w:val="00DE3502"/>
    <w:rsid w:val="00DE37D4"/>
    <w:rsid w:val="00DE380D"/>
    <w:rsid w:val="00DE3BE7"/>
    <w:rsid w:val="00DE3CB6"/>
    <w:rsid w:val="00DE3D2B"/>
    <w:rsid w:val="00DE3D42"/>
    <w:rsid w:val="00DE3DB1"/>
    <w:rsid w:val="00DE3F98"/>
    <w:rsid w:val="00DE3FBE"/>
    <w:rsid w:val="00DE4000"/>
    <w:rsid w:val="00DE40A0"/>
    <w:rsid w:val="00DE4195"/>
    <w:rsid w:val="00DE42F1"/>
    <w:rsid w:val="00DE435C"/>
    <w:rsid w:val="00DE43BA"/>
    <w:rsid w:val="00DE4574"/>
    <w:rsid w:val="00DE463F"/>
    <w:rsid w:val="00DE4641"/>
    <w:rsid w:val="00DE46AF"/>
    <w:rsid w:val="00DE47A1"/>
    <w:rsid w:val="00DE47B9"/>
    <w:rsid w:val="00DE47CA"/>
    <w:rsid w:val="00DE480C"/>
    <w:rsid w:val="00DE487E"/>
    <w:rsid w:val="00DE4AB7"/>
    <w:rsid w:val="00DE4E58"/>
    <w:rsid w:val="00DE4FA8"/>
    <w:rsid w:val="00DE5260"/>
    <w:rsid w:val="00DE5346"/>
    <w:rsid w:val="00DE53D3"/>
    <w:rsid w:val="00DE54C1"/>
    <w:rsid w:val="00DE5577"/>
    <w:rsid w:val="00DE55EB"/>
    <w:rsid w:val="00DE560E"/>
    <w:rsid w:val="00DE561E"/>
    <w:rsid w:val="00DE566D"/>
    <w:rsid w:val="00DE591A"/>
    <w:rsid w:val="00DE5A3C"/>
    <w:rsid w:val="00DE5C88"/>
    <w:rsid w:val="00DE5CEF"/>
    <w:rsid w:val="00DE5D78"/>
    <w:rsid w:val="00DE5E59"/>
    <w:rsid w:val="00DE5F1B"/>
    <w:rsid w:val="00DE6083"/>
    <w:rsid w:val="00DE60BD"/>
    <w:rsid w:val="00DE6121"/>
    <w:rsid w:val="00DE6748"/>
    <w:rsid w:val="00DE67D8"/>
    <w:rsid w:val="00DE6A5C"/>
    <w:rsid w:val="00DE6C06"/>
    <w:rsid w:val="00DE6C24"/>
    <w:rsid w:val="00DE6D44"/>
    <w:rsid w:val="00DE6FE0"/>
    <w:rsid w:val="00DE7046"/>
    <w:rsid w:val="00DE70BD"/>
    <w:rsid w:val="00DE72E5"/>
    <w:rsid w:val="00DE7333"/>
    <w:rsid w:val="00DE73B0"/>
    <w:rsid w:val="00DE750A"/>
    <w:rsid w:val="00DE7613"/>
    <w:rsid w:val="00DE79B0"/>
    <w:rsid w:val="00DE7AC2"/>
    <w:rsid w:val="00DE7B16"/>
    <w:rsid w:val="00DE7C9C"/>
    <w:rsid w:val="00DE7D2E"/>
    <w:rsid w:val="00DE7D5C"/>
    <w:rsid w:val="00DE7DF0"/>
    <w:rsid w:val="00DE7FB1"/>
    <w:rsid w:val="00DF009A"/>
    <w:rsid w:val="00DF01E0"/>
    <w:rsid w:val="00DF0558"/>
    <w:rsid w:val="00DF067B"/>
    <w:rsid w:val="00DF073C"/>
    <w:rsid w:val="00DF0823"/>
    <w:rsid w:val="00DF0B02"/>
    <w:rsid w:val="00DF0B21"/>
    <w:rsid w:val="00DF0C00"/>
    <w:rsid w:val="00DF0F48"/>
    <w:rsid w:val="00DF0FA5"/>
    <w:rsid w:val="00DF11D3"/>
    <w:rsid w:val="00DF1286"/>
    <w:rsid w:val="00DF1339"/>
    <w:rsid w:val="00DF1380"/>
    <w:rsid w:val="00DF13BB"/>
    <w:rsid w:val="00DF14DA"/>
    <w:rsid w:val="00DF1582"/>
    <w:rsid w:val="00DF1651"/>
    <w:rsid w:val="00DF17D0"/>
    <w:rsid w:val="00DF17E8"/>
    <w:rsid w:val="00DF19E9"/>
    <w:rsid w:val="00DF1B36"/>
    <w:rsid w:val="00DF1C59"/>
    <w:rsid w:val="00DF1C98"/>
    <w:rsid w:val="00DF1D39"/>
    <w:rsid w:val="00DF2190"/>
    <w:rsid w:val="00DF227B"/>
    <w:rsid w:val="00DF22DE"/>
    <w:rsid w:val="00DF2440"/>
    <w:rsid w:val="00DF2536"/>
    <w:rsid w:val="00DF2579"/>
    <w:rsid w:val="00DF26CC"/>
    <w:rsid w:val="00DF2A46"/>
    <w:rsid w:val="00DF2D31"/>
    <w:rsid w:val="00DF2E02"/>
    <w:rsid w:val="00DF2E6B"/>
    <w:rsid w:val="00DF2FA2"/>
    <w:rsid w:val="00DF3134"/>
    <w:rsid w:val="00DF342E"/>
    <w:rsid w:val="00DF345E"/>
    <w:rsid w:val="00DF35BB"/>
    <w:rsid w:val="00DF38D6"/>
    <w:rsid w:val="00DF3992"/>
    <w:rsid w:val="00DF3B30"/>
    <w:rsid w:val="00DF3B33"/>
    <w:rsid w:val="00DF3C2D"/>
    <w:rsid w:val="00DF3E0F"/>
    <w:rsid w:val="00DF3F5B"/>
    <w:rsid w:val="00DF42AF"/>
    <w:rsid w:val="00DF4303"/>
    <w:rsid w:val="00DF44CF"/>
    <w:rsid w:val="00DF4664"/>
    <w:rsid w:val="00DF470E"/>
    <w:rsid w:val="00DF47AC"/>
    <w:rsid w:val="00DF47F7"/>
    <w:rsid w:val="00DF48CE"/>
    <w:rsid w:val="00DF491B"/>
    <w:rsid w:val="00DF49C6"/>
    <w:rsid w:val="00DF4BE2"/>
    <w:rsid w:val="00DF4C49"/>
    <w:rsid w:val="00DF4E09"/>
    <w:rsid w:val="00DF4EFE"/>
    <w:rsid w:val="00DF5177"/>
    <w:rsid w:val="00DF51A6"/>
    <w:rsid w:val="00DF51CC"/>
    <w:rsid w:val="00DF5284"/>
    <w:rsid w:val="00DF52B3"/>
    <w:rsid w:val="00DF531B"/>
    <w:rsid w:val="00DF548A"/>
    <w:rsid w:val="00DF55AA"/>
    <w:rsid w:val="00DF55C2"/>
    <w:rsid w:val="00DF56F5"/>
    <w:rsid w:val="00DF576C"/>
    <w:rsid w:val="00DF577D"/>
    <w:rsid w:val="00DF5829"/>
    <w:rsid w:val="00DF58C0"/>
    <w:rsid w:val="00DF5B7F"/>
    <w:rsid w:val="00DF5BC8"/>
    <w:rsid w:val="00DF5C06"/>
    <w:rsid w:val="00DF5C25"/>
    <w:rsid w:val="00DF5D9E"/>
    <w:rsid w:val="00DF5DC1"/>
    <w:rsid w:val="00DF5E5F"/>
    <w:rsid w:val="00DF5EA7"/>
    <w:rsid w:val="00DF5FB6"/>
    <w:rsid w:val="00DF5FC7"/>
    <w:rsid w:val="00DF6170"/>
    <w:rsid w:val="00DF61BE"/>
    <w:rsid w:val="00DF6274"/>
    <w:rsid w:val="00DF6322"/>
    <w:rsid w:val="00DF6441"/>
    <w:rsid w:val="00DF644D"/>
    <w:rsid w:val="00DF666B"/>
    <w:rsid w:val="00DF6688"/>
    <w:rsid w:val="00DF66AF"/>
    <w:rsid w:val="00DF66F9"/>
    <w:rsid w:val="00DF6728"/>
    <w:rsid w:val="00DF68B9"/>
    <w:rsid w:val="00DF6A2E"/>
    <w:rsid w:val="00DF6BD9"/>
    <w:rsid w:val="00DF6DA8"/>
    <w:rsid w:val="00DF6E08"/>
    <w:rsid w:val="00DF6E42"/>
    <w:rsid w:val="00DF7024"/>
    <w:rsid w:val="00DF7379"/>
    <w:rsid w:val="00DF7435"/>
    <w:rsid w:val="00DF74EA"/>
    <w:rsid w:val="00DF7502"/>
    <w:rsid w:val="00DF7517"/>
    <w:rsid w:val="00DF758D"/>
    <w:rsid w:val="00DF75D6"/>
    <w:rsid w:val="00DF767C"/>
    <w:rsid w:val="00DF7718"/>
    <w:rsid w:val="00DF78E3"/>
    <w:rsid w:val="00DF7ACC"/>
    <w:rsid w:val="00DF7B2C"/>
    <w:rsid w:val="00DF7C3E"/>
    <w:rsid w:val="00DF7D7D"/>
    <w:rsid w:val="00E00141"/>
    <w:rsid w:val="00E00415"/>
    <w:rsid w:val="00E0045A"/>
    <w:rsid w:val="00E0059F"/>
    <w:rsid w:val="00E00734"/>
    <w:rsid w:val="00E00823"/>
    <w:rsid w:val="00E00857"/>
    <w:rsid w:val="00E008E0"/>
    <w:rsid w:val="00E00ACB"/>
    <w:rsid w:val="00E00B19"/>
    <w:rsid w:val="00E00B76"/>
    <w:rsid w:val="00E00CE0"/>
    <w:rsid w:val="00E00D18"/>
    <w:rsid w:val="00E00E97"/>
    <w:rsid w:val="00E00F2A"/>
    <w:rsid w:val="00E00F5F"/>
    <w:rsid w:val="00E010A0"/>
    <w:rsid w:val="00E010EC"/>
    <w:rsid w:val="00E013AD"/>
    <w:rsid w:val="00E0143E"/>
    <w:rsid w:val="00E016E7"/>
    <w:rsid w:val="00E016F5"/>
    <w:rsid w:val="00E01716"/>
    <w:rsid w:val="00E01945"/>
    <w:rsid w:val="00E0198E"/>
    <w:rsid w:val="00E01BE2"/>
    <w:rsid w:val="00E01C1A"/>
    <w:rsid w:val="00E01C7F"/>
    <w:rsid w:val="00E01D7E"/>
    <w:rsid w:val="00E01F1B"/>
    <w:rsid w:val="00E02010"/>
    <w:rsid w:val="00E020E5"/>
    <w:rsid w:val="00E02451"/>
    <w:rsid w:val="00E0274F"/>
    <w:rsid w:val="00E028A0"/>
    <w:rsid w:val="00E0290C"/>
    <w:rsid w:val="00E02913"/>
    <w:rsid w:val="00E029CC"/>
    <w:rsid w:val="00E029E3"/>
    <w:rsid w:val="00E02A06"/>
    <w:rsid w:val="00E02B4C"/>
    <w:rsid w:val="00E02B5F"/>
    <w:rsid w:val="00E02D0F"/>
    <w:rsid w:val="00E02D43"/>
    <w:rsid w:val="00E02DE8"/>
    <w:rsid w:val="00E02EDC"/>
    <w:rsid w:val="00E031A9"/>
    <w:rsid w:val="00E03205"/>
    <w:rsid w:val="00E0328A"/>
    <w:rsid w:val="00E0332A"/>
    <w:rsid w:val="00E033AB"/>
    <w:rsid w:val="00E03495"/>
    <w:rsid w:val="00E035BE"/>
    <w:rsid w:val="00E0364B"/>
    <w:rsid w:val="00E03778"/>
    <w:rsid w:val="00E038EA"/>
    <w:rsid w:val="00E0392E"/>
    <w:rsid w:val="00E03B64"/>
    <w:rsid w:val="00E03B8E"/>
    <w:rsid w:val="00E03C0F"/>
    <w:rsid w:val="00E03CE8"/>
    <w:rsid w:val="00E04172"/>
    <w:rsid w:val="00E04173"/>
    <w:rsid w:val="00E041BD"/>
    <w:rsid w:val="00E0449A"/>
    <w:rsid w:val="00E04520"/>
    <w:rsid w:val="00E0458A"/>
    <w:rsid w:val="00E04623"/>
    <w:rsid w:val="00E046B1"/>
    <w:rsid w:val="00E047A5"/>
    <w:rsid w:val="00E04822"/>
    <w:rsid w:val="00E04A1F"/>
    <w:rsid w:val="00E04A4D"/>
    <w:rsid w:val="00E04DCF"/>
    <w:rsid w:val="00E04F32"/>
    <w:rsid w:val="00E04FFB"/>
    <w:rsid w:val="00E05049"/>
    <w:rsid w:val="00E0530F"/>
    <w:rsid w:val="00E05335"/>
    <w:rsid w:val="00E0537B"/>
    <w:rsid w:val="00E053C4"/>
    <w:rsid w:val="00E05C0C"/>
    <w:rsid w:val="00E05C21"/>
    <w:rsid w:val="00E05D2C"/>
    <w:rsid w:val="00E05ECA"/>
    <w:rsid w:val="00E05EEA"/>
    <w:rsid w:val="00E05F96"/>
    <w:rsid w:val="00E062FA"/>
    <w:rsid w:val="00E064D0"/>
    <w:rsid w:val="00E064E9"/>
    <w:rsid w:val="00E06673"/>
    <w:rsid w:val="00E06938"/>
    <w:rsid w:val="00E06B89"/>
    <w:rsid w:val="00E06C48"/>
    <w:rsid w:val="00E06E2A"/>
    <w:rsid w:val="00E06E84"/>
    <w:rsid w:val="00E06FC1"/>
    <w:rsid w:val="00E07079"/>
    <w:rsid w:val="00E07117"/>
    <w:rsid w:val="00E071A5"/>
    <w:rsid w:val="00E071FF"/>
    <w:rsid w:val="00E07394"/>
    <w:rsid w:val="00E073F9"/>
    <w:rsid w:val="00E0743F"/>
    <w:rsid w:val="00E07505"/>
    <w:rsid w:val="00E0754E"/>
    <w:rsid w:val="00E07579"/>
    <w:rsid w:val="00E075A4"/>
    <w:rsid w:val="00E0774A"/>
    <w:rsid w:val="00E07884"/>
    <w:rsid w:val="00E07944"/>
    <w:rsid w:val="00E07AD0"/>
    <w:rsid w:val="00E07CCB"/>
    <w:rsid w:val="00E07D80"/>
    <w:rsid w:val="00E07ED1"/>
    <w:rsid w:val="00E07EEC"/>
    <w:rsid w:val="00E101AC"/>
    <w:rsid w:val="00E10305"/>
    <w:rsid w:val="00E10332"/>
    <w:rsid w:val="00E10348"/>
    <w:rsid w:val="00E103B9"/>
    <w:rsid w:val="00E10408"/>
    <w:rsid w:val="00E1046F"/>
    <w:rsid w:val="00E10484"/>
    <w:rsid w:val="00E10C29"/>
    <w:rsid w:val="00E10E0B"/>
    <w:rsid w:val="00E11123"/>
    <w:rsid w:val="00E1142B"/>
    <w:rsid w:val="00E11474"/>
    <w:rsid w:val="00E1152E"/>
    <w:rsid w:val="00E117ED"/>
    <w:rsid w:val="00E1183B"/>
    <w:rsid w:val="00E118F0"/>
    <w:rsid w:val="00E119BF"/>
    <w:rsid w:val="00E11E09"/>
    <w:rsid w:val="00E11F89"/>
    <w:rsid w:val="00E11FDA"/>
    <w:rsid w:val="00E12007"/>
    <w:rsid w:val="00E12073"/>
    <w:rsid w:val="00E12289"/>
    <w:rsid w:val="00E1231B"/>
    <w:rsid w:val="00E123C8"/>
    <w:rsid w:val="00E124B5"/>
    <w:rsid w:val="00E12518"/>
    <w:rsid w:val="00E125DD"/>
    <w:rsid w:val="00E126B2"/>
    <w:rsid w:val="00E12733"/>
    <w:rsid w:val="00E1275B"/>
    <w:rsid w:val="00E1277B"/>
    <w:rsid w:val="00E12818"/>
    <w:rsid w:val="00E1287E"/>
    <w:rsid w:val="00E128A5"/>
    <w:rsid w:val="00E12AA0"/>
    <w:rsid w:val="00E12B57"/>
    <w:rsid w:val="00E12B7A"/>
    <w:rsid w:val="00E12FBA"/>
    <w:rsid w:val="00E13095"/>
    <w:rsid w:val="00E1327C"/>
    <w:rsid w:val="00E132F9"/>
    <w:rsid w:val="00E13312"/>
    <w:rsid w:val="00E1332A"/>
    <w:rsid w:val="00E13871"/>
    <w:rsid w:val="00E13A09"/>
    <w:rsid w:val="00E13ACD"/>
    <w:rsid w:val="00E13BAA"/>
    <w:rsid w:val="00E13DAC"/>
    <w:rsid w:val="00E13DBA"/>
    <w:rsid w:val="00E13F6C"/>
    <w:rsid w:val="00E143B2"/>
    <w:rsid w:val="00E14547"/>
    <w:rsid w:val="00E1464F"/>
    <w:rsid w:val="00E146C5"/>
    <w:rsid w:val="00E14743"/>
    <w:rsid w:val="00E14765"/>
    <w:rsid w:val="00E147FA"/>
    <w:rsid w:val="00E148EE"/>
    <w:rsid w:val="00E148F7"/>
    <w:rsid w:val="00E14A00"/>
    <w:rsid w:val="00E14BA1"/>
    <w:rsid w:val="00E14ED4"/>
    <w:rsid w:val="00E152CF"/>
    <w:rsid w:val="00E152FC"/>
    <w:rsid w:val="00E15448"/>
    <w:rsid w:val="00E15844"/>
    <w:rsid w:val="00E15E26"/>
    <w:rsid w:val="00E15ED5"/>
    <w:rsid w:val="00E16092"/>
    <w:rsid w:val="00E161E6"/>
    <w:rsid w:val="00E16324"/>
    <w:rsid w:val="00E164D2"/>
    <w:rsid w:val="00E16601"/>
    <w:rsid w:val="00E166E8"/>
    <w:rsid w:val="00E16C5D"/>
    <w:rsid w:val="00E16D87"/>
    <w:rsid w:val="00E16DD0"/>
    <w:rsid w:val="00E16FC6"/>
    <w:rsid w:val="00E1720B"/>
    <w:rsid w:val="00E1735E"/>
    <w:rsid w:val="00E17456"/>
    <w:rsid w:val="00E1758F"/>
    <w:rsid w:val="00E175A8"/>
    <w:rsid w:val="00E175C6"/>
    <w:rsid w:val="00E176F5"/>
    <w:rsid w:val="00E177D3"/>
    <w:rsid w:val="00E17875"/>
    <w:rsid w:val="00E179A7"/>
    <w:rsid w:val="00E17BD4"/>
    <w:rsid w:val="00E17D18"/>
    <w:rsid w:val="00E17D5A"/>
    <w:rsid w:val="00E17E40"/>
    <w:rsid w:val="00E20170"/>
    <w:rsid w:val="00E2019E"/>
    <w:rsid w:val="00E20263"/>
    <w:rsid w:val="00E203AF"/>
    <w:rsid w:val="00E203B2"/>
    <w:rsid w:val="00E2044E"/>
    <w:rsid w:val="00E205BD"/>
    <w:rsid w:val="00E2078D"/>
    <w:rsid w:val="00E20912"/>
    <w:rsid w:val="00E2092C"/>
    <w:rsid w:val="00E2098C"/>
    <w:rsid w:val="00E209A7"/>
    <w:rsid w:val="00E209E2"/>
    <w:rsid w:val="00E209F1"/>
    <w:rsid w:val="00E20C7B"/>
    <w:rsid w:val="00E20DED"/>
    <w:rsid w:val="00E20F9E"/>
    <w:rsid w:val="00E210CA"/>
    <w:rsid w:val="00E21189"/>
    <w:rsid w:val="00E21305"/>
    <w:rsid w:val="00E213E8"/>
    <w:rsid w:val="00E216C1"/>
    <w:rsid w:val="00E216D0"/>
    <w:rsid w:val="00E217D6"/>
    <w:rsid w:val="00E2199F"/>
    <w:rsid w:val="00E21A4C"/>
    <w:rsid w:val="00E21C26"/>
    <w:rsid w:val="00E21CBA"/>
    <w:rsid w:val="00E21E16"/>
    <w:rsid w:val="00E21E4D"/>
    <w:rsid w:val="00E21F6B"/>
    <w:rsid w:val="00E22175"/>
    <w:rsid w:val="00E223AB"/>
    <w:rsid w:val="00E22443"/>
    <w:rsid w:val="00E2257A"/>
    <w:rsid w:val="00E22634"/>
    <w:rsid w:val="00E22684"/>
    <w:rsid w:val="00E22BCF"/>
    <w:rsid w:val="00E22C05"/>
    <w:rsid w:val="00E22D16"/>
    <w:rsid w:val="00E22D76"/>
    <w:rsid w:val="00E22D87"/>
    <w:rsid w:val="00E22DC7"/>
    <w:rsid w:val="00E22F4B"/>
    <w:rsid w:val="00E230D1"/>
    <w:rsid w:val="00E2316A"/>
    <w:rsid w:val="00E23269"/>
    <w:rsid w:val="00E23307"/>
    <w:rsid w:val="00E23676"/>
    <w:rsid w:val="00E23700"/>
    <w:rsid w:val="00E23737"/>
    <w:rsid w:val="00E23949"/>
    <w:rsid w:val="00E23B42"/>
    <w:rsid w:val="00E23BDA"/>
    <w:rsid w:val="00E23C7D"/>
    <w:rsid w:val="00E23EB8"/>
    <w:rsid w:val="00E23FB8"/>
    <w:rsid w:val="00E24190"/>
    <w:rsid w:val="00E241E4"/>
    <w:rsid w:val="00E2427C"/>
    <w:rsid w:val="00E242C1"/>
    <w:rsid w:val="00E242DA"/>
    <w:rsid w:val="00E2439A"/>
    <w:rsid w:val="00E2455A"/>
    <w:rsid w:val="00E2458D"/>
    <w:rsid w:val="00E2471A"/>
    <w:rsid w:val="00E24755"/>
    <w:rsid w:val="00E24A25"/>
    <w:rsid w:val="00E24AEE"/>
    <w:rsid w:val="00E24B39"/>
    <w:rsid w:val="00E24B3A"/>
    <w:rsid w:val="00E24C31"/>
    <w:rsid w:val="00E24CCE"/>
    <w:rsid w:val="00E24D04"/>
    <w:rsid w:val="00E24D45"/>
    <w:rsid w:val="00E24DA1"/>
    <w:rsid w:val="00E24F18"/>
    <w:rsid w:val="00E24F45"/>
    <w:rsid w:val="00E2516C"/>
    <w:rsid w:val="00E251D1"/>
    <w:rsid w:val="00E252CC"/>
    <w:rsid w:val="00E2574A"/>
    <w:rsid w:val="00E25767"/>
    <w:rsid w:val="00E257CB"/>
    <w:rsid w:val="00E25B3F"/>
    <w:rsid w:val="00E25C72"/>
    <w:rsid w:val="00E25D95"/>
    <w:rsid w:val="00E25D98"/>
    <w:rsid w:val="00E25E70"/>
    <w:rsid w:val="00E26033"/>
    <w:rsid w:val="00E26172"/>
    <w:rsid w:val="00E261D7"/>
    <w:rsid w:val="00E262B5"/>
    <w:rsid w:val="00E264C7"/>
    <w:rsid w:val="00E2674D"/>
    <w:rsid w:val="00E26804"/>
    <w:rsid w:val="00E269D3"/>
    <w:rsid w:val="00E269F4"/>
    <w:rsid w:val="00E26B7C"/>
    <w:rsid w:val="00E26BA8"/>
    <w:rsid w:val="00E26BBD"/>
    <w:rsid w:val="00E26BC5"/>
    <w:rsid w:val="00E26C58"/>
    <w:rsid w:val="00E26F2B"/>
    <w:rsid w:val="00E26F35"/>
    <w:rsid w:val="00E27028"/>
    <w:rsid w:val="00E2702C"/>
    <w:rsid w:val="00E270FA"/>
    <w:rsid w:val="00E2713A"/>
    <w:rsid w:val="00E27183"/>
    <w:rsid w:val="00E2728D"/>
    <w:rsid w:val="00E273F5"/>
    <w:rsid w:val="00E27483"/>
    <w:rsid w:val="00E2755B"/>
    <w:rsid w:val="00E276D4"/>
    <w:rsid w:val="00E277CC"/>
    <w:rsid w:val="00E2786B"/>
    <w:rsid w:val="00E27A90"/>
    <w:rsid w:val="00E27C02"/>
    <w:rsid w:val="00E27C09"/>
    <w:rsid w:val="00E27C4F"/>
    <w:rsid w:val="00E27C9E"/>
    <w:rsid w:val="00E27CF0"/>
    <w:rsid w:val="00E27D27"/>
    <w:rsid w:val="00E27DBA"/>
    <w:rsid w:val="00E27E2E"/>
    <w:rsid w:val="00E30137"/>
    <w:rsid w:val="00E301DE"/>
    <w:rsid w:val="00E3029B"/>
    <w:rsid w:val="00E303EB"/>
    <w:rsid w:val="00E3045E"/>
    <w:rsid w:val="00E30611"/>
    <w:rsid w:val="00E309C8"/>
    <w:rsid w:val="00E309D0"/>
    <w:rsid w:val="00E30B37"/>
    <w:rsid w:val="00E30B8C"/>
    <w:rsid w:val="00E30C2A"/>
    <w:rsid w:val="00E30C32"/>
    <w:rsid w:val="00E30D91"/>
    <w:rsid w:val="00E30DCD"/>
    <w:rsid w:val="00E30DE4"/>
    <w:rsid w:val="00E30E02"/>
    <w:rsid w:val="00E31080"/>
    <w:rsid w:val="00E3114E"/>
    <w:rsid w:val="00E311D3"/>
    <w:rsid w:val="00E311ED"/>
    <w:rsid w:val="00E31247"/>
    <w:rsid w:val="00E31344"/>
    <w:rsid w:val="00E31382"/>
    <w:rsid w:val="00E31526"/>
    <w:rsid w:val="00E31545"/>
    <w:rsid w:val="00E31970"/>
    <w:rsid w:val="00E31AAB"/>
    <w:rsid w:val="00E31AC5"/>
    <w:rsid w:val="00E31C41"/>
    <w:rsid w:val="00E32038"/>
    <w:rsid w:val="00E3213D"/>
    <w:rsid w:val="00E3219C"/>
    <w:rsid w:val="00E32314"/>
    <w:rsid w:val="00E323EC"/>
    <w:rsid w:val="00E32414"/>
    <w:rsid w:val="00E32510"/>
    <w:rsid w:val="00E32533"/>
    <w:rsid w:val="00E3256F"/>
    <w:rsid w:val="00E32776"/>
    <w:rsid w:val="00E327B5"/>
    <w:rsid w:val="00E3289D"/>
    <w:rsid w:val="00E328A2"/>
    <w:rsid w:val="00E328FD"/>
    <w:rsid w:val="00E32917"/>
    <w:rsid w:val="00E329E3"/>
    <w:rsid w:val="00E32E01"/>
    <w:rsid w:val="00E32F7D"/>
    <w:rsid w:val="00E3313E"/>
    <w:rsid w:val="00E331A2"/>
    <w:rsid w:val="00E33291"/>
    <w:rsid w:val="00E33524"/>
    <w:rsid w:val="00E335E5"/>
    <w:rsid w:val="00E336C9"/>
    <w:rsid w:val="00E33978"/>
    <w:rsid w:val="00E33A14"/>
    <w:rsid w:val="00E33AB5"/>
    <w:rsid w:val="00E33B58"/>
    <w:rsid w:val="00E33D02"/>
    <w:rsid w:val="00E33D32"/>
    <w:rsid w:val="00E33EDA"/>
    <w:rsid w:val="00E3411D"/>
    <w:rsid w:val="00E341B5"/>
    <w:rsid w:val="00E34225"/>
    <w:rsid w:val="00E34299"/>
    <w:rsid w:val="00E342B1"/>
    <w:rsid w:val="00E34397"/>
    <w:rsid w:val="00E34491"/>
    <w:rsid w:val="00E34580"/>
    <w:rsid w:val="00E34634"/>
    <w:rsid w:val="00E347DB"/>
    <w:rsid w:val="00E34807"/>
    <w:rsid w:val="00E34A0D"/>
    <w:rsid w:val="00E34A39"/>
    <w:rsid w:val="00E34B74"/>
    <w:rsid w:val="00E34B9E"/>
    <w:rsid w:val="00E34BC1"/>
    <w:rsid w:val="00E34CCA"/>
    <w:rsid w:val="00E34F32"/>
    <w:rsid w:val="00E34F7E"/>
    <w:rsid w:val="00E350C8"/>
    <w:rsid w:val="00E3510C"/>
    <w:rsid w:val="00E35259"/>
    <w:rsid w:val="00E352A6"/>
    <w:rsid w:val="00E352B5"/>
    <w:rsid w:val="00E355AC"/>
    <w:rsid w:val="00E3567B"/>
    <w:rsid w:val="00E356A5"/>
    <w:rsid w:val="00E356EF"/>
    <w:rsid w:val="00E3577E"/>
    <w:rsid w:val="00E35787"/>
    <w:rsid w:val="00E35A48"/>
    <w:rsid w:val="00E35B6C"/>
    <w:rsid w:val="00E35BFB"/>
    <w:rsid w:val="00E35C4B"/>
    <w:rsid w:val="00E35E0D"/>
    <w:rsid w:val="00E361F5"/>
    <w:rsid w:val="00E363C2"/>
    <w:rsid w:val="00E36440"/>
    <w:rsid w:val="00E36590"/>
    <w:rsid w:val="00E365EC"/>
    <w:rsid w:val="00E36670"/>
    <w:rsid w:val="00E36755"/>
    <w:rsid w:val="00E367AB"/>
    <w:rsid w:val="00E36929"/>
    <w:rsid w:val="00E369D1"/>
    <w:rsid w:val="00E369EA"/>
    <w:rsid w:val="00E36A19"/>
    <w:rsid w:val="00E36A6D"/>
    <w:rsid w:val="00E36B62"/>
    <w:rsid w:val="00E36B8E"/>
    <w:rsid w:val="00E36CE4"/>
    <w:rsid w:val="00E36D38"/>
    <w:rsid w:val="00E36E32"/>
    <w:rsid w:val="00E3718A"/>
    <w:rsid w:val="00E371D9"/>
    <w:rsid w:val="00E3720B"/>
    <w:rsid w:val="00E37283"/>
    <w:rsid w:val="00E37422"/>
    <w:rsid w:val="00E37518"/>
    <w:rsid w:val="00E37554"/>
    <w:rsid w:val="00E3763F"/>
    <w:rsid w:val="00E3789F"/>
    <w:rsid w:val="00E37A50"/>
    <w:rsid w:val="00E37AE3"/>
    <w:rsid w:val="00E37B69"/>
    <w:rsid w:val="00E37C11"/>
    <w:rsid w:val="00E37CDB"/>
    <w:rsid w:val="00E37CE6"/>
    <w:rsid w:val="00E37DE9"/>
    <w:rsid w:val="00E37E90"/>
    <w:rsid w:val="00E37EF6"/>
    <w:rsid w:val="00E37F97"/>
    <w:rsid w:val="00E4001E"/>
    <w:rsid w:val="00E40311"/>
    <w:rsid w:val="00E403A1"/>
    <w:rsid w:val="00E40839"/>
    <w:rsid w:val="00E40848"/>
    <w:rsid w:val="00E40903"/>
    <w:rsid w:val="00E40FEF"/>
    <w:rsid w:val="00E41027"/>
    <w:rsid w:val="00E4102E"/>
    <w:rsid w:val="00E4103F"/>
    <w:rsid w:val="00E41394"/>
    <w:rsid w:val="00E415B7"/>
    <w:rsid w:val="00E415D5"/>
    <w:rsid w:val="00E416B2"/>
    <w:rsid w:val="00E417E4"/>
    <w:rsid w:val="00E41818"/>
    <w:rsid w:val="00E418B7"/>
    <w:rsid w:val="00E41A5E"/>
    <w:rsid w:val="00E41B55"/>
    <w:rsid w:val="00E41C49"/>
    <w:rsid w:val="00E41DDA"/>
    <w:rsid w:val="00E41E00"/>
    <w:rsid w:val="00E41E33"/>
    <w:rsid w:val="00E4202D"/>
    <w:rsid w:val="00E42130"/>
    <w:rsid w:val="00E422E4"/>
    <w:rsid w:val="00E42408"/>
    <w:rsid w:val="00E42426"/>
    <w:rsid w:val="00E42583"/>
    <w:rsid w:val="00E425EC"/>
    <w:rsid w:val="00E426E6"/>
    <w:rsid w:val="00E42748"/>
    <w:rsid w:val="00E4275A"/>
    <w:rsid w:val="00E427F6"/>
    <w:rsid w:val="00E42807"/>
    <w:rsid w:val="00E4285C"/>
    <w:rsid w:val="00E42901"/>
    <w:rsid w:val="00E42C26"/>
    <w:rsid w:val="00E42C7E"/>
    <w:rsid w:val="00E42C86"/>
    <w:rsid w:val="00E42D24"/>
    <w:rsid w:val="00E42D77"/>
    <w:rsid w:val="00E42E3F"/>
    <w:rsid w:val="00E4302F"/>
    <w:rsid w:val="00E43235"/>
    <w:rsid w:val="00E43585"/>
    <w:rsid w:val="00E435D1"/>
    <w:rsid w:val="00E4371D"/>
    <w:rsid w:val="00E439E9"/>
    <w:rsid w:val="00E43A9A"/>
    <w:rsid w:val="00E43AAB"/>
    <w:rsid w:val="00E43B58"/>
    <w:rsid w:val="00E43DC1"/>
    <w:rsid w:val="00E43F78"/>
    <w:rsid w:val="00E441A5"/>
    <w:rsid w:val="00E446CE"/>
    <w:rsid w:val="00E446E6"/>
    <w:rsid w:val="00E44BE1"/>
    <w:rsid w:val="00E44D50"/>
    <w:rsid w:val="00E44D80"/>
    <w:rsid w:val="00E44D8A"/>
    <w:rsid w:val="00E44DD5"/>
    <w:rsid w:val="00E44DF9"/>
    <w:rsid w:val="00E451B4"/>
    <w:rsid w:val="00E453B4"/>
    <w:rsid w:val="00E4550E"/>
    <w:rsid w:val="00E455A7"/>
    <w:rsid w:val="00E45661"/>
    <w:rsid w:val="00E456F5"/>
    <w:rsid w:val="00E457E6"/>
    <w:rsid w:val="00E45829"/>
    <w:rsid w:val="00E459C3"/>
    <w:rsid w:val="00E45F63"/>
    <w:rsid w:val="00E46006"/>
    <w:rsid w:val="00E460C0"/>
    <w:rsid w:val="00E46327"/>
    <w:rsid w:val="00E465C7"/>
    <w:rsid w:val="00E469CB"/>
    <w:rsid w:val="00E469F9"/>
    <w:rsid w:val="00E46AF9"/>
    <w:rsid w:val="00E46BA2"/>
    <w:rsid w:val="00E46BC7"/>
    <w:rsid w:val="00E46BD3"/>
    <w:rsid w:val="00E46BE6"/>
    <w:rsid w:val="00E46E46"/>
    <w:rsid w:val="00E46FA8"/>
    <w:rsid w:val="00E47016"/>
    <w:rsid w:val="00E471B9"/>
    <w:rsid w:val="00E47311"/>
    <w:rsid w:val="00E4733A"/>
    <w:rsid w:val="00E47467"/>
    <w:rsid w:val="00E47628"/>
    <w:rsid w:val="00E47725"/>
    <w:rsid w:val="00E47731"/>
    <w:rsid w:val="00E4777A"/>
    <w:rsid w:val="00E47A5E"/>
    <w:rsid w:val="00E47A7A"/>
    <w:rsid w:val="00E47D54"/>
    <w:rsid w:val="00E50033"/>
    <w:rsid w:val="00E502C7"/>
    <w:rsid w:val="00E503E5"/>
    <w:rsid w:val="00E50631"/>
    <w:rsid w:val="00E50658"/>
    <w:rsid w:val="00E50709"/>
    <w:rsid w:val="00E507DB"/>
    <w:rsid w:val="00E50857"/>
    <w:rsid w:val="00E50898"/>
    <w:rsid w:val="00E50950"/>
    <w:rsid w:val="00E50985"/>
    <w:rsid w:val="00E50AF1"/>
    <w:rsid w:val="00E50B70"/>
    <w:rsid w:val="00E50BE3"/>
    <w:rsid w:val="00E50D34"/>
    <w:rsid w:val="00E50E3B"/>
    <w:rsid w:val="00E5107E"/>
    <w:rsid w:val="00E51105"/>
    <w:rsid w:val="00E5116E"/>
    <w:rsid w:val="00E511FD"/>
    <w:rsid w:val="00E515C2"/>
    <w:rsid w:val="00E517D7"/>
    <w:rsid w:val="00E51844"/>
    <w:rsid w:val="00E51872"/>
    <w:rsid w:val="00E5190A"/>
    <w:rsid w:val="00E519E2"/>
    <w:rsid w:val="00E51A49"/>
    <w:rsid w:val="00E51B1C"/>
    <w:rsid w:val="00E51BB4"/>
    <w:rsid w:val="00E51F7F"/>
    <w:rsid w:val="00E51FA8"/>
    <w:rsid w:val="00E52000"/>
    <w:rsid w:val="00E52119"/>
    <w:rsid w:val="00E522B7"/>
    <w:rsid w:val="00E52408"/>
    <w:rsid w:val="00E52581"/>
    <w:rsid w:val="00E52650"/>
    <w:rsid w:val="00E526B6"/>
    <w:rsid w:val="00E526F5"/>
    <w:rsid w:val="00E5271A"/>
    <w:rsid w:val="00E52758"/>
    <w:rsid w:val="00E52861"/>
    <w:rsid w:val="00E52ADA"/>
    <w:rsid w:val="00E52C20"/>
    <w:rsid w:val="00E52C4F"/>
    <w:rsid w:val="00E52C7F"/>
    <w:rsid w:val="00E5337C"/>
    <w:rsid w:val="00E53400"/>
    <w:rsid w:val="00E53409"/>
    <w:rsid w:val="00E534D9"/>
    <w:rsid w:val="00E5356E"/>
    <w:rsid w:val="00E535DD"/>
    <w:rsid w:val="00E539D2"/>
    <w:rsid w:val="00E53A38"/>
    <w:rsid w:val="00E53CE4"/>
    <w:rsid w:val="00E53E21"/>
    <w:rsid w:val="00E53E47"/>
    <w:rsid w:val="00E5413B"/>
    <w:rsid w:val="00E5419A"/>
    <w:rsid w:val="00E54453"/>
    <w:rsid w:val="00E544FB"/>
    <w:rsid w:val="00E545DF"/>
    <w:rsid w:val="00E54ADD"/>
    <w:rsid w:val="00E54F02"/>
    <w:rsid w:val="00E54F2C"/>
    <w:rsid w:val="00E55095"/>
    <w:rsid w:val="00E551B7"/>
    <w:rsid w:val="00E55415"/>
    <w:rsid w:val="00E5542C"/>
    <w:rsid w:val="00E55516"/>
    <w:rsid w:val="00E555B0"/>
    <w:rsid w:val="00E556C0"/>
    <w:rsid w:val="00E559A6"/>
    <w:rsid w:val="00E559AB"/>
    <w:rsid w:val="00E55B3F"/>
    <w:rsid w:val="00E55BF7"/>
    <w:rsid w:val="00E55BFC"/>
    <w:rsid w:val="00E55D56"/>
    <w:rsid w:val="00E55DE5"/>
    <w:rsid w:val="00E55EA5"/>
    <w:rsid w:val="00E56090"/>
    <w:rsid w:val="00E56105"/>
    <w:rsid w:val="00E56165"/>
    <w:rsid w:val="00E561B3"/>
    <w:rsid w:val="00E561EE"/>
    <w:rsid w:val="00E56256"/>
    <w:rsid w:val="00E56276"/>
    <w:rsid w:val="00E56323"/>
    <w:rsid w:val="00E56479"/>
    <w:rsid w:val="00E5655D"/>
    <w:rsid w:val="00E565ED"/>
    <w:rsid w:val="00E56635"/>
    <w:rsid w:val="00E56761"/>
    <w:rsid w:val="00E567D1"/>
    <w:rsid w:val="00E568E1"/>
    <w:rsid w:val="00E56A41"/>
    <w:rsid w:val="00E56B3C"/>
    <w:rsid w:val="00E56BBF"/>
    <w:rsid w:val="00E56D1C"/>
    <w:rsid w:val="00E56DF1"/>
    <w:rsid w:val="00E56E63"/>
    <w:rsid w:val="00E57265"/>
    <w:rsid w:val="00E57295"/>
    <w:rsid w:val="00E5759F"/>
    <w:rsid w:val="00E57752"/>
    <w:rsid w:val="00E5793B"/>
    <w:rsid w:val="00E5799C"/>
    <w:rsid w:val="00E57B7A"/>
    <w:rsid w:val="00E57C13"/>
    <w:rsid w:val="00E57CD1"/>
    <w:rsid w:val="00E57D05"/>
    <w:rsid w:val="00E57D9A"/>
    <w:rsid w:val="00E57F1E"/>
    <w:rsid w:val="00E57F2E"/>
    <w:rsid w:val="00E57FD3"/>
    <w:rsid w:val="00E600A4"/>
    <w:rsid w:val="00E6011B"/>
    <w:rsid w:val="00E60156"/>
    <w:rsid w:val="00E603FB"/>
    <w:rsid w:val="00E6044B"/>
    <w:rsid w:val="00E6054B"/>
    <w:rsid w:val="00E60606"/>
    <w:rsid w:val="00E6065B"/>
    <w:rsid w:val="00E60814"/>
    <w:rsid w:val="00E60958"/>
    <w:rsid w:val="00E60DB8"/>
    <w:rsid w:val="00E60E06"/>
    <w:rsid w:val="00E6149F"/>
    <w:rsid w:val="00E615DD"/>
    <w:rsid w:val="00E6160B"/>
    <w:rsid w:val="00E616AE"/>
    <w:rsid w:val="00E616FC"/>
    <w:rsid w:val="00E6182E"/>
    <w:rsid w:val="00E61ABD"/>
    <w:rsid w:val="00E6217D"/>
    <w:rsid w:val="00E622DE"/>
    <w:rsid w:val="00E622F1"/>
    <w:rsid w:val="00E62305"/>
    <w:rsid w:val="00E6237D"/>
    <w:rsid w:val="00E623E7"/>
    <w:rsid w:val="00E62744"/>
    <w:rsid w:val="00E628B0"/>
    <w:rsid w:val="00E629BB"/>
    <w:rsid w:val="00E62D29"/>
    <w:rsid w:val="00E62DC0"/>
    <w:rsid w:val="00E62E43"/>
    <w:rsid w:val="00E62E77"/>
    <w:rsid w:val="00E63257"/>
    <w:rsid w:val="00E63442"/>
    <w:rsid w:val="00E634EF"/>
    <w:rsid w:val="00E6352A"/>
    <w:rsid w:val="00E636B4"/>
    <w:rsid w:val="00E63720"/>
    <w:rsid w:val="00E637EE"/>
    <w:rsid w:val="00E6390A"/>
    <w:rsid w:val="00E6396C"/>
    <w:rsid w:val="00E639F6"/>
    <w:rsid w:val="00E63B53"/>
    <w:rsid w:val="00E63C8E"/>
    <w:rsid w:val="00E63CA1"/>
    <w:rsid w:val="00E63D35"/>
    <w:rsid w:val="00E63F87"/>
    <w:rsid w:val="00E6409E"/>
    <w:rsid w:val="00E640F1"/>
    <w:rsid w:val="00E64358"/>
    <w:rsid w:val="00E64488"/>
    <w:rsid w:val="00E649B8"/>
    <w:rsid w:val="00E64A57"/>
    <w:rsid w:val="00E64EB8"/>
    <w:rsid w:val="00E65028"/>
    <w:rsid w:val="00E65032"/>
    <w:rsid w:val="00E65042"/>
    <w:rsid w:val="00E651DE"/>
    <w:rsid w:val="00E65201"/>
    <w:rsid w:val="00E6528E"/>
    <w:rsid w:val="00E653D0"/>
    <w:rsid w:val="00E654E6"/>
    <w:rsid w:val="00E65657"/>
    <w:rsid w:val="00E6569E"/>
    <w:rsid w:val="00E656D5"/>
    <w:rsid w:val="00E6587F"/>
    <w:rsid w:val="00E65A48"/>
    <w:rsid w:val="00E65AE9"/>
    <w:rsid w:val="00E65D4A"/>
    <w:rsid w:val="00E65E64"/>
    <w:rsid w:val="00E66031"/>
    <w:rsid w:val="00E660D7"/>
    <w:rsid w:val="00E663CC"/>
    <w:rsid w:val="00E665C2"/>
    <w:rsid w:val="00E665E2"/>
    <w:rsid w:val="00E665E8"/>
    <w:rsid w:val="00E666F2"/>
    <w:rsid w:val="00E66799"/>
    <w:rsid w:val="00E667D1"/>
    <w:rsid w:val="00E66805"/>
    <w:rsid w:val="00E66BC1"/>
    <w:rsid w:val="00E66C02"/>
    <w:rsid w:val="00E66CA9"/>
    <w:rsid w:val="00E66D47"/>
    <w:rsid w:val="00E66DFB"/>
    <w:rsid w:val="00E66E17"/>
    <w:rsid w:val="00E6700D"/>
    <w:rsid w:val="00E670E0"/>
    <w:rsid w:val="00E67193"/>
    <w:rsid w:val="00E6729D"/>
    <w:rsid w:val="00E6732F"/>
    <w:rsid w:val="00E67333"/>
    <w:rsid w:val="00E67570"/>
    <w:rsid w:val="00E675F5"/>
    <w:rsid w:val="00E67656"/>
    <w:rsid w:val="00E676DE"/>
    <w:rsid w:val="00E67AD3"/>
    <w:rsid w:val="00E67BED"/>
    <w:rsid w:val="00E67C84"/>
    <w:rsid w:val="00E67E4E"/>
    <w:rsid w:val="00E67F01"/>
    <w:rsid w:val="00E67F9E"/>
    <w:rsid w:val="00E7001C"/>
    <w:rsid w:val="00E7006C"/>
    <w:rsid w:val="00E701FB"/>
    <w:rsid w:val="00E70263"/>
    <w:rsid w:val="00E7028F"/>
    <w:rsid w:val="00E703A4"/>
    <w:rsid w:val="00E703DB"/>
    <w:rsid w:val="00E7043B"/>
    <w:rsid w:val="00E7044C"/>
    <w:rsid w:val="00E70ACA"/>
    <w:rsid w:val="00E70C87"/>
    <w:rsid w:val="00E70D0A"/>
    <w:rsid w:val="00E70E2C"/>
    <w:rsid w:val="00E70F26"/>
    <w:rsid w:val="00E7107F"/>
    <w:rsid w:val="00E71622"/>
    <w:rsid w:val="00E71765"/>
    <w:rsid w:val="00E718F1"/>
    <w:rsid w:val="00E7195A"/>
    <w:rsid w:val="00E71965"/>
    <w:rsid w:val="00E71ADF"/>
    <w:rsid w:val="00E71CCF"/>
    <w:rsid w:val="00E71D06"/>
    <w:rsid w:val="00E71E7B"/>
    <w:rsid w:val="00E71F82"/>
    <w:rsid w:val="00E72061"/>
    <w:rsid w:val="00E72198"/>
    <w:rsid w:val="00E722F2"/>
    <w:rsid w:val="00E723DA"/>
    <w:rsid w:val="00E7246C"/>
    <w:rsid w:val="00E72531"/>
    <w:rsid w:val="00E72557"/>
    <w:rsid w:val="00E725E3"/>
    <w:rsid w:val="00E727BC"/>
    <w:rsid w:val="00E727D1"/>
    <w:rsid w:val="00E72810"/>
    <w:rsid w:val="00E7284C"/>
    <w:rsid w:val="00E72850"/>
    <w:rsid w:val="00E728C8"/>
    <w:rsid w:val="00E72BBD"/>
    <w:rsid w:val="00E72D4F"/>
    <w:rsid w:val="00E72DA0"/>
    <w:rsid w:val="00E73402"/>
    <w:rsid w:val="00E734E3"/>
    <w:rsid w:val="00E73752"/>
    <w:rsid w:val="00E73885"/>
    <w:rsid w:val="00E7390F"/>
    <w:rsid w:val="00E7395D"/>
    <w:rsid w:val="00E739A7"/>
    <w:rsid w:val="00E73AC4"/>
    <w:rsid w:val="00E73B32"/>
    <w:rsid w:val="00E73C33"/>
    <w:rsid w:val="00E73C51"/>
    <w:rsid w:val="00E73CD9"/>
    <w:rsid w:val="00E73EC5"/>
    <w:rsid w:val="00E73FA4"/>
    <w:rsid w:val="00E7401C"/>
    <w:rsid w:val="00E7412E"/>
    <w:rsid w:val="00E741F3"/>
    <w:rsid w:val="00E7420F"/>
    <w:rsid w:val="00E74266"/>
    <w:rsid w:val="00E742AE"/>
    <w:rsid w:val="00E7439D"/>
    <w:rsid w:val="00E74764"/>
    <w:rsid w:val="00E74854"/>
    <w:rsid w:val="00E7488E"/>
    <w:rsid w:val="00E749E2"/>
    <w:rsid w:val="00E74A23"/>
    <w:rsid w:val="00E74B80"/>
    <w:rsid w:val="00E74C10"/>
    <w:rsid w:val="00E74CC9"/>
    <w:rsid w:val="00E74CF9"/>
    <w:rsid w:val="00E74DB3"/>
    <w:rsid w:val="00E74E2F"/>
    <w:rsid w:val="00E74E89"/>
    <w:rsid w:val="00E7503C"/>
    <w:rsid w:val="00E752F7"/>
    <w:rsid w:val="00E7538B"/>
    <w:rsid w:val="00E75597"/>
    <w:rsid w:val="00E75599"/>
    <w:rsid w:val="00E755EF"/>
    <w:rsid w:val="00E75616"/>
    <w:rsid w:val="00E75797"/>
    <w:rsid w:val="00E758B2"/>
    <w:rsid w:val="00E75A88"/>
    <w:rsid w:val="00E75B76"/>
    <w:rsid w:val="00E75D6D"/>
    <w:rsid w:val="00E75E43"/>
    <w:rsid w:val="00E75E55"/>
    <w:rsid w:val="00E75EDC"/>
    <w:rsid w:val="00E75EFB"/>
    <w:rsid w:val="00E75F2B"/>
    <w:rsid w:val="00E7600F"/>
    <w:rsid w:val="00E76069"/>
    <w:rsid w:val="00E763C2"/>
    <w:rsid w:val="00E7644B"/>
    <w:rsid w:val="00E767C0"/>
    <w:rsid w:val="00E7697A"/>
    <w:rsid w:val="00E7697B"/>
    <w:rsid w:val="00E76993"/>
    <w:rsid w:val="00E76BDB"/>
    <w:rsid w:val="00E76ED6"/>
    <w:rsid w:val="00E76EE3"/>
    <w:rsid w:val="00E76EFE"/>
    <w:rsid w:val="00E77088"/>
    <w:rsid w:val="00E771C3"/>
    <w:rsid w:val="00E7724D"/>
    <w:rsid w:val="00E773C5"/>
    <w:rsid w:val="00E776AD"/>
    <w:rsid w:val="00E777CE"/>
    <w:rsid w:val="00E77832"/>
    <w:rsid w:val="00E77A02"/>
    <w:rsid w:val="00E77B69"/>
    <w:rsid w:val="00E77F3C"/>
    <w:rsid w:val="00E800E8"/>
    <w:rsid w:val="00E80146"/>
    <w:rsid w:val="00E8024D"/>
    <w:rsid w:val="00E803E5"/>
    <w:rsid w:val="00E804CA"/>
    <w:rsid w:val="00E80610"/>
    <w:rsid w:val="00E806B3"/>
    <w:rsid w:val="00E80736"/>
    <w:rsid w:val="00E807FE"/>
    <w:rsid w:val="00E80C9F"/>
    <w:rsid w:val="00E8106F"/>
    <w:rsid w:val="00E8124B"/>
    <w:rsid w:val="00E8146E"/>
    <w:rsid w:val="00E8147E"/>
    <w:rsid w:val="00E81580"/>
    <w:rsid w:val="00E81669"/>
    <w:rsid w:val="00E816BB"/>
    <w:rsid w:val="00E8181F"/>
    <w:rsid w:val="00E8198D"/>
    <w:rsid w:val="00E81A88"/>
    <w:rsid w:val="00E81B73"/>
    <w:rsid w:val="00E81BB1"/>
    <w:rsid w:val="00E81BC4"/>
    <w:rsid w:val="00E81BDC"/>
    <w:rsid w:val="00E81C34"/>
    <w:rsid w:val="00E81CF0"/>
    <w:rsid w:val="00E81DEA"/>
    <w:rsid w:val="00E81E10"/>
    <w:rsid w:val="00E82055"/>
    <w:rsid w:val="00E82078"/>
    <w:rsid w:val="00E820DE"/>
    <w:rsid w:val="00E82119"/>
    <w:rsid w:val="00E82146"/>
    <w:rsid w:val="00E8227A"/>
    <w:rsid w:val="00E823AD"/>
    <w:rsid w:val="00E825DC"/>
    <w:rsid w:val="00E82613"/>
    <w:rsid w:val="00E8272C"/>
    <w:rsid w:val="00E82817"/>
    <w:rsid w:val="00E8287D"/>
    <w:rsid w:val="00E82895"/>
    <w:rsid w:val="00E82940"/>
    <w:rsid w:val="00E82974"/>
    <w:rsid w:val="00E8299F"/>
    <w:rsid w:val="00E829C3"/>
    <w:rsid w:val="00E82B0D"/>
    <w:rsid w:val="00E82B40"/>
    <w:rsid w:val="00E82B6E"/>
    <w:rsid w:val="00E82C4C"/>
    <w:rsid w:val="00E82CF5"/>
    <w:rsid w:val="00E82ECA"/>
    <w:rsid w:val="00E82FAE"/>
    <w:rsid w:val="00E8321C"/>
    <w:rsid w:val="00E83297"/>
    <w:rsid w:val="00E8330A"/>
    <w:rsid w:val="00E83375"/>
    <w:rsid w:val="00E833B5"/>
    <w:rsid w:val="00E83437"/>
    <w:rsid w:val="00E83480"/>
    <w:rsid w:val="00E834F5"/>
    <w:rsid w:val="00E8365B"/>
    <w:rsid w:val="00E836C0"/>
    <w:rsid w:val="00E8374E"/>
    <w:rsid w:val="00E837B9"/>
    <w:rsid w:val="00E838B9"/>
    <w:rsid w:val="00E838E2"/>
    <w:rsid w:val="00E83965"/>
    <w:rsid w:val="00E83A24"/>
    <w:rsid w:val="00E83AA6"/>
    <w:rsid w:val="00E83CD3"/>
    <w:rsid w:val="00E83CFC"/>
    <w:rsid w:val="00E83F17"/>
    <w:rsid w:val="00E83FBF"/>
    <w:rsid w:val="00E84069"/>
    <w:rsid w:val="00E84089"/>
    <w:rsid w:val="00E842DF"/>
    <w:rsid w:val="00E845E9"/>
    <w:rsid w:val="00E8460D"/>
    <w:rsid w:val="00E847F7"/>
    <w:rsid w:val="00E848B1"/>
    <w:rsid w:val="00E848E6"/>
    <w:rsid w:val="00E84942"/>
    <w:rsid w:val="00E84978"/>
    <w:rsid w:val="00E84A0B"/>
    <w:rsid w:val="00E84B54"/>
    <w:rsid w:val="00E84BCC"/>
    <w:rsid w:val="00E84BF5"/>
    <w:rsid w:val="00E84C66"/>
    <w:rsid w:val="00E84D0D"/>
    <w:rsid w:val="00E85090"/>
    <w:rsid w:val="00E8512A"/>
    <w:rsid w:val="00E853C5"/>
    <w:rsid w:val="00E85474"/>
    <w:rsid w:val="00E854A9"/>
    <w:rsid w:val="00E854E3"/>
    <w:rsid w:val="00E855FB"/>
    <w:rsid w:val="00E8562F"/>
    <w:rsid w:val="00E85757"/>
    <w:rsid w:val="00E85870"/>
    <w:rsid w:val="00E85934"/>
    <w:rsid w:val="00E85A0A"/>
    <w:rsid w:val="00E85A9D"/>
    <w:rsid w:val="00E85B5F"/>
    <w:rsid w:val="00E85C15"/>
    <w:rsid w:val="00E85C9B"/>
    <w:rsid w:val="00E85D38"/>
    <w:rsid w:val="00E85D71"/>
    <w:rsid w:val="00E8605A"/>
    <w:rsid w:val="00E8606F"/>
    <w:rsid w:val="00E862D8"/>
    <w:rsid w:val="00E86520"/>
    <w:rsid w:val="00E865A0"/>
    <w:rsid w:val="00E865AB"/>
    <w:rsid w:val="00E86710"/>
    <w:rsid w:val="00E86726"/>
    <w:rsid w:val="00E86781"/>
    <w:rsid w:val="00E86CF4"/>
    <w:rsid w:val="00E86D65"/>
    <w:rsid w:val="00E87065"/>
    <w:rsid w:val="00E870A6"/>
    <w:rsid w:val="00E870AB"/>
    <w:rsid w:val="00E87135"/>
    <w:rsid w:val="00E871F9"/>
    <w:rsid w:val="00E8743C"/>
    <w:rsid w:val="00E8761B"/>
    <w:rsid w:val="00E87823"/>
    <w:rsid w:val="00E87871"/>
    <w:rsid w:val="00E878F7"/>
    <w:rsid w:val="00E8793A"/>
    <w:rsid w:val="00E87956"/>
    <w:rsid w:val="00E8798D"/>
    <w:rsid w:val="00E87BBD"/>
    <w:rsid w:val="00E87C99"/>
    <w:rsid w:val="00E87E15"/>
    <w:rsid w:val="00E87E4A"/>
    <w:rsid w:val="00E87F52"/>
    <w:rsid w:val="00E87FF7"/>
    <w:rsid w:val="00E9000F"/>
    <w:rsid w:val="00E9016C"/>
    <w:rsid w:val="00E9016D"/>
    <w:rsid w:val="00E90410"/>
    <w:rsid w:val="00E90484"/>
    <w:rsid w:val="00E904DD"/>
    <w:rsid w:val="00E905D5"/>
    <w:rsid w:val="00E908D7"/>
    <w:rsid w:val="00E9090D"/>
    <w:rsid w:val="00E90AF6"/>
    <w:rsid w:val="00E90B29"/>
    <w:rsid w:val="00E9109C"/>
    <w:rsid w:val="00E911FC"/>
    <w:rsid w:val="00E91226"/>
    <w:rsid w:val="00E91314"/>
    <w:rsid w:val="00E91362"/>
    <w:rsid w:val="00E91406"/>
    <w:rsid w:val="00E91472"/>
    <w:rsid w:val="00E91648"/>
    <w:rsid w:val="00E91B82"/>
    <w:rsid w:val="00E91BE2"/>
    <w:rsid w:val="00E91D89"/>
    <w:rsid w:val="00E91E3D"/>
    <w:rsid w:val="00E91ED0"/>
    <w:rsid w:val="00E91F20"/>
    <w:rsid w:val="00E922E5"/>
    <w:rsid w:val="00E925D3"/>
    <w:rsid w:val="00E926D8"/>
    <w:rsid w:val="00E926DB"/>
    <w:rsid w:val="00E9281C"/>
    <w:rsid w:val="00E928EA"/>
    <w:rsid w:val="00E9292A"/>
    <w:rsid w:val="00E929FB"/>
    <w:rsid w:val="00E92A3F"/>
    <w:rsid w:val="00E92B37"/>
    <w:rsid w:val="00E92B9C"/>
    <w:rsid w:val="00E9303E"/>
    <w:rsid w:val="00E9322D"/>
    <w:rsid w:val="00E9346D"/>
    <w:rsid w:val="00E9349B"/>
    <w:rsid w:val="00E93539"/>
    <w:rsid w:val="00E936AC"/>
    <w:rsid w:val="00E938DE"/>
    <w:rsid w:val="00E93EDA"/>
    <w:rsid w:val="00E93EEA"/>
    <w:rsid w:val="00E93FA5"/>
    <w:rsid w:val="00E94151"/>
    <w:rsid w:val="00E941A9"/>
    <w:rsid w:val="00E94292"/>
    <w:rsid w:val="00E9437C"/>
    <w:rsid w:val="00E94516"/>
    <w:rsid w:val="00E94869"/>
    <w:rsid w:val="00E948AF"/>
    <w:rsid w:val="00E9493F"/>
    <w:rsid w:val="00E94966"/>
    <w:rsid w:val="00E94A5D"/>
    <w:rsid w:val="00E94A63"/>
    <w:rsid w:val="00E94ABC"/>
    <w:rsid w:val="00E94C23"/>
    <w:rsid w:val="00E94D89"/>
    <w:rsid w:val="00E94F11"/>
    <w:rsid w:val="00E95048"/>
    <w:rsid w:val="00E95417"/>
    <w:rsid w:val="00E95427"/>
    <w:rsid w:val="00E954D0"/>
    <w:rsid w:val="00E955B0"/>
    <w:rsid w:val="00E955BB"/>
    <w:rsid w:val="00E955F0"/>
    <w:rsid w:val="00E956C6"/>
    <w:rsid w:val="00E95798"/>
    <w:rsid w:val="00E958AA"/>
    <w:rsid w:val="00E95936"/>
    <w:rsid w:val="00E95B77"/>
    <w:rsid w:val="00E95DD4"/>
    <w:rsid w:val="00E95DDF"/>
    <w:rsid w:val="00E95F73"/>
    <w:rsid w:val="00E95FF1"/>
    <w:rsid w:val="00E9601C"/>
    <w:rsid w:val="00E96069"/>
    <w:rsid w:val="00E961D6"/>
    <w:rsid w:val="00E96252"/>
    <w:rsid w:val="00E9626E"/>
    <w:rsid w:val="00E96299"/>
    <w:rsid w:val="00E963D0"/>
    <w:rsid w:val="00E96767"/>
    <w:rsid w:val="00E96938"/>
    <w:rsid w:val="00E969E8"/>
    <w:rsid w:val="00E96EFC"/>
    <w:rsid w:val="00E97177"/>
    <w:rsid w:val="00E972BC"/>
    <w:rsid w:val="00E972D6"/>
    <w:rsid w:val="00E972D7"/>
    <w:rsid w:val="00E97303"/>
    <w:rsid w:val="00E97421"/>
    <w:rsid w:val="00E9742C"/>
    <w:rsid w:val="00E9781A"/>
    <w:rsid w:val="00E97875"/>
    <w:rsid w:val="00E97AAF"/>
    <w:rsid w:val="00E97C19"/>
    <w:rsid w:val="00E97E81"/>
    <w:rsid w:val="00EA0067"/>
    <w:rsid w:val="00EA021C"/>
    <w:rsid w:val="00EA02C2"/>
    <w:rsid w:val="00EA032C"/>
    <w:rsid w:val="00EA0382"/>
    <w:rsid w:val="00EA0569"/>
    <w:rsid w:val="00EA071D"/>
    <w:rsid w:val="00EA074C"/>
    <w:rsid w:val="00EA087A"/>
    <w:rsid w:val="00EA097B"/>
    <w:rsid w:val="00EA09B3"/>
    <w:rsid w:val="00EA0A28"/>
    <w:rsid w:val="00EA0A76"/>
    <w:rsid w:val="00EA0ADF"/>
    <w:rsid w:val="00EA0B9F"/>
    <w:rsid w:val="00EA0F38"/>
    <w:rsid w:val="00EA1319"/>
    <w:rsid w:val="00EA139B"/>
    <w:rsid w:val="00EA149D"/>
    <w:rsid w:val="00EA16ED"/>
    <w:rsid w:val="00EA1706"/>
    <w:rsid w:val="00EA17FB"/>
    <w:rsid w:val="00EA18C2"/>
    <w:rsid w:val="00EA1A4A"/>
    <w:rsid w:val="00EA1BF1"/>
    <w:rsid w:val="00EA1CDA"/>
    <w:rsid w:val="00EA1D1D"/>
    <w:rsid w:val="00EA1DEB"/>
    <w:rsid w:val="00EA21BF"/>
    <w:rsid w:val="00EA220C"/>
    <w:rsid w:val="00EA2235"/>
    <w:rsid w:val="00EA2257"/>
    <w:rsid w:val="00EA2396"/>
    <w:rsid w:val="00EA2736"/>
    <w:rsid w:val="00EA27C6"/>
    <w:rsid w:val="00EA2B39"/>
    <w:rsid w:val="00EA2C6A"/>
    <w:rsid w:val="00EA2C7F"/>
    <w:rsid w:val="00EA2CA5"/>
    <w:rsid w:val="00EA2DC1"/>
    <w:rsid w:val="00EA2F37"/>
    <w:rsid w:val="00EA30AA"/>
    <w:rsid w:val="00EA30B6"/>
    <w:rsid w:val="00EA3252"/>
    <w:rsid w:val="00EA325E"/>
    <w:rsid w:val="00EA330D"/>
    <w:rsid w:val="00EA3414"/>
    <w:rsid w:val="00EA35CE"/>
    <w:rsid w:val="00EA35F0"/>
    <w:rsid w:val="00EA3629"/>
    <w:rsid w:val="00EA3640"/>
    <w:rsid w:val="00EA38BA"/>
    <w:rsid w:val="00EA38C4"/>
    <w:rsid w:val="00EA3B29"/>
    <w:rsid w:val="00EA3E5D"/>
    <w:rsid w:val="00EA3F35"/>
    <w:rsid w:val="00EA4180"/>
    <w:rsid w:val="00EA4257"/>
    <w:rsid w:val="00EA4285"/>
    <w:rsid w:val="00EA42CD"/>
    <w:rsid w:val="00EA42F5"/>
    <w:rsid w:val="00EA4318"/>
    <w:rsid w:val="00EA4450"/>
    <w:rsid w:val="00EA4457"/>
    <w:rsid w:val="00EA46B9"/>
    <w:rsid w:val="00EA46F8"/>
    <w:rsid w:val="00EA4764"/>
    <w:rsid w:val="00EA476F"/>
    <w:rsid w:val="00EA4829"/>
    <w:rsid w:val="00EA4A3A"/>
    <w:rsid w:val="00EA4CD0"/>
    <w:rsid w:val="00EA4E4C"/>
    <w:rsid w:val="00EA4E74"/>
    <w:rsid w:val="00EA51B4"/>
    <w:rsid w:val="00EA5206"/>
    <w:rsid w:val="00EA52B8"/>
    <w:rsid w:val="00EA540E"/>
    <w:rsid w:val="00EA5426"/>
    <w:rsid w:val="00EA5452"/>
    <w:rsid w:val="00EA5461"/>
    <w:rsid w:val="00EA5512"/>
    <w:rsid w:val="00EA564B"/>
    <w:rsid w:val="00EA584C"/>
    <w:rsid w:val="00EA5B3B"/>
    <w:rsid w:val="00EA5BDB"/>
    <w:rsid w:val="00EA5CB3"/>
    <w:rsid w:val="00EA5D2D"/>
    <w:rsid w:val="00EA5F2D"/>
    <w:rsid w:val="00EA5F81"/>
    <w:rsid w:val="00EA6174"/>
    <w:rsid w:val="00EA6483"/>
    <w:rsid w:val="00EA66A0"/>
    <w:rsid w:val="00EA6700"/>
    <w:rsid w:val="00EA6833"/>
    <w:rsid w:val="00EA6836"/>
    <w:rsid w:val="00EA6916"/>
    <w:rsid w:val="00EA69E3"/>
    <w:rsid w:val="00EA6D44"/>
    <w:rsid w:val="00EA7101"/>
    <w:rsid w:val="00EA7150"/>
    <w:rsid w:val="00EA71A5"/>
    <w:rsid w:val="00EA71E6"/>
    <w:rsid w:val="00EA7224"/>
    <w:rsid w:val="00EA73AA"/>
    <w:rsid w:val="00EA743A"/>
    <w:rsid w:val="00EA7500"/>
    <w:rsid w:val="00EA751E"/>
    <w:rsid w:val="00EA752D"/>
    <w:rsid w:val="00EA7551"/>
    <w:rsid w:val="00EA76D9"/>
    <w:rsid w:val="00EA770E"/>
    <w:rsid w:val="00EA77EC"/>
    <w:rsid w:val="00EA7AD9"/>
    <w:rsid w:val="00EA7E75"/>
    <w:rsid w:val="00EB0015"/>
    <w:rsid w:val="00EB027A"/>
    <w:rsid w:val="00EB034E"/>
    <w:rsid w:val="00EB0417"/>
    <w:rsid w:val="00EB0458"/>
    <w:rsid w:val="00EB046C"/>
    <w:rsid w:val="00EB060A"/>
    <w:rsid w:val="00EB0873"/>
    <w:rsid w:val="00EB0B2B"/>
    <w:rsid w:val="00EB0B5D"/>
    <w:rsid w:val="00EB0DBA"/>
    <w:rsid w:val="00EB0F52"/>
    <w:rsid w:val="00EB0FA4"/>
    <w:rsid w:val="00EB1144"/>
    <w:rsid w:val="00EB125F"/>
    <w:rsid w:val="00EB133C"/>
    <w:rsid w:val="00EB143F"/>
    <w:rsid w:val="00EB14B8"/>
    <w:rsid w:val="00EB17BE"/>
    <w:rsid w:val="00EB18A2"/>
    <w:rsid w:val="00EB19A7"/>
    <w:rsid w:val="00EB1A73"/>
    <w:rsid w:val="00EB1A8E"/>
    <w:rsid w:val="00EB1C61"/>
    <w:rsid w:val="00EB1CC6"/>
    <w:rsid w:val="00EB1F08"/>
    <w:rsid w:val="00EB215A"/>
    <w:rsid w:val="00EB2259"/>
    <w:rsid w:val="00EB22E3"/>
    <w:rsid w:val="00EB26F2"/>
    <w:rsid w:val="00EB28A2"/>
    <w:rsid w:val="00EB2903"/>
    <w:rsid w:val="00EB2A6A"/>
    <w:rsid w:val="00EB2AD6"/>
    <w:rsid w:val="00EB2C08"/>
    <w:rsid w:val="00EB2D2C"/>
    <w:rsid w:val="00EB2D99"/>
    <w:rsid w:val="00EB2E1A"/>
    <w:rsid w:val="00EB2F7E"/>
    <w:rsid w:val="00EB308B"/>
    <w:rsid w:val="00EB319D"/>
    <w:rsid w:val="00EB333D"/>
    <w:rsid w:val="00EB35AB"/>
    <w:rsid w:val="00EB367F"/>
    <w:rsid w:val="00EB3825"/>
    <w:rsid w:val="00EB3C8B"/>
    <w:rsid w:val="00EB3D94"/>
    <w:rsid w:val="00EB3DDF"/>
    <w:rsid w:val="00EB4055"/>
    <w:rsid w:val="00EB4081"/>
    <w:rsid w:val="00EB40A0"/>
    <w:rsid w:val="00EB41F1"/>
    <w:rsid w:val="00EB432E"/>
    <w:rsid w:val="00EB435A"/>
    <w:rsid w:val="00EB4655"/>
    <w:rsid w:val="00EB46D6"/>
    <w:rsid w:val="00EB4963"/>
    <w:rsid w:val="00EB49EC"/>
    <w:rsid w:val="00EB4BF4"/>
    <w:rsid w:val="00EB4C72"/>
    <w:rsid w:val="00EB4D01"/>
    <w:rsid w:val="00EB4D17"/>
    <w:rsid w:val="00EB4E2F"/>
    <w:rsid w:val="00EB4F91"/>
    <w:rsid w:val="00EB4FE9"/>
    <w:rsid w:val="00EB4FFE"/>
    <w:rsid w:val="00EB5122"/>
    <w:rsid w:val="00EB5231"/>
    <w:rsid w:val="00EB5284"/>
    <w:rsid w:val="00EB5315"/>
    <w:rsid w:val="00EB544D"/>
    <w:rsid w:val="00EB5669"/>
    <w:rsid w:val="00EB569F"/>
    <w:rsid w:val="00EB574A"/>
    <w:rsid w:val="00EB5851"/>
    <w:rsid w:val="00EB5890"/>
    <w:rsid w:val="00EB59D7"/>
    <w:rsid w:val="00EB5A56"/>
    <w:rsid w:val="00EB5A75"/>
    <w:rsid w:val="00EB5AA3"/>
    <w:rsid w:val="00EB5AF9"/>
    <w:rsid w:val="00EB5D07"/>
    <w:rsid w:val="00EB5D5B"/>
    <w:rsid w:val="00EB5DFD"/>
    <w:rsid w:val="00EB5F1B"/>
    <w:rsid w:val="00EB5F1F"/>
    <w:rsid w:val="00EB5F45"/>
    <w:rsid w:val="00EB610C"/>
    <w:rsid w:val="00EB61A9"/>
    <w:rsid w:val="00EB622E"/>
    <w:rsid w:val="00EB62A3"/>
    <w:rsid w:val="00EB6514"/>
    <w:rsid w:val="00EB6773"/>
    <w:rsid w:val="00EB67B1"/>
    <w:rsid w:val="00EB6879"/>
    <w:rsid w:val="00EB6A7B"/>
    <w:rsid w:val="00EB6B1A"/>
    <w:rsid w:val="00EB6CE6"/>
    <w:rsid w:val="00EB6D36"/>
    <w:rsid w:val="00EB6D88"/>
    <w:rsid w:val="00EB705E"/>
    <w:rsid w:val="00EB7069"/>
    <w:rsid w:val="00EB71FA"/>
    <w:rsid w:val="00EB7289"/>
    <w:rsid w:val="00EB758D"/>
    <w:rsid w:val="00EB778D"/>
    <w:rsid w:val="00EB79C0"/>
    <w:rsid w:val="00EB7A12"/>
    <w:rsid w:val="00EB7C20"/>
    <w:rsid w:val="00EB7CF2"/>
    <w:rsid w:val="00EB7EB9"/>
    <w:rsid w:val="00EB7F93"/>
    <w:rsid w:val="00EC0015"/>
    <w:rsid w:val="00EC0030"/>
    <w:rsid w:val="00EC0153"/>
    <w:rsid w:val="00EC0154"/>
    <w:rsid w:val="00EC0161"/>
    <w:rsid w:val="00EC01B6"/>
    <w:rsid w:val="00EC01C2"/>
    <w:rsid w:val="00EC027A"/>
    <w:rsid w:val="00EC02DA"/>
    <w:rsid w:val="00EC039D"/>
    <w:rsid w:val="00EC039F"/>
    <w:rsid w:val="00EC0474"/>
    <w:rsid w:val="00EC04EF"/>
    <w:rsid w:val="00EC080E"/>
    <w:rsid w:val="00EC0882"/>
    <w:rsid w:val="00EC0AA1"/>
    <w:rsid w:val="00EC0AE6"/>
    <w:rsid w:val="00EC0C3B"/>
    <w:rsid w:val="00EC10AD"/>
    <w:rsid w:val="00EC1229"/>
    <w:rsid w:val="00EC155F"/>
    <w:rsid w:val="00EC16A4"/>
    <w:rsid w:val="00EC175B"/>
    <w:rsid w:val="00EC187E"/>
    <w:rsid w:val="00EC18FD"/>
    <w:rsid w:val="00EC1B55"/>
    <w:rsid w:val="00EC1B75"/>
    <w:rsid w:val="00EC1D65"/>
    <w:rsid w:val="00EC1D69"/>
    <w:rsid w:val="00EC1DEE"/>
    <w:rsid w:val="00EC1FD9"/>
    <w:rsid w:val="00EC1FEC"/>
    <w:rsid w:val="00EC2066"/>
    <w:rsid w:val="00EC2176"/>
    <w:rsid w:val="00EC2373"/>
    <w:rsid w:val="00EC2414"/>
    <w:rsid w:val="00EC246A"/>
    <w:rsid w:val="00EC25F3"/>
    <w:rsid w:val="00EC2612"/>
    <w:rsid w:val="00EC2737"/>
    <w:rsid w:val="00EC2820"/>
    <w:rsid w:val="00EC29B7"/>
    <w:rsid w:val="00EC29F6"/>
    <w:rsid w:val="00EC2AD7"/>
    <w:rsid w:val="00EC2C25"/>
    <w:rsid w:val="00EC2CF1"/>
    <w:rsid w:val="00EC2DCA"/>
    <w:rsid w:val="00EC2DD8"/>
    <w:rsid w:val="00EC2DFE"/>
    <w:rsid w:val="00EC2FF1"/>
    <w:rsid w:val="00EC30CE"/>
    <w:rsid w:val="00EC3231"/>
    <w:rsid w:val="00EC3546"/>
    <w:rsid w:val="00EC3618"/>
    <w:rsid w:val="00EC367F"/>
    <w:rsid w:val="00EC3732"/>
    <w:rsid w:val="00EC3912"/>
    <w:rsid w:val="00EC3B0B"/>
    <w:rsid w:val="00EC3B9E"/>
    <w:rsid w:val="00EC3C6A"/>
    <w:rsid w:val="00EC3D33"/>
    <w:rsid w:val="00EC3D3E"/>
    <w:rsid w:val="00EC3EBA"/>
    <w:rsid w:val="00EC40B8"/>
    <w:rsid w:val="00EC4167"/>
    <w:rsid w:val="00EC4311"/>
    <w:rsid w:val="00EC4397"/>
    <w:rsid w:val="00EC43F4"/>
    <w:rsid w:val="00EC4468"/>
    <w:rsid w:val="00EC44C3"/>
    <w:rsid w:val="00EC44D0"/>
    <w:rsid w:val="00EC455D"/>
    <w:rsid w:val="00EC4560"/>
    <w:rsid w:val="00EC45B4"/>
    <w:rsid w:val="00EC4745"/>
    <w:rsid w:val="00EC477A"/>
    <w:rsid w:val="00EC49B7"/>
    <w:rsid w:val="00EC4A04"/>
    <w:rsid w:val="00EC4A64"/>
    <w:rsid w:val="00EC4ADD"/>
    <w:rsid w:val="00EC4FA9"/>
    <w:rsid w:val="00EC50A2"/>
    <w:rsid w:val="00EC54A5"/>
    <w:rsid w:val="00EC5520"/>
    <w:rsid w:val="00EC55BE"/>
    <w:rsid w:val="00EC5667"/>
    <w:rsid w:val="00EC5748"/>
    <w:rsid w:val="00EC5927"/>
    <w:rsid w:val="00EC5C83"/>
    <w:rsid w:val="00EC5D36"/>
    <w:rsid w:val="00EC6180"/>
    <w:rsid w:val="00EC61A2"/>
    <w:rsid w:val="00EC62B8"/>
    <w:rsid w:val="00EC6404"/>
    <w:rsid w:val="00EC64D8"/>
    <w:rsid w:val="00EC651E"/>
    <w:rsid w:val="00EC6549"/>
    <w:rsid w:val="00EC6646"/>
    <w:rsid w:val="00EC6770"/>
    <w:rsid w:val="00EC67B8"/>
    <w:rsid w:val="00EC67F2"/>
    <w:rsid w:val="00EC687B"/>
    <w:rsid w:val="00EC68AC"/>
    <w:rsid w:val="00EC698A"/>
    <w:rsid w:val="00EC6A10"/>
    <w:rsid w:val="00EC6A3E"/>
    <w:rsid w:val="00EC6A4B"/>
    <w:rsid w:val="00EC6A91"/>
    <w:rsid w:val="00EC6AD8"/>
    <w:rsid w:val="00EC6DE0"/>
    <w:rsid w:val="00EC6F4E"/>
    <w:rsid w:val="00EC71CA"/>
    <w:rsid w:val="00EC7275"/>
    <w:rsid w:val="00EC72B0"/>
    <w:rsid w:val="00EC7391"/>
    <w:rsid w:val="00EC73CF"/>
    <w:rsid w:val="00EC776E"/>
    <w:rsid w:val="00EC79BE"/>
    <w:rsid w:val="00ED012F"/>
    <w:rsid w:val="00ED0297"/>
    <w:rsid w:val="00ED03FE"/>
    <w:rsid w:val="00ED07EC"/>
    <w:rsid w:val="00ED0867"/>
    <w:rsid w:val="00ED0883"/>
    <w:rsid w:val="00ED08F5"/>
    <w:rsid w:val="00ED094B"/>
    <w:rsid w:val="00ED0AB3"/>
    <w:rsid w:val="00ED0C63"/>
    <w:rsid w:val="00ED0E28"/>
    <w:rsid w:val="00ED0E3D"/>
    <w:rsid w:val="00ED0F2E"/>
    <w:rsid w:val="00ED0FDF"/>
    <w:rsid w:val="00ED114B"/>
    <w:rsid w:val="00ED12E2"/>
    <w:rsid w:val="00ED136D"/>
    <w:rsid w:val="00ED144C"/>
    <w:rsid w:val="00ED14CE"/>
    <w:rsid w:val="00ED152A"/>
    <w:rsid w:val="00ED1582"/>
    <w:rsid w:val="00ED1670"/>
    <w:rsid w:val="00ED169D"/>
    <w:rsid w:val="00ED16EE"/>
    <w:rsid w:val="00ED18EF"/>
    <w:rsid w:val="00ED1A6F"/>
    <w:rsid w:val="00ED1A7C"/>
    <w:rsid w:val="00ED1B55"/>
    <w:rsid w:val="00ED1BDC"/>
    <w:rsid w:val="00ED1CD1"/>
    <w:rsid w:val="00ED1DDF"/>
    <w:rsid w:val="00ED1FAC"/>
    <w:rsid w:val="00ED2199"/>
    <w:rsid w:val="00ED21E1"/>
    <w:rsid w:val="00ED22D5"/>
    <w:rsid w:val="00ED2320"/>
    <w:rsid w:val="00ED232D"/>
    <w:rsid w:val="00ED247B"/>
    <w:rsid w:val="00ED26A8"/>
    <w:rsid w:val="00ED27E7"/>
    <w:rsid w:val="00ED2914"/>
    <w:rsid w:val="00ED29BF"/>
    <w:rsid w:val="00ED29CF"/>
    <w:rsid w:val="00ED2BCA"/>
    <w:rsid w:val="00ED2DAB"/>
    <w:rsid w:val="00ED2F39"/>
    <w:rsid w:val="00ED3277"/>
    <w:rsid w:val="00ED3381"/>
    <w:rsid w:val="00ED358E"/>
    <w:rsid w:val="00ED363A"/>
    <w:rsid w:val="00ED3793"/>
    <w:rsid w:val="00ED37F7"/>
    <w:rsid w:val="00ED3935"/>
    <w:rsid w:val="00ED393B"/>
    <w:rsid w:val="00ED3A14"/>
    <w:rsid w:val="00ED3A34"/>
    <w:rsid w:val="00ED3AA8"/>
    <w:rsid w:val="00ED3D48"/>
    <w:rsid w:val="00ED3E09"/>
    <w:rsid w:val="00ED4039"/>
    <w:rsid w:val="00ED4047"/>
    <w:rsid w:val="00ED407F"/>
    <w:rsid w:val="00ED411B"/>
    <w:rsid w:val="00ED42C6"/>
    <w:rsid w:val="00ED430C"/>
    <w:rsid w:val="00ED4366"/>
    <w:rsid w:val="00ED44CE"/>
    <w:rsid w:val="00ED44D4"/>
    <w:rsid w:val="00ED4A53"/>
    <w:rsid w:val="00ED4BC0"/>
    <w:rsid w:val="00ED4DA1"/>
    <w:rsid w:val="00ED4EA0"/>
    <w:rsid w:val="00ED4EAF"/>
    <w:rsid w:val="00ED4ED0"/>
    <w:rsid w:val="00ED516E"/>
    <w:rsid w:val="00ED5195"/>
    <w:rsid w:val="00ED51BE"/>
    <w:rsid w:val="00ED538A"/>
    <w:rsid w:val="00ED538B"/>
    <w:rsid w:val="00ED5430"/>
    <w:rsid w:val="00ED5591"/>
    <w:rsid w:val="00ED5605"/>
    <w:rsid w:val="00ED583A"/>
    <w:rsid w:val="00ED5864"/>
    <w:rsid w:val="00ED58EB"/>
    <w:rsid w:val="00ED59E2"/>
    <w:rsid w:val="00ED59FE"/>
    <w:rsid w:val="00ED5B9E"/>
    <w:rsid w:val="00ED5E76"/>
    <w:rsid w:val="00ED6028"/>
    <w:rsid w:val="00ED6120"/>
    <w:rsid w:val="00ED6141"/>
    <w:rsid w:val="00ED6299"/>
    <w:rsid w:val="00ED68B8"/>
    <w:rsid w:val="00ED6965"/>
    <w:rsid w:val="00ED6994"/>
    <w:rsid w:val="00ED6A1A"/>
    <w:rsid w:val="00ED6A8F"/>
    <w:rsid w:val="00ED6D72"/>
    <w:rsid w:val="00ED6DE4"/>
    <w:rsid w:val="00ED6FE0"/>
    <w:rsid w:val="00ED7109"/>
    <w:rsid w:val="00ED7259"/>
    <w:rsid w:val="00ED74CE"/>
    <w:rsid w:val="00ED7ACE"/>
    <w:rsid w:val="00ED7F15"/>
    <w:rsid w:val="00ED7F9B"/>
    <w:rsid w:val="00EE00A5"/>
    <w:rsid w:val="00EE01C5"/>
    <w:rsid w:val="00EE03D5"/>
    <w:rsid w:val="00EE0413"/>
    <w:rsid w:val="00EE044A"/>
    <w:rsid w:val="00EE0467"/>
    <w:rsid w:val="00EE063A"/>
    <w:rsid w:val="00EE0855"/>
    <w:rsid w:val="00EE0897"/>
    <w:rsid w:val="00EE08ED"/>
    <w:rsid w:val="00EE0983"/>
    <w:rsid w:val="00EE0A24"/>
    <w:rsid w:val="00EE0A4B"/>
    <w:rsid w:val="00EE0AB9"/>
    <w:rsid w:val="00EE0B4B"/>
    <w:rsid w:val="00EE0D2D"/>
    <w:rsid w:val="00EE0E37"/>
    <w:rsid w:val="00EE0F33"/>
    <w:rsid w:val="00EE1112"/>
    <w:rsid w:val="00EE116E"/>
    <w:rsid w:val="00EE1407"/>
    <w:rsid w:val="00EE15E4"/>
    <w:rsid w:val="00EE17B1"/>
    <w:rsid w:val="00EE1BDA"/>
    <w:rsid w:val="00EE1C26"/>
    <w:rsid w:val="00EE1C6F"/>
    <w:rsid w:val="00EE1C8C"/>
    <w:rsid w:val="00EE1CF8"/>
    <w:rsid w:val="00EE1DA6"/>
    <w:rsid w:val="00EE1DDC"/>
    <w:rsid w:val="00EE1F00"/>
    <w:rsid w:val="00EE2042"/>
    <w:rsid w:val="00EE2088"/>
    <w:rsid w:val="00EE2099"/>
    <w:rsid w:val="00EE213E"/>
    <w:rsid w:val="00EE214E"/>
    <w:rsid w:val="00EE21BD"/>
    <w:rsid w:val="00EE23C6"/>
    <w:rsid w:val="00EE2463"/>
    <w:rsid w:val="00EE2513"/>
    <w:rsid w:val="00EE2754"/>
    <w:rsid w:val="00EE27F1"/>
    <w:rsid w:val="00EE2924"/>
    <w:rsid w:val="00EE2982"/>
    <w:rsid w:val="00EE29AD"/>
    <w:rsid w:val="00EE2B10"/>
    <w:rsid w:val="00EE2B3F"/>
    <w:rsid w:val="00EE2D37"/>
    <w:rsid w:val="00EE2D87"/>
    <w:rsid w:val="00EE2E6F"/>
    <w:rsid w:val="00EE2F0B"/>
    <w:rsid w:val="00EE2F87"/>
    <w:rsid w:val="00EE2FEF"/>
    <w:rsid w:val="00EE30F4"/>
    <w:rsid w:val="00EE3131"/>
    <w:rsid w:val="00EE3235"/>
    <w:rsid w:val="00EE3319"/>
    <w:rsid w:val="00EE332B"/>
    <w:rsid w:val="00EE3446"/>
    <w:rsid w:val="00EE348A"/>
    <w:rsid w:val="00EE34AB"/>
    <w:rsid w:val="00EE35B0"/>
    <w:rsid w:val="00EE3837"/>
    <w:rsid w:val="00EE3976"/>
    <w:rsid w:val="00EE39CE"/>
    <w:rsid w:val="00EE3A91"/>
    <w:rsid w:val="00EE3AC3"/>
    <w:rsid w:val="00EE3B8B"/>
    <w:rsid w:val="00EE3F5A"/>
    <w:rsid w:val="00EE426C"/>
    <w:rsid w:val="00EE4377"/>
    <w:rsid w:val="00EE454C"/>
    <w:rsid w:val="00EE4847"/>
    <w:rsid w:val="00EE48CF"/>
    <w:rsid w:val="00EE4D82"/>
    <w:rsid w:val="00EE4FED"/>
    <w:rsid w:val="00EE5135"/>
    <w:rsid w:val="00EE51F6"/>
    <w:rsid w:val="00EE521E"/>
    <w:rsid w:val="00EE528D"/>
    <w:rsid w:val="00EE53D7"/>
    <w:rsid w:val="00EE53F0"/>
    <w:rsid w:val="00EE5414"/>
    <w:rsid w:val="00EE5557"/>
    <w:rsid w:val="00EE56BF"/>
    <w:rsid w:val="00EE5861"/>
    <w:rsid w:val="00EE58E2"/>
    <w:rsid w:val="00EE599C"/>
    <w:rsid w:val="00EE599E"/>
    <w:rsid w:val="00EE5B21"/>
    <w:rsid w:val="00EE5EBD"/>
    <w:rsid w:val="00EE614E"/>
    <w:rsid w:val="00EE61B4"/>
    <w:rsid w:val="00EE620D"/>
    <w:rsid w:val="00EE632E"/>
    <w:rsid w:val="00EE6399"/>
    <w:rsid w:val="00EE672C"/>
    <w:rsid w:val="00EE6A08"/>
    <w:rsid w:val="00EE6A8C"/>
    <w:rsid w:val="00EE6AD7"/>
    <w:rsid w:val="00EE6CF6"/>
    <w:rsid w:val="00EE6E1F"/>
    <w:rsid w:val="00EE6E8E"/>
    <w:rsid w:val="00EE6EC4"/>
    <w:rsid w:val="00EE6FAB"/>
    <w:rsid w:val="00EE7279"/>
    <w:rsid w:val="00EE73BC"/>
    <w:rsid w:val="00EE73D1"/>
    <w:rsid w:val="00EE7449"/>
    <w:rsid w:val="00EE7636"/>
    <w:rsid w:val="00EE76BC"/>
    <w:rsid w:val="00EE7770"/>
    <w:rsid w:val="00EE7801"/>
    <w:rsid w:val="00EE789F"/>
    <w:rsid w:val="00EE7918"/>
    <w:rsid w:val="00EE7A01"/>
    <w:rsid w:val="00EE7A7F"/>
    <w:rsid w:val="00EE7AC9"/>
    <w:rsid w:val="00EE7B67"/>
    <w:rsid w:val="00EE7BA6"/>
    <w:rsid w:val="00EE7CC6"/>
    <w:rsid w:val="00EE7EF2"/>
    <w:rsid w:val="00EF010B"/>
    <w:rsid w:val="00EF01FE"/>
    <w:rsid w:val="00EF026C"/>
    <w:rsid w:val="00EF0366"/>
    <w:rsid w:val="00EF039E"/>
    <w:rsid w:val="00EF04A8"/>
    <w:rsid w:val="00EF05B4"/>
    <w:rsid w:val="00EF0652"/>
    <w:rsid w:val="00EF06DA"/>
    <w:rsid w:val="00EF0728"/>
    <w:rsid w:val="00EF09D0"/>
    <w:rsid w:val="00EF0A05"/>
    <w:rsid w:val="00EF0F1F"/>
    <w:rsid w:val="00EF0F41"/>
    <w:rsid w:val="00EF0F7B"/>
    <w:rsid w:val="00EF11BD"/>
    <w:rsid w:val="00EF11EA"/>
    <w:rsid w:val="00EF120D"/>
    <w:rsid w:val="00EF136F"/>
    <w:rsid w:val="00EF1428"/>
    <w:rsid w:val="00EF14BE"/>
    <w:rsid w:val="00EF1669"/>
    <w:rsid w:val="00EF177F"/>
    <w:rsid w:val="00EF17D7"/>
    <w:rsid w:val="00EF18AE"/>
    <w:rsid w:val="00EF1945"/>
    <w:rsid w:val="00EF1993"/>
    <w:rsid w:val="00EF19EE"/>
    <w:rsid w:val="00EF1B1E"/>
    <w:rsid w:val="00EF1BB4"/>
    <w:rsid w:val="00EF1BB8"/>
    <w:rsid w:val="00EF1BBD"/>
    <w:rsid w:val="00EF1C55"/>
    <w:rsid w:val="00EF20AB"/>
    <w:rsid w:val="00EF219C"/>
    <w:rsid w:val="00EF219D"/>
    <w:rsid w:val="00EF2788"/>
    <w:rsid w:val="00EF28FB"/>
    <w:rsid w:val="00EF2B25"/>
    <w:rsid w:val="00EF2B37"/>
    <w:rsid w:val="00EF2B7F"/>
    <w:rsid w:val="00EF2FDD"/>
    <w:rsid w:val="00EF30F0"/>
    <w:rsid w:val="00EF3393"/>
    <w:rsid w:val="00EF3716"/>
    <w:rsid w:val="00EF3A22"/>
    <w:rsid w:val="00EF3A23"/>
    <w:rsid w:val="00EF3A29"/>
    <w:rsid w:val="00EF3BC4"/>
    <w:rsid w:val="00EF3CEB"/>
    <w:rsid w:val="00EF3D98"/>
    <w:rsid w:val="00EF3F33"/>
    <w:rsid w:val="00EF3FB3"/>
    <w:rsid w:val="00EF40D3"/>
    <w:rsid w:val="00EF4151"/>
    <w:rsid w:val="00EF4241"/>
    <w:rsid w:val="00EF441D"/>
    <w:rsid w:val="00EF444C"/>
    <w:rsid w:val="00EF4519"/>
    <w:rsid w:val="00EF457A"/>
    <w:rsid w:val="00EF45E3"/>
    <w:rsid w:val="00EF48BE"/>
    <w:rsid w:val="00EF4901"/>
    <w:rsid w:val="00EF4920"/>
    <w:rsid w:val="00EF4963"/>
    <w:rsid w:val="00EF4E4A"/>
    <w:rsid w:val="00EF4EC2"/>
    <w:rsid w:val="00EF4ECA"/>
    <w:rsid w:val="00EF4ED3"/>
    <w:rsid w:val="00EF4F8F"/>
    <w:rsid w:val="00EF4FCE"/>
    <w:rsid w:val="00EF5085"/>
    <w:rsid w:val="00EF509A"/>
    <w:rsid w:val="00EF5153"/>
    <w:rsid w:val="00EF518D"/>
    <w:rsid w:val="00EF5243"/>
    <w:rsid w:val="00EF529C"/>
    <w:rsid w:val="00EF539F"/>
    <w:rsid w:val="00EF54AC"/>
    <w:rsid w:val="00EF54C2"/>
    <w:rsid w:val="00EF5551"/>
    <w:rsid w:val="00EF557B"/>
    <w:rsid w:val="00EF5591"/>
    <w:rsid w:val="00EF56AB"/>
    <w:rsid w:val="00EF591B"/>
    <w:rsid w:val="00EF5A78"/>
    <w:rsid w:val="00EF5C52"/>
    <w:rsid w:val="00EF5CB7"/>
    <w:rsid w:val="00EF5D12"/>
    <w:rsid w:val="00EF5EAB"/>
    <w:rsid w:val="00EF60E0"/>
    <w:rsid w:val="00EF6104"/>
    <w:rsid w:val="00EF6147"/>
    <w:rsid w:val="00EF634A"/>
    <w:rsid w:val="00EF6534"/>
    <w:rsid w:val="00EF6536"/>
    <w:rsid w:val="00EF6549"/>
    <w:rsid w:val="00EF66E2"/>
    <w:rsid w:val="00EF66EC"/>
    <w:rsid w:val="00EF66F9"/>
    <w:rsid w:val="00EF676B"/>
    <w:rsid w:val="00EF6AF7"/>
    <w:rsid w:val="00EF6B5B"/>
    <w:rsid w:val="00EF6BAD"/>
    <w:rsid w:val="00EF6BAE"/>
    <w:rsid w:val="00EF6CBA"/>
    <w:rsid w:val="00EF6F81"/>
    <w:rsid w:val="00EF711A"/>
    <w:rsid w:val="00EF717D"/>
    <w:rsid w:val="00EF784B"/>
    <w:rsid w:val="00EF792A"/>
    <w:rsid w:val="00EF79DA"/>
    <w:rsid w:val="00EF7A1F"/>
    <w:rsid w:val="00EF7CF6"/>
    <w:rsid w:val="00F002D1"/>
    <w:rsid w:val="00F006C3"/>
    <w:rsid w:val="00F006E9"/>
    <w:rsid w:val="00F006FF"/>
    <w:rsid w:val="00F008C2"/>
    <w:rsid w:val="00F0099A"/>
    <w:rsid w:val="00F009B9"/>
    <w:rsid w:val="00F00A8D"/>
    <w:rsid w:val="00F00AF0"/>
    <w:rsid w:val="00F00B7C"/>
    <w:rsid w:val="00F00C86"/>
    <w:rsid w:val="00F0103A"/>
    <w:rsid w:val="00F0106B"/>
    <w:rsid w:val="00F012B0"/>
    <w:rsid w:val="00F01524"/>
    <w:rsid w:val="00F0169A"/>
    <w:rsid w:val="00F0187F"/>
    <w:rsid w:val="00F0194D"/>
    <w:rsid w:val="00F01A6A"/>
    <w:rsid w:val="00F01A82"/>
    <w:rsid w:val="00F01AC4"/>
    <w:rsid w:val="00F01E5A"/>
    <w:rsid w:val="00F01F69"/>
    <w:rsid w:val="00F020A8"/>
    <w:rsid w:val="00F0215B"/>
    <w:rsid w:val="00F0216D"/>
    <w:rsid w:val="00F0223A"/>
    <w:rsid w:val="00F024B8"/>
    <w:rsid w:val="00F026AB"/>
    <w:rsid w:val="00F028CC"/>
    <w:rsid w:val="00F0298C"/>
    <w:rsid w:val="00F02B16"/>
    <w:rsid w:val="00F03326"/>
    <w:rsid w:val="00F0344F"/>
    <w:rsid w:val="00F037DE"/>
    <w:rsid w:val="00F03901"/>
    <w:rsid w:val="00F039E1"/>
    <w:rsid w:val="00F03A38"/>
    <w:rsid w:val="00F03B69"/>
    <w:rsid w:val="00F03B81"/>
    <w:rsid w:val="00F03C99"/>
    <w:rsid w:val="00F03CE1"/>
    <w:rsid w:val="00F03D27"/>
    <w:rsid w:val="00F03DD6"/>
    <w:rsid w:val="00F03E94"/>
    <w:rsid w:val="00F03FBB"/>
    <w:rsid w:val="00F040AC"/>
    <w:rsid w:val="00F04265"/>
    <w:rsid w:val="00F0445E"/>
    <w:rsid w:val="00F045E1"/>
    <w:rsid w:val="00F04828"/>
    <w:rsid w:val="00F04853"/>
    <w:rsid w:val="00F04CA0"/>
    <w:rsid w:val="00F04CCF"/>
    <w:rsid w:val="00F04D76"/>
    <w:rsid w:val="00F04D78"/>
    <w:rsid w:val="00F04E4F"/>
    <w:rsid w:val="00F0513D"/>
    <w:rsid w:val="00F0532B"/>
    <w:rsid w:val="00F05394"/>
    <w:rsid w:val="00F053BE"/>
    <w:rsid w:val="00F0547C"/>
    <w:rsid w:val="00F05682"/>
    <w:rsid w:val="00F05A07"/>
    <w:rsid w:val="00F05AEA"/>
    <w:rsid w:val="00F05B9B"/>
    <w:rsid w:val="00F05BD3"/>
    <w:rsid w:val="00F05C9D"/>
    <w:rsid w:val="00F05F4F"/>
    <w:rsid w:val="00F06289"/>
    <w:rsid w:val="00F064D3"/>
    <w:rsid w:val="00F06627"/>
    <w:rsid w:val="00F06649"/>
    <w:rsid w:val="00F069CD"/>
    <w:rsid w:val="00F06B6F"/>
    <w:rsid w:val="00F06C20"/>
    <w:rsid w:val="00F06D87"/>
    <w:rsid w:val="00F06E5D"/>
    <w:rsid w:val="00F07101"/>
    <w:rsid w:val="00F071A5"/>
    <w:rsid w:val="00F071D5"/>
    <w:rsid w:val="00F072F7"/>
    <w:rsid w:val="00F0741E"/>
    <w:rsid w:val="00F07424"/>
    <w:rsid w:val="00F07603"/>
    <w:rsid w:val="00F0775E"/>
    <w:rsid w:val="00F07A61"/>
    <w:rsid w:val="00F07B9F"/>
    <w:rsid w:val="00F07BEF"/>
    <w:rsid w:val="00F07C4E"/>
    <w:rsid w:val="00F07D55"/>
    <w:rsid w:val="00F07D56"/>
    <w:rsid w:val="00F10176"/>
    <w:rsid w:val="00F10517"/>
    <w:rsid w:val="00F1051E"/>
    <w:rsid w:val="00F1067A"/>
    <w:rsid w:val="00F10693"/>
    <w:rsid w:val="00F10723"/>
    <w:rsid w:val="00F108BA"/>
    <w:rsid w:val="00F108CB"/>
    <w:rsid w:val="00F10C5D"/>
    <w:rsid w:val="00F10CF3"/>
    <w:rsid w:val="00F10F24"/>
    <w:rsid w:val="00F10F87"/>
    <w:rsid w:val="00F1121C"/>
    <w:rsid w:val="00F11372"/>
    <w:rsid w:val="00F1141B"/>
    <w:rsid w:val="00F1143B"/>
    <w:rsid w:val="00F11682"/>
    <w:rsid w:val="00F11742"/>
    <w:rsid w:val="00F1179A"/>
    <w:rsid w:val="00F11A5F"/>
    <w:rsid w:val="00F11A8D"/>
    <w:rsid w:val="00F11B7B"/>
    <w:rsid w:val="00F11F5C"/>
    <w:rsid w:val="00F11FF7"/>
    <w:rsid w:val="00F12022"/>
    <w:rsid w:val="00F1204D"/>
    <w:rsid w:val="00F120A7"/>
    <w:rsid w:val="00F12198"/>
    <w:rsid w:val="00F123B0"/>
    <w:rsid w:val="00F123F1"/>
    <w:rsid w:val="00F12597"/>
    <w:rsid w:val="00F125D7"/>
    <w:rsid w:val="00F1275E"/>
    <w:rsid w:val="00F127EB"/>
    <w:rsid w:val="00F12886"/>
    <w:rsid w:val="00F1298B"/>
    <w:rsid w:val="00F12A20"/>
    <w:rsid w:val="00F12C3A"/>
    <w:rsid w:val="00F12CCB"/>
    <w:rsid w:val="00F12E72"/>
    <w:rsid w:val="00F12F4B"/>
    <w:rsid w:val="00F12FD4"/>
    <w:rsid w:val="00F1302F"/>
    <w:rsid w:val="00F13102"/>
    <w:rsid w:val="00F13113"/>
    <w:rsid w:val="00F13189"/>
    <w:rsid w:val="00F131A5"/>
    <w:rsid w:val="00F13246"/>
    <w:rsid w:val="00F13294"/>
    <w:rsid w:val="00F1342B"/>
    <w:rsid w:val="00F13630"/>
    <w:rsid w:val="00F136AB"/>
    <w:rsid w:val="00F1382F"/>
    <w:rsid w:val="00F13984"/>
    <w:rsid w:val="00F13A45"/>
    <w:rsid w:val="00F13AEB"/>
    <w:rsid w:val="00F13B0D"/>
    <w:rsid w:val="00F13C3B"/>
    <w:rsid w:val="00F14086"/>
    <w:rsid w:val="00F14103"/>
    <w:rsid w:val="00F142F9"/>
    <w:rsid w:val="00F14311"/>
    <w:rsid w:val="00F143BF"/>
    <w:rsid w:val="00F144B4"/>
    <w:rsid w:val="00F14555"/>
    <w:rsid w:val="00F14685"/>
    <w:rsid w:val="00F14845"/>
    <w:rsid w:val="00F14852"/>
    <w:rsid w:val="00F14AA6"/>
    <w:rsid w:val="00F14C3B"/>
    <w:rsid w:val="00F14D0E"/>
    <w:rsid w:val="00F14D29"/>
    <w:rsid w:val="00F14E97"/>
    <w:rsid w:val="00F14ED1"/>
    <w:rsid w:val="00F14F15"/>
    <w:rsid w:val="00F14F6D"/>
    <w:rsid w:val="00F14F8D"/>
    <w:rsid w:val="00F1503F"/>
    <w:rsid w:val="00F1515D"/>
    <w:rsid w:val="00F151D5"/>
    <w:rsid w:val="00F151E8"/>
    <w:rsid w:val="00F1531E"/>
    <w:rsid w:val="00F153E2"/>
    <w:rsid w:val="00F15426"/>
    <w:rsid w:val="00F154B0"/>
    <w:rsid w:val="00F1551D"/>
    <w:rsid w:val="00F15640"/>
    <w:rsid w:val="00F156CB"/>
    <w:rsid w:val="00F156FF"/>
    <w:rsid w:val="00F15883"/>
    <w:rsid w:val="00F15B6A"/>
    <w:rsid w:val="00F15B70"/>
    <w:rsid w:val="00F15BB4"/>
    <w:rsid w:val="00F15DA4"/>
    <w:rsid w:val="00F15DF9"/>
    <w:rsid w:val="00F15EAA"/>
    <w:rsid w:val="00F15F05"/>
    <w:rsid w:val="00F15F76"/>
    <w:rsid w:val="00F16149"/>
    <w:rsid w:val="00F16370"/>
    <w:rsid w:val="00F164A2"/>
    <w:rsid w:val="00F16838"/>
    <w:rsid w:val="00F168BF"/>
    <w:rsid w:val="00F168F2"/>
    <w:rsid w:val="00F169F9"/>
    <w:rsid w:val="00F16AF4"/>
    <w:rsid w:val="00F16B8D"/>
    <w:rsid w:val="00F16BDC"/>
    <w:rsid w:val="00F16D0C"/>
    <w:rsid w:val="00F16E3B"/>
    <w:rsid w:val="00F1705D"/>
    <w:rsid w:val="00F172AF"/>
    <w:rsid w:val="00F1751B"/>
    <w:rsid w:val="00F175D7"/>
    <w:rsid w:val="00F17AAE"/>
    <w:rsid w:val="00F17B83"/>
    <w:rsid w:val="00F17D5E"/>
    <w:rsid w:val="00F17DDE"/>
    <w:rsid w:val="00F20035"/>
    <w:rsid w:val="00F200A9"/>
    <w:rsid w:val="00F200B3"/>
    <w:rsid w:val="00F20222"/>
    <w:rsid w:val="00F2026B"/>
    <w:rsid w:val="00F20345"/>
    <w:rsid w:val="00F203AF"/>
    <w:rsid w:val="00F20401"/>
    <w:rsid w:val="00F20524"/>
    <w:rsid w:val="00F206AF"/>
    <w:rsid w:val="00F206B7"/>
    <w:rsid w:val="00F206D8"/>
    <w:rsid w:val="00F2079C"/>
    <w:rsid w:val="00F207B5"/>
    <w:rsid w:val="00F207B9"/>
    <w:rsid w:val="00F20BE2"/>
    <w:rsid w:val="00F20C62"/>
    <w:rsid w:val="00F20D7E"/>
    <w:rsid w:val="00F20DAF"/>
    <w:rsid w:val="00F20F6C"/>
    <w:rsid w:val="00F21312"/>
    <w:rsid w:val="00F2135D"/>
    <w:rsid w:val="00F21524"/>
    <w:rsid w:val="00F2156B"/>
    <w:rsid w:val="00F2167A"/>
    <w:rsid w:val="00F21782"/>
    <w:rsid w:val="00F2181D"/>
    <w:rsid w:val="00F218A7"/>
    <w:rsid w:val="00F218C4"/>
    <w:rsid w:val="00F219F6"/>
    <w:rsid w:val="00F21B46"/>
    <w:rsid w:val="00F21BB5"/>
    <w:rsid w:val="00F21E95"/>
    <w:rsid w:val="00F21F01"/>
    <w:rsid w:val="00F21F92"/>
    <w:rsid w:val="00F21FCF"/>
    <w:rsid w:val="00F21FD2"/>
    <w:rsid w:val="00F22206"/>
    <w:rsid w:val="00F22221"/>
    <w:rsid w:val="00F22398"/>
    <w:rsid w:val="00F224FF"/>
    <w:rsid w:val="00F225C9"/>
    <w:rsid w:val="00F22654"/>
    <w:rsid w:val="00F22728"/>
    <w:rsid w:val="00F227A4"/>
    <w:rsid w:val="00F22B9F"/>
    <w:rsid w:val="00F22D15"/>
    <w:rsid w:val="00F22F46"/>
    <w:rsid w:val="00F22FAF"/>
    <w:rsid w:val="00F23031"/>
    <w:rsid w:val="00F230C9"/>
    <w:rsid w:val="00F23177"/>
    <w:rsid w:val="00F2339F"/>
    <w:rsid w:val="00F2343D"/>
    <w:rsid w:val="00F23440"/>
    <w:rsid w:val="00F23867"/>
    <w:rsid w:val="00F238B0"/>
    <w:rsid w:val="00F238CC"/>
    <w:rsid w:val="00F239F6"/>
    <w:rsid w:val="00F23AC3"/>
    <w:rsid w:val="00F23B2F"/>
    <w:rsid w:val="00F23C77"/>
    <w:rsid w:val="00F23CF0"/>
    <w:rsid w:val="00F23D47"/>
    <w:rsid w:val="00F23DFE"/>
    <w:rsid w:val="00F23E03"/>
    <w:rsid w:val="00F23E22"/>
    <w:rsid w:val="00F23FAF"/>
    <w:rsid w:val="00F24092"/>
    <w:rsid w:val="00F2418C"/>
    <w:rsid w:val="00F244FF"/>
    <w:rsid w:val="00F2461E"/>
    <w:rsid w:val="00F2464C"/>
    <w:rsid w:val="00F2484F"/>
    <w:rsid w:val="00F24959"/>
    <w:rsid w:val="00F24964"/>
    <w:rsid w:val="00F24B57"/>
    <w:rsid w:val="00F24E42"/>
    <w:rsid w:val="00F24EEC"/>
    <w:rsid w:val="00F24F8C"/>
    <w:rsid w:val="00F24FA3"/>
    <w:rsid w:val="00F25064"/>
    <w:rsid w:val="00F250E9"/>
    <w:rsid w:val="00F25234"/>
    <w:rsid w:val="00F25313"/>
    <w:rsid w:val="00F253D1"/>
    <w:rsid w:val="00F253FC"/>
    <w:rsid w:val="00F25765"/>
    <w:rsid w:val="00F25993"/>
    <w:rsid w:val="00F25B09"/>
    <w:rsid w:val="00F25B9E"/>
    <w:rsid w:val="00F25E2D"/>
    <w:rsid w:val="00F25FC7"/>
    <w:rsid w:val="00F261B5"/>
    <w:rsid w:val="00F2627F"/>
    <w:rsid w:val="00F262C0"/>
    <w:rsid w:val="00F2637B"/>
    <w:rsid w:val="00F263DE"/>
    <w:rsid w:val="00F264D9"/>
    <w:rsid w:val="00F265E8"/>
    <w:rsid w:val="00F26B87"/>
    <w:rsid w:val="00F26C38"/>
    <w:rsid w:val="00F26D88"/>
    <w:rsid w:val="00F26E01"/>
    <w:rsid w:val="00F26E3B"/>
    <w:rsid w:val="00F26F2F"/>
    <w:rsid w:val="00F2708E"/>
    <w:rsid w:val="00F27090"/>
    <w:rsid w:val="00F270F2"/>
    <w:rsid w:val="00F27294"/>
    <w:rsid w:val="00F272F4"/>
    <w:rsid w:val="00F27411"/>
    <w:rsid w:val="00F27661"/>
    <w:rsid w:val="00F2772B"/>
    <w:rsid w:val="00F27A36"/>
    <w:rsid w:val="00F27CA9"/>
    <w:rsid w:val="00F3010C"/>
    <w:rsid w:val="00F30182"/>
    <w:rsid w:val="00F3036B"/>
    <w:rsid w:val="00F30489"/>
    <w:rsid w:val="00F30504"/>
    <w:rsid w:val="00F3054F"/>
    <w:rsid w:val="00F308D5"/>
    <w:rsid w:val="00F30A8F"/>
    <w:rsid w:val="00F30C97"/>
    <w:rsid w:val="00F30CC1"/>
    <w:rsid w:val="00F30CC2"/>
    <w:rsid w:val="00F30CE0"/>
    <w:rsid w:val="00F30DD9"/>
    <w:rsid w:val="00F30E31"/>
    <w:rsid w:val="00F30F03"/>
    <w:rsid w:val="00F311B3"/>
    <w:rsid w:val="00F3122C"/>
    <w:rsid w:val="00F31312"/>
    <w:rsid w:val="00F31467"/>
    <w:rsid w:val="00F3177C"/>
    <w:rsid w:val="00F317D6"/>
    <w:rsid w:val="00F31881"/>
    <w:rsid w:val="00F31926"/>
    <w:rsid w:val="00F31AD7"/>
    <w:rsid w:val="00F31E95"/>
    <w:rsid w:val="00F32448"/>
    <w:rsid w:val="00F32479"/>
    <w:rsid w:val="00F3251C"/>
    <w:rsid w:val="00F32572"/>
    <w:rsid w:val="00F32B82"/>
    <w:rsid w:val="00F32E5F"/>
    <w:rsid w:val="00F3309E"/>
    <w:rsid w:val="00F33128"/>
    <w:rsid w:val="00F33685"/>
    <w:rsid w:val="00F33937"/>
    <w:rsid w:val="00F33950"/>
    <w:rsid w:val="00F339B8"/>
    <w:rsid w:val="00F33BF7"/>
    <w:rsid w:val="00F33C7B"/>
    <w:rsid w:val="00F33CC8"/>
    <w:rsid w:val="00F33D45"/>
    <w:rsid w:val="00F33DD3"/>
    <w:rsid w:val="00F33F30"/>
    <w:rsid w:val="00F3418F"/>
    <w:rsid w:val="00F341E1"/>
    <w:rsid w:val="00F34264"/>
    <w:rsid w:val="00F34266"/>
    <w:rsid w:val="00F34288"/>
    <w:rsid w:val="00F3431A"/>
    <w:rsid w:val="00F3460A"/>
    <w:rsid w:val="00F347B9"/>
    <w:rsid w:val="00F347E0"/>
    <w:rsid w:val="00F34805"/>
    <w:rsid w:val="00F34A64"/>
    <w:rsid w:val="00F34AFE"/>
    <w:rsid w:val="00F34BA5"/>
    <w:rsid w:val="00F34C84"/>
    <w:rsid w:val="00F35394"/>
    <w:rsid w:val="00F3592E"/>
    <w:rsid w:val="00F35B4E"/>
    <w:rsid w:val="00F35CEA"/>
    <w:rsid w:val="00F35D27"/>
    <w:rsid w:val="00F36107"/>
    <w:rsid w:val="00F36112"/>
    <w:rsid w:val="00F363C1"/>
    <w:rsid w:val="00F36588"/>
    <w:rsid w:val="00F366A2"/>
    <w:rsid w:val="00F367DC"/>
    <w:rsid w:val="00F36804"/>
    <w:rsid w:val="00F3685E"/>
    <w:rsid w:val="00F3687B"/>
    <w:rsid w:val="00F36B90"/>
    <w:rsid w:val="00F36BCB"/>
    <w:rsid w:val="00F36CDD"/>
    <w:rsid w:val="00F36CFD"/>
    <w:rsid w:val="00F36EB6"/>
    <w:rsid w:val="00F36EC0"/>
    <w:rsid w:val="00F36F02"/>
    <w:rsid w:val="00F36F39"/>
    <w:rsid w:val="00F370B0"/>
    <w:rsid w:val="00F3715A"/>
    <w:rsid w:val="00F3729C"/>
    <w:rsid w:val="00F379F3"/>
    <w:rsid w:val="00F37A1C"/>
    <w:rsid w:val="00F37A1D"/>
    <w:rsid w:val="00F37BBB"/>
    <w:rsid w:val="00F37CCF"/>
    <w:rsid w:val="00F37D9D"/>
    <w:rsid w:val="00F37E33"/>
    <w:rsid w:val="00F37E4A"/>
    <w:rsid w:val="00F4012D"/>
    <w:rsid w:val="00F401E4"/>
    <w:rsid w:val="00F4025B"/>
    <w:rsid w:val="00F40330"/>
    <w:rsid w:val="00F403AB"/>
    <w:rsid w:val="00F40417"/>
    <w:rsid w:val="00F40610"/>
    <w:rsid w:val="00F40713"/>
    <w:rsid w:val="00F40785"/>
    <w:rsid w:val="00F409FA"/>
    <w:rsid w:val="00F40ABE"/>
    <w:rsid w:val="00F40B34"/>
    <w:rsid w:val="00F40B41"/>
    <w:rsid w:val="00F40DA1"/>
    <w:rsid w:val="00F40DCC"/>
    <w:rsid w:val="00F40EF4"/>
    <w:rsid w:val="00F40F9E"/>
    <w:rsid w:val="00F41057"/>
    <w:rsid w:val="00F4140D"/>
    <w:rsid w:val="00F41983"/>
    <w:rsid w:val="00F41A17"/>
    <w:rsid w:val="00F41B52"/>
    <w:rsid w:val="00F41C15"/>
    <w:rsid w:val="00F41C44"/>
    <w:rsid w:val="00F41C4B"/>
    <w:rsid w:val="00F41C5D"/>
    <w:rsid w:val="00F41CC3"/>
    <w:rsid w:val="00F41D08"/>
    <w:rsid w:val="00F41E03"/>
    <w:rsid w:val="00F41E2E"/>
    <w:rsid w:val="00F41F33"/>
    <w:rsid w:val="00F42052"/>
    <w:rsid w:val="00F420AA"/>
    <w:rsid w:val="00F422B0"/>
    <w:rsid w:val="00F422FA"/>
    <w:rsid w:val="00F42464"/>
    <w:rsid w:val="00F42524"/>
    <w:rsid w:val="00F426B1"/>
    <w:rsid w:val="00F426F3"/>
    <w:rsid w:val="00F42708"/>
    <w:rsid w:val="00F42A63"/>
    <w:rsid w:val="00F42A68"/>
    <w:rsid w:val="00F42CDC"/>
    <w:rsid w:val="00F42D5F"/>
    <w:rsid w:val="00F42E1F"/>
    <w:rsid w:val="00F4302A"/>
    <w:rsid w:val="00F43198"/>
    <w:rsid w:val="00F431D3"/>
    <w:rsid w:val="00F43462"/>
    <w:rsid w:val="00F43834"/>
    <w:rsid w:val="00F43847"/>
    <w:rsid w:val="00F438B0"/>
    <w:rsid w:val="00F438FB"/>
    <w:rsid w:val="00F4390D"/>
    <w:rsid w:val="00F43E22"/>
    <w:rsid w:val="00F43E5C"/>
    <w:rsid w:val="00F43E89"/>
    <w:rsid w:val="00F43FFF"/>
    <w:rsid w:val="00F4411C"/>
    <w:rsid w:val="00F4411D"/>
    <w:rsid w:val="00F44169"/>
    <w:rsid w:val="00F4416B"/>
    <w:rsid w:val="00F44225"/>
    <w:rsid w:val="00F444A8"/>
    <w:rsid w:val="00F445E6"/>
    <w:rsid w:val="00F4470A"/>
    <w:rsid w:val="00F44810"/>
    <w:rsid w:val="00F44ADA"/>
    <w:rsid w:val="00F44C3A"/>
    <w:rsid w:val="00F44CD5"/>
    <w:rsid w:val="00F44D82"/>
    <w:rsid w:val="00F44DFA"/>
    <w:rsid w:val="00F45115"/>
    <w:rsid w:val="00F4515D"/>
    <w:rsid w:val="00F451D6"/>
    <w:rsid w:val="00F45294"/>
    <w:rsid w:val="00F452A9"/>
    <w:rsid w:val="00F452AA"/>
    <w:rsid w:val="00F45361"/>
    <w:rsid w:val="00F454C0"/>
    <w:rsid w:val="00F458C1"/>
    <w:rsid w:val="00F45984"/>
    <w:rsid w:val="00F45AED"/>
    <w:rsid w:val="00F45C3A"/>
    <w:rsid w:val="00F45DEC"/>
    <w:rsid w:val="00F45FC2"/>
    <w:rsid w:val="00F460F3"/>
    <w:rsid w:val="00F46264"/>
    <w:rsid w:val="00F465CD"/>
    <w:rsid w:val="00F467E1"/>
    <w:rsid w:val="00F4694D"/>
    <w:rsid w:val="00F46F28"/>
    <w:rsid w:val="00F47012"/>
    <w:rsid w:val="00F47276"/>
    <w:rsid w:val="00F472AB"/>
    <w:rsid w:val="00F472D3"/>
    <w:rsid w:val="00F472F8"/>
    <w:rsid w:val="00F47341"/>
    <w:rsid w:val="00F4751A"/>
    <w:rsid w:val="00F47BF3"/>
    <w:rsid w:val="00F47CC5"/>
    <w:rsid w:val="00F47DB1"/>
    <w:rsid w:val="00F47E01"/>
    <w:rsid w:val="00F47E7D"/>
    <w:rsid w:val="00F47EB7"/>
    <w:rsid w:val="00F501E2"/>
    <w:rsid w:val="00F501EA"/>
    <w:rsid w:val="00F5024B"/>
    <w:rsid w:val="00F5036D"/>
    <w:rsid w:val="00F5046B"/>
    <w:rsid w:val="00F50562"/>
    <w:rsid w:val="00F506BC"/>
    <w:rsid w:val="00F50929"/>
    <w:rsid w:val="00F50C1E"/>
    <w:rsid w:val="00F50CCE"/>
    <w:rsid w:val="00F50D18"/>
    <w:rsid w:val="00F50DC0"/>
    <w:rsid w:val="00F51013"/>
    <w:rsid w:val="00F5107D"/>
    <w:rsid w:val="00F51139"/>
    <w:rsid w:val="00F511AA"/>
    <w:rsid w:val="00F511FB"/>
    <w:rsid w:val="00F51507"/>
    <w:rsid w:val="00F51564"/>
    <w:rsid w:val="00F51669"/>
    <w:rsid w:val="00F517C7"/>
    <w:rsid w:val="00F51860"/>
    <w:rsid w:val="00F51B64"/>
    <w:rsid w:val="00F51D72"/>
    <w:rsid w:val="00F51E9B"/>
    <w:rsid w:val="00F51F3F"/>
    <w:rsid w:val="00F51FA1"/>
    <w:rsid w:val="00F5207E"/>
    <w:rsid w:val="00F520EA"/>
    <w:rsid w:val="00F521C0"/>
    <w:rsid w:val="00F5228B"/>
    <w:rsid w:val="00F52571"/>
    <w:rsid w:val="00F525C6"/>
    <w:rsid w:val="00F5260B"/>
    <w:rsid w:val="00F52666"/>
    <w:rsid w:val="00F526DD"/>
    <w:rsid w:val="00F5278F"/>
    <w:rsid w:val="00F5297C"/>
    <w:rsid w:val="00F529A3"/>
    <w:rsid w:val="00F52A8E"/>
    <w:rsid w:val="00F52A9F"/>
    <w:rsid w:val="00F52C8F"/>
    <w:rsid w:val="00F52D1A"/>
    <w:rsid w:val="00F52DF1"/>
    <w:rsid w:val="00F52E13"/>
    <w:rsid w:val="00F52E26"/>
    <w:rsid w:val="00F52E70"/>
    <w:rsid w:val="00F52ECB"/>
    <w:rsid w:val="00F530A4"/>
    <w:rsid w:val="00F530D1"/>
    <w:rsid w:val="00F53176"/>
    <w:rsid w:val="00F53181"/>
    <w:rsid w:val="00F53199"/>
    <w:rsid w:val="00F53299"/>
    <w:rsid w:val="00F53361"/>
    <w:rsid w:val="00F53457"/>
    <w:rsid w:val="00F534AD"/>
    <w:rsid w:val="00F5350B"/>
    <w:rsid w:val="00F53628"/>
    <w:rsid w:val="00F536E4"/>
    <w:rsid w:val="00F539F6"/>
    <w:rsid w:val="00F53C94"/>
    <w:rsid w:val="00F53D38"/>
    <w:rsid w:val="00F53D5D"/>
    <w:rsid w:val="00F53D5E"/>
    <w:rsid w:val="00F53E95"/>
    <w:rsid w:val="00F53EE0"/>
    <w:rsid w:val="00F53F43"/>
    <w:rsid w:val="00F5412A"/>
    <w:rsid w:val="00F54197"/>
    <w:rsid w:val="00F54215"/>
    <w:rsid w:val="00F542AB"/>
    <w:rsid w:val="00F5440E"/>
    <w:rsid w:val="00F5445B"/>
    <w:rsid w:val="00F547CC"/>
    <w:rsid w:val="00F5493C"/>
    <w:rsid w:val="00F54BEC"/>
    <w:rsid w:val="00F54D6F"/>
    <w:rsid w:val="00F54E9B"/>
    <w:rsid w:val="00F54EBC"/>
    <w:rsid w:val="00F54FAB"/>
    <w:rsid w:val="00F54FAE"/>
    <w:rsid w:val="00F550A1"/>
    <w:rsid w:val="00F550EE"/>
    <w:rsid w:val="00F55147"/>
    <w:rsid w:val="00F551CD"/>
    <w:rsid w:val="00F55632"/>
    <w:rsid w:val="00F558B7"/>
    <w:rsid w:val="00F558E2"/>
    <w:rsid w:val="00F5599E"/>
    <w:rsid w:val="00F55CED"/>
    <w:rsid w:val="00F55E07"/>
    <w:rsid w:val="00F55EE8"/>
    <w:rsid w:val="00F55F5B"/>
    <w:rsid w:val="00F55F66"/>
    <w:rsid w:val="00F562E8"/>
    <w:rsid w:val="00F56598"/>
    <w:rsid w:val="00F56686"/>
    <w:rsid w:val="00F566D2"/>
    <w:rsid w:val="00F568DF"/>
    <w:rsid w:val="00F56931"/>
    <w:rsid w:val="00F569AC"/>
    <w:rsid w:val="00F569D4"/>
    <w:rsid w:val="00F56A69"/>
    <w:rsid w:val="00F56C87"/>
    <w:rsid w:val="00F56D5A"/>
    <w:rsid w:val="00F56EF5"/>
    <w:rsid w:val="00F56F15"/>
    <w:rsid w:val="00F572DC"/>
    <w:rsid w:val="00F57342"/>
    <w:rsid w:val="00F575A2"/>
    <w:rsid w:val="00F5770F"/>
    <w:rsid w:val="00F5782C"/>
    <w:rsid w:val="00F57835"/>
    <w:rsid w:val="00F579DD"/>
    <w:rsid w:val="00F57A63"/>
    <w:rsid w:val="00F57F15"/>
    <w:rsid w:val="00F60070"/>
    <w:rsid w:val="00F60372"/>
    <w:rsid w:val="00F60479"/>
    <w:rsid w:val="00F6049A"/>
    <w:rsid w:val="00F6061A"/>
    <w:rsid w:val="00F60810"/>
    <w:rsid w:val="00F60845"/>
    <w:rsid w:val="00F609A5"/>
    <w:rsid w:val="00F60ADC"/>
    <w:rsid w:val="00F60B67"/>
    <w:rsid w:val="00F60BA2"/>
    <w:rsid w:val="00F60CC6"/>
    <w:rsid w:val="00F60D82"/>
    <w:rsid w:val="00F61029"/>
    <w:rsid w:val="00F6105A"/>
    <w:rsid w:val="00F610BC"/>
    <w:rsid w:val="00F61126"/>
    <w:rsid w:val="00F61160"/>
    <w:rsid w:val="00F61204"/>
    <w:rsid w:val="00F61366"/>
    <w:rsid w:val="00F61371"/>
    <w:rsid w:val="00F6154A"/>
    <w:rsid w:val="00F616A8"/>
    <w:rsid w:val="00F616B5"/>
    <w:rsid w:val="00F6173C"/>
    <w:rsid w:val="00F61850"/>
    <w:rsid w:val="00F61942"/>
    <w:rsid w:val="00F61A99"/>
    <w:rsid w:val="00F61B2A"/>
    <w:rsid w:val="00F61EC7"/>
    <w:rsid w:val="00F61F22"/>
    <w:rsid w:val="00F61FC4"/>
    <w:rsid w:val="00F61FFD"/>
    <w:rsid w:val="00F62171"/>
    <w:rsid w:val="00F621C4"/>
    <w:rsid w:val="00F622B1"/>
    <w:rsid w:val="00F62448"/>
    <w:rsid w:val="00F62451"/>
    <w:rsid w:val="00F625E8"/>
    <w:rsid w:val="00F6263D"/>
    <w:rsid w:val="00F62863"/>
    <w:rsid w:val="00F62A33"/>
    <w:rsid w:val="00F62CF3"/>
    <w:rsid w:val="00F62CFD"/>
    <w:rsid w:val="00F62D3B"/>
    <w:rsid w:val="00F62DDF"/>
    <w:rsid w:val="00F62E15"/>
    <w:rsid w:val="00F62E1E"/>
    <w:rsid w:val="00F62E37"/>
    <w:rsid w:val="00F62EB7"/>
    <w:rsid w:val="00F62F48"/>
    <w:rsid w:val="00F62FBC"/>
    <w:rsid w:val="00F63106"/>
    <w:rsid w:val="00F63163"/>
    <w:rsid w:val="00F631EB"/>
    <w:rsid w:val="00F6349E"/>
    <w:rsid w:val="00F63532"/>
    <w:rsid w:val="00F63561"/>
    <w:rsid w:val="00F635E6"/>
    <w:rsid w:val="00F63639"/>
    <w:rsid w:val="00F63655"/>
    <w:rsid w:val="00F63684"/>
    <w:rsid w:val="00F6368B"/>
    <w:rsid w:val="00F636C3"/>
    <w:rsid w:val="00F63A30"/>
    <w:rsid w:val="00F63C1A"/>
    <w:rsid w:val="00F63EFE"/>
    <w:rsid w:val="00F64256"/>
    <w:rsid w:val="00F64271"/>
    <w:rsid w:val="00F6429C"/>
    <w:rsid w:val="00F64490"/>
    <w:rsid w:val="00F647B9"/>
    <w:rsid w:val="00F64868"/>
    <w:rsid w:val="00F648F1"/>
    <w:rsid w:val="00F64928"/>
    <w:rsid w:val="00F64AB8"/>
    <w:rsid w:val="00F64C9F"/>
    <w:rsid w:val="00F64D21"/>
    <w:rsid w:val="00F65318"/>
    <w:rsid w:val="00F6555E"/>
    <w:rsid w:val="00F657A1"/>
    <w:rsid w:val="00F6580A"/>
    <w:rsid w:val="00F659E4"/>
    <w:rsid w:val="00F65B0C"/>
    <w:rsid w:val="00F65BCA"/>
    <w:rsid w:val="00F65D5C"/>
    <w:rsid w:val="00F65E6A"/>
    <w:rsid w:val="00F65F05"/>
    <w:rsid w:val="00F65F1D"/>
    <w:rsid w:val="00F6603F"/>
    <w:rsid w:val="00F66155"/>
    <w:rsid w:val="00F66177"/>
    <w:rsid w:val="00F66704"/>
    <w:rsid w:val="00F66899"/>
    <w:rsid w:val="00F66938"/>
    <w:rsid w:val="00F66D89"/>
    <w:rsid w:val="00F66E51"/>
    <w:rsid w:val="00F6702B"/>
    <w:rsid w:val="00F67348"/>
    <w:rsid w:val="00F673F1"/>
    <w:rsid w:val="00F675AF"/>
    <w:rsid w:val="00F675F5"/>
    <w:rsid w:val="00F67800"/>
    <w:rsid w:val="00F678D6"/>
    <w:rsid w:val="00F678F6"/>
    <w:rsid w:val="00F6790A"/>
    <w:rsid w:val="00F67DBA"/>
    <w:rsid w:val="00F67E1D"/>
    <w:rsid w:val="00F67ECA"/>
    <w:rsid w:val="00F700B0"/>
    <w:rsid w:val="00F70199"/>
    <w:rsid w:val="00F701A9"/>
    <w:rsid w:val="00F701F9"/>
    <w:rsid w:val="00F7022E"/>
    <w:rsid w:val="00F703AA"/>
    <w:rsid w:val="00F7046F"/>
    <w:rsid w:val="00F7047D"/>
    <w:rsid w:val="00F70499"/>
    <w:rsid w:val="00F70671"/>
    <w:rsid w:val="00F70AD2"/>
    <w:rsid w:val="00F70D85"/>
    <w:rsid w:val="00F712D6"/>
    <w:rsid w:val="00F715DC"/>
    <w:rsid w:val="00F71656"/>
    <w:rsid w:val="00F716A8"/>
    <w:rsid w:val="00F71A02"/>
    <w:rsid w:val="00F71D5D"/>
    <w:rsid w:val="00F71F7C"/>
    <w:rsid w:val="00F720EC"/>
    <w:rsid w:val="00F72196"/>
    <w:rsid w:val="00F7219B"/>
    <w:rsid w:val="00F72229"/>
    <w:rsid w:val="00F72242"/>
    <w:rsid w:val="00F72306"/>
    <w:rsid w:val="00F72382"/>
    <w:rsid w:val="00F72385"/>
    <w:rsid w:val="00F7241E"/>
    <w:rsid w:val="00F72552"/>
    <w:rsid w:val="00F7261B"/>
    <w:rsid w:val="00F726A4"/>
    <w:rsid w:val="00F726AF"/>
    <w:rsid w:val="00F7288E"/>
    <w:rsid w:val="00F72B15"/>
    <w:rsid w:val="00F72E51"/>
    <w:rsid w:val="00F72FC0"/>
    <w:rsid w:val="00F730EB"/>
    <w:rsid w:val="00F7341E"/>
    <w:rsid w:val="00F73464"/>
    <w:rsid w:val="00F735A0"/>
    <w:rsid w:val="00F73624"/>
    <w:rsid w:val="00F73675"/>
    <w:rsid w:val="00F737D0"/>
    <w:rsid w:val="00F7391F"/>
    <w:rsid w:val="00F73B20"/>
    <w:rsid w:val="00F73BB1"/>
    <w:rsid w:val="00F73D69"/>
    <w:rsid w:val="00F73F66"/>
    <w:rsid w:val="00F73F99"/>
    <w:rsid w:val="00F740F9"/>
    <w:rsid w:val="00F74206"/>
    <w:rsid w:val="00F74315"/>
    <w:rsid w:val="00F74374"/>
    <w:rsid w:val="00F7448A"/>
    <w:rsid w:val="00F74499"/>
    <w:rsid w:val="00F74851"/>
    <w:rsid w:val="00F74A15"/>
    <w:rsid w:val="00F74AFB"/>
    <w:rsid w:val="00F74B6E"/>
    <w:rsid w:val="00F74B8A"/>
    <w:rsid w:val="00F74BBE"/>
    <w:rsid w:val="00F74DA1"/>
    <w:rsid w:val="00F74DE0"/>
    <w:rsid w:val="00F74F4D"/>
    <w:rsid w:val="00F7505A"/>
    <w:rsid w:val="00F75173"/>
    <w:rsid w:val="00F754D1"/>
    <w:rsid w:val="00F75516"/>
    <w:rsid w:val="00F7556E"/>
    <w:rsid w:val="00F7559B"/>
    <w:rsid w:val="00F757DB"/>
    <w:rsid w:val="00F7580B"/>
    <w:rsid w:val="00F7594C"/>
    <w:rsid w:val="00F75ADC"/>
    <w:rsid w:val="00F75D60"/>
    <w:rsid w:val="00F7606A"/>
    <w:rsid w:val="00F760A0"/>
    <w:rsid w:val="00F76206"/>
    <w:rsid w:val="00F7631D"/>
    <w:rsid w:val="00F7639D"/>
    <w:rsid w:val="00F76842"/>
    <w:rsid w:val="00F769D9"/>
    <w:rsid w:val="00F76C5F"/>
    <w:rsid w:val="00F76CA3"/>
    <w:rsid w:val="00F76D37"/>
    <w:rsid w:val="00F76DAB"/>
    <w:rsid w:val="00F76E38"/>
    <w:rsid w:val="00F76F5D"/>
    <w:rsid w:val="00F76F8B"/>
    <w:rsid w:val="00F77193"/>
    <w:rsid w:val="00F7721B"/>
    <w:rsid w:val="00F772A4"/>
    <w:rsid w:val="00F77314"/>
    <w:rsid w:val="00F7737B"/>
    <w:rsid w:val="00F774F5"/>
    <w:rsid w:val="00F77557"/>
    <w:rsid w:val="00F775C9"/>
    <w:rsid w:val="00F7769A"/>
    <w:rsid w:val="00F77705"/>
    <w:rsid w:val="00F778D0"/>
    <w:rsid w:val="00F778FF"/>
    <w:rsid w:val="00F779BE"/>
    <w:rsid w:val="00F779C6"/>
    <w:rsid w:val="00F779FC"/>
    <w:rsid w:val="00F77A6D"/>
    <w:rsid w:val="00F77BAE"/>
    <w:rsid w:val="00F77BF4"/>
    <w:rsid w:val="00F77CFC"/>
    <w:rsid w:val="00F77F1F"/>
    <w:rsid w:val="00F77F9F"/>
    <w:rsid w:val="00F77FE1"/>
    <w:rsid w:val="00F7BC03"/>
    <w:rsid w:val="00F80011"/>
    <w:rsid w:val="00F80120"/>
    <w:rsid w:val="00F80231"/>
    <w:rsid w:val="00F80254"/>
    <w:rsid w:val="00F8031D"/>
    <w:rsid w:val="00F8048F"/>
    <w:rsid w:val="00F80567"/>
    <w:rsid w:val="00F8060D"/>
    <w:rsid w:val="00F8063D"/>
    <w:rsid w:val="00F809BD"/>
    <w:rsid w:val="00F80B80"/>
    <w:rsid w:val="00F80C80"/>
    <w:rsid w:val="00F80CFC"/>
    <w:rsid w:val="00F80D2B"/>
    <w:rsid w:val="00F80D8C"/>
    <w:rsid w:val="00F80DE3"/>
    <w:rsid w:val="00F80EAB"/>
    <w:rsid w:val="00F80EEC"/>
    <w:rsid w:val="00F80F80"/>
    <w:rsid w:val="00F810B9"/>
    <w:rsid w:val="00F810EC"/>
    <w:rsid w:val="00F81303"/>
    <w:rsid w:val="00F815F2"/>
    <w:rsid w:val="00F8182E"/>
    <w:rsid w:val="00F81875"/>
    <w:rsid w:val="00F818CD"/>
    <w:rsid w:val="00F81A4B"/>
    <w:rsid w:val="00F81B6A"/>
    <w:rsid w:val="00F81C58"/>
    <w:rsid w:val="00F81C9D"/>
    <w:rsid w:val="00F81D0C"/>
    <w:rsid w:val="00F820FA"/>
    <w:rsid w:val="00F82206"/>
    <w:rsid w:val="00F82307"/>
    <w:rsid w:val="00F823E5"/>
    <w:rsid w:val="00F82630"/>
    <w:rsid w:val="00F826F4"/>
    <w:rsid w:val="00F829B0"/>
    <w:rsid w:val="00F829C6"/>
    <w:rsid w:val="00F82A95"/>
    <w:rsid w:val="00F82ADB"/>
    <w:rsid w:val="00F82DB6"/>
    <w:rsid w:val="00F8307F"/>
    <w:rsid w:val="00F831B1"/>
    <w:rsid w:val="00F83200"/>
    <w:rsid w:val="00F832F1"/>
    <w:rsid w:val="00F8338A"/>
    <w:rsid w:val="00F833F1"/>
    <w:rsid w:val="00F83400"/>
    <w:rsid w:val="00F8341B"/>
    <w:rsid w:val="00F83676"/>
    <w:rsid w:val="00F836ED"/>
    <w:rsid w:val="00F83790"/>
    <w:rsid w:val="00F837B3"/>
    <w:rsid w:val="00F83ABE"/>
    <w:rsid w:val="00F83BA5"/>
    <w:rsid w:val="00F83C05"/>
    <w:rsid w:val="00F83C2D"/>
    <w:rsid w:val="00F83C7A"/>
    <w:rsid w:val="00F83CF7"/>
    <w:rsid w:val="00F83D77"/>
    <w:rsid w:val="00F83D86"/>
    <w:rsid w:val="00F83DC8"/>
    <w:rsid w:val="00F83DE1"/>
    <w:rsid w:val="00F83F3B"/>
    <w:rsid w:val="00F83F6D"/>
    <w:rsid w:val="00F841A8"/>
    <w:rsid w:val="00F8427B"/>
    <w:rsid w:val="00F8435C"/>
    <w:rsid w:val="00F84367"/>
    <w:rsid w:val="00F8439D"/>
    <w:rsid w:val="00F843CD"/>
    <w:rsid w:val="00F8451A"/>
    <w:rsid w:val="00F8453D"/>
    <w:rsid w:val="00F845A7"/>
    <w:rsid w:val="00F848E1"/>
    <w:rsid w:val="00F848F6"/>
    <w:rsid w:val="00F849AD"/>
    <w:rsid w:val="00F84B01"/>
    <w:rsid w:val="00F84BDA"/>
    <w:rsid w:val="00F84D22"/>
    <w:rsid w:val="00F84D58"/>
    <w:rsid w:val="00F84D91"/>
    <w:rsid w:val="00F84DC5"/>
    <w:rsid w:val="00F84E38"/>
    <w:rsid w:val="00F8506B"/>
    <w:rsid w:val="00F85164"/>
    <w:rsid w:val="00F852C4"/>
    <w:rsid w:val="00F852DE"/>
    <w:rsid w:val="00F8531F"/>
    <w:rsid w:val="00F854E6"/>
    <w:rsid w:val="00F8559E"/>
    <w:rsid w:val="00F855A7"/>
    <w:rsid w:val="00F856F5"/>
    <w:rsid w:val="00F85906"/>
    <w:rsid w:val="00F8591E"/>
    <w:rsid w:val="00F859DB"/>
    <w:rsid w:val="00F85BA4"/>
    <w:rsid w:val="00F85C59"/>
    <w:rsid w:val="00F85C66"/>
    <w:rsid w:val="00F85EEE"/>
    <w:rsid w:val="00F860F8"/>
    <w:rsid w:val="00F86162"/>
    <w:rsid w:val="00F861F3"/>
    <w:rsid w:val="00F86283"/>
    <w:rsid w:val="00F862F4"/>
    <w:rsid w:val="00F8666A"/>
    <w:rsid w:val="00F867F5"/>
    <w:rsid w:val="00F86BC6"/>
    <w:rsid w:val="00F86C80"/>
    <w:rsid w:val="00F86D01"/>
    <w:rsid w:val="00F86E2C"/>
    <w:rsid w:val="00F86F5B"/>
    <w:rsid w:val="00F871A1"/>
    <w:rsid w:val="00F87211"/>
    <w:rsid w:val="00F87247"/>
    <w:rsid w:val="00F8732F"/>
    <w:rsid w:val="00F875C8"/>
    <w:rsid w:val="00F87681"/>
    <w:rsid w:val="00F87690"/>
    <w:rsid w:val="00F876E1"/>
    <w:rsid w:val="00F8778E"/>
    <w:rsid w:val="00F8780E"/>
    <w:rsid w:val="00F87828"/>
    <w:rsid w:val="00F87829"/>
    <w:rsid w:val="00F8784D"/>
    <w:rsid w:val="00F878A3"/>
    <w:rsid w:val="00F878DA"/>
    <w:rsid w:val="00F87B3C"/>
    <w:rsid w:val="00F87CC9"/>
    <w:rsid w:val="00F87E5F"/>
    <w:rsid w:val="00F87ED2"/>
    <w:rsid w:val="00F87F77"/>
    <w:rsid w:val="00F90051"/>
    <w:rsid w:val="00F900B0"/>
    <w:rsid w:val="00F900F6"/>
    <w:rsid w:val="00F900FD"/>
    <w:rsid w:val="00F901A8"/>
    <w:rsid w:val="00F90495"/>
    <w:rsid w:val="00F905AF"/>
    <w:rsid w:val="00F90660"/>
    <w:rsid w:val="00F90715"/>
    <w:rsid w:val="00F907D0"/>
    <w:rsid w:val="00F90B85"/>
    <w:rsid w:val="00F90CD5"/>
    <w:rsid w:val="00F90E0A"/>
    <w:rsid w:val="00F91045"/>
    <w:rsid w:val="00F9116B"/>
    <w:rsid w:val="00F911F7"/>
    <w:rsid w:val="00F91354"/>
    <w:rsid w:val="00F913CD"/>
    <w:rsid w:val="00F915A0"/>
    <w:rsid w:val="00F918C1"/>
    <w:rsid w:val="00F918E3"/>
    <w:rsid w:val="00F91C90"/>
    <w:rsid w:val="00F91E7C"/>
    <w:rsid w:val="00F91F37"/>
    <w:rsid w:val="00F92003"/>
    <w:rsid w:val="00F9210F"/>
    <w:rsid w:val="00F92237"/>
    <w:rsid w:val="00F922F7"/>
    <w:rsid w:val="00F92334"/>
    <w:rsid w:val="00F92342"/>
    <w:rsid w:val="00F9239A"/>
    <w:rsid w:val="00F92444"/>
    <w:rsid w:val="00F92A14"/>
    <w:rsid w:val="00F92B75"/>
    <w:rsid w:val="00F92C7F"/>
    <w:rsid w:val="00F92DCA"/>
    <w:rsid w:val="00F92EAD"/>
    <w:rsid w:val="00F92EB6"/>
    <w:rsid w:val="00F92F16"/>
    <w:rsid w:val="00F92F6A"/>
    <w:rsid w:val="00F932C3"/>
    <w:rsid w:val="00F93420"/>
    <w:rsid w:val="00F93485"/>
    <w:rsid w:val="00F934BC"/>
    <w:rsid w:val="00F93613"/>
    <w:rsid w:val="00F93693"/>
    <w:rsid w:val="00F9386E"/>
    <w:rsid w:val="00F93A40"/>
    <w:rsid w:val="00F94066"/>
    <w:rsid w:val="00F9438F"/>
    <w:rsid w:val="00F9451A"/>
    <w:rsid w:val="00F947B5"/>
    <w:rsid w:val="00F94953"/>
    <w:rsid w:val="00F94ACD"/>
    <w:rsid w:val="00F95017"/>
    <w:rsid w:val="00F95138"/>
    <w:rsid w:val="00F95519"/>
    <w:rsid w:val="00F9578D"/>
    <w:rsid w:val="00F95863"/>
    <w:rsid w:val="00F95BDD"/>
    <w:rsid w:val="00F95C6C"/>
    <w:rsid w:val="00F95DB9"/>
    <w:rsid w:val="00F95DED"/>
    <w:rsid w:val="00F95FD1"/>
    <w:rsid w:val="00F95FFF"/>
    <w:rsid w:val="00F96076"/>
    <w:rsid w:val="00F961E5"/>
    <w:rsid w:val="00F9647F"/>
    <w:rsid w:val="00F96523"/>
    <w:rsid w:val="00F96573"/>
    <w:rsid w:val="00F965D7"/>
    <w:rsid w:val="00F96677"/>
    <w:rsid w:val="00F968AD"/>
    <w:rsid w:val="00F968B8"/>
    <w:rsid w:val="00F96ADC"/>
    <w:rsid w:val="00F96AFE"/>
    <w:rsid w:val="00F96B31"/>
    <w:rsid w:val="00F96CDD"/>
    <w:rsid w:val="00F96F1D"/>
    <w:rsid w:val="00F96F7C"/>
    <w:rsid w:val="00F970CE"/>
    <w:rsid w:val="00F97177"/>
    <w:rsid w:val="00F9719F"/>
    <w:rsid w:val="00F97635"/>
    <w:rsid w:val="00F97833"/>
    <w:rsid w:val="00F979BD"/>
    <w:rsid w:val="00F97A55"/>
    <w:rsid w:val="00F97A7E"/>
    <w:rsid w:val="00F97A97"/>
    <w:rsid w:val="00F97BC1"/>
    <w:rsid w:val="00F97BD9"/>
    <w:rsid w:val="00F97C95"/>
    <w:rsid w:val="00F97DB2"/>
    <w:rsid w:val="00F97E4F"/>
    <w:rsid w:val="00F97FB9"/>
    <w:rsid w:val="00FA0404"/>
    <w:rsid w:val="00FA0451"/>
    <w:rsid w:val="00FA0760"/>
    <w:rsid w:val="00FA079E"/>
    <w:rsid w:val="00FA07FD"/>
    <w:rsid w:val="00FA09F3"/>
    <w:rsid w:val="00FA0A6F"/>
    <w:rsid w:val="00FA0B36"/>
    <w:rsid w:val="00FA0CAE"/>
    <w:rsid w:val="00FA0D84"/>
    <w:rsid w:val="00FA0DCD"/>
    <w:rsid w:val="00FA0F1A"/>
    <w:rsid w:val="00FA1027"/>
    <w:rsid w:val="00FA1092"/>
    <w:rsid w:val="00FA119C"/>
    <w:rsid w:val="00FA12B4"/>
    <w:rsid w:val="00FA1371"/>
    <w:rsid w:val="00FA1753"/>
    <w:rsid w:val="00FA1821"/>
    <w:rsid w:val="00FA187F"/>
    <w:rsid w:val="00FA1A72"/>
    <w:rsid w:val="00FA1BD3"/>
    <w:rsid w:val="00FA1CCC"/>
    <w:rsid w:val="00FA1DA9"/>
    <w:rsid w:val="00FA1DE9"/>
    <w:rsid w:val="00FA1DEA"/>
    <w:rsid w:val="00FA1E43"/>
    <w:rsid w:val="00FA202A"/>
    <w:rsid w:val="00FA208C"/>
    <w:rsid w:val="00FA21DA"/>
    <w:rsid w:val="00FA2320"/>
    <w:rsid w:val="00FA2470"/>
    <w:rsid w:val="00FA2614"/>
    <w:rsid w:val="00FA279A"/>
    <w:rsid w:val="00FA27A9"/>
    <w:rsid w:val="00FA285A"/>
    <w:rsid w:val="00FA2989"/>
    <w:rsid w:val="00FA2C8F"/>
    <w:rsid w:val="00FA2D6D"/>
    <w:rsid w:val="00FA2F53"/>
    <w:rsid w:val="00FA2F67"/>
    <w:rsid w:val="00FA2FC1"/>
    <w:rsid w:val="00FA310D"/>
    <w:rsid w:val="00FA36DE"/>
    <w:rsid w:val="00FA38E7"/>
    <w:rsid w:val="00FA3990"/>
    <w:rsid w:val="00FA3999"/>
    <w:rsid w:val="00FA39A2"/>
    <w:rsid w:val="00FA3AE7"/>
    <w:rsid w:val="00FA3B5D"/>
    <w:rsid w:val="00FA3C6B"/>
    <w:rsid w:val="00FA3C8E"/>
    <w:rsid w:val="00FA3DEE"/>
    <w:rsid w:val="00FA41D4"/>
    <w:rsid w:val="00FA4591"/>
    <w:rsid w:val="00FA47BF"/>
    <w:rsid w:val="00FA47C0"/>
    <w:rsid w:val="00FA49C9"/>
    <w:rsid w:val="00FA49CE"/>
    <w:rsid w:val="00FA49E5"/>
    <w:rsid w:val="00FA4A4C"/>
    <w:rsid w:val="00FA4A64"/>
    <w:rsid w:val="00FA4AFC"/>
    <w:rsid w:val="00FA4C24"/>
    <w:rsid w:val="00FA4DF0"/>
    <w:rsid w:val="00FA4E46"/>
    <w:rsid w:val="00FA4EF0"/>
    <w:rsid w:val="00FA4EF1"/>
    <w:rsid w:val="00FA4F35"/>
    <w:rsid w:val="00FA506A"/>
    <w:rsid w:val="00FA50D5"/>
    <w:rsid w:val="00FA5196"/>
    <w:rsid w:val="00FA52C5"/>
    <w:rsid w:val="00FA53D4"/>
    <w:rsid w:val="00FA54D7"/>
    <w:rsid w:val="00FA5530"/>
    <w:rsid w:val="00FA569B"/>
    <w:rsid w:val="00FA5724"/>
    <w:rsid w:val="00FA5815"/>
    <w:rsid w:val="00FA5865"/>
    <w:rsid w:val="00FA59CF"/>
    <w:rsid w:val="00FA5BF0"/>
    <w:rsid w:val="00FA5C42"/>
    <w:rsid w:val="00FA5E25"/>
    <w:rsid w:val="00FA5E49"/>
    <w:rsid w:val="00FA5E61"/>
    <w:rsid w:val="00FA6175"/>
    <w:rsid w:val="00FA6216"/>
    <w:rsid w:val="00FA6564"/>
    <w:rsid w:val="00FA6572"/>
    <w:rsid w:val="00FA65ED"/>
    <w:rsid w:val="00FA665D"/>
    <w:rsid w:val="00FA668D"/>
    <w:rsid w:val="00FA6847"/>
    <w:rsid w:val="00FA689D"/>
    <w:rsid w:val="00FA6D2E"/>
    <w:rsid w:val="00FA6E8C"/>
    <w:rsid w:val="00FA7070"/>
    <w:rsid w:val="00FA741A"/>
    <w:rsid w:val="00FA7553"/>
    <w:rsid w:val="00FA7589"/>
    <w:rsid w:val="00FA75C5"/>
    <w:rsid w:val="00FA783D"/>
    <w:rsid w:val="00FA7DB7"/>
    <w:rsid w:val="00FA7E11"/>
    <w:rsid w:val="00FA7E21"/>
    <w:rsid w:val="00FA7E3E"/>
    <w:rsid w:val="00FA7F84"/>
    <w:rsid w:val="00FB0037"/>
    <w:rsid w:val="00FB00F3"/>
    <w:rsid w:val="00FB0131"/>
    <w:rsid w:val="00FB014E"/>
    <w:rsid w:val="00FB0189"/>
    <w:rsid w:val="00FB019B"/>
    <w:rsid w:val="00FB01E5"/>
    <w:rsid w:val="00FB02D2"/>
    <w:rsid w:val="00FB02E1"/>
    <w:rsid w:val="00FB038C"/>
    <w:rsid w:val="00FB03F6"/>
    <w:rsid w:val="00FB043D"/>
    <w:rsid w:val="00FB0511"/>
    <w:rsid w:val="00FB078D"/>
    <w:rsid w:val="00FB07A0"/>
    <w:rsid w:val="00FB0866"/>
    <w:rsid w:val="00FB09F3"/>
    <w:rsid w:val="00FB0BBE"/>
    <w:rsid w:val="00FB0DB9"/>
    <w:rsid w:val="00FB0E69"/>
    <w:rsid w:val="00FB0F19"/>
    <w:rsid w:val="00FB1348"/>
    <w:rsid w:val="00FB13B5"/>
    <w:rsid w:val="00FB15E5"/>
    <w:rsid w:val="00FB1655"/>
    <w:rsid w:val="00FB1671"/>
    <w:rsid w:val="00FB19EE"/>
    <w:rsid w:val="00FB1CAE"/>
    <w:rsid w:val="00FB1D05"/>
    <w:rsid w:val="00FB2124"/>
    <w:rsid w:val="00FB2135"/>
    <w:rsid w:val="00FB2182"/>
    <w:rsid w:val="00FB21EB"/>
    <w:rsid w:val="00FB23E2"/>
    <w:rsid w:val="00FB246B"/>
    <w:rsid w:val="00FB24FA"/>
    <w:rsid w:val="00FB252A"/>
    <w:rsid w:val="00FB2553"/>
    <w:rsid w:val="00FB25E5"/>
    <w:rsid w:val="00FB25FD"/>
    <w:rsid w:val="00FB2640"/>
    <w:rsid w:val="00FB2723"/>
    <w:rsid w:val="00FB2C06"/>
    <w:rsid w:val="00FB2D04"/>
    <w:rsid w:val="00FB2D91"/>
    <w:rsid w:val="00FB2DEE"/>
    <w:rsid w:val="00FB2E99"/>
    <w:rsid w:val="00FB3090"/>
    <w:rsid w:val="00FB3427"/>
    <w:rsid w:val="00FB342B"/>
    <w:rsid w:val="00FB3499"/>
    <w:rsid w:val="00FB3770"/>
    <w:rsid w:val="00FB3948"/>
    <w:rsid w:val="00FB3B2F"/>
    <w:rsid w:val="00FB3BFA"/>
    <w:rsid w:val="00FB3DEF"/>
    <w:rsid w:val="00FB3E8E"/>
    <w:rsid w:val="00FB3F5E"/>
    <w:rsid w:val="00FB40CF"/>
    <w:rsid w:val="00FB4175"/>
    <w:rsid w:val="00FB4205"/>
    <w:rsid w:val="00FB422B"/>
    <w:rsid w:val="00FB4597"/>
    <w:rsid w:val="00FB46E0"/>
    <w:rsid w:val="00FB47B9"/>
    <w:rsid w:val="00FB4AF0"/>
    <w:rsid w:val="00FB4D6E"/>
    <w:rsid w:val="00FB511F"/>
    <w:rsid w:val="00FB51E9"/>
    <w:rsid w:val="00FB5450"/>
    <w:rsid w:val="00FB55CD"/>
    <w:rsid w:val="00FB55D5"/>
    <w:rsid w:val="00FB5722"/>
    <w:rsid w:val="00FB5786"/>
    <w:rsid w:val="00FB5BDC"/>
    <w:rsid w:val="00FB5DD8"/>
    <w:rsid w:val="00FB5E8B"/>
    <w:rsid w:val="00FB6074"/>
    <w:rsid w:val="00FB607E"/>
    <w:rsid w:val="00FB6156"/>
    <w:rsid w:val="00FB618E"/>
    <w:rsid w:val="00FB6337"/>
    <w:rsid w:val="00FB6347"/>
    <w:rsid w:val="00FB655F"/>
    <w:rsid w:val="00FB6595"/>
    <w:rsid w:val="00FB66A5"/>
    <w:rsid w:val="00FB6867"/>
    <w:rsid w:val="00FB6A64"/>
    <w:rsid w:val="00FB6C51"/>
    <w:rsid w:val="00FB6C8F"/>
    <w:rsid w:val="00FB6DC3"/>
    <w:rsid w:val="00FB7141"/>
    <w:rsid w:val="00FB7189"/>
    <w:rsid w:val="00FB7195"/>
    <w:rsid w:val="00FB7220"/>
    <w:rsid w:val="00FB72D9"/>
    <w:rsid w:val="00FB741E"/>
    <w:rsid w:val="00FB75AF"/>
    <w:rsid w:val="00FB7829"/>
    <w:rsid w:val="00FB786C"/>
    <w:rsid w:val="00FB7A8E"/>
    <w:rsid w:val="00FB7A91"/>
    <w:rsid w:val="00FB7AC8"/>
    <w:rsid w:val="00FB7B86"/>
    <w:rsid w:val="00FB7C47"/>
    <w:rsid w:val="00FB7CAB"/>
    <w:rsid w:val="00FB7D28"/>
    <w:rsid w:val="00FB7D4E"/>
    <w:rsid w:val="00FB7D84"/>
    <w:rsid w:val="00FB7DA0"/>
    <w:rsid w:val="00FC0064"/>
    <w:rsid w:val="00FC012C"/>
    <w:rsid w:val="00FC0208"/>
    <w:rsid w:val="00FC039A"/>
    <w:rsid w:val="00FC0509"/>
    <w:rsid w:val="00FC0567"/>
    <w:rsid w:val="00FC06A4"/>
    <w:rsid w:val="00FC0767"/>
    <w:rsid w:val="00FC0772"/>
    <w:rsid w:val="00FC09AA"/>
    <w:rsid w:val="00FC0A88"/>
    <w:rsid w:val="00FC0A92"/>
    <w:rsid w:val="00FC0AC7"/>
    <w:rsid w:val="00FC0B9D"/>
    <w:rsid w:val="00FC0BED"/>
    <w:rsid w:val="00FC0BEF"/>
    <w:rsid w:val="00FC0C22"/>
    <w:rsid w:val="00FC0E39"/>
    <w:rsid w:val="00FC124C"/>
    <w:rsid w:val="00FC1359"/>
    <w:rsid w:val="00FC143B"/>
    <w:rsid w:val="00FC1686"/>
    <w:rsid w:val="00FC1994"/>
    <w:rsid w:val="00FC19EE"/>
    <w:rsid w:val="00FC1D40"/>
    <w:rsid w:val="00FC1DE2"/>
    <w:rsid w:val="00FC1E13"/>
    <w:rsid w:val="00FC1EC2"/>
    <w:rsid w:val="00FC229C"/>
    <w:rsid w:val="00FC230B"/>
    <w:rsid w:val="00FC23A7"/>
    <w:rsid w:val="00FC23CC"/>
    <w:rsid w:val="00FC27BA"/>
    <w:rsid w:val="00FC29C9"/>
    <w:rsid w:val="00FC2A0B"/>
    <w:rsid w:val="00FC2AA1"/>
    <w:rsid w:val="00FC2D4E"/>
    <w:rsid w:val="00FC2D59"/>
    <w:rsid w:val="00FC2E15"/>
    <w:rsid w:val="00FC2E93"/>
    <w:rsid w:val="00FC2F2E"/>
    <w:rsid w:val="00FC2F30"/>
    <w:rsid w:val="00FC3000"/>
    <w:rsid w:val="00FC3044"/>
    <w:rsid w:val="00FC30AF"/>
    <w:rsid w:val="00FC3178"/>
    <w:rsid w:val="00FC31F2"/>
    <w:rsid w:val="00FC33ED"/>
    <w:rsid w:val="00FC34F2"/>
    <w:rsid w:val="00FC3585"/>
    <w:rsid w:val="00FC361D"/>
    <w:rsid w:val="00FC3696"/>
    <w:rsid w:val="00FC36B1"/>
    <w:rsid w:val="00FC38E3"/>
    <w:rsid w:val="00FC3A11"/>
    <w:rsid w:val="00FC3B29"/>
    <w:rsid w:val="00FC3BC8"/>
    <w:rsid w:val="00FC3C39"/>
    <w:rsid w:val="00FC3C96"/>
    <w:rsid w:val="00FC3D2F"/>
    <w:rsid w:val="00FC3D3A"/>
    <w:rsid w:val="00FC3FD8"/>
    <w:rsid w:val="00FC41B0"/>
    <w:rsid w:val="00FC438D"/>
    <w:rsid w:val="00FC43B1"/>
    <w:rsid w:val="00FC4451"/>
    <w:rsid w:val="00FC4619"/>
    <w:rsid w:val="00FC4647"/>
    <w:rsid w:val="00FC4725"/>
    <w:rsid w:val="00FC4751"/>
    <w:rsid w:val="00FC4920"/>
    <w:rsid w:val="00FC4A22"/>
    <w:rsid w:val="00FC4B13"/>
    <w:rsid w:val="00FC4B76"/>
    <w:rsid w:val="00FC4CA2"/>
    <w:rsid w:val="00FC4DCC"/>
    <w:rsid w:val="00FC4F54"/>
    <w:rsid w:val="00FC4F64"/>
    <w:rsid w:val="00FC4FCB"/>
    <w:rsid w:val="00FC4FD5"/>
    <w:rsid w:val="00FC5009"/>
    <w:rsid w:val="00FC5065"/>
    <w:rsid w:val="00FC5148"/>
    <w:rsid w:val="00FC55E9"/>
    <w:rsid w:val="00FC5606"/>
    <w:rsid w:val="00FC579E"/>
    <w:rsid w:val="00FC5932"/>
    <w:rsid w:val="00FC5945"/>
    <w:rsid w:val="00FC5990"/>
    <w:rsid w:val="00FC59E7"/>
    <w:rsid w:val="00FC5AA0"/>
    <w:rsid w:val="00FC5B67"/>
    <w:rsid w:val="00FC5CDF"/>
    <w:rsid w:val="00FC5D56"/>
    <w:rsid w:val="00FC5D71"/>
    <w:rsid w:val="00FC5DE6"/>
    <w:rsid w:val="00FC5F41"/>
    <w:rsid w:val="00FC609D"/>
    <w:rsid w:val="00FC60D2"/>
    <w:rsid w:val="00FC63D8"/>
    <w:rsid w:val="00FC6637"/>
    <w:rsid w:val="00FC66EC"/>
    <w:rsid w:val="00FC6852"/>
    <w:rsid w:val="00FC6A4E"/>
    <w:rsid w:val="00FC6A98"/>
    <w:rsid w:val="00FC6ACD"/>
    <w:rsid w:val="00FC6AF5"/>
    <w:rsid w:val="00FC6B06"/>
    <w:rsid w:val="00FC7041"/>
    <w:rsid w:val="00FC707E"/>
    <w:rsid w:val="00FC70DD"/>
    <w:rsid w:val="00FC7223"/>
    <w:rsid w:val="00FC7416"/>
    <w:rsid w:val="00FC744B"/>
    <w:rsid w:val="00FC744C"/>
    <w:rsid w:val="00FC747F"/>
    <w:rsid w:val="00FC75EB"/>
    <w:rsid w:val="00FC7721"/>
    <w:rsid w:val="00FC77B9"/>
    <w:rsid w:val="00FC77C5"/>
    <w:rsid w:val="00FC7B64"/>
    <w:rsid w:val="00FC7C25"/>
    <w:rsid w:val="00FC7D1D"/>
    <w:rsid w:val="00FC7DF0"/>
    <w:rsid w:val="00FC7EFF"/>
    <w:rsid w:val="00FC7F40"/>
    <w:rsid w:val="00FD064A"/>
    <w:rsid w:val="00FD06E6"/>
    <w:rsid w:val="00FD0779"/>
    <w:rsid w:val="00FD0A7F"/>
    <w:rsid w:val="00FD0ABB"/>
    <w:rsid w:val="00FD0AE0"/>
    <w:rsid w:val="00FD0D97"/>
    <w:rsid w:val="00FD0DDE"/>
    <w:rsid w:val="00FD0FAF"/>
    <w:rsid w:val="00FD107D"/>
    <w:rsid w:val="00FD1121"/>
    <w:rsid w:val="00FD112E"/>
    <w:rsid w:val="00FD1260"/>
    <w:rsid w:val="00FD1554"/>
    <w:rsid w:val="00FD16A2"/>
    <w:rsid w:val="00FD1759"/>
    <w:rsid w:val="00FD18E9"/>
    <w:rsid w:val="00FD190E"/>
    <w:rsid w:val="00FD193A"/>
    <w:rsid w:val="00FD1AEC"/>
    <w:rsid w:val="00FD1BA3"/>
    <w:rsid w:val="00FD1DC9"/>
    <w:rsid w:val="00FD1EA3"/>
    <w:rsid w:val="00FD1FB9"/>
    <w:rsid w:val="00FD2384"/>
    <w:rsid w:val="00FD2711"/>
    <w:rsid w:val="00FD2728"/>
    <w:rsid w:val="00FD2AF3"/>
    <w:rsid w:val="00FD2CE8"/>
    <w:rsid w:val="00FD2FD0"/>
    <w:rsid w:val="00FD316A"/>
    <w:rsid w:val="00FD32DF"/>
    <w:rsid w:val="00FD3407"/>
    <w:rsid w:val="00FD34EE"/>
    <w:rsid w:val="00FD3513"/>
    <w:rsid w:val="00FD3761"/>
    <w:rsid w:val="00FD3766"/>
    <w:rsid w:val="00FD3866"/>
    <w:rsid w:val="00FD3A66"/>
    <w:rsid w:val="00FD3AB0"/>
    <w:rsid w:val="00FD3AC7"/>
    <w:rsid w:val="00FD3EA4"/>
    <w:rsid w:val="00FD43A1"/>
    <w:rsid w:val="00FD43E0"/>
    <w:rsid w:val="00FD4440"/>
    <w:rsid w:val="00FD44F3"/>
    <w:rsid w:val="00FD4591"/>
    <w:rsid w:val="00FD4612"/>
    <w:rsid w:val="00FD4655"/>
    <w:rsid w:val="00FD46F7"/>
    <w:rsid w:val="00FD4764"/>
    <w:rsid w:val="00FD479D"/>
    <w:rsid w:val="00FD47B7"/>
    <w:rsid w:val="00FD48F6"/>
    <w:rsid w:val="00FD4913"/>
    <w:rsid w:val="00FD49F4"/>
    <w:rsid w:val="00FD4A55"/>
    <w:rsid w:val="00FD4D18"/>
    <w:rsid w:val="00FD4E5A"/>
    <w:rsid w:val="00FD51E9"/>
    <w:rsid w:val="00FD5375"/>
    <w:rsid w:val="00FD54C5"/>
    <w:rsid w:val="00FD5550"/>
    <w:rsid w:val="00FD5668"/>
    <w:rsid w:val="00FD580F"/>
    <w:rsid w:val="00FD5926"/>
    <w:rsid w:val="00FD59C7"/>
    <w:rsid w:val="00FD5A75"/>
    <w:rsid w:val="00FD5A97"/>
    <w:rsid w:val="00FD5B4D"/>
    <w:rsid w:val="00FD5D21"/>
    <w:rsid w:val="00FD5D4F"/>
    <w:rsid w:val="00FD5DA0"/>
    <w:rsid w:val="00FD5E0A"/>
    <w:rsid w:val="00FD5E8F"/>
    <w:rsid w:val="00FD5E95"/>
    <w:rsid w:val="00FD5EA5"/>
    <w:rsid w:val="00FD5ED2"/>
    <w:rsid w:val="00FD5FD0"/>
    <w:rsid w:val="00FD6090"/>
    <w:rsid w:val="00FD6174"/>
    <w:rsid w:val="00FD6347"/>
    <w:rsid w:val="00FD6450"/>
    <w:rsid w:val="00FD64C0"/>
    <w:rsid w:val="00FD64EA"/>
    <w:rsid w:val="00FD6581"/>
    <w:rsid w:val="00FD6763"/>
    <w:rsid w:val="00FD697A"/>
    <w:rsid w:val="00FD6DC7"/>
    <w:rsid w:val="00FD72C6"/>
    <w:rsid w:val="00FD734F"/>
    <w:rsid w:val="00FD74D7"/>
    <w:rsid w:val="00FD7568"/>
    <w:rsid w:val="00FD7597"/>
    <w:rsid w:val="00FD767F"/>
    <w:rsid w:val="00FD787B"/>
    <w:rsid w:val="00FD78A7"/>
    <w:rsid w:val="00FD7B82"/>
    <w:rsid w:val="00FD7BCD"/>
    <w:rsid w:val="00FD7D01"/>
    <w:rsid w:val="00FD7E49"/>
    <w:rsid w:val="00FD7FD2"/>
    <w:rsid w:val="00FE0069"/>
    <w:rsid w:val="00FE006B"/>
    <w:rsid w:val="00FE006C"/>
    <w:rsid w:val="00FE0215"/>
    <w:rsid w:val="00FE039B"/>
    <w:rsid w:val="00FE03AE"/>
    <w:rsid w:val="00FE0523"/>
    <w:rsid w:val="00FE0643"/>
    <w:rsid w:val="00FE080D"/>
    <w:rsid w:val="00FE08F1"/>
    <w:rsid w:val="00FE0966"/>
    <w:rsid w:val="00FE0972"/>
    <w:rsid w:val="00FE0C5C"/>
    <w:rsid w:val="00FE0CB0"/>
    <w:rsid w:val="00FE0CFF"/>
    <w:rsid w:val="00FE0DF6"/>
    <w:rsid w:val="00FE0E78"/>
    <w:rsid w:val="00FE10CE"/>
    <w:rsid w:val="00FE1107"/>
    <w:rsid w:val="00FE11C4"/>
    <w:rsid w:val="00FE1375"/>
    <w:rsid w:val="00FE14F1"/>
    <w:rsid w:val="00FE153B"/>
    <w:rsid w:val="00FE15FD"/>
    <w:rsid w:val="00FE1898"/>
    <w:rsid w:val="00FE18D8"/>
    <w:rsid w:val="00FE1957"/>
    <w:rsid w:val="00FE1AC5"/>
    <w:rsid w:val="00FE1B89"/>
    <w:rsid w:val="00FE1C06"/>
    <w:rsid w:val="00FE1CFE"/>
    <w:rsid w:val="00FE1ECD"/>
    <w:rsid w:val="00FE1F6A"/>
    <w:rsid w:val="00FE2054"/>
    <w:rsid w:val="00FE222B"/>
    <w:rsid w:val="00FE2293"/>
    <w:rsid w:val="00FE243B"/>
    <w:rsid w:val="00FE248F"/>
    <w:rsid w:val="00FE2500"/>
    <w:rsid w:val="00FE25BB"/>
    <w:rsid w:val="00FE27A3"/>
    <w:rsid w:val="00FE2A44"/>
    <w:rsid w:val="00FE2B87"/>
    <w:rsid w:val="00FE2C2A"/>
    <w:rsid w:val="00FE2CA2"/>
    <w:rsid w:val="00FE2F1E"/>
    <w:rsid w:val="00FE2F21"/>
    <w:rsid w:val="00FE2F52"/>
    <w:rsid w:val="00FE2FD9"/>
    <w:rsid w:val="00FE3080"/>
    <w:rsid w:val="00FE3155"/>
    <w:rsid w:val="00FE360A"/>
    <w:rsid w:val="00FE36EA"/>
    <w:rsid w:val="00FE37F9"/>
    <w:rsid w:val="00FE38D4"/>
    <w:rsid w:val="00FE39B6"/>
    <w:rsid w:val="00FE3B77"/>
    <w:rsid w:val="00FE3B94"/>
    <w:rsid w:val="00FE3C55"/>
    <w:rsid w:val="00FE3D11"/>
    <w:rsid w:val="00FE3DB3"/>
    <w:rsid w:val="00FE3E44"/>
    <w:rsid w:val="00FE3EC3"/>
    <w:rsid w:val="00FE406F"/>
    <w:rsid w:val="00FE4215"/>
    <w:rsid w:val="00FE4366"/>
    <w:rsid w:val="00FE4574"/>
    <w:rsid w:val="00FE45B8"/>
    <w:rsid w:val="00FE46D4"/>
    <w:rsid w:val="00FE4757"/>
    <w:rsid w:val="00FE49C1"/>
    <w:rsid w:val="00FE4A5F"/>
    <w:rsid w:val="00FE4A7B"/>
    <w:rsid w:val="00FE4A98"/>
    <w:rsid w:val="00FE4AE5"/>
    <w:rsid w:val="00FE4B41"/>
    <w:rsid w:val="00FE4BA2"/>
    <w:rsid w:val="00FE4C7E"/>
    <w:rsid w:val="00FE4D08"/>
    <w:rsid w:val="00FE4D9D"/>
    <w:rsid w:val="00FE4E06"/>
    <w:rsid w:val="00FE4F6A"/>
    <w:rsid w:val="00FE5276"/>
    <w:rsid w:val="00FE52FB"/>
    <w:rsid w:val="00FE5387"/>
    <w:rsid w:val="00FE59D5"/>
    <w:rsid w:val="00FE5A0F"/>
    <w:rsid w:val="00FE5A28"/>
    <w:rsid w:val="00FE5B3B"/>
    <w:rsid w:val="00FE5B40"/>
    <w:rsid w:val="00FE5BAE"/>
    <w:rsid w:val="00FE5D3E"/>
    <w:rsid w:val="00FE5D95"/>
    <w:rsid w:val="00FE5DEC"/>
    <w:rsid w:val="00FE5F4D"/>
    <w:rsid w:val="00FE60FC"/>
    <w:rsid w:val="00FE6100"/>
    <w:rsid w:val="00FE62D6"/>
    <w:rsid w:val="00FE6368"/>
    <w:rsid w:val="00FE63DC"/>
    <w:rsid w:val="00FE682F"/>
    <w:rsid w:val="00FE6A32"/>
    <w:rsid w:val="00FE6B17"/>
    <w:rsid w:val="00FE6B6C"/>
    <w:rsid w:val="00FE6C62"/>
    <w:rsid w:val="00FE6E66"/>
    <w:rsid w:val="00FE712B"/>
    <w:rsid w:val="00FE7133"/>
    <w:rsid w:val="00FE7507"/>
    <w:rsid w:val="00FE7637"/>
    <w:rsid w:val="00FE7795"/>
    <w:rsid w:val="00FE788B"/>
    <w:rsid w:val="00FE78A0"/>
    <w:rsid w:val="00FE7A88"/>
    <w:rsid w:val="00FE7B57"/>
    <w:rsid w:val="00FE7EC5"/>
    <w:rsid w:val="00FE7ECC"/>
    <w:rsid w:val="00FF0056"/>
    <w:rsid w:val="00FF00F7"/>
    <w:rsid w:val="00FF0239"/>
    <w:rsid w:val="00FF0341"/>
    <w:rsid w:val="00FF0664"/>
    <w:rsid w:val="00FF0999"/>
    <w:rsid w:val="00FF0A79"/>
    <w:rsid w:val="00FF0ABA"/>
    <w:rsid w:val="00FF0C4A"/>
    <w:rsid w:val="00FF0C71"/>
    <w:rsid w:val="00FF0DF5"/>
    <w:rsid w:val="00FF0E20"/>
    <w:rsid w:val="00FF0E59"/>
    <w:rsid w:val="00FF0EA1"/>
    <w:rsid w:val="00FF0F05"/>
    <w:rsid w:val="00FF0F81"/>
    <w:rsid w:val="00FF1142"/>
    <w:rsid w:val="00FF133D"/>
    <w:rsid w:val="00FF177F"/>
    <w:rsid w:val="00FF17DC"/>
    <w:rsid w:val="00FF1B37"/>
    <w:rsid w:val="00FF1DBC"/>
    <w:rsid w:val="00FF1F78"/>
    <w:rsid w:val="00FF203D"/>
    <w:rsid w:val="00FF21D0"/>
    <w:rsid w:val="00FF23D6"/>
    <w:rsid w:val="00FF24E8"/>
    <w:rsid w:val="00FF26B8"/>
    <w:rsid w:val="00FF2766"/>
    <w:rsid w:val="00FF2A45"/>
    <w:rsid w:val="00FF2CC1"/>
    <w:rsid w:val="00FF2F19"/>
    <w:rsid w:val="00FF30A8"/>
    <w:rsid w:val="00FF30CD"/>
    <w:rsid w:val="00FF3146"/>
    <w:rsid w:val="00FF31C4"/>
    <w:rsid w:val="00FF31F7"/>
    <w:rsid w:val="00FF336D"/>
    <w:rsid w:val="00FF34BE"/>
    <w:rsid w:val="00FF389B"/>
    <w:rsid w:val="00FF3AF3"/>
    <w:rsid w:val="00FF3AF9"/>
    <w:rsid w:val="00FF3B73"/>
    <w:rsid w:val="00FF3B74"/>
    <w:rsid w:val="00FF3D93"/>
    <w:rsid w:val="00FF3DD1"/>
    <w:rsid w:val="00FF40B5"/>
    <w:rsid w:val="00FF4112"/>
    <w:rsid w:val="00FF4340"/>
    <w:rsid w:val="00FF438C"/>
    <w:rsid w:val="00FF445F"/>
    <w:rsid w:val="00FF4511"/>
    <w:rsid w:val="00FF460A"/>
    <w:rsid w:val="00FF482E"/>
    <w:rsid w:val="00FF4854"/>
    <w:rsid w:val="00FF4874"/>
    <w:rsid w:val="00FF4983"/>
    <w:rsid w:val="00FF49F6"/>
    <w:rsid w:val="00FF4B15"/>
    <w:rsid w:val="00FF4B18"/>
    <w:rsid w:val="00FF4BF8"/>
    <w:rsid w:val="00FF4C91"/>
    <w:rsid w:val="00FF4CFF"/>
    <w:rsid w:val="00FF4DB0"/>
    <w:rsid w:val="00FF4DC8"/>
    <w:rsid w:val="00FF4FA7"/>
    <w:rsid w:val="00FF4FAB"/>
    <w:rsid w:val="00FF514C"/>
    <w:rsid w:val="00FF5369"/>
    <w:rsid w:val="00FF53FA"/>
    <w:rsid w:val="00FF5464"/>
    <w:rsid w:val="00FF55C9"/>
    <w:rsid w:val="00FF5A07"/>
    <w:rsid w:val="00FF5B5D"/>
    <w:rsid w:val="00FF5C24"/>
    <w:rsid w:val="00FF5F77"/>
    <w:rsid w:val="00FF608B"/>
    <w:rsid w:val="00FF61C1"/>
    <w:rsid w:val="00FF62B9"/>
    <w:rsid w:val="00FF6366"/>
    <w:rsid w:val="00FF6417"/>
    <w:rsid w:val="00FF65BD"/>
    <w:rsid w:val="00FF66BD"/>
    <w:rsid w:val="00FF686A"/>
    <w:rsid w:val="00FF6AE8"/>
    <w:rsid w:val="00FF6BF7"/>
    <w:rsid w:val="00FF6D8B"/>
    <w:rsid w:val="00FF6F5A"/>
    <w:rsid w:val="00FF712B"/>
    <w:rsid w:val="00FF749D"/>
    <w:rsid w:val="00FF7577"/>
    <w:rsid w:val="00FF775B"/>
    <w:rsid w:val="00FF7782"/>
    <w:rsid w:val="00FF7A9D"/>
    <w:rsid w:val="00FF7C04"/>
    <w:rsid w:val="00FF7CE3"/>
    <w:rsid w:val="00FF7E34"/>
    <w:rsid w:val="00FF7EE6"/>
    <w:rsid w:val="00FF7F50"/>
    <w:rsid w:val="0119DFDA"/>
    <w:rsid w:val="012C9CA0"/>
    <w:rsid w:val="0173EDD0"/>
    <w:rsid w:val="01AFAC9E"/>
    <w:rsid w:val="01C6771B"/>
    <w:rsid w:val="01DD01C3"/>
    <w:rsid w:val="0200A8CD"/>
    <w:rsid w:val="024A935E"/>
    <w:rsid w:val="0253261B"/>
    <w:rsid w:val="0293B9EF"/>
    <w:rsid w:val="02943E06"/>
    <w:rsid w:val="02A19FC7"/>
    <w:rsid w:val="02A72379"/>
    <w:rsid w:val="02D5B907"/>
    <w:rsid w:val="02D96ECC"/>
    <w:rsid w:val="031E4CAC"/>
    <w:rsid w:val="03AF5234"/>
    <w:rsid w:val="03BFDE13"/>
    <w:rsid w:val="03C473EA"/>
    <w:rsid w:val="03CEC556"/>
    <w:rsid w:val="03CF0656"/>
    <w:rsid w:val="03FD4F6E"/>
    <w:rsid w:val="041E9636"/>
    <w:rsid w:val="04236385"/>
    <w:rsid w:val="042C1F06"/>
    <w:rsid w:val="0436D24C"/>
    <w:rsid w:val="0436F5DD"/>
    <w:rsid w:val="04721014"/>
    <w:rsid w:val="0472DF96"/>
    <w:rsid w:val="048E5450"/>
    <w:rsid w:val="04B1E3EF"/>
    <w:rsid w:val="04E34D2E"/>
    <w:rsid w:val="04FF6052"/>
    <w:rsid w:val="0528BC27"/>
    <w:rsid w:val="054002CA"/>
    <w:rsid w:val="05410EEA"/>
    <w:rsid w:val="05695231"/>
    <w:rsid w:val="05803F73"/>
    <w:rsid w:val="059670F9"/>
    <w:rsid w:val="05BCAE77"/>
    <w:rsid w:val="05E7D7FC"/>
    <w:rsid w:val="05FE3A1F"/>
    <w:rsid w:val="062A4012"/>
    <w:rsid w:val="062F61EF"/>
    <w:rsid w:val="064750CE"/>
    <w:rsid w:val="064C34B0"/>
    <w:rsid w:val="06920000"/>
    <w:rsid w:val="069692B8"/>
    <w:rsid w:val="0698ABD2"/>
    <w:rsid w:val="07052292"/>
    <w:rsid w:val="07644BBC"/>
    <w:rsid w:val="0787DE22"/>
    <w:rsid w:val="078AC7E7"/>
    <w:rsid w:val="0792FB82"/>
    <w:rsid w:val="07E864EB"/>
    <w:rsid w:val="081F7A07"/>
    <w:rsid w:val="081FCDF3"/>
    <w:rsid w:val="0826F3BC"/>
    <w:rsid w:val="086867B7"/>
    <w:rsid w:val="08923B4C"/>
    <w:rsid w:val="08A0C05D"/>
    <w:rsid w:val="08A6FA1F"/>
    <w:rsid w:val="091F1174"/>
    <w:rsid w:val="0951F7F0"/>
    <w:rsid w:val="09852241"/>
    <w:rsid w:val="09A4638A"/>
    <w:rsid w:val="09CA2816"/>
    <w:rsid w:val="09E839BB"/>
    <w:rsid w:val="0A24D04B"/>
    <w:rsid w:val="0A4E174A"/>
    <w:rsid w:val="0A723E34"/>
    <w:rsid w:val="0A79F352"/>
    <w:rsid w:val="0A87D9C1"/>
    <w:rsid w:val="0AAAE7B1"/>
    <w:rsid w:val="0AB31303"/>
    <w:rsid w:val="0ADD5D74"/>
    <w:rsid w:val="0AFA4EAC"/>
    <w:rsid w:val="0B0B89E6"/>
    <w:rsid w:val="0B1ABFC8"/>
    <w:rsid w:val="0B214216"/>
    <w:rsid w:val="0B340843"/>
    <w:rsid w:val="0B88F713"/>
    <w:rsid w:val="0B9DA6E4"/>
    <w:rsid w:val="0BB918C8"/>
    <w:rsid w:val="0BC74E9A"/>
    <w:rsid w:val="0BF2BB8A"/>
    <w:rsid w:val="0C0E6AD0"/>
    <w:rsid w:val="0C163118"/>
    <w:rsid w:val="0C35F64D"/>
    <w:rsid w:val="0C8EAB83"/>
    <w:rsid w:val="0C9A81B8"/>
    <w:rsid w:val="0CA1D9CB"/>
    <w:rsid w:val="0CB3A788"/>
    <w:rsid w:val="0CB9B878"/>
    <w:rsid w:val="0CD95411"/>
    <w:rsid w:val="0CF64A73"/>
    <w:rsid w:val="0D14CBF0"/>
    <w:rsid w:val="0D233B5D"/>
    <w:rsid w:val="0D4BC779"/>
    <w:rsid w:val="0D837649"/>
    <w:rsid w:val="0D89F984"/>
    <w:rsid w:val="0D90B3F5"/>
    <w:rsid w:val="0D9178A8"/>
    <w:rsid w:val="0D93698B"/>
    <w:rsid w:val="0DD6AF4C"/>
    <w:rsid w:val="0DE7D583"/>
    <w:rsid w:val="0E20B61B"/>
    <w:rsid w:val="0E3D5153"/>
    <w:rsid w:val="0E4AF757"/>
    <w:rsid w:val="0E7AB95D"/>
    <w:rsid w:val="0EA82660"/>
    <w:rsid w:val="0F18D0A7"/>
    <w:rsid w:val="0F1F38F5"/>
    <w:rsid w:val="0F458A8A"/>
    <w:rsid w:val="0F6FEF1C"/>
    <w:rsid w:val="0F70CE1F"/>
    <w:rsid w:val="0F814F8E"/>
    <w:rsid w:val="0F8BF06E"/>
    <w:rsid w:val="0F9298D9"/>
    <w:rsid w:val="0F978CF1"/>
    <w:rsid w:val="10600E6C"/>
    <w:rsid w:val="106EB98D"/>
    <w:rsid w:val="10A5055B"/>
    <w:rsid w:val="10B98E5C"/>
    <w:rsid w:val="10CE51B0"/>
    <w:rsid w:val="10F5B213"/>
    <w:rsid w:val="10FA0831"/>
    <w:rsid w:val="113FABE1"/>
    <w:rsid w:val="114D366D"/>
    <w:rsid w:val="115B2672"/>
    <w:rsid w:val="116F5058"/>
    <w:rsid w:val="1199781D"/>
    <w:rsid w:val="11B25562"/>
    <w:rsid w:val="11C47188"/>
    <w:rsid w:val="11DFDB1F"/>
    <w:rsid w:val="11E5C3D9"/>
    <w:rsid w:val="11FA0E50"/>
    <w:rsid w:val="12132A97"/>
    <w:rsid w:val="1221D20E"/>
    <w:rsid w:val="12475EB0"/>
    <w:rsid w:val="1255CD90"/>
    <w:rsid w:val="1256621F"/>
    <w:rsid w:val="12749C6C"/>
    <w:rsid w:val="128EDF88"/>
    <w:rsid w:val="129C6457"/>
    <w:rsid w:val="12B20850"/>
    <w:rsid w:val="12C6DF9C"/>
    <w:rsid w:val="12D4FE0A"/>
    <w:rsid w:val="131C3D76"/>
    <w:rsid w:val="13523385"/>
    <w:rsid w:val="1352B83F"/>
    <w:rsid w:val="13738060"/>
    <w:rsid w:val="138CE527"/>
    <w:rsid w:val="1390A5B3"/>
    <w:rsid w:val="13A697B8"/>
    <w:rsid w:val="13CF03B5"/>
    <w:rsid w:val="13D4527E"/>
    <w:rsid w:val="13F955BD"/>
    <w:rsid w:val="14030C47"/>
    <w:rsid w:val="142ED83A"/>
    <w:rsid w:val="14560FAE"/>
    <w:rsid w:val="1462F801"/>
    <w:rsid w:val="1463AC1C"/>
    <w:rsid w:val="1470531B"/>
    <w:rsid w:val="148059F4"/>
    <w:rsid w:val="148C901D"/>
    <w:rsid w:val="149C6216"/>
    <w:rsid w:val="14BF7584"/>
    <w:rsid w:val="14D6219E"/>
    <w:rsid w:val="150FD32C"/>
    <w:rsid w:val="152415B8"/>
    <w:rsid w:val="1532E0BC"/>
    <w:rsid w:val="155AA56A"/>
    <w:rsid w:val="15688D40"/>
    <w:rsid w:val="156E9B52"/>
    <w:rsid w:val="1596F770"/>
    <w:rsid w:val="15BF5F62"/>
    <w:rsid w:val="16029E8C"/>
    <w:rsid w:val="1641928B"/>
    <w:rsid w:val="1660F962"/>
    <w:rsid w:val="166A96AD"/>
    <w:rsid w:val="1671A118"/>
    <w:rsid w:val="167955E9"/>
    <w:rsid w:val="16A661C8"/>
    <w:rsid w:val="16BEF125"/>
    <w:rsid w:val="16CEB29F"/>
    <w:rsid w:val="1719D4EC"/>
    <w:rsid w:val="17457246"/>
    <w:rsid w:val="1746A136"/>
    <w:rsid w:val="17634F1F"/>
    <w:rsid w:val="17643827"/>
    <w:rsid w:val="17786617"/>
    <w:rsid w:val="1786473E"/>
    <w:rsid w:val="179663DD"/>
    <w:rsid w:val="17A15756"/>
    <w:rsid w:val="17B42001"/>
    <w:rsid w:val="17BA0200"/>
    <w:rsid w:val="183F31AC"/>
    <w:rsid w:val="184F916D"/>
    <w:rsid w:val="187EC86D"/>
    <w:rsid w:val="189F1407"/>
    <w:rsid w:val="18BFE17F"/>
    <w:rsid w:val="18DC52E5"/>
    <w:rsid w:val="18EEB98A"/>
    <w:rsid w:val="18F443E6"/>
    <w:rsid w:val="18FD786D"/>
    <w:rsid w:val="1939F98B"/>
    <w:rsid w:val="1988779A"/>
    <w:rsid w:val="199D8044"/>
    <w:rsid w:val="19DD489A"/>
    <w:rsid w:val="19E7821F"/>
    <w:rsid w:val="1A2CDE3D"/>
    <w:rsid w:val="1A3955A1"/>
    <w:rsid w:val="1A39AFB0"/>
    <w:rsid w:val="1A4075B7"/>
    <w:rsid w:val="1AA09BAC"/>
    <w:rsid w:val="1ACA78CA"/>
    <w:rsid w:val="1ADDF92A"/>
    <w:rsid w:val="1AE0F601"/>
    <w:rsid w:val="1BA12D7C"/>
    <w:rsid w:val="1BA56DEC"/>
    <w:rsid w:val="1BA709AD"/>
    <w:rsid w:val="1BB1BE69"/>
    <w:rsid w:val="1BD0B01C"/>
    <w:rsid w:val="1C0B0D29"/>
    <w:rsid w:val="1C1A1FD2"/>
    <w:rsid w:val="1C2310DD"/>
    <w:rsid w:val="1C2CEA32"/>
    <w:rsid w:val="1C3481B7"/>
    <w:rsid w:val="1C54088A"/>
    <w:rsid w:val="1C5E149A"/>
    <w:rsid w:val="1C8DBE05"/>
    <w:rsid w:val="1C93C8F0"/>
    <w:rsid w:val="1C9C1B1D"/>
    <w:rsid w:val="1CC03CFE"/>
    <w:rsid w:val="1CD2F5F7"/>
    <w:rsid w:val="1CDD0607"/>
    <w:rsid w:val="1D112E50"/>
    <w:rsid w:val="1D3B71B7"/>
    <w:rsid w:val="1D3F4C90"/>
    <w:rsid w:val="1D6B8363"/>
    <w:rsid w:val="1D8CC480"/>
    <w:rsid w:val="1DBE0216"/>
    <w:rsid w:val="1DD2D90E"/>
    <w:rsid w:val="1E0676A8"/>
    <w:rsid w:val="1E375162"/>
    <w:rsid w:val="1EA6FFCC"/>
    <w:rsid w:val="1EEDCF18"/>
    <w:rsid w:val="1EF8BDA1"/>
    <w:rsid w:val="1EFF0D2A"/>
    <w:rsid w:val="1F0DB84B"/>
    <w:rsid w:val="1F1EB471"/>
    <w:rsid w:val="1F38DF7F"/>
    <w:rsid w:val="1F58F848"/>
    <w:rsid w:val="1F5EE16D"/>
    <w:rsid w:val="1F6905E6"/>
    <w:rsid w:val="1F7BB5F7"/>
    <w:rsid w:val="1F9921D5"/>
    <w:rsid w:val="1FA0D905"/>
    <w:rsid w:val="1FDC0B68"/>
    <w:rsid w:val="1FEC9AD0"/>
    <w:rsid w:val="2025B419"/>
    <w:rsid w:val="2034D1B4"/>
    <w:rsid w:val="203FF3D2"/>
    <w:rsid w:val="204F928E"/>
    <w:rsid w:val="205B9A2C"/>
    <w:rsid w:val="2062D6C5"/>
    <w:rsid w:val="208919B0"/>
    <w:rsid w:val="20A78290"/>
    <w:rsid w:val="20AF22EA"/>
    <w:rsid w:val="20BE9289"/>
    <w:rsid w:val="20CC8D7F"/>
    <w:rsid w:val="20DB32E1"/>
    <w:rsid w:val="21184C1E"/>
    <w:rsid w:val="211FC8A3"/>
    <w:rsid w:val="213D5C4E"/>
    <w:rsid w:val="215FE25C"/>
    <w:rsid w:val="2161D4D2"/>
    <w:rsid w:val="216E651F"/>
    <w:rsid w:val="217E9497"/>
    <w:rsid w:val="21957ABF"/>
    <w:rsid w:val="219CC338"/>
    <w:rsid w:val="219F028F"/>
    <w:rsid w:val="21C2793C"/>
    <w:rsid w:val="21CC3330"/>
    <w:rsid w:val="2266A0C6"/>
    <w:rsid w:val="2266EBA8"/>
    <w:rsid w:val="22C0F242"/>
    <w:rsid w:val="22CA03BF"/>
    <w:rsid w:val="22EB4134"/>
    <w:rsid w:val="230B8706"/>
    <w:rsid w:val="2312B7BC"/>
    <w:rsid w:val="231C1C36"/>
    <w:rsid w:val="232DFD38"/>
    <w:rsid w:val="2338ACEF"/>
    <w:rsid w:val="233EDD7C"/>
    <w:rsid w:val="234706D7"/>
    <w:rsid w:val="2354069E"/>
    <w:rsid w:val="2363E45E"/>
    <w:rsid w:val="238199B3"/>
    <w:rsid w:val="23EE69B4"/>
    <w:rsid w:val="2415092A"/>
    <w:rsid w:val="2449A52E"/>
    <w:rsid w:val="244B99B0"/>
    <w:rsid w:val="245A31F2"/>
    <w:rsid w:val="2467FAB6"/>
    <w:rsid w:val="24AEEB3F"/>
    <w:rsid w:val="24BCEF8F"/>
    <w:rsid w:val="24BE785C"/>
    <w:rsid w:val="24C4D270"/>
    <w:rsid w:val="24CEB714"/>
    <w:rsid w:val="24EAA494"/>
    <w:rsid w:val="24EFC066"/>
    <w:rsid w:val="2545EF4B"/>
    <w:rsid w:val="25491B41"/>
    <w:rsid w:val="2552275C"/>
    <w:rsid w:val="25596CE1"/>
    <w:rsid w:val="25757A57"/>
    <w:rsid w:val="2580E33C"/>
    <w:rsid w:val="25BF51DE"/>
    <w:rsid w:val="25D77C65"/>
    <w:rsid w:val="25E2CCD1"/>
    <w:rsid w:val="25FE36A1"/>
    <w:rsid w:val="260E6E12"/>
    <w:rsid w:val="2622E49A"/>
    <w:rsid w:val="2655EF79"/>
    <w:rsid w:val="2670345B"/>
    <w:rsid w:val="26F28B44"/>
    <w:rsid w:val="271B5A69"/>
    <w:rsid w:val="274565E7"/>
    <w:rsid w:val="274E7231"/>
    <w:rsid w:val="27578BCF"/>
    <w:rsid w:val="2763D913"/>
    <w:rsid w:val="27657A22"/>
    <w:rsid w:val="27A7E6CB"/>
    <w:rsid w:val="27DC7895"/>
    <w:rsid w:val="27F7153D"/>
    <w:rsid w:val="27F762D7"/>
    <w:rsid w:val="27F961AF"/>
    <w:rsid w:val="27FCD6B9"/>
    <w:rsid w:val="2811A8F5"/>
    <w:rsid w:val="286A4862"/>
    <w:rsid w:val="286E7D1E"/>
    <w:rsid w:val="28AD82E7"/>
    <w:rsid w:val="28E069DD"/>
    <w:rsid w:val="291DE6A2"/>
    <w:rsid w:val="29204A57"/>
    <w:rsid w:val="292B3F2F"/>
    <w:rsid w:val="293BA64B"/>
    <w:rsid w:val="29933338"/>
    <w:rsid w:val="299A6681"/>
    <w:rsid w:val="299C3E7F"/>
    <w:rsid w:val="29A58E14"/>
    <w:rsid w:val="2A1456BE"/>
    <w:rsid w:val="2A16F22E"/>
    <w:rsid w:val="2A1CA442"/>
    <w:rsid w:val="2A5196A9"/>
    <w:rsid w:val="2A5C79DA"/>
    <w:rsid w:val="2A5D4179"/>
    <w:rsid w:val="2A871B67"/>
    <w:rsid w:val="2A8FB4B5"/>
    <w:rsid w:val="2A9B5BF6"/>
    <w:rsid w:val="2AC82898"/>
    <w:rsid w:val="2AE0A395"/>
    <w:rsid w:val="2AEF3B8D"/>
    <w:rsid w:val="2B1CD2D0"/>
    <w:rsid w:val="2B60E033"/>
    <w:rsid w:val="2B790D5A"/>
    <w:rsid w:val="2B9A927C"/>
    <w:rsid w:val="2BB02E09"/>
    <w:rsid w:val="2BBA503B"/>
    <w:rsid w:val="2BBA70FF"/>
    <w:rsid w:val="2BD48385"/>
    <w:rsid w:val="2BDC082E"/>
    <w:rsid w:val="2C36620E"/>
    <w:rsid w:val="2C397542"/>
    <w:rsid w:val="2C3F6992"/>
    <w:rsid w:val="2C476DB3"/>
    <w:rsid w:val="2C4E4B1B"/>
    <w:rsid w:val="2C638C99"/>
    <w:rsid w:val="2CB0B40E"/>
    <w:rsid w:val="2CC46269"/>
    <w:rsid w:val="2CD1CF2D"/>
    <w:rsid w:val="2CDAD3CA"/>
    <w:rsid w:val="2D3023F0"/>
    <w:rsid w:val="2D4156C9"/>
    <w:rsid w:val="2D4D1E2D"/>
    <w:rsid w:val="2D59EAD5"/>
    <w:rsid w:val="2D76C6C8"/>
    <w:rsid w:val="2D7EE624"/>
    <w:rsid w:val="2D93E0B3"/>
    <w:rsid w:val="2D969A74"/>
    <w:rsid w:val="2DBD7F07"/>
    <w:rsid w:val="2DC43DA0"/>
    <w:rsid w:val="2DC59E63"/>
    <w:rsid w:val="2DCAA100"/>
    <w:rsid w:val="2DD120A2"/>
    <w:rsid w:val="2DD8AE57"/>
    <w:rsid w:val="2DE4DFE1"/>
    <w:rsid w:val="2E0693FF"/>
    <w:rsid w:val="2E200BC1"/>
    <w:rsid w:val="2E3267C1"/>
    <w:rsid w:val="2E43C8CD"/>
    <w:rsid w:val="2E6E36C6"/>
    <w:rsid w:val="2E8333C6"/>
    <w:rsid w:val="2EABE525"/>
    <w:rsid w:val="2EBED4C9"/>
    <w:rsid w:val="2F07DD96"/>
    <w:rsid w:val="2F0B0F45"/>
    <w:rsid w:val="2F1332B4"/>
    <w:rsid w:val="2F138F2B"/>
    <w:rsid w:val="2F3764C9"/>
    <w:rsid w:val="2F5E49A9"/>
    <w:rsid w:val="2F7CF6FF"/>
    <w:rsid w:val="2F81123D"/>
    <w:rsid w:val="2F969ACF"/>
    <w:rsid w:val="2FA15CE5"/>
    <w:rsid w:val="301F0427"/>
    <w:rsid w:val="301F7D61"/>
    <w:rsid w:val="30392560"/>
    <w:rsid w:val="303A7C4C"/>
    <w:rsid w:val="30961E23"/>
    <w:rsid w:val="30C20B3C"/>
    <w:rsid w:val="30D2B84D"/>
    <w:rsid w:val="30EB4797"/>
    <w:rsid w:val="30ED5E16"/>
    <w:rsid w:val="31204FE5"/>
    <w:rsid w:val="312A63E5"/>
    <w:rsid w:val="31587C48"/>
    <w:rsid w:val="316AB486"/>
    <w:rsid w:val="316F8BFA"/>
    <w:rsid w:val="317D0D70"/>
    <w:rsid w:val="31A83E54"/>
    <w:rsid w:val="31ACFE48"/>
    <w:rsid w:val="31B64269"/>
    <w:rsid w:val="31BAD488"/>
    <w:rsid w:val="31DB91C3"/>
    <w:rsid w:val="3214FDE4"/>
    <w:rsid w:val="32AEA415"/>
    <w:rsid w:val="32CF1E55"/>
    <w:rsid w:val="32D9602F"/>
    <w:rsid w:val="33093D92"/>
    <w:rsid w:val="331ADE08"/>
    <w:rsid w:val="3375A12C"/>
    <w:rsid w:val="337C45B8"/>
    <w:rsid w:val="339116FC"/>
    <w:rsid w:val="33C402B3"/>
    <w:rsid w:val="341B428D"/>
    <w:rsid w:val="34413240"/>
    <w:rsid w:val="34428EEC"/>
    <w:rsid w:val="344EF7D3"/>
    <w:rsid w:val="3451D185"/>
    <w:rsid w:val="34675403"/>
    <w:rsid w:val="3477F85D"/>
    <w:rsid w:val="3479CFD8"/>
    <w:rsid w:val="348FA534"/>
    <w:rsid w:val="34A540C4"/>
    <w:rsid w:val="34BB73C9"/>
    <w:rsid w:val="34EDC90E"/>
    <w:rsid w:val="34FCBBFC"/>
    <w:rsid w:val="35154AA3"/>
    <w:rsid w:val="35225818"/>
    <w:rsid w:val="353D12DE"/>
    <w:rsid w:val="355B13CF"/>
    <w:rsid w:val="35713E8D"/>
    <w:rsid w:val="35A31EE8"/>
    <w:rsid w:val="35B0A49B"/>
    <w:rsid w:val="35B1209C"/>
    <w:rsid w:val="35BD08BF"/>
    <w:rsid w:val="35E5B45D"/>
    <w:rsid w:val="35FA3027"/>
    <w:rsid w:val="360E7ACD"/>
    <w:rsid w:val="3612BA00"/>
    <w:rsid w:val="362B8785"/>
    <w:rsid w:val="3632015D"/>
    <w:rsid w:val="3645114E"/>
    <w:rsid w:val="36974682"/>
    <w:rsid w:val="36ACDE75"/>
    <w:rsid w:val="36B45925"/>
    <w:rsid w:val="36CA9A59"/>
    <w:rsid w:val="36D4F48B"/>
    <w:rsid w:val="36F50576"/>
    <w:rsid w:val="37240202"/>
    <w:rsid w:val="3742659F"/>
    <w:rsid w:val="374A6DEE"/>
    <w:rsid w:val="375541D1"/>
    <w:rsid w:val="3758ED0A"/>
    <w:rsid w:val="378BB701"/>
    <w:rsid w:val="379D27E9"/>
    <w:rsid w:val="37AD544B"/>
    <w:rsid w:val="37B66197"/>
    <w:rsid w:val="37C22A24"/>
    <w:rsid w:val="38018CDB"/>
    <w:rsid w:val="3810848F"/>
    <w:rsid w:val="3840C24B"/>
    <w:rsid w:val="38454D93"/>
    <w:rsid w:val="386A6A63"/>
    <w:rsid w:val="38769066"/>
    <w:rsid w:val="38A1870F"/>
    <w:rsid w:val="38AF14BC"/>
    <w:rsid w:val="38DC6F83"/>
    <w:rsid w:val="38E17E40"/>
    <w:rsid w:val="38EF21AF"/>
    <w:rsid w:val="3908A924"/>
    <w:rsid w:val="39214A30"/>
    <w:rsid w:val="3950E37E"/>
    <w:rsid w:val="3964550E"/>
    <w:rsid w:val="396FE204"/>
    <w:rsid w:val="39816C85"/>
    <w:rsid w:val="398BEC9C"/>
    <w:rsid w:val="399F0869"/>
    <w:rsid w:val="39A5D870"/>
    <w:rsid w:val="39B4152E"/>
    <w:rsid w:val="39BD2E01"/>
    <w:rsid w:val="39E06007"/>
    <w:rsid w:val="39F6B28C"/>
    <w:rsid w:val="39FAC169"/>
    <w:rsid w:val="3A0A09CA"/>
    <w:rsid w:val="3A3CDE5C"/>
    <w:rsid w:val="3A3D5201"/>
    <w:rsid w:val="3A4D675A"/>
    <w:rsid w:val="3A5228C6"/>
    <w:rsid w:val="3A530479"/>
    <w:rsid w:val="3A5C9AC9"/>
    <w:rsid w:val="3A5E3E24"/>
    <w:rsid w:val="3A72A012"/>
    <w:rsid w:val="3A865A3F"/>
    <w:rsid w:val="3AA28DD7"/>
    <w:rsid w:val="3ABFE419"/>
    <w:rsid w:val="3AD9FE97"/>
    <w:rsid w:val="3AF02460"/>
    <w:rsid w:val="3AF2F63B"/>
    <w:rsid w:val="3AF835B6"/>
    <w:rsid w:val="3AFC3ACF"/>
    <w:rsid w:val="3B6CE9B2"/>
    <w:rsid w:val="3B8E3F9D"/>
    <w:rsid w:val="3BB4551F"/>
    <w:rsid w:val="3BDC149E"/>
    <w:rsid w:val="3BF85CF8"/>
    <w:rsid w:val="3C0162FE"/>
    <w:rsid w:val="3C52164B"/>
    <w:rsid w:val="3C6005A4"/>
    <w:rsid w:val="3C62EE52"/>
    <w:rsid w:val="3C79C09E"/>
    <w:rsid w:val="3CCC3F61"/>
    <w:rsid w:val="3D48A0A7"/>
    <w:rsid w:val="3D847B3C"/>
    <w:rsid w:val="3D8BC5B7"/>
    <w:rsid w:val="3D8C0320"/>
    <w:rsid w:val="3D8D0A1C"/>
    <w:rsid w:val="3DD66FF0"/>
    <w:rsid w:val="3E184DC9"/>
    <w:rsid w:val="3E4D2B53"/>
    <w:rsid w:val="3E77FE26"/>
    <w:rsid w:val="3E7B1D5C"/>
    <w:rsid w:val="3E89EFBB"/>
    <w:rsid w:val="3EA8126F"/>
    <w:rsid w:val="3EAF2CD5"/>
    <w:rsid w:val="3EBD298B"/>
    <w:rsid w:val="3EBE3773"/>
    <w:rsid w:val="3ECCB656"/>
    <w:rsid w:val="3EE51E4B"/>
    <w:rsid w:val="3EECBA2E"/>
    <w:rsid w:val="3F05EBE9"/>
    <w:rsid w:val="3F2051F2"/>
    <w:rsid w:val="3F3075A8"/>
    <w:rsid w:val="3F415B14"/>
    <w:rsid w:val="3F5D52DA"/>
    <w:rsid w:val="3F6528CA"/>
    <w:rsid w:val="3FAF1C01"/>
    <w:rsid w:val="3FB05506"/>
    <w:rsid w:val="3FB21A88"/>
    <w:rsid w:val="3FBE916B"/>
    <w:rsid w:val="40040B0B"/>
    <w:rsid w:val="400DCDAD"/>
    <w:rsid w:val="402C85B3"/>
    <w:rsid w:val="40432ADE"/>
    <w:rsid w:val="40DE8C5E"/>
    <w:rsid w:val="40E9A660"/>
    <w:rsid w:val="40ECF132"/>
    <w:rsid w:val="40FA1C58"/>
    <w:rsid w:val="41321760"/>
    <w:rsid w:val="417F0206"/>
    <w:rsid w:val="4191E4D6"/>
    <w:rsid w:val="4196EE0D"/>
    <w:rsid w:val="419F8674"/>
    <w:rsid w:val="41C1530A"/>
    <w:rsid w:val="41E1BEF9"/>
    <w:rsid w:val="41FF2B28"/>
    <w:rsid w:val="4220D8E1"/>
    <w:rsid w:val="4253C92B"/>
    <w:rsid w:val="42632851"/>
    <w:rsid w:val="4268D49D"/>
    <w:rsid w:val="4269F511"/>
    <w:rsid w:val="428FF302"/>
    <w:rsid w:val="42A5CFD4"/>
    <w:rsid w:val="42A6717E"/>
    <w:rsid w:val="42AADD35"/>
    <w:rsid w:val="42BA9E37"/>
    <w:rsid w:val="42C1BFCC"/>
    <w:rsid w:val="42C2A471"/>
    <w:rsid w:val="42C8C938"/>
    <w:rsid w:val="42D16B95"/>
    <w:rsid w:val="42D1F594"/>
    <w:rsid w:val="4372FC6B"/>
    <w:rsid w:val="4390F737"/>
    <w:rsid w:val="43966496"/>
    <w:rsid w:val="43A303F3"/>
    <w:rsid w:val="43BA993B"/>
    <w:rsid w:val="43C79353"/>
    <w:rsid w:val="43CB6AD9"/>
    <w:rsid w:val="43D2BA70"/>
    <w:rsid w:val="442F5ACB"/>
    <w:rsid w:val="4432BEA1"/>
    <w:rsid w:val="4432FD10"/>
    <w:rsid w:val="4480E0DD"/>
    <w:rsid w:val="448BD562"/>
    <w:rsid w:val="44940D4D"/>
    <w:rsid w:val="449D21F1"/>
    <w:rsid w:val="44D97D93"/>
    <w:rsid w:val="44EE9D25"/>
    <w:rsid w:val="44F3DBDB"/>
    <w:rsid w:val="451E4937"/>
    <w:rsid w:val="45240AB3"/>
    <w:rsid w:val="453FC65D"/>
    <w:rsid w:val="45661626"/>
    <w:rsid w:val="457FCC1F"/>
    <w:rsid w:val="45801968"/>
    <w:rsid w:val="4584C97D"/>
    <w:rsid w:val="45958AB1"/>
    <w:rsid w:val="459EB5F8"/>
    <w:rsid w:val="45A9DE25"/>
    <w:rsid w:val="45AED975"/>
    <w:rsid w:val="45C41D64"/>
    <w:rsid w:val="45D6A487"/>
    <w:rsid w:val="460F8AA3"/>
    <w:rsid w:val="461D3A5E"/>
    <w:rsid w:val="462BCE9B"/>
    <w:rsid w:val="463A774D"/>
    <w:rsid w:val="468965F4"/>
    <w:rsid w:val="4698BCAC"/>
    <w:rsid w:val="46BA08AF"/>
    <w:rsid w:val="46D86BF9"/>
    <w:rsid w:val="46DAA5BA"/>
    <w:rsid w:val="46F8ABDA"/>
    <w:rsid w:val="47270995"/>
    <w:rsid w:val="47453945"/>
    <w:rsid w:val="475709E7"/>
    <w:rsid w:val="476F7F90"/>
    <w:rsid w:val="478E22E5"/>
    <w:rsid w:val="4794C825"/>
    <w:rsid w:val="47B5006A"/>
    <w:rsid w:val="47D5DB08"/>
    <w:rsid w:val="48075CBA"/>
    <w:rsid w:val="481F706F"/>
    <w:rsid w:val="48414E22"/>
    <w:rsid w:val="48565DCA"/>
    <w:rsid w:val="48733209"/>
    <w:rsid w:val="487AEEF2"/>
    <w:rsid w:val="488DCF00"/>
    <w:rsid w:val="488EC1E3"/>
    <w:rsid w:val="48A31A06"/>
    <w:rsid w:val="48BAB882"/>
    <w:rsid w:val="48E6BCAD"/>
    <w:rsid w:val="49027687"/>
    <w:rsid w:val="491B055F"/>
    <w:rsid w:val="4958BCB4"/>
    <w:rsid w:val="495E8D5A"/>
    <w:rsid w:val="4962B23C"/>
    <w:rsid w:val="49666FD0"/>
    <w:rsid w:val="499F7E3C"/>
    <w:rsid w:val="49C28397"/>
    <w:rsid w:val="49CA2BBE"/>
    <w:rsid w:val="49D33B8E"/>
    <w:rsid w:val="49FC2357"/>
    <w:rsid w:val="4A0032AA"/>
    <w:rsid w:val="4A052921"/>
    <w:rsid w:val="4A0788B8"/>
    <w:rsid w:val="4A17F245"/>
    <w:rsid w:val="4A29E009"/>
    <w:rsid w:val="4A2BD380"/>
    <w:rsid w:val="4AB721A1"/>
    <w:rsid w:val="4AB85B29"/>
    <w:rsid w:val="4ABFC31D"/>
    <w:rsid w:val="4B26CE5D"/>
    <w:rsid w:val="4B3CE4A8"/>
    <w:rsid w:val="4B444B56"/>
    <w:rsid w:val="4B85AC5F"/>
    <w:rsid w:val="4B968857"/>
    <w:rsid w:val="4BA81775"/>
    <w:rsid w:val="4BF25944"/>
    <w:rsid w:val="4BFB1F4E"/>
    <w:rsid w:val="4BFF98EE"/>
    <w:rsid w:val="4C3569EA"/>
    <w:rsid w:val="4C4B100F"/>
    <w:rsid w:val="4C619D23"/>
    <w:rsid w:val="4CAB281C"/>
    <w:rsid w:val="4CEAC431"/>
    <w:rsid w:val="4D40833F"/>
    <w:rsid w:val="4D52E08B"/>
    <w:rsid w:val="4D590F8F"/>
    <w:rsid w:val="4D754277"/>
    <w:rsid w:val="4D78D5EC"/>
    <w:rsid w:val="4D83AD47"/>
    <w:rsid w:val="4D8AC92D"/>
    <w:rsid w:val="4DBFD73B"/>
    <w:rsid w:val="4DD23F7A"/>
    <w:rsid w:val="4DED71FD"/>
    <w:rsid w:val="4DEFE226"/>
    <w:rsid w:val="4DF19005"/>
    <w:rsid w:val="4E31A147"/>
    <w:rsid w:val="4E94E90C"/>
    <w:rsid w:val="4E94F402"/>
    <w:rsid w:val="4EB84A5B"/>
    <w:rsid w:val="4ECA21F4"/>
    <w:rsid w:val="4F019D6B"/>
    <w:rsid w:val="4F1EECAF"/>
    <w:rsid w:val="4F3CE16A"/>
    <w:rsid w:val="4F423C88"/>
    <w:rsid w:val="4F553F7B"/>
    <w:rsid w:val="4F6FF7D8"/>
    <w:rsid w:val="4F7379CB"/>
    <w:rsid w:val="4F759947"/>
    <w:rsid w:val="4F89ACD0"/>
    <w:rsid w:val="4FBF4764"/>
    <w:rsid w:val="4FC0D3FA"/>
    <w:rsid w:val="4FCF0DCA"/>
    <w:rsid w:val="4FD56BB8"/>
    <w:rsid w:val="4FDC6E6C"/>
    <w:rsid w:val="4FEC3369"/>
    <w:rsid w:val="4FF3FF98"/>
    <w:rsid w:val="500B3580"/>
    <w:rsid w:val="501ECB0D"/>
    <w:rsid w:val="5021A2C4"/>
    <w:rsid w:val="50664A81"/>
    <w:rsid w:val="506C1F44"/>
    <w:rsid w:val="50967C36"/>
    <w:rsid w:val="509C5675"/>
    <w:rsid w:val="50AB21E6"/>
    <w:rsid w:val="50AF02B2"/>
    <w:rsid w:val="50DD6CBD"/>
    <w:rsid w:val="50FDCC8F"/>
    <w:rsid w:val="510A7737"/>
    <w:rsid w:val="5125E651"/>
    <w:rsid w:val="512A5447"/>
    <w:rsid w:val="512F6BBC"/>
    <w:rsid w:val="5142495F"/>
    <w:rsid w:val="514B7085"/>
    <w:rsid w:val="5170FA1A"/>
    <w:rsid w:val="51788EAA"/>
    <w:rsid w:val="51803CB3"/>
    <w:rsid w:val="5195EBE3"/>
    <w:rsid w:val="51AA4568"/>
    <w:rsid w:val="51F1512D"/>
    <w:rsid w:val="52178948"/>
    <w:rsid w:val="52235175"/>
    <w:rsid w:val="5255F5F9"/>
    <w:rsid w:val="525EE69F"/>
    <w:rsid w:val="52820D87"/>
    <w:rsid w:val="52C1B6B2"/>
    <w:rsid w:val="52C8AAD9"/>
    <w:rsid w:val="52E4D541"/>
    <w:rsid w:val="52FE700A"/>
    <w:rsid w:val="52FF2144"/>
    <w:rsid w:val="530D0CF9"/>
    <w:rsid w:val="53144C97"/>
    <w:rsid w:val="531A2483"/>
    <w:rsid w:val="531ADFD2"/>
    <w:rsid w:val="5328753C"/>
    <w:rsid w:val="53316022"/>
    <w:rsid w:val="534E1ADD"/>
    <w:rsid w:val="53A3BAF1"/>
    <w:rsid w:val="53C30A69"/>
    <w:rsid w:val="53E8342A"/>
    <w:rsid w:val="53EB2C63"/>
    <w:rsid w:val="53ECA6EE"/>
    <w:rsid w:val="540271B5"/>
    <w:rsid w:val="542D2ADB"/>
    <w:rsid w:val="542E4047"/>
    <w:rsid w:val="5454AB03"/>
    <w:rsid w:val="545852FF"/>
    <w:rsid w:val="545E3321"/>
    <w:rsid w:val="547D4199"/>
    <w:rsid w:val="54E07479"/>
    <w:rsid w:val="5502FD2B"/>
    <w:rsid w:val="551301A1"/>
    <w:rsid w:val="5548D8DB"/>
    <w:rsid w:val="55719F3D"/>
    <w:rsid w:val="559B0D83"/>
    <w:rsid w:val="55EDE47D"/>
    <w:rsid w:val="56068797"/>
    <w:rsid w:val="5628B93A"/>
    <w:rsid w:val="564A4492"/>
    <w:rsid w:val="56739AA0"/>
    <w:rsid w:val="569B2C28"/>
    <w:rsid w:val="56A92D2C"/>
    <w:rsid w:val="56B1B12F"/>
    <w:rsid w:val="56BB2DB7"/>
    <w:rsid w:val="56C7EECC"/>
    <w:rsid w:val="56D7418B"/>
    <w:rsid w:val="56DBFF63"/>
    <w:rsid w:val="5701AE18"/>
    <w:rsid w:val="5747F34F"/>
    <w:rsid w:val="575CE386"/>
    <w:rsid w:val="577376FC"/>
    <w:rsid w:val="577E8183"/>
    <w:rsid w:val="57934847"/>
    <w:rsid w:val="579D0C3C"/>
    <w:rsid w:val="57B370ED"/>
    <w:rsid w:val="57B535DC"/>
    <w:rsid w:val="57EF13C8"/>
    <w:rsid w:val="580D89D0"/>
    <w:rsid w:val="587B168A"/>
    <w:rsid w:val="587BE7D1"/>
    <w:rsid w:val="588B143F"/>
    <w:rsid w:val="58AD4D0C"/>
    <w:rsid w:val="58C47530"/>
    <w:rsid w:val="58E83F94"/>
    <w:rsid w:val="594B6BA5"/>
    <w:rsid w:val="594E8FEA"/>
    <w:rsid w:val="594F5F2D"/>
    <w:rsid w:val="5962929E"/>
    <w:rsid w:val="59685850"/>
    <w:rsid w:val="596FD7E7"/>
    <w:rsid w:val="59B0BE6E"/>
    <w:rsid w:val="59EABE4A"/>
    <w:rsid w:val="59FC71F5"/>
    <w:rsid w:val="5A0E4908"/>
    <w:rsid w:val="5A50FBF7"/>
    <w:rsid w:val="5A605F53"/>
    <w:rsid w:val="5A7FB8B0"/>
    <w:rsid w:val="5A9A3D71"/>
    <w:rsid w:val="5AAE4AB7"/>
    <w:rsid w:val="5ABB8620"/>
    <w:rsid w:val="5AC78055"/>
    <w:rsid w:val="5AF18C19"/>
    <w:rsid w:val="5B039447"/>
    <w:rsid w:val="5B05BE21"/>
    <w:rsid w:val="5B1E3554"/>
    <w:rsid w:val="5B32603E"/>
    <w:rsid w:val="5B3D3C50"/>
    <w:rsid w:val="5B4D8056"/>
    <w:rsid w:val="5B8D80F7"/>
    <w:rsid w:val="5C0461CA"/>
    <w:rsid w:val="5C111A04"/>
    <w:rsid w:val="5C1A777D"/>
    <w:rsid w:val="5C46AAB6"/>
    <w:rsid w:val="5C4E414F"/>
    <w:rsid w:val="5C58185E"/>
    <w:rsid w:val="5C5CCCDB"/>
    <w:rsid w:val="5C779A4A"/>
    <w:rsid w:val="5C8F2D7A"/>
    <w:rsid w:val="5C8F2F0F"/>
    <w:rsid w:val="5CE36702"/>
    <w:rsid w:val="5D00589D"/>
    <w:rsid w:val="5D11D810"/>
    <w:rsid w:val="5D645AFE"/>
    <w:rsid w:val="5D8D4570"/>
    <w:rsid w:val="5DA05242"/>
    <w:rsid w:val="5E04F1C0"/>
    <w:rsid w:val="5E06B17B"/>
    <w:rsid w:val="5E1676C9"/>
    <w:rsid w:val="5E28C49D"/>
    <w:rsid w:val="5E56846C"/>
    <w:rsid w:val="5E6C71FB"/>
    <w:rsid w:val="5E7F58DC"/>
    <w:rsid w:val="5E9A3795"/>
    <w:rsid w:val="5EEB52D1"/>
    <w:rsid w:val="5EFD54B8"/>
    <w:rsid w:val="5F08E7D8"/>
    <w:rsid w:val="5F188183"/>
    <w:rsid w:val="5F217BCB"/>
    <w:rsid w:val="5F29EF5A"/>
    <w:rsid w:val="5F59168E"/>
    <w:rsid w:val="5F687D1A"/>
    <w:rsid w:val="5F6B3172"/>
    <w:rsid w:val="5F80A958"/>
    <w:rsid w:val="5F81FBEF"/>
    <w:rsid w:val="5F89FD47"/>
    <w:rsid w:val="5F9624D2"/>
    <w:rsid w:val="5FA06919"/>
    <w:rsid w:val="5FBC5C93"/>
    <w:rsid w:val="5FEBD104"/>
    <w:rsid w:val="5FEE601B"/>
    <w:rsid w:val="60016C91"/>
    <w:rsid w:val="601AB866"/>
    <w:rsid w:val="6033DD3B"/>
    <w:rsid w:val="604A4E20"/>
    <w:rsid w:val="605B7B8C"/>
    <w:rsid w:val="60724A2A"/>
    <w:rsid w:val="60897AF8"/>
    <w:rsid w:val="6096E743"/>
    <w:rsid w:val="60BD8BD1"/>
    <w:rsid w:val="60D7A671"/>
    <w:rsid w:val="60D8FCE2"/>
    <w:rsid w:val="60F5C6F9"/>
    <w:rsid w:val="61198461"/>
    <w:rsid w:val="613C397A"/>
    <w:rsid w:val="615DE3D8"/>
    <w:rsid w:val="61949CB9"/>
    <w:rsid w:val="619A7E02"/>
    <w:rsid w:val="619B03B1"/>
    <w:rsid w:val="61AA2F34"/>
    <w:rsid w:val="61C333DA"/>
    <w:rsid w:val="61DC3F94"/>
    <w:rsid w:val="61E3479F"/>
    <w:rsid w:val="61EA6FE0"/>
    <w:rsid w:val="61F4D111"/>
    <w:rsid w:val="61F6BEE8"/>
    <w:rsid w:val="6274880F"/>
    <w:rsid w:val="6278F5AB"/>
    <w:rsid w:val="628596EA"/>
    <w:rsid w:val="628F2B22"/>
    <w:rsid w:val="6292C8E9"/>
    <w:rsid w:val="62A69F8C"/>
    <w:rsid w:val="62C39DF6"/>
    <w:rsid w:val="62C7E964"/>
    <w:rsid w:val="62C94EE8"/>
    <w:rsid w:val="62DDD52D"/>
    <w:rsid w:val="62E43C53"/>
    <w:rsid w:val="630035E9"/>
    <w:rsid w:val="636ED6CB"/>
    <w:rsid w:val="637E4B0A"/>
    <w:rsid w:val="6390FD1B"/>
    <w:rsid w:val="63E0D241"/>
    <w:rsid w:val="63FCF6AD"/>
    <w:rsid w:val="640727D7"/>
    <w:rsid w:val="6412FC0A"/>
    <w:rsid w:val="643B0EC4"/>
    <w:rsid w:val="644BFB1F"/>
    <w:rsid w:val="64919C44"/>
    <w:rsid w:val="64950DD1"/>
    <w:rsid w:val="6496B38A"/>
    <w:rsid w:val="64BCD615"/>
    <w:rsid w:val="64D0D141"/>
    <w:rsid w:val="64DF211E"/>
    <w:rsid w:val="64E3F113"/>
    <w:rsid w:val="64EB1FE3"/>
    <w:rsid w:val="6509C0C0"/>
    <w:rsid w:val="652AAAD3"/>
    <w:rsid w:val="652E1A5C"/>
    <w:rsid w:val="653A43B5"/>
    <w:rsid w:val="653ECC8B"/>
    <w:rsid w:val="654F0E24"/>
    <w:rsid w:val="65D48168"/>
    <w:rsid w:val="65F8D51B"/>
    <w:rsid w:val="661ADF3F"/>
    <w:rsid w:val="662B6676"/>
    <w:rsid w:val="662D0AB5"/>
    <w:rsid w:val="664230F3"/>
    <w:rsid w:val="66565511"/>
    <w:rsid w:val="66A0C67F"/>
    <w:rsid w:val="66BDB291"/>
    <w:rsid w:val="66D3A0ED"/>
    <w:rsid w:val="66D6C772"/>
    <w:rsid w:val="66DB5BA2"/>
    <w:rsid w:val="66F1E368"/>
    <w:rsid w:val="66F3550F"/>
    <w:rsid w:val="67079F16"/>
    <w:rsid w:val="6716EA21"/>
    <w:rsid w:val="6716FA30"/>
    <w:rsid w:val="672B80EE"/>
    <w:rsid w:val="67433944"/>
    <w:rsid w:val="6746507D"/>
    <w:rsid w:val="6750E3F7"/>
    <w:rsid w:val="6768CDCB"/>
    <w:rsid w:val="676E29FB"/>
    <w:rsid w:val="67762D29"/>
    <w:rsid w:val="67B6C7F2"/>
    <w:rsid w:val="67C39AA2"/>
    <w:rsid w:val="67CAE183"/>
    <w:rsid w:val="67F0F233"/>
    <w:rsid w:val="6814EAB5"/>
    <w:rsid w:val="682084B5"/>
    <w:rsid w:val="684CA931"/>
    <w:rsid w:val="68701132"/>
    <w:rsid w:val="688F3AE5"/>
    <w:rsid w:val="68DA651D"/>
    <w:rsid w:val="68ED3C37"/>
    <w:rsid w:val="68EE0E0A"/>
    <w:rsid w:val="68F6052D"/>
    <w:rsid w:val="69038B0A"/>
    <w:rsid w:val="69250680"/>
    <w:rsid w:val="693C957B"/>
    <w:rsid w:val="6965868E"/>
    <w:rsid w:val="697BFA02"/>
    <w:rsid w:val="69B2A7F4"/>
    <w:rsid w:val="69BA8964"/>
    <w:rsid w:val="69C78A2C"/>
    <w:rsid w:val="69E1C6FF"/>
    <w:rsid w:val="69EAD2B3"/>
    <w:rsid w:val="69F12BA7"/>
    <w:rsid w:val="69FBE2B5"/>
    <w:rsid w:val="6A11E4D5"/>
    <w:rsid w:val="6A2CBBC1"/>
    <w:rsid w:val="6A3CA853"/>
    <w:rsid w:val="6A46C3F3"/>
    <w:rsid w:val="6A8B0712"/>
    <w:rsid w:val="6AC98A91"/>
    <w:rsid w:val="6B567A37"/>
    <w:rsid w:val="6B7568AD"/>
    <w:rsid w:val="6B8B708F"/>
    <w:rsid w:val="6BA71210"/>
    <w:rsid w:val="6BBC1E91"/>
    <w:rsid w:val="6BC8BE70"/>
    <w:rsid w:val="6BCC87AE"/>
    <w:rsid w:val="6BD89370"/>
    <w:rsid w:val="6BFEF211"/>
    <w:rsid w:val="6C060900"/>
    <w:rsid w:val="6C32C656"/>
    <w:rsid w:val="6C3D4D2F"/>
    <w:rsid w:val="6C49C2A9"/>
    <w:rsid w:val="6C6D63AD"/>
    <w:rsid w:val="6CA19399"/>
    <w:rsid w:val="6CA4AF34"/>
    <w:rsid w:val="6CC75F10"/>
    <w:rsid w:val="6CCDCF27"/>
    <w:rsid w:val="6D07036F"/>
    <w:rsid w:val="6D1BB1FE"/>
    <w:rsid w:val="6D5F7323"/>
    <w:rsid w:val="6D677165"/>
    <w:rsid w:val="6D6F487B"/>
    <w:rsid w:val="6D8737FF"/>
    <w:rsid w:val="6DA7F229"/>
    <w:rsid w:val="6DA94857"/>
    <w:rsid w:val="6DB78E5C"/>
    <w:rsid w:val="6DBF604B"/>
    <w:rsid w:val="6DC9B3B9"/>
    <w:rsid w:val="6DE8B5AC"/>
    <w:rsid w:val="6DF40C55"/>
    <w:rsid w:val="6E07291A"/>
    <w:rsid w:val="6E1DE667"/>
    <w:rsid w:val="6E89A0D2"/>
    <w:rsid w:val="6EA4932E"/>
    <w:rsid w:val="6EC5903D"/>
    <w:rsid w:val="6F118F71"/>
    <w:rsid w:val="6F3692D3"/>
    <w:rsid w:val="6F389DF0"/>
    <w:rsid w:val="6F508005"/>
    <w:rsid w:val="6F5EFB36"/>
    <w:rsid w:val="6F6D8F05"/>
    <w:rsid w:val="6F91001A"/>
    <w:rsid w:val="6FD24175"/>
    <w:rsid w:val="700AAF39"/>
    <w:rsid w:val="70475061"/>
    <w:rsid w:val="704BA2E8"/>
    <w:rsid w:val="709EFA6E"/>
    <w:rsid w:val="70A86EA5"/>
    <w:rsid w:val="70C4A7DF"/>
    <w:rsid w:val="70D43D37"/>
    <w:rsid w:val="70DC2D0B"/>
    <w:rsid w:val="7101BF09"/>
    <w:rsid w:val="7104DDF1"/>
    <w:rsid w:val="711C5EEB"/>
    <w:rsid w:val="71304B36"/>
    <w:rsid w:val="714806AF"/>
    <w:rsid w:val="715F2734"/>
    <w:rsid w:val="717DF2C5"/>
    <w:rsid w:val="71AA61E4"/>
    <w:rsid w:val="71FB7DEB"/>
    <w:rsid w:val="72239DEF"/>
    <w:rsid w:val="7227D24F"/>
    <w:rsid w:val="722AC5F9"/>
    <w:rsid w:val="72705704"/>
    <w:rsid w:val="729F4B1B"/>
    <w:rsid w:val="729FA9FA"/>
    <w:rsid w:val="72B0C53B"/>
    <w:rsid w:val="72B8F760"/>
    <w:rsid w:val="72F61B2B"/>
    <w:rsid w:val="72F70467"/>
    <w:rsid w:val="7316876F"/>
    <w:rsid w:val="732EB1F6"/>
    <w:rsid w:val="73356A47"/>
    <w:rsid w:val="7359EF59"/>
    <w:rsid w:val="735F0EC5"/>
    <w:rsid w:val="7374F027"/>
    <w:rsid w:val="739DC36A"/>
    <w:rsid w:val="73A33526"/>
    <w:rsid w:val="73ABD1DB"/>
    <w:rsid w:val="73B0822C"/>
    <w:rsid w:val="73EC5CA8"/>
    <w:rsid w:val="73F61EC5"/>
    <w:rsid w:val="7402C698"/>
    <w:rsid w:val="74420620"/>
    <w:rsid w:val="7442E05E"/>
    <w:rsid w:val="74573743"/>
    <w:rsid w:val="74692BFB"/>
    <w:rsid w:val="7486CE5D"/>
    <w:rsid w:val="74A0059F"/>
    <w:rsid w:val="74AD4E14"/>
    <w:rsid w:val="74C3F692"/>
    <w:rsid w:val="74DC7D98"/>
    <w:rsid w:val="74DDE5A7"/>
    <w:rsid w:val="74E96A08"/>
    <w:rsid w:val="74F92EE9"/>
    <w:rsid w:val="751749A9"/>
    <w:rsid w:val="751BCE6B"/>
    <w:rsid w:val="751E99EF"/>
    <w:rsid w:val="754BEA5D"/>
    <w:rsid w:val="754C897B"/>
    <w:rsid w:val="7551539F"/>
    <w:rsid w:val="7554D693"/>
    <w:rsid w:val="755832B2"/>
    <w:rsid w:val="75BFE8C7"/>
    <w:rsid w:val="75CDFDA5"/>
    <w:rsid w:val="75DD51C7"/>
    <w:rsid w:val="75F9884B"/>
    <w:rsid w:val="7625799A"/>
    <w:rsid w:val="763633D9"/>
    <w:rsid w:val="764746EF"/>
    <w:rsid w:val="7656E8DB"/>
    <w:rsid w:val="7661389A"/>
    <w:rsid w:val="767C30FC"/>
    <w:rsid w:val="76E4FF5A"/>
    <w:rsid w:val="76FAF804"/>
    <w:rsid w:val="7709721A"/>
    <w:rsid w:val="7749A388"/>
    <w:rsid w:val="774A5148"/>
    <w:rsid w:val="7763CA55"/>
    <w:rsid w:val="77CC0AB9"/>
    <w:rsid w:val="784660A0"/>
    <w:rsid w:val="78601677"/>
    <w:rsid w:val="786B2F99"/>
    <w:rsid w:val="7871B36B"/>
    <w:rsid w:val="788312DB"/>
    <w:rsid w:val="78C4E29C"/>
    <w:rsid w:val="78E85283"/>
    <w:rsid w:val="78F6E754"/>
    <w:rsid w:val="79222384"/>
    <w:rsid w:val="793FFA84"/>
    <w:rsid w:val="79792911"/>
    <w:rsid w:val="798DB676"/>
    <w:rsid w:val="79A4CFD1"/>
    <w:rsid w:val="79B43B1E"/>
    <w:rsid w:val="79BE38CF"/>
    <w:rsid w:val="79C7C484"/>
    <w:rsid w:val="79D526F0"/>
    <w:rsid w:val="79E95BAF"/>
    <w:rsid w:val="79EE8914"/>
    <w:rsid w:val="79F35CAB"/>
    <w:rsid w:val="7A284B4D"/>
    <w:rsid w:val="7A2EDFF6"/>
    <w:rsid w:val="7A5EF3C9"/>
    <w:rsid w:val="7A9A4A56"/>
    <w:rsid w:val="7AE6DF99"/>
    <w:rsid w:val="7B00F33E"/>
    <w:rsid w:val="7B19E3B4"/>
    <w:rsid w:val="7B1A428A"/>
    <w:rsid w:val="7B329423"/>
    <w:rsid w:val="7B5817F3"/>
    <w:rsid w:val="7B60C377"/>
    <w:rsid w:val="7B75303F"/>
    <w:rsid w:val="7BB179C8"/>
    <w:rsid w:val="7BCF53AA"/>
    <w:rsid w:val="7BFBFB13"/>
    <w:rsid w:val="7C06F7EE"/>
    <w:rsid w:val="7C08B70F"/>
    <w:rsid w:val="7C0D3B34"/>
    <w:rsid w:val="7C2485D1"/>
    <w:rsid w:val="7C285685"/>
    <w:rsid w:val="7CB6C5DC"/>
    <w:rsid w:val="7CB821D2"/>
    <w:rsid w:val="7CBB2E32"/>
    <w:rsid w:val="7CEDA09B"/>
    <w:rsid w:val="7CF1BB8E"/>
    <w:rsid w:val="7D07E949"/>
    <w:rsid w:val="7D22796D"/>
    <w:rsid w:val="7D3E04B2"/>
    <w:rsid w:val="7D654CEF"/>
    <w:rsid w:val="7D77BE3E"/>
    <w:rsid w:val="7DAB385B"/>
    <w:rsid w:val="7DD0B190"/>
    <w:rsid w:val="7E0C7E3F"/>
    <w:rsid w:val="7E1137EC"/>
    <w:rsid w:val="7EAD739E"/>
    <w:rsid w:val="7EB55928"/>
    <w:rsid w:val="7ECAC829"/>
    <w:rsid w:val="7ECDB106"/>
    <w:rsid w:val="7ECFBB0D"/>
    <w:rsid w:val="7EDCA144"/>
    <w:rsid w:val="7EE88312"/>
    <w:rsid w:val="7EFA10AC"/>
    <w:rsid w:val="7F0AF471"/>
    <w:rsid w:val="7F0F3C82"/>
    <w:rsid w:val="7F0FC112"/>
    <w:rsid w:val="7F185DC3"/>
    <w:rsid w:val="7F52C112"/>
    <w:rsid w:val="7FBF1D4A"/>
    <w:rsid w:val="7FC433AC"/>
    <w:rsid w:val="7FD02550"/>
    <w:rsid w:val="7FD1F2B6"/>
    <w:rsid w:val="7FD70182"/>
    <w:rsid w:val="7FD835DB"/>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33839"/>
  <w15:chartTrackingRefBased/>
  <w15:docId w15:val="{CFAD4144-8F24-404F-98B0-00E252BCD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3D"/>
  </w:style>
  <w:style w:type="paragraph" w:styleId="Overskrift1">
    <w:name w:val="heading 1"/>
    <w:basedOn w:val="Normal"/>
    <w:next w:val="Normal"/>
    <w:link w:val="Overskrift1Tegn"/>
    <w:uiPriority w:val="9"/>
    <w:qFormat/>
    <w:rsid w:val="007956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CE7B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unhideWhenUsed/>
    <w:qFormat/>
    <w:rsid w:val="008E62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Overskrift4">
    <w:name w:val="heading 4"/>
    <w:basedOn w:val="Normal"/>
    <w:next w:val="Normal"/>
    <w:link w:val="Overskrift4Tegn"/>
    <w:uiPriority w:val="9"/>
    <w:unhideWhenUsed/>
    <w:qFormat/>
    <w:rsid w:val="00FE527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7956B8"/>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foravsnitt"/>
    <w:link w:val="Overskrift2"/>
    <w:uiPriority w:val="9"/>
    <w:rsid w:val="00CE7BD0"/>
    <w:rPr>
      <w:rFonts w:asciiTheme="majorHAnsi" w:eastAsiaTheme="majorEastAsia" w:hAnsiTheme="majorHAnsi" w:cstheme="majorBidi"/>
      <w:color w:val="2F5496" w:themeColor="accent1" w:themeShade="BF"/>
      <w:sz w:val="26"/>
      <w:szCs w:val="26"/>
    </w:rPr>
  </w:style>
  <w:style w:type="paragraph" w:styleId="Overskriftforinnholdsfortegnelse">
    <w:name w:val="TOC Heading"/>
    <w:basedOn w:val="Overskrift1"/>
    <w:next w:val="Normal"/>
    <w:uiPriority w:val="39"/>
    <w:unhideWhenUsed/>
    <w:qFormat/>
    <w:rsid w:val="00342592"/>
    <w:pPr>
      <w:outlineLvl w:val="9"/>
    </w:pPr>
    <w:rPr>
      <w:lang w:eastAsia="nb-NO"/>
    </w:rPr>
  </w:style>
  <w:style w:type="paragraph" w:styleId="INNH1">
    <w:name w:val="toc 1"/>
    <w:basedOn w:val="Normal"/>
    <w:next w:val="Normal"/>
    <w:autoRedefine/>
    <w:uiPriority w:val="39"/>
    <w:unhideWhenUsed/>
    <w:rsid w:val="00D0511B"/>
    <w:pPr>
      <w:tabs>
        <w:tab w:val="left" w:pos="440"/>
        <w:tab w:val="right" w:leader="dot" w:pos="9062"/>
      </w:tabs>
      <w:spacing w:after="100"/>
    </w:pPr>
  </w:style>
  <w:style w:type="paragraph" w:styleId="INNH2">
    <w:name w:val="toc 2"/>
    <w:basedOn w:val="Normal"/>
    <w:next w:val="Normal"/>
    <w:autoRedefine/>
    <w:uiPriority w:val="39"/>
    <w:unhideWhenUsed/>
    <w:rsid w:val="00A63FBA"/>
    <w:pPr>
      <w:tabs>
        <w:tab w:val="left" w:pos="880"/>
        <w:tab w:val="right" w:leader="dot" w:pos="9062"/>
      </w:tabs>
      <w:spacing w:after="100"/>
      <w:ind w:left="220"/>
    </w:pPr>
  </w:style>
  <w:style w:type="character" w:styleId="Hyperkobling">
    <w:name w:val="Hyperlink"/>
    <w:basedOn w:val="Standardskriftforavsnitt"/>
    <w:uiPriority w:val="99"/>
    <w:unhideWhenUsed/>
    <w:rsid w:val="00342592"/>
    <w:rPr>
      <w:color w:val="0563C1" w:themeColor="hyperlink"/>
      <w:u w:val="single"/>
    </w:rPr>
  </w:style>
  <w:style w:type="paragraph" w:styleId="Listeavsnitt">
    <w:name w:val="List Paragraph"/>
    <w:basedOn w:val="Normal"/>
    <w:link w:val="ListeavsnittTegn"/>
    <w:uiPriority w:val="34"/>
    <w:qFormat/>
    <w:rsid w:val="00F14F6D"/>
    <w:pPr>
      <w:spacing w:line="256" w:lineRule="auto"/>
      <w:ind w:left="720"/>
      <w:contextualSpacing/>
    </w:pPr>
  </w:style>
  <w:style w:type="paragraph" w:styleId="Merknadstekst">
    <w:name w:val="annotation text"/>
    <w:basedOn w:val="Normal"/>
    <w:link w:val="MerknadstekstTegn"/>
    <w:uiPriority w:val="99"/>
    <w:unhideWhenUsed/>
    <w:rsid w:val="002D4547"/>
    <w:pPr>
      <w:spacing w:line="240" w:lineRule="auto"/>
    </w:pPr>
    <w:rPr>
      <w:sz w:val="20"/>
      <w:szCs w:val="20"/>
    </w:rPr>
  </w:style>
  <w:style w:type="character" w:customStyle="1" w:styleId="MerknadstekstTegn">
    <w:name w:val="Merknadstekst Tegn"/>
    <w:basedOn w:val="Standardskriftforavsnitt"/>
    <w:link w:val="Merknadstekst"/>
    <w:uiPriority w:val="99"/>
    <w:rsid w:val="002D4547"/>
    <w:rPr>
      <w:sz w:val="20"/>
      <w:szCs w:val="20"/>
    </w:rPr>
  </w:style>
  <w:style w:type="character" w:styleId="Merknadsreferanse">
    <w:name w:val="annotation reference"/>
    <w:basedOn w:val="Standardskriftforavsnitt"/>
    <w:uiPriority w:val="99"/>
    <w:semiHidden/>
    <w:unhideWhenUsed/>
    <w:rsid w:val="002D4547"/>
    <w:rPr>
      <w:sz w:val="16"/>
      <w:szCs w:val="16"/>
    </w:rPr>
  </w:style>
  <w:style w:type="character" w:customStyle="1" w:styleId="Overskrift3Tegn">
    <w:name w:val="Overskrift 3 Tegn"/>
    <w:basedOn w:val="Standardskriftforavsnitt"/>
    <w:link w:val="Overskrift3"/>
    <w:uiPriority w:val="9"/>
    <w:rsid w:val="008E62C5"/>
    <w:rPr>
      <w:rFonts w:asciiTheme="majorHAnsi" w:eastAsiaTheme="majorEastAsia" w:hAnsiTheme="majorHAnsi" w:cstheme="majorBidi"/>
      <w:color w:val="1F3763" w:themeColor="accent1" w:themeShade="7F"/>
      <w:sz w:val="24"/>
      <w:szCs w:val="24"/>
    </w:rPr>
  </w:style>
  <w:style w:type="paragraph" w:styleId="INNH3">
    <w:name w:val="toc 3"/>
    <w:basedOn w:val="Normal"/>
    <w:next w:val="Normal"/>
    <w:autoRedefine/>
    <w:uiPriority w:val="39"/>
    <w:unhideWhenUsed/>
    <w:rsid w:val="00A63FBA"/>
    <w:pPr>
      <w:tabs>
        <w:tab w:val="left" w:pos="1320"/>
        <w:tab w:val="right" w:leader="dot" w:pos="9062"/>
      </w:tabs>
      <w:spacing w:after="100"/>
      <w:ind w:left="440"/>
    </w:pPr>
  </w:style>
  <w:style w:type="paragraph" w:styleId="Kommentaremne">
    <w:name w:val="annotation subject"/>
    <w:basedOn w:val="Merknadstekst"/>
    <w:next w:val="Merknadstekst"/>
    <w:link w:val="KommentaremneTegn"/>
    <w:uiPriority w:val="99"/>
    <w:semiHidden/>
    <w:unhideWhenUsed/>
    <w:rsid w:val="008E62C5"/>
    <w:rPr>
      <w:b/>
      <w:bCs/>
    </w:rPr>
  </w:style>
  <w:style w:type="character" w:customStyle="1" w:styleId="KommentaremneTegn">
    <w:name w:val="Kommentaremne Tegn"/>
    <w:basedOn w:val="MerknadstekstTegn"/>
    <w:link w:val="Kommentaremne"/>
    <w:uiPriority w:val="99"/>
    <w:semiHidden/>
    <w:rsid w:val="008E62C5"/>
    <w:rPr>
      <w:b/>
      <w:bCs/>
      <w:sz w:val="20"/>
      <w:szCs w:val="20"/>
    </w:rPr>
  </w:style>
  <w:style w:type="paragraph" w:styleId="NormalWeb">
    <w:name w:val="Normal (Web)"/>
    <w:basedOn w:val="Normal"/>
    <w:uiPriority w:val="99"/>
    <w:unhideWhenUsed/>
    <w:rsid w:val="008C5A25"/>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customStyle="1" w:styleId="fontsizemediumplus">
    <w:name w:val="fontsizemediumplus"/>
    <w:basedOn w:val="Standardskriftforavsnitt"/>
    <w:rsid w:val="008C5A25"/>
  </w:style>
  <w:style w:type="character" w:customStyle="1" w:styleId="ListeavsnittTegn">
    <w:name w:val="Listeavsnitt Tegn"/>
    <w:basedOn w:val="Standardskriftforavsnitt"/>
    <w:link w:val="Listeavsnitt"/>
    <w:uiPriority w:val="34"/>
    <w:rsid w:val="003D45C0"/>
  </w:style>
  <w:style w:type="character" w:styleId="Ulstomtale">
    <w:name w:val="Unresolved Mention"/>
    <w:basedOn w:val="Standardskriftforavsnitt"/>
    <w:uiPriority w:val="99"/>
    <w:semiHidden/>
    <w:unhideWhenUsed/>
    <w:rsid w:val="000502E1"/>
    <w:rPr>
      <w:color w:val="605E5C"/>
      <w:shd w:val="clear" w:color="auto" w:fill="E1DFDD"/>
    </w:rPr>
  </w:style>
  <w:style w:type="table" w:styleId="Tabellrutenett">
    <w:name w:val="Table Grid"/>
    <w:basedOn w:val="Vanligtabell"/>
    <w:uiPriority w:val="39"/>
    <w:rsid w:val="00DF6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ldetekst">
    <w:name w:val="caption"/>
    <w:basedOn w:val="Normal"/>
    <w:next w:val="Normal"/>
    <w:uiPriority w:val="35"/>
    <w:unhideWhenUsed/>
    <w:qFormat/>
    <w:rsid w:val="001E273E"/>
    <w:pPr>
      <w:spacing w:after="200" w:line="240" w:lineRule="auto"/>
    </w:pPr>
    <w:rPr>
      <w:i/>
      <w:iCs/>
      <w:color w:val="44546A" w:themeColor="text2"/>
      <w:sz w:val="18"/>
      <w:szCs w:val="18"/>
    </w:rPr>
  </w:style>
  <w:style w:type="table" w:styleId="Vanligtabell1">
    <w:name w:val="Plain Table 1"/>
    <w:basedOn w:val="Vanligtabell"/>
    <w:uiPriority w:val="41"/>
    <w:rsid w:val="001E27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jon">
    <w:name w:val="Revision"/>
    <w:hidden/>
    <w:uiPriority w:val="99"/>
    <w:semiHidden/>
    <w:rsid w:val="00DB4E92"/>
    <w:pPr>
      <w:spacing w:after="0" w:line="240" w:lineRule="auto"/>
    </w:pPr>
  </w:style>
  <w:style w:type="paragraph" w:styleId="Topptekst">
    <w:name w:val="header"/>
    <w:basedOn w:val="Normal"/>
    <w:link w:val="TopptekstTegn"/>
    <w:uiPriority w:val="99"/>
    <w:unhideWhenUsed/>
    <w:rsid w:val="000F6B37"/>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0F6B37"/>
  </w:style>
  <w:style w:type="paragraph" w:styleId="Bunntekst">
    <w:name w:val="footer"/>
    <w:basedOn w:val="Normal"/>
    <w:link w:val="BunntekstTegn"/>
    <w:uiPriority w:val="99"/>
    <w:unhideWhenUsed/>
    <w:rsid w:val="000F6B37"/>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0F6B37"/>
  </w:style>
  <w:style w:type="paragraph" w:styleId="Sluttnotetekst">
    <w:name w:val="endnote text"/>
    <w:basedOn w:val="Normal"/>
    <w:link w:val="SluttnotetekstTegn"/>
    <w:uiPriority w:val="99"/>
    <w:semiHidden/>
    <w:unhideWhenUsed/>
    <w:rsid w:val="000F6B37"/>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0F6B37"/>
    <w:rPr>
      <w:sz w:val="20"/>
      <w:szCs w:val="20"/>
    </w:rPr>
  </w:style>
  <w:style w:type="character" w:styleId="Sluttnotereferanse">
    <w:name w:val="endnote reference"/>
    <w:basedOn w:val="Standardskriftforavsnitt"/>
    <w:uiPriority w:val="99"/>
    <w:semiHidden/>
    <w:unhideWhenUsed/>
    <w:rsid w:val="000F6B37"/>
    <w:rPr>
      <w:vertAlign w:val="superscript"/>
    </w:rPr>
  </w:style>
  <w:style w:type="paragraph" w:styleId="Fotnotetekst">
    <w:name w:val="footnote text"/>
    <w:basedOn w:val="Normal"/>
    <w:link w:val="FotnotetekstTegn"/>
    <w:uiPriority w:val="99"/>
    <w:semiHidden/>
    <w:unhideWhenUsed/>
    <w:rsid w:val="00075B50"/>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075B50"/>
    <w:rPr>
      <w:sz w:val="20"/>
      <w:szCs w:val="20"/>
    </w:rPr>
  </w:style>
  <w:style w:type="character" w:styleId="Fotnotereferanse">
    <w:name w:val="footnote reference"/>
    <w:basedOn w:val="Standardskriftforavsnitt"/>
    <w:uiPriority w:val="99"/>
    <w:semiHidden/>
    <w:unhideWhenUsed/>
    <w:rsid w:val="00075B50"/>
    <w:rPr>
      <w:vertAlign w:val="superscript"/>
    </w:rPr>
  </w:style>
  <w:style w:type="character" w:customStyle="1" w:styleId="ui-provider">
    <w:name w:val="ui-provider"/>
    <w:basedOn w:val="Standardskriftforavsnitt"/>
    <w:rsid w:val="00255BE9"/>
  </w:style>
  <w:style w:type="character" w:styleId="Fulgthyperkobling">
    <w:name w:val="FollowedHyperlink"/>
    <w:basedOn w:val="Standardskriftforavsnitt"/>
    <w:uiPriority w:val="99"/>
    <w:semiHidden/>
    <w:unhideWhenUsed/>
    <w:rsid w:val="004B65B8"/>
    <w:rPr>
      <w:color w:val="954F72" w:themeColor="followedHyperlink"/>
      <w:u w:val="single"/>
    </w:rPr>
  </w:style>
  <w:style w:type="character" w:customStyle="1" w:styleId="Overskrift4Tegn">
    <w:name w:val="Overskrift 4 Tegn"/>
    <w:basedOn w:val="Standardskriftforavsnitt"/>
    <w:link w:val="Overskrift4"/>
    <w:uiPriority w:val="9"/>
    <w:rsid w:val="00FE5276"/>
    <w:rPr>
      <w:rFonts w:asciiTheme="majorHAnsi" w:eastAsiaTheme="majorEastAsia" w:hAnsiTheme="majorHAnsi" w:cstheme="majorBidi"/>
      <w:i/>
      <w:iCs/>
      <w:color w:val="2F5496" w:themeColor="accent1" w:themeShade="BF"/>
    </w:rPr>
  </w:style>
  <w:style w:type="paragraph" w:styleId="Tittel">
    <w:name w:val="Title"/>
    <w:basedOn w:val="Normal"/>
    <w:next w:val="Normal"/>
    <w:link w:val="TittelTegn"/>
    <w:uiPriority w:val="10"/>
    <w:qFormat/>
    <w:rsid w:val="00FE52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FE5276"/>
    <w:rPr>
      <w:rFonts w:asciiTheme="majorHAnsi" w:eastAsiaTheme="majorEastAsia" w:hAnsiTheme="majorHAnsi" w:cstheme="majorBidi"/>
      <w:spacing w:val="-10"/>
      <w:kern w:val="28"/>
      <w:sz w:val="56"/>
      <w:szCs w:val="56"/>
    </w:rPr>
  </w:style>
  <w:style w:type="paragraph" w:styleId="HTML-forhndsformatert">
    <w:name w:val="HTML Preformatted"/>
    <w:basedOn w:val="Normal"/>
    <w:link w:val="HTML-forhndsformatertTegn"/>
    <w:uiPriority w:val="99"/>
    <w:semiHidden/>
    <w:unhideWhenUsed/>
    <w:rsid w:val="003845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b-NO"/>
    </w:rPr>
  </w:style>
  <w:style w:type="character" w:customStyle="1" w:styleId="HTML-forhndsformatertTegn">
    <w:name w:val="HTML-forhåndsformatert Tegn"/>
    <w:basedOn w:val="Standardskriftforavsnitt"/>
    <w:link w:val="HTML-forhndsformatert"/>
    <w:uiPriority w:val="99"/>
    <w:semiHidden/>
    <w:rsid w:val="0038450F"/>
    <w:rPr>
      <w:rFonts w:ascii="Courier New" w:eastAsia="Times New Roman" w:hAnsi="Courier New" w:cs="Courier New"/>
      <w:sz w:val="20"/>
      <w:szCs w:val="20"/>
      <w:lang w:eastAsia="nb-NO"/>
    </w:rPr>
  </w:style>
  <w:style w:type="paragraph" w:customStyle="1" w:styleId="Default">
    <w:name w:val="Default"/>
    <w:rsid w:val="00224368"/>
    <w:pPr>
      <w:autoSpaceDE w:val="0"/>
      <w:autoSpaceDN w:val="0"/>
      <w:adjustRightInd w:val="0"/>
      <w:spacing w:after="0" w:line="240" w:lineRule="auto"/>
    </w:pPr>
    <w:rPr>
      <w:rFonts w:ascii="Calibri" w:hAnsi="Calibri" w:cs="Calibri"/>
      <w:color w:val="000000"/>
      <w:sz w:val="24"/>
      <w:szCs w:val="24"/>
    </w:rPr>
  </w:style>
  <w:style w:type="paragraph" w:customStyle="1" w:styleId="pf0">
    <w:name w:val="pf0"/>
    <w:basedOn w:val="Normal"/>
    <w:rsid w:val="00A81EA1"/>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customStyle="1" w:styleId="cf01">
    <w:name w:val="cf01"/>
    <w:basedOn w:val="Standardskriftforavsnitt"/>
    <w:rsid w:val="00A81EA1"/>
    <w:rPr>
      <w:rFonts w:ascii="Segoe UI" w:hAnsi="Segoe UI" w:cs="Segoe UI" w:hint="default"/>
      <w:sz w:val="18"/>
      <w:szCs w:val="18"/>
    </w:rPr>
  </w:style>
  <w:style w:type="paragraph" w:styleId="Brdtekst">
    <w:name w:val="Body Text"/>
    <w:basedOn w:val="Normal"/>
    <w:link w:val="BrdtekstTegn"/>
    <w:uiPriority w:val="99"/>
    <w:unhideWhenUsed/>
    <w:rsid w:val="007420AA"/>
    <w:pPr>
      <w:spacing w:after="120"/>
    </w:pPr>
  </w:style>
  <w:style w:type="character" w:customStyle="1" w:styleId="BrdtekstTegn">
    <w:name w:val="Brødtekst Tegn"/>
    <w:basedOn w:val="Standardskriftforavsnitt"/>
    <w:link w:val="Brdtekst"/>
    <w:uiPriority w:val="99"/>
    <w:rsid w:val="007420AA"/>
  </w:style>
  <w:style w:type="paragraph" w:customStyle="1" w:styleId="mortaga">
    <w:name w:val="mortag_a"/>
    <w:basedOn w:val="Normal"/>
    <w:rsid w:val="00CE24F5"/>
    <w:pPr>
      <w:spacing w:before="100" w:beforeAutospacing="1" w:after="100" w:afterAutospacing="1" w:line="240" w:lineRule="auto"/>
    </w:pPr>
    <w:rPr>
      <w:rFonts w:ascii="Times New Roman" w:eastAsia="Times New Roman" w:hAnsi="Times New Roman" w:cs="Times New Roman"/>
      <w:sz w:val="24"/>
      <w:szCs w:val="24"/>
      <w:lang w:eastAsia="nb-NO"/>
    </w:rPr>
  </w:style>
  <w:style w:type="paragraph" w:styleId="Ingenmellomrom">
    <w:name w:val="No Spacing"/>
    <w:link w:val="IngenmellomromTegn"/>
    <w:uiPriority w:val="1"/>
    <w:qFormat/>
    <w:rsid w:val="002C11DC"/>
    <w:pPr>
      <w:spacing w:after="0" w:line="240" w:lineRule="auto"/>
    </w:pPr>
    <w:rPr>
      <w:rFonts w:eastAsiaTheme="minorEastAsia"/>
      <w:lang w:eastAsia="nb-NO"/>
    </w:rPr>
  </w:style>
  <w:style w:type="character" w:customStyle="1" w:styleId="IngenmellomromTegn">
    <w:name w:val="Ingen mellomrom Tegn"/>
    <w:basedOn w:val="Standardskriftforavsnitt"/>
    <w:link w:val="Ingenmellomrom"/>
    <w:uiPriority w:val="1"/>
    <w:rsid w:val="002C11DC"/>
    <w:rPr>
      <w:rFonts w:eastAsiaTheme="minorEastAsia"/>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9353">
      <w:bodyDiv w:val="1"/>
      <w:marLeft w:val="0"/>
      <w:marRight w:val="0"/>
      <w:marTop w:val="0"/>
      <w:marBottom w:val="0"/>
      <w:divBdr>
        <w:top w:val="none" w:sz="0" w:space="0" w:color="auto"/>
        <w:left w:val="none" w:sz="0" w:space="0" w:color="auto"/>
        <w:bottom w:val="none" w:sz="0" w:space="0" w:color="auto"/>
        <w:right w:val="none" w:sz="0" w:space="0" w:color="auto"/>
      </w:divBdr>
    </w:div>
    <w:div w:id="47652172">
      <w:bodyDiv w:val="1"/>
      <w:marLeft w:val="0"/>
      <w:marRight w:val="0"/>
      <w:marTop w:val="0"/>
      <w:marBottom w:val="0"/>
      <w:divBdr>
        <w:top w:val="none" w:sz="0" w:space="0" w:color="auto"/>
        <w:left w:val="none" w:sz="0" w:space="0" w:color="auto"/>
        <w:bottom w:val="none" w:sz="0" w:space="0" w:color="auto"/>
        <w:right w:val="none" w:sz="0" w:space="0" w:color="auto"/>
      </w:divBdr>
      <w:divsChild>
        <w:div w:id="354383416">
          <w:marLeft w:val="0"/>
          <w:marRight w:val="0"/>
          <w:marTop w:val="0"/>
          <w:marBottom w:val="336"/>
          <w:divBdr>
            <w:top w:val="none" w:sz="0" w:space="0" w:color="auto"/>
            <w:left w:val="none" w:sz="0" w:space="0" w:color="auto"/>
            <w:bottom w:val="none" w:sz="0" w:space="0" w:color="auto"/>
            <w:right w:val="none" w:sz="0" w:space="0" w:color="auto"/>
          </w:divBdr>
        </w:div>
        <w:div w:id="1227952977">
          <w:marLeft w:val="0"/>
          <w:marRight w:val="0"/>
          <w:marTop w:val="0"/>
          <w:marBottom w:val="336"/>
          <w:divBdr>
            <w:top w:val="none" w:sz="0" w:space="0" w:color="auto"/>
            <w:left w:val="none" w:sz="0" w:space="0" w:color="auto"/>
            <w:bottom w:val="none" w:sz="0" w:space="0" w:color="auto"/>
            <w:right w:val="none" w:sz="0" w:space="0" w:color="auto"/>
          </w:divBdr>
        </w:div>
        <w:div w:id="1936284663">
          <w:marLeft w:val="0"/>
          <w:marRight w:val="0"/>
          <w:marTop w:val="0"/>
          <w:marBottom w:val="336"/>
          <w:divBdr>
            <w:top w:val="none" w:sz="0" w:space="0" w:color="auto"/>
            <w:left w:val="none" w:sz="0" w:space="0" w:color="auto"/>
            <w:bottom w:val="none" w:sz="0" w:space="0" w:color="auto"/>
            <w:right w:val="none" w:sz="0" w:space="0" w:color="auto"/>
          </w:divBdr>
        </w:div>
      </w:divsChild>
    </w:div>
    <w:div w:id="71662505">
      <w:bodyDiv w:val="1"/>
      <w:marLeft w:val="0"/>
      <w:marRight w:val="0"/>
      <w:marTop w:val="0"/>
      <w:marBottom w:val="0"/>
      <w:divBdr>
        <w:top w:val="none" w:sz="0" w:space="0" w:color="auto"/>
        <w:left w:val="none" w:sz="0" w:space="0" w:color="auto"/>
        <w:bottom w:val="none" w:sz="0" w:space="0" w:color="auto"/>
        <w:right w:val="none" w:sz="0" w:space="0" w:color="auto"/>
      </w:divBdr>
    </w:div>
    <w:div w:id="76100883">
      <w:bodyDiv w:val="1"/>
      <w:marLeft w:val="0"/>
      <w:marRight w:val="0"/>
      <w:marTop w:val="0"/>
      <w:marBottom w:val="0"/>
      <w:divBdr>
        <w:top w:val="none" w:sz="0" w:space="0" w:color="auto"/>
        <w:left w:val="none" w:sz="0" w:space="0" w:color="auto"/>
        <w:bottom w:val="none" w:sz="0" w:space="0" w:color="auto"/>
        <w:right w:val="none" w:sz="0" w:space="0" w:color="auto"/>
      </w:divBdr>
    </w:div>
    <w:div w:id="82844217">
      <w:bodyDiv w:val="1"/>
      <w:marLeft w:val="0"/>
      <w:marRight w:val="0"/>
      <w:marTop w:val="0"/>
      <w:marBottom w:val="0"/>
      <w:divBdr>
        <w:top w:val="none" w:sz="0" w:space="0" w:color="auto"/>
        <w:left w:val="none" w:sz="0" w:space="0" w:color="auto"/>
        <w:bottom w:val="none" w:sz="0" w:space="0" w:color="auto"/>
        <w:right w:val="none" w:sz="0" w:space="0" w:color="auto"/>
      </w:divBdr>
    </w:div>
    <w:div w:id="121189258">
      <w:bodyDiv w:val="1"/>
      <w:marLeft w:val="0"/>
      <w:marRight w:val="0"/>
      <w:marTop w:val="0"/>
      <w:marBottom w:val="0"/>
      <w:divBdr>
        <w:top w:val="none" w:sz="0" w:space="0" w:color="auto"/>
        <w:left w:val="none" w:sz="0" w:space="0" w:color="auto"/>
        <w:bottom w:val="none" w:sz="0" w:space="0" w:color="auto"/>
        <w:right w:val="none" w:sz="0" w:space="0" w:color="auto"/>
      </w:divBdr>
    </w:div>
    <w:div w:id="188222896">
      <w:bodyDiv w:val="1"/>
      <w:marLeft w:val="0"/>
      <w:marRight w:val="0"/>
      <w:marTop w:val="0"/>
      <w:marBottom w:val="0"/>
      <w:divBdr>
        <w:top w:val="none" w:sz="0" w:space="0" w:color="auto"/>
        <w:left w:val="none" w:sz="0" w:space="0" w:color="auto"/>
        <w:bottom w:val="none" w:sz="0" w:space="0" w:color="auto"/>
        <w:right w:val="none" w:sz="0" w:space="0" w:color="auto"/>
      </w:divBdr>
    </w:div>
    <w:div w:id="193349218">
      <w:bodyDiv w:val="1"/>
      <w:marLeft w:val="0"/>
      <w:marRight w:val="0"/>
      <w:marTop w:val="0"/>
      <w:marBottom w:val="0"/>
      <w:divBdr>
        <w:top w:val="none" w:sz="0" w:space="0" w:color="auto"/>
        <w:left w:val="none" w:sz="0" w:space="0" w:color="auto"/>
        <w:bottom w:val="none" w:sz="0" w:space="0" w:color="auto"/>
        <w:right w:val="none" w:sz="0" w:space="0" w:color="auto"/>
      </w:divBdr>
    </w:div>
    <w:div w:id="213195680">
      <w:bodyDiv w:val="1"/>
      <w:marLeft w:val="0"/>
      <w:marRight w:val="0"/>
      <w:marTop w:val="0"/>
      <w:marBottom w:val="0"/>
      <w:divBdr>
        <w:top w:val="none" w:sz="0" w:space="0" w:color="auto"/>
        <w:left w:val="none" w:sz="0" w:space="0" w:color="auto"/>
        <w:bottom w:val="none" w:sz="0" w:space="0" w:color="auto"/>
        <w:right w:val="none" w:sz="0" w:space="0" w:color="auto"/>
      </w:divBdr>
    </w:div>
    <w:div w:id="240024561">
      <w:bodyDiv w:val="1"/>
      <w:marLeft w:val="0"/>
      <w:marRight w:val="0"/>
      <w:marTop w:val="0"/>
      <w:marBottom w:val="0"/>
      <w:divBdr>
        <w:top w:val="none" w:sz="0" w:space="0" w:color="auto"/>
        <w:left w:val="none" w:sz="0" w:space="0" w:color="auto"/>
        <w:bottom w:val="none" w:sz="0" w:space="0" w:color="auto"/>
        <w:right w:val="none" w:sz="0" w:space="0" w:color="auto"/>
      </w:divBdr>
    </w:div>
    <w:div w:id="241764920">
      <w:bodyDiv w:val="1"/>
      <w:marLeft w:val="0"/>
      <w:marRight w:val="0"/>
      <w:marTop w:val="0"/>
      <w:marBottom w:val="0"/>
      <w:divBdr>
        <w:top w:val="none" w:sz="0" w:space="0" w:color="auto"/>
        <w:left w:val="none" w:sz="0" w:space="0" w:color="auto"/>
        <w:bottom w:val="none" w:sz="0" w:space="0" w:color="auto"/>
        <w:right w:val="none" w:sz="0" w:space="0" w:color="auto"/>
      </w:divBdr>
    </w:div>
    <w:div w:id="242758804">
      <w:bodyDiv w:val="1"/>
      <w:marLeft w:val="0"/>
      <w:marRight w:val="0"/>
      <w:marTop w:val="0"/>
      <w:marBottom w:val="0"/>
      <w:divBdr>
        <w:top w:val="none" w:sz="0" w:space="0" w:color="auto"/>
        <w:left w:val="none" w:sz="0" w:space="0" w:color="auto"/>
        <w:bottom w:val="none" w:sz="0" w:space="0" w:color="auto"/>
        <w:right w:val="none" w:sz="0" w:space="0" w:color="auto"/>
      </w:divBdr>
    </w:div>
    <w:div w:id="242835843">
      <w:bodyDiv w:val="1"/>
      <w:marLeft w:val="0"/>
      <w:marRight w:val="0"/>
      <w:marTop w:val="0"/>
      <w:marBottom w:val="0"/>
      <w:divBdr>
        <w:top w:val="none" w:sz="0" w:space="0" w:color="auto"/>
        <w:left w:val="none" w:sz="0" w:space="0" w:color="auto"/>
        <w:bottom w:val="none" w:sz="0" w:space="0" w:color="auto"/>
        <w:right w:val="none" w:sz="0" w:space="0" w:color="auto"/>
      </w:divBdr>
    </w:div>
    <w:div w:id="315114154">
      <w:bodyDiv w:val="1"/>
      <w:marLeft w:val="0"/>
      <w:marRight w:val="0"/>
      <w:marTop w:val="0"/>
      <w:marBottom w:val="0"/>
      <w:divBdr>
        <w:top w:val="none" w:sz="0" w:space="0" w:color="auto"/>
        <w:left w:val="none" w:sz="0" w:space="0" w:color="auto"/>
        <w:bottom w:val="none" w:sz="0" w:space="0" w:color="auto"/>
        <w:right w:val="none" w:sz="0" w:space="0" w:color="auto"/>
      </w:divBdr>
    </w:div>
    <w:div w:id="333915681">
      <w:bodyDiv w:val="1"/>
      <w:marLeft w:val="0"/>
      <w:marRight w:val="0"/>
      <w:marTop w:val="0"/>
      <w:marBottom w:val="0"/>
      <w:divBdr>
        <w:top w:val="none" w:sz="0" w:space="0" w:color="auto"/>
        <w:left w:val="none" w:sz="0" w:space="0" w:color="auto"/>
        <w:bottom w:val="none" w:sz="0" w:space="0" w:color="auto"/>
        <w:right w:val="none" w:sz="0" w:space="0" w:color="auto"/>
      </w:divBdr>
    </w:div>
    <w:div w:id="346566028">
      <w:bodyDiv w:val="1"/>
      <w:marLeft w:val="0"/>
      <w:marRight w:val="0"/>
      <w:marTop w:val="0"/>
      <w:marBottom w:val="0"/>
      <w:divBdr>
        <w:top w:val="none" w:sz="0" w:space="0" w:color="auto"/>
        <w:left w:val="none" w:sz="0" w:space="0" w:color="auto"/>
        <w:bottom w:val="none" w:sz="0" w:space="0" w:color="auto"/>
        <w:right w:val="none" w:sz="0" w:space="0" w:color="auto"/>
      </w:divBdr>
    </w:div>
    <w:div w:id="451633162">
      <w:bodyDiv w:val="1"/>
      <w:marLeft w:val="0"/>
      <w:marRight w:val="0"/>
      <w:marTop w:val="0"/>
      <w:marBottom w:val="0"/>
      <w:divBdr>
        <w:top w:val="none" w:sz="0" w:space="0" w:color="auto"/>
        <w:left w:val="none" w:sz="0" w:space="0" w:color="auto"/>
        <w:bottom w:val="none" w:sz="0" w:space="0" w:color="auto"/>
        <w:right w:val="none" w:sz="0" w:space="0" w:color="auto"/>
      </w:divBdr>
    </w:div>
    <w:div w:id="471096111">
      <w:bodyDiv w:val="1"/>
      <w:marLeft w:val="0"/>
      <w:marRight w:val="0"/>
      <w:marTop w:val="0"/>
      <w:marBottom w:val="0"/>
      <w:divBdr>
        <w:top w:val="none" w:sz="0" w:space="0" w:color="auto"/>
        <w:left w:val="none" w:sz="0" w:space="0" w:color="auto"/>
        <w:bottom w:val="none" w:sz="0" w:space="0" w:color="auto"/>
        <w:right w:val="none" w:sz="0" w:space="0" w:color="auto"/>
      </w:divBdr>
    </w:div>
    <w:div w:id="483087007">
      <w:bodyDiv w:val="1"/>
      <w:marLeft w:val="0"/>
      <w:marRight w:val="0"/>
      <w:marTop w:val="0"/>
      <w:marBottom w:val="0"/>
      <w:divBdr>
        <w:top w:val="none" w:sz="0" w:space="0" w:color="auto"/>
        <w:left w:val="none" w:sz="0" w:space="0" w:color="auto"/>
        <w:bottom w:val="none" w:sz="0" w:space="0" w:color="auto"/>
        <w:right w:val="none" w:sz="0" w:space="0" w:color="auto"/>
      </w:divBdr>
      <w:divsChild>
        <w:div w:id="772287404">
          <w:marLeft w:val="0"/>
          <w:marRight w:val="0"/>
          <w:marTop w:val="0"/>
          <w:marBottom w:val="0"/>
          <w:divBdr>
            <w:top w:val="none" w:sz="0" w:space="0" w:color="auto"/>
            <w:left w:val="none" w:sz="0" w:space="0" w:color="auto"/>
            <w:bottom w:val="none" w:sz="0" w:space="0" w:color="auto"/>
            <w:right w:val="none" w:sz="0" w:space="0" w:color="auto"/>
          </w:divBdr>
        </w:div>
        <w:div w:id="1610699065">
          <w:marLeft w:val="0"/>
          <w:marRight w:val="0"/>
          <w:marTop w:val="0"/>
          <w:marBottom w:val="0"/>
          <w:divBdr>
            <w:top w:val="none" w:sz="0" w:space="0" w:color="auto"/>
            <w:left w:val="none" w:sz="0" w:space="0" w:color="auto"/>
            <w:bottom w:val="none" w:sz="0" w:space="0" w:color="auto"/>
            <w:right w:val="none" w:sz="0" w:space="0" w:color="auto"/>
          </w:divBdr>
        </w:div>
        <w:div w:id="1977761318">
          <w:marLeft w:val="0"/>
          <w:marRight w:val="0"/>
          <w:marTop w:val="0"/>
          <w:marBottom w:val="0"/>
          <w:divBdr>
            <w:top w:val="none" w:sz="0" w:space="0" w:color="auto"/>
            <w:left w:val="none" w:sz="0" w:space="0" w:color="auto"/>
            <w:bottom w:val="none" w:sz="0" w:space="0" w:color="auto"/>
            <w:right w:val="none" w:sz="0" w:space="0" w:color="auto"/>
          </w:divBdr>
        </w:div>
      </w:divsChild>
    </w:div>
    <w:div w:id="502940678">
      <w:bodyDiv w:val="1"/>
      <w:marLeft w:val="0"/>
      <w:marRight w:val="0"/>
      <w:marTop w:val="0"/>
      <w:marBottom w:val="0"/>
      <w:divBdr>
        <w:top w:val="none" w:sz="0" w:space="0" w:color="auto"/>
        <w:left w:val="none" w:sz="0" w:space="0" w:color="auto"/>
        <w:bottom w:val="none" w:sz="0" w:space="0" w:color="auto"/>
        <w:right w:val="none" w:sz="0" w:space="0" w:color="auto"/>
      </w:divBdr>
    </w:div>
    <w:div w:id="549879609">
      <w:bodyDiv w:val="1"/>
      <w:marLeft w:val="0"/>
      <w:marRight w:val="0"/>
      <w:marTop w:val="0"/>
      <w:marBottom w:val="0"/>
      <w:divBdr>
        <w:top w:val="none" w:sz="0" w:space="0" w:color="auto"/>
        <w:left w:val="none" w:sz="0" w:space="0" w:color="auto"/>
        <w:bottom w:val="none" w:sz="0" w:space="0" w:color="auto"/>
        <w:right w:val="none" w:sz="0" w:space="0" w:color="auto"/>
      </w:divBdr>
    </w:div>
    <w:div w:id="571307260">
      <w:bodyDiv w:val="1"/>
      <w:marLeft w:val="0"/>
      <w:marRight w:val="0"/>
      <w:marTop w:val="0"/>
      <w:marBottom w:val="0"/>
      <w:divBdr>
        <w:top w:val="none" w:sz="0" w:space="0" w:color="auto"/>
        <w:left w:val="none" w:sz="0" w:space="0" w:color="auto"/>
        <w:bottom w:val="none" w:sz="0" w:space="0" w:color="auto"/>
        <w:right w:val="none" w:sz="0" w:space="0" w:color="auto"/>
      </w:divBdr>
    </w:div>
    <w:div w:id="618028450">
      <w:bodyDiv w:val="1"/>
      <w:marLeft w:val="0"/>
      <w:marRight w:val="0"/>
      <w:marTop w:val="0"/>
      <w:marBottom w:val="0"/>
      <w:divBdr>
        <w:top w:val="none" w:sz="0" w:space="0" w:color="auto"/>
        <w:left w:val="none" w:sz="0" w:space="0" w:color="auto"/>
        <w:bottom w:val="none" w:sz="0" w:space="0" w:color="auto"/>
        <w:right w:val="none" w:sz="0" w:space="0" w:color="auto"/>
      </w:divBdr>
    </w:div>
    <w:div w:id="650331170">
      <w:bodyDiv w:val="1"/>
      <w:marLeft w:val="0"/>
      <w:marRight w:val="0"/>
      <w:marTop w:val="0"/>
      <w:marBottom w:val="0"/>
      <w:divBdr>
        <w:top w:val="none" w:sz="0" w:space="0" w:color="auto"/>
        <w:left w:val="none" w:sz="0" w:space="0" w:color="auto"/>
        <w:bottom w:val="none" w:sz="0" w:space="0" w:color="auto"/>
        <w:right w:val="none" w:sz="0" w:space="0" w:color="auto"/>
      </w:divBdr>
      <w:divsChild>
        <w:div w:id="2080591688">
          <w:marLeft w:val="0"/>
          <w:marRight w:val="0"/>
          <w:marTop w:val="0"/>
          <w:marBottom w:val="0"/>
          <w:divBdr>
            <w:top w:val="single" w:sz="2" w:space="0" w:color="auto"/>
            <w:left w:val="single" w:sz="2" w:space="0" w:color="auto"/>
            <w:bottom w:val="single" w:sz="2" w:space="0" w:color="auto"/>
            <w:right w:val="single" w:sz="2" w:space="0" w:color="auto"/>
          </w:divBdr>
        </w:div>
      </w:divsChild>
    </w:div>
    <w:div w:id="730930523">
      <w:bodyDiv w:val="1"/>
      <w:marLeft w:val="0"/>
      <w:marRight w:val="0"/>
      <w:marTop w:val="0"/>
      <w:marBottom w:val="0"/>
      <w:divBdr>
        <w:top w:val="none" w:sz="0" w:space="0" w:color="auto"/>
        <w:left w:val="none" w:sz="0" w:space="0" w:color="auto"/>
        <w:bottom w:val="none" w:sz="0" w:space="0" w:color="auto"/>
        <w:right w:val="none" w:sz="0" w:space="0" w:color="auto"/>
      </w:divBdr>
    </w:div>
    <w:div w:id="731317363">
      <w:bodyDiv w:val="1"/>
      <w:marLeft w:val="0"/>
      <w:marRight w:val="0"/>
      <w:marTop w:val="0"/>
      <w:marBottom w:val="0"/>
      <w:divBdr>
        <w:top w:val="none" w:sz="0" w:space="0" w:color="auto"/>
        <w:left w:val="none" w:sz="0" w:space="0" w:color="auto"/>
        <w:bottom w:val="none" w:sz="0" w:space="0" w:color="auto"/>
        <w:right w:val="none" w:sz="0" w:space="0" w:color="auto"/>
      </w:divBdr>
    </w:div>
    <w:div w:id="795294595">
      <w:bodyDiv w:val="1"/>
      <w:marLeft w:val="0"/>
      <w:marRight w:val="0"/>
      <w:marTop w:val="0"/>
      <w:marBottom w:val="0"/>
      <w:divBdr>
        <w:top w:val="none" w:sz="0" w:space="0" w:color="auto"/>
        <w:left w:val="none" w:sz="0" w:space="0" w:color="auto"/>
        <w:bottom w:val="none" w:sz="0" w:space="0" w:color="auto"/>
        <w:right w:val="none" w:sz="0" w:space="0" w:color="auto"/>
      </w:divBdr>
    </w:div>
    <w:div w:id="806431594">
      <w:bodyDiv w:val="1"/>
      <w:marLeft w:val="0"/>
      <w:marRight w:val="0"/>
      <w:marTop w:val="0"/>
      <w:marBottom w:val="0"/>
      <w:divBdr>
        <w:top w:val="none" w:sz="0" w:space="0" w:color="auto"/>
        <w:left w:val="none" w:sz="0" w:space="0" w:color="auto"/>
        <w:bottom w:val="none" w:sz="0" w:space="0" w:color="auto"/>
        <w:right w:val="none" w:sz="0" w:space="0" w:color="auto"/>
      </w:divBdr>
    </w:div>
    <w:div w:id="834153429">
      <w:bodyDiv w:val="1"/>
      <w:marLeft w:val="0"/>
      <w:marRight w:val="0"/>
      <w:marTop w:val="0"/>
      <w:marBottom w:val="0"/>
      <w:divBdr>
        <w:top w:val="none" w:sz="0" w:space="0" w:color="auto"/>
        <w:left w:val="none" w:sz="0" w:space="0" w:color="auto"/>
        <w:bottom w:val="none" w:sz="0" w:space="0" w:color="auto"/>
        <w:right w:val="none" w:sz="0" w:space="0" w:color="auto"/>
      </w:divBdr>
    </w:div>
    <w:div w:id="850607018">
      <w:bodyDiv w:val="1"/>
      <w:marLeft w:val="0"/>
      <w:marRight w:val="0"/>
      <w:marTop w:val="0"/>
      <w:marBottom w:val="0"/>
      <w:divBdr>
        <w:top w:val="none" w:sz="0" w:space="0" w:color="auto"/>
        <w:left w:val="none" w:sz="0" w:space="0" w:color="auto"/>
        <w:bottom w:val="none" w:sz="0" w:space="0" w:color="auto"/>
        <w:right w:val="none" w:sz="0" w:space="0" w:color="auto"/>
      </w:divBdr>
    </w:div>
    <w:div w:id="890267208">
      <w:bodyDiv w:val="1"/>
      <w:marLeft w:val="0"/>
      <w:marRight w:val="0"/>
      <w:marTop w:val="0"/>
      <w:marBottom w:val="0"/>
      <w:divBdr>
        <w:top w:val="none" w:sz="0" w:space="0" w:color="auto"/>
        <w:left w:val="none" w:sz="0" w:space="0" w:color="auto"/>
        <w:bottom w:val="none" w:sz="0" w:space="0" w:color="auto"/>
        <w:right w:val="none" w:sz="0" w:space="0" w:color="auto"/>
      </w:divBdr>
    </w:div>
    <w:div w:id="891581371">
      <w:bodyDiv w:val="1"/>
      <w:marLeft w:val="0"/>
      <w:marRight w:val="0"/>
      <w:marTop w:val="0"/>
      <w:marBottom w:val="0"/>
      <w:divBdr>
        <w:top w:val="none" w:sz="0" w:space="0" w:color="auto"/>
        <w:left w:val="none" w:sz="0" w:space="0" w:color="auto"/>
        <w:bottom w:val="none" w:sz="0" w:space="0" w:color="auto"/>
        <w:right w:val="none" w:sz="0" w:space="0" w:color="auto"/>
      </w:divBdr>
    </w:div>
    <w:div w:id="903611749">
      <w:bodyDiv w:val="1"/>
      <w:marLeft w:val="0"/>
      <w:marRight w:val="0"/>
      <w:marTop w:val="0"/>
      <w:marBottom w:val="0"/>
      <w:divBdr>
        <w:top w:val="none" w:sz="0" w:space="0" w:color="auto"/>
        <w:left w:val="none" w:sz="0" w:space="0" w:color="auto"/>
        <w:bottom w:val="none" w:sz="0" w:space="0" w:color="auto"/>
        <w:right w:val="none" w:sz="0" w:space="0" w:color="auto"/>
      </w:divBdr>
    </w:div>
    <w:div w:id="1080912016">
      <w:bodyDiv w:val="1"/>
      <w:marLeft w:val="0"/>
      <w:marRight w:val="0"/>
      <w:marTop w:val="0"/>
      <w:marBottom w:val="0"/>
      <w:divBdr>
        <w:top w:val="none" w:sz="0" w:space="0" w:color="auto"/>
        <w:left w:val="none" w:sz="0" w:space="0" w:color="auto"/>
        <w:bottom w:val="none" w:sz="0" w:space="0" w:color="auto"/>
        <w:right w:val="none" w:sz="0" w:space="0" w:color="auto"/>
      </w:divBdr>
    </w:div>
    <w:div w:id="1091656404">
      <w:bodyDiv w:val="1"/>
      <w:marLeft w:val="0"/>
      <w:marRight w:val="0"/>
      <w:marTop w:val="0"/>
      <w:marBottom w:val="0"/>
      <w:divBdr>
        <w:top w:val="none" w:sz="0" w:space="0" w:color="auto"/>
        <w:left w:val="none" w:sz="0" w:space="0" w:color="auto"/>
        <w:bottom w:val="none" w:sz="0" w:space="0" w:color="auto"/>
        <w:right w:val="none" w:sz="0" w:space="0" w:color="auto"/>
      </w:divBdr>
      <w:divsChild>
        <w:div w:id="525363102">
          <w:marLeft w:val="0"/>
          <w:marRight w:val="0"/>
          <w:marTop w:val="0"/>
          <w:marBottom w:val="0"/>
          <w:divBdr>
            <w:top w:val="none" w:sz="0" w:space="0" w:color="auto"/>
            <w:left w:val="none" w:sz="0" w:space="0" w:color="auto"/>
            <w:bottom w:val="none" w:sz="0" w:space="0" w:color="auto"/>
            <w:right w:val="none" w:sz="0" w:space="0" w:color="auto"/>
          </w:divBdr>
        </w:div>
        <w:div w:id="1461222243">
          <w:marLeft w:val="0"/>
          <w:marRight w:val="0"/>
          <w:marTop w:val="0"/>
          <w:marBottom w:val="0"/>
          <w:divBdr>
            <w:top w:val="none" w:sz="0" w:space="0" w:color="auto"/>
            <w:left w:val="none" w:sz="0" w:space="0" w:color="auto"/>
            <w:bottom w:val="none" w:sz="0" w:space="0" w:color="auto"/>
            <w:right w:val="none" w:sz="0" w:space="0" w:color="auto"/>
          </w:divBdr>
        </w:div>
      </w:divsChild>
    </w:div>
    <w:div w:id="1108426963">
      <w:bodyDiv w:val="1"/>
      <w:marLeft w:val="0"/>
      <w:marRight w:val="0"/>
      <w:marTop w:val="0"/>
      <w:marBottom w:val="0"/>
      <w:divBdr>
        <w:top w:val="none" w:sz="0" w:space="0" w:color="auto"/>
        <w:left w:val="none" w:sz="0" w:space="0" w:color="auto"/>
        <w:bottom w:val="none" w:sz="0" w:space="0" w:color="auto"/>
        <w:right w:val="none" w:sz="0" w:space="0" w:color="auto"/>
      </w:divBdr>
    </w:div>
    <w:div w:id="1113598520">
      <w:bodyDiv w:val="1"/>
      <w:marLeft w:val="0"/>
      <w:marRight w:val="0"/>
      <w:marTop w:val="0"/>
      <w:marBottom w:val="0"/>
      <w:divBdr>
        <w:top w:val="none" w:sz="0" w:space="0" w:color="auto"/>
        <w:left w:val="none" w:sz="0" w:space="0" w:color="auto"/>
        <w:bottom w:val="none" w:sz="0" w:space="0" w:color="auto"/>
        <w:right w:val="none" w:sz="0" w:space="0" w:color="auto"/>
      </w:divBdr>
    </w:div>
    <w:div w:id="1187984699">
      <w:bodyDiv w:val="1"/>
      <w:marLeft w:val="0"/>
      <w:marRight w:val="0"/>
      <w:marTop w:val="0"/>
      <w:marBottom w:val="0"/>
      <w:divBdr>
        <w:top w:val="none" w:sz="0" w:space="0" w:color="auto"/>
        <w:left w:val="none" w:sz="0" w:space="0" w:color="auto"/>
        <w:bottom w:val="none" w:sz="0" w:space="0" w:color="auto"/>
        <w:right w:val="none" w:sz="0" w:space="0" w:color="auto"/>
      </w:divBdr>
    </w:div>
    <w:div w:id="1252931858">
      <w:bodyDiv w:val="1"/>
      <w:marLeft w:val="0"/>
      <w:marRight w:val="0"/>
      <w:marTop w:val="0"/>
      <w:marBottom w:val="0"/>
      <w:divBdr>
        <w:top w:val="none" w:sz="0" w:space="0" w:color="auto"/>
        <w:left w:val="none" w:sz="0" w:space="0" w:color="auto"/>
        <w:bottom w:val="none" w:sz="0" w:space="0" w:color="auto"/>
        <w:right w:val="none" w:sz="0" w:space="0" w:color="auto"/>
      </w:divBdr>
    </w:div>
    <w:div w:id="1259407541">
      <w:bodyDiv w:val="1"/>
      <w:marLeft w:val="0"/>
      <w:marRight w:val="0"/>
      <w:marTop w:val="0"/>
      <w:marBottom w:val="0"/>
      <w:divBdr>
        <w:top w:val="none" w:sz="0" w:space="0" w:color="auto"/>
        <w:left w:val="none" w:sz="0" w:space="0" w:color="auto"/>
        <w:bottom w:val="none" w:sz="0" w:space="0" w:color="auto"/>
        <w:right w:val="none" w:sz="0" w:space="0" w:color="auto"/>
      </w:divBdr>
    </w:div>
    <w:div w:id="1284658511">
      <w:bodyDiv w:val="1"/>
      <w:marLeft w:val="0"/>
      <w:marRight w:val="0"/>
      <w:marTop w:val="0"/>
      <w:marBottom w:val="0"/>
      <w:divBdr>
        <w:top w:val="none" w:sz="0" w:space="0" w:color="auto"/>
        <w:left w:val="none" w:sz="0" w:space="0" w:color="auto"/>
        <w:bottom w:val="none" w:sz="0" w:space="0" w:color="auto"/>
        <w:right w:val="none" w:sz="0" w:space="0" w:color="auto"/>
      </w:divBdr>
    </w:div>
    <w:div w:id="1401832086">
      <w:bodyDiv w:val="1"/>
      <w:marLeft w:val="0"/>
      <w:marRight w:val="0"/>
      <w:marTop w:val="0"/>
      <w:marBottom w:val="0"/>
      <w:divBdr>
        <w:top w:val="none" w:sz="0" w:space="0" w:color="auto"/>
        <w:left w:val="none" w:sz="0" w:space="0" w:color="auto"/>
        <w:bottom w:val="none" w:sz="0" w:space="0" w:color="auto"/>
        <w:right w:val="none" w:sz="0" w:space="0" w:color="auto"/>
      </w:divBdr>
    </w:div>
    <w:div w:id="1445999507">
      <w:bodyDiv w:val="1"/>
      <w:marLeft w:val="0"/>
      <w:marRight w:val="0"/>
      <w:marTop w:val="0"/>
      <w:marBottom w:val="0"/>
      <w:divBdr>
        <w:top w:val="none" w:sz="0" w:space="0" w:color="auto"/>
        <w:left w:val="none" w:sz="0" w:space="0" w:color="auto"/>
        <w:bottom w:val="none" w:sz="0" w:space="0" w:color="auto"/>
        <w:right w:val="none" w:sz="0" w:space="0" w:color="auto"/>
      </w:divBdr>
    </w:div>
    <w:div w:id="1567063518">
      <w:bodyDiv w:val="1"/>
      <w:marLeft w:val="0"/>
      <w:marRight w:val="0"/>
      <w:marTop w:val="0"/>
      <w:marBottom w:val="0"/>
      <w:divBdr>
        <w:top w:val="none" w:sz="0" w:space="0" w:color="auto"/>
        <w:left w:val="none" w:sz="0" w:space="0" w:color="auto"/>
        <w:bottom w:val="none" w:sz="0" w:space="0" w:color="auto"/>
        <w:right w:val="none" w:sz="0" w:space="0" w:color="auto"/>
      </w:divBdr>
    </w:div>
    <w:div w:id="1624263923">
      <w:bodyDiv w:val="1"/>
      <w:marLeft w:val="0"/>
      <w:marRight w:val="0"/>
      <w:marTop w:val="0"/>
      <w:marBottom w:val="0"/>
      <w:divBdr>
        <w:top w:val="none" w:sz="0" w:space="0" w:color="auto"/>
        <w:left w:val="none" w:sz="0" w:space="0" w:color="auto"/>
        <w:bottom w:val="none" w:sz="0" w:space="0" w:color="auto"/>
        <w:right w:val="none" w:sz="0" w:space="0" w:color="auto"/>
      </w:divBdr>
    </w:div>
    <w:div w:id="1642465891">
      <w:bodyDiv w:val="1"/>
      <w:marLeft w:val="0"/>
      <w:marRight w:val="0"/>
      <w:marTop w:val="0"/>
      <w:marBottom w:val="0"/>
      <w:divBdr>
        <w:top w:val="none" w:sz="0" w:space="0" w:color="auto"/>
        <w:left w:val="none" w:sz="0" w:space="0" w:color="auto"/>
        <w:bottom w:val="none" w:sz="0" w:space="0" w:color="auto"/>
        <w:right w:val="none" w:sz="0" w:space="0" w:color="auto"/>
      </w:divBdr>
    </w:div>
    <w:div w:id="1660424762">
      <w:bodyDiv w:val="1"/>
      <w:marLeft w:val="0"/>
      <w:marRight w:val="0"/>
      <w:marTop w:val="0"/>
      <w:marBottom w:val="0"/>
      <w:divBdr>
        <w:top w:val="none" w:sz="0" w:space="0" w:color="auto"/>
        <w:left w:val="none" w:sz="0" w:space="0" w:color="auto"/>
        <w:bottom w:val="none" w:sz="0" w:space="0" w:color="auto"/>
        <w:right w:val="none" w:sz="0" w:space="0" w:color="auto"/>
      </w:divBdr>
    </w:div>
    <w:div w:id="1691683000">
      <w:bodyDiv w:val="1"/>
      <w:marLeft w:val="0"/>
      <w:marRight w:val="0"/>
      <w:marTop w:val="0"/>
      <w:marBottom w:val="0"/>
      <w:divBdr>
        <w:top w:val="none" w:sz="0" w:space="0" w:color="auto"/>
        <w:left w:val="none" w:sz="0" w:space="0" w:color="auto"/>
        <w:bottom w:val="none" w:sz="0" w:space="0" w:color="auto"/>
        <w:right w:val="none" w:sz="0" w:space="0" w:color="auto"/>
      </w:divBdr>
    </w:div>
    <w:div w:id="1799761641">
      <w:bodyDiv w:val="1"/>
      <w:marLeft w:val="0"/>
      <w:marRight w:val="0"/>
      <w:marTop w:val="0"/>
      <w:marBottom w:val="0"/>
      <w:divBdr>
        <w:top w:val="none" w:sz="0" w:space="0" w:color="auto"/>
        <w:left w:val="none" w:sz="0" w:space="0" w:color="auto"/>
        <w:bottom w:val="none" w:sz="0" w:space="0" w:color="auto"/>
        <w:right w:val="none" w:sz="0" w:space="0" w:color="auto"/>
      </w:divBdr>
    </w:div>
    <w:div w:id="1805125067">
      <w:bodyDiv w:val="1"/>
      <w:marLeft w:val="0"/>
      <w:marRight w:val="0"/>
      <w:marTop w:val="0"/>
      <w:marBottom w:val="0"/>
      <w:divBdr>
        <w:top w:val="none" w:sz="0" w:space="0" w:color="auto"/>
        <w:left w:val="none" w:sz="0" w:space="0" w:color="auto"/>
        <w:bottom w:val="none" w:sz="0" w:space="0" w:color="auto"/>
        <w:right w:val="none" w:sz="0" w:space="0" w:color="auto"/>
      </w:divBdr>
    </w:div>
    <w:div w:id="1884249475">
      <w:bodyDiv w:val="1"/>
      <w:marLeft w:val="0"/>
      <w:marRight w:val="0"/>
      <w:marTop w:val="0"/>
      <w:marBottom w:val="0"/>
      <w:divBdr>
        <w:top w:val="none" w:sz="0" w:space="0" w:color="auto"/>
        <w:left w:val="none" w:sz="0" w:space="0" w:color="auto"/>
        <w:bottom w:val="none" w:sz="0" w:space="0" w:color="auto"/>
        <w:right w:val="none" w:sz="0" w:space="0" w:color="auto"/>
      </w:divBdr>
    </w:div>
    <w:div w:id="1905556382">
      <w:bodyDiv w:val="1"/>
      <w:marLeft w:val="0"/>
      <w:marRight w:val="0"/>
      <w:marTop w:val="0"/>
      <w:marBottom w:val="0"/>
      <w:divBdr>
        <w:top w:val="none" w:sz="0" w:space="0" w:color="auto"/>
        <w:left w:val="none" w:sz="0" w:space="0" w:color="auto"/>
        <w:bottom w:val="none" w:sz="0" w:space="0" w:color="auto"/>
        <w:right w:val="none" w:sz="0" w:space="0" w:color="auto"/>
      </w:divBdr>
    </w:div>
    <w:div w:id="1916739884">
      <w:bodyDiv w:val="1"/>
      <w:marLeft w:val="0"/>
      <w:marRight w:val="0"/>
      <w:marTop w:val="0"/>
      <w:marBottom w:val="0"/>
      <w:divBdr>
        <w:top w:val="none" w:sz="0" w:space="0" w:color="auto"/>
        <w:left w:val="none" w:sz="0" w:space="0" w:color="auto"/>
        <w:bottom w:val="none" w:sz="0" w:space="0" w:color="auto"/>
        <w:right w:val="none" w:sz="0" w:space="0" w:color="auto"/>
      </w:divBdr>
    </w:div>
    <w:div w:id="1917010089">
      <w:bodyDiv w:val="1"/>
      <w:marLeft w:val="0"/>
      <w:marRight w:val="0"/>
      <w:marTop w:val="0"/>
      <w:marBottom w:val="0"/>
      <w:divBdr>
        <w:top w:val="none" w:sz="0" w:space="0" w:color="auto"/>
        <w:left w:val="none" w:sz="0" w:space="0" w:color="auto"/>
        <w:bottom w:val="none" w:sz="0" w:space="0" w:color="auto"/>
        <w:right w:val="none" w:sz="0" w:space="0" w:color="auto"/>
      </w:divBdr>
    </w:div>
    <w:div w:id="1993682066">
      <w:bodyDiv w:val="1"/>
      <w:marLeft w:val="0"/>
      <w:marRight w:val="0"/>
      <w:marTop w:val="0"/>
      <w:marBottom w:val="0"/>
      <w:divBdr>
        <w:top w:val="none" w:sz="0" w:space="0" w:color="auto"/>
        <w:left w:val="none" w:sz="0" w:space="0" w:color="auto"/>
        <w:bottom w:val="none" w:sz="0" w:space="0" w:color="auto"/>
        <w:right w:val="none" w:sz="0" w:space="0" w:color="auto"/>
      </w:divBdr>
    </w:div>
    <w:div w:id="2011566991">
      <w:bodyDiv w:val="1"/>
      <w:marLeft w:val="0"/>
      <w:marRight w:val="0"/>
      <w:marTop w:val="0"/>
      <w:marBottom w:val="0"/>
      <w:divBdr>
        <w:top w:val="none" w:sz="0" w:space="0" w:color="auto"/>
        <w:left w:val="none" w:sz="0" w:space="0" w:color="auto"/>
        <w:bottom w:val="none" w:sz="0" w:space="0" w:color="auto"/>
        <w:right w:val="none" w:sz="0" w:space="0" w:color="auto"/>
      </w:divBdr>
    </w:div>
    <w:div w:id="2020741697">
      <w:bodyDiv w:val="1"/>
      <w:marLeft w:val="0"/>
      <w:marRight w:val="0"/>
      <w:marTop w:val="0"/>
      <w:marBottom w:val="0"/>
      <w:divBdr>
        <w:top w:val="none" w:sz="0" w:space="0" w:color="auto"/>
        <w:left w:val="none" w:sz="0" w:space="0" w:color="auto"/>
        <w:bottom w:val="none" w:sz="0" w:space="0" w:color="auto"/>
        <w:right w:val="none" w:sz="0" w:space="0" w:color="auto"/>
      </w:divBdr>
    </w:div>
    <w:div w:id="2067296439">
      <w:bodyDiv w:val="1"/>
      <w:marLeft w:val="0"/>
      <w:marRight w:val="0"/>
      <w:marTop w:val="0"/>
      <w:marBottom w:val="0"/>
      <w:divBdr>
        <w:top w:val="none" w:sz="0" w:space="0" w:color="auto"/>
        <w:left w:val="none" w:sz="0" w:space="0" w:color="auto"/>
        <w:bottom w:val="none" w:sz="0" w:space="0" w:color="auto"/>
        <w:right w:val="none" w:sz="0" w:space="0" w:color="auto"/>
      </w:divBdr>
    </w:div>
    <w:div w:id="2087990297">
      <w:bodyDiv w:val="1"/>
      <w:marLeft w:val="0"/>
      <w:marRight w:val="0"/>
      <w:marTop w:val="0"/>
      <w:marBottom w:val="0"/>
      <w:divBdr>
        <w:top w:val="none" w:sz="0" w:space="0" w:color="auto"/>
        <w:left w:val="none" w:sz="0" w:space="0" w:color="auto"/>
        <w:bottom w:val="none" w:sz="0" w:space="0" w:color="auto"/>
        <w:right w:val="none" w:sz="0" w:space="0" w:color="auto"/>
      </w:divBdr>
    </w:div>
    <w:div w:id="208988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microsoft.com/office/2011/relationships/commentsExtended" Target="commentsExtended.xml"/><Relationship Id="rId26" Type="http://schemas.openxmlformats.org/officeDocument/2006/relationships/hyperlink" Target="https://www.regjeringen.no/contentassets/337fef958f2148bebd326f0749a1213d/no/pdfs/nou202320230004000dddpdfs.pdf" TargetMode="External"/><Relationship Id="rId39" Type="http://schemas.openxmlformats.org/officeDocument/2006/relationships/hyperlink" Target="https://www.regjeringen.no/contentassets/98f80b9a54c34da58affd10613b30d47/legeforeningen.pdf" TargetMode="External"/><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hyperlink" Target="https://www.oecd.org/norway/health-at-a-glance-Norway-EN.pdf" TargetMode="External"/><Relationship Id="rId42" Type="http://schemas.openxmlformats.org/officeDocument/2006/relationships/hyperlink" Target="https://pubmed.ncbi.nlm.nih.gov/28523941/" TargetMode="External"/><Relationship Id="rId7" Type="http://schemas.openxmlformats.org/officeDocument/2006/relationships/settings" Target="settings.xml"/><Relationship Id="rId12" Type="http://schemas.openxmlformats.org/officeDocument/2006/relationships/hyperlink" Target="https://www.regjeringen.no/contentassets/4e5d9e6c63d24cd7bdab5d8c58d8adc4/no/pdfs/stm202320240009000dddpdfs.pdf" TargetMode="External"/><Relationship Id="rId17" Type="http://schemas.openxmlformats.org/officeDocument/2006/relationships/comments" Target="comments.xml"/><Relationship Id="rId25" Type="http://schemas.openxmlformats.org/officeDocument/2006/relationships/hyperlink" Target="https://www.regjeringen.no/contentassets/337fef958f2148bebd326f0749a1213d/no/pdfs/nou202320230004000dddpdfs.pdf" TargetMode="External"/><Relationship Id="rId33" Type="http://schemas.openxmlformats.org/officeDocument/2006/relationships/hyperlink" Target="https://www.helsedirektoratet.no/rapporter/samfunnsgevinster-av-a-folge-helsedirektoratets-kostrad/Samfunnsgevinster%20av%20%C3%A5%20f%C3%B8lge%20Helsedirektoratets%20kostr%C3%A5d.pdf/_/attachment/inline/aedaf6ba-fa35-4fcf-9e86-cb936ca6ccb4:f43531d1bb8588d090ee55b5d46ddeb4b2da6b23/Samfunnsgevinster%20av%20%C3%A5%20f%C3%B8lge%20Helsedirektoratets%20kostr%C3%A5d.pdf" TargetMode="External"/><Relationship Id="rId38" Type="http://schemas.openxmlformats.org/officeDocument/2006/relationships/hyperlink" Target="https://sundhedsdatastyrelsen.dk/da/etsamletpatientoverblik/nyhedsbreve/nyhedsbrev_december2023"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helsedirektoratet.no/tema/digital-hjemmeoppfolging-hjemmesykehus-og-velferdsteknologi/digital-hjemmeoppfolging" TargetMode="External"/><Relationship Id="rId20" Type="http://schemas.microsoft.com/office/2018/08/relationships/commentsExtensible" Target="commentsExtensible.xml"/><Relationship Id="rId29" Type="http://schemas.openxmlformats.org/officeDocument/2006/relationships/hyperlink" Target="https://utviklerportal.nhn.no/informasjonstjenester/kjernejournal-informasjonstjenester/digitale-behandlingsplaner-og-egenbehandlingsplaner/" TargetMode="External"/><Relationship Id="rId41" Type="http://schemas.openxmlformats.org/officeDocument/2006/relationships/hyperlink" Target="https://www.kreftregisteret.no/globalassets/cancer-in-norway/2022/cin_report-2022.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regjeringen.no/contentassets/337fef958f2148bebd326f0749a1213d/no/pdfs/nou202320230004000dddpdfs.pdf" TargetMode="External"/><Relationship Id="rId24" Type="http://schemas.openxmlformats.org/officeDocument/2006/relationships/hyperlink" Target="https://www.regjeringen.no/contentassets/337fef958f2148bebd326f0749a1213d/no/pdfs/nou202320230004000dddpdfs.pdf" TargetMode="External"/><Relationship Id="rId32" Type="http://schemas.openxmlformats.org/officeDocument/2006/relationships/hyperlink" Target="https://www.helsedirektoratet.no/tema/digital-hjemmeoppfolging-hjemmesykehus-og-velferdsteknologi/digital-hjemmeoppfolging" TargetMode="External"/><Relationship Id="rId37" Type="http://schemas.openxmlformats.org/officeDocument/2006/relationships/hyperlink" Target="https://transform.england.nhs.uk/key-tools-and-info/digital-playbooks/cancer-digital-playbook/a-digital-service-that-allows-digital-care-plans-to-be-created-and-shared-for-coordinated-care/" TargetMode="External"/><Relationship Id="rId40" Type="http://schemas.openxmlformats.org/officeDocument/2006/relationships/hyperlink" Target="https://www.fhi.no/he/folkehelserapporten/ikke-smittsomme/overvekt-og-fedme/?term=" TargetMode="External"/><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3.svg"/><Relationship Id="rId23" Type="http://schemas.openxmlformats.org/officeDocument/2006/relationships/hyperlink" Target="https://www.regjeringen.no/contentassets/337fef958f2148bebd326f0749a1213d/no/pdfs/nou202320230004000dddpdfs.pdf" TargetMode="External"/><Relationship Id="rId28" Type="http://schemas.openxmlformats.org/officeDocument/2006/relationships/hyperlink" Target="http://www.agilealliance.org" TargetMode="External"/><Relationship Id="rId36" Type="http://schemas.openxmlformats.org/officeDocument/2006/relationships/hyperlink" Target="https://www.ehelse.no/publikasjoner/elektronisk-helsekort-for-gravide-utredning-pa-oppdrag-fra-helse-og-omsorgsdepartementet/_/attachment/download/abf3ff00-e0ab-451e-a27b-a9d950d8ef8b:03769aa326c9bd87d522c66794cb726477f2e366/Elektronisk%20helsekort%20for%20gravide%20-%20Utredning%20p%C3%A5%20oppdrag%20fra%20Helse-%20og%20omsorgsdepartementet.pdf" TargetMode="Externa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s://www.regjeringen.no/contentassets/4e5d9e6c63d24cd7bdab5d8c58d8adc4/no/pdfs/stm202320240009000dddpdfs.pdf"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hyperlink" Target="https://www.regjeringen.no/contentassets/337fef958f2148bebd326f0749a1213d/no/pdfs/nou202320230004000dddpdfs.pdf" TargetMode="External"/><Relationship Id="rId30" Type="http://schemas.openxmlformats.org/officeDocument/2006/relationships/hyperlink" Target="https://www.regjeringen.no/contentassets/337fef958f2148bebd326f0749a1213d/no/pdfs/nou202320230004000dddpdfs.pdf" TargetMode="External"/><Relationship Id="rId35" Type="http://schemas.openxmlformats.org/officeDocument/2006/relationships/hyperlink" Target="https://www.ehelse.no/publikasjoner/kartlegging-av-elektroniske-pasientjournalsystemer-og-deres-stotte-for-nasjonale-e-helselosninger/_/attachment/download/5f2dee5e-9b2c-453a-862b-fcece7c2aff3:c2aa7986924f971da55fecbac21fbf9911c50dab/Kartlegging%20av%20elektroniske%20pasientjournalsystemer%20og%20deres%20st%C3%B8tte%20for%20nasjonale%20e-helsel%C3%B8sninger%20v1.0.pdf" TargetMode="External"/><Relationship Id="rId43" Type="http://schemas.openxmlformats.org/officeDocument/2006/relationships/image" Target="media/image6.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chemeClr val="accent1">
            <a:lumMod val="20000"/>
            <a:lumOff val="80000"/>
          </a:schemeClr>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CACE97AD0B26E42A36E950C533C2A4D" ma:contentTypeVersion="14" ma:contentTypeDescription="Opprett et nytt dokument." ma:contentTypeScope="" ma:versionID="bc2839d3d693eab29a2f3637b42f6965">
  <xsd:schema xmlns:xsd="http://www.w3.org/2001/XMLSchema" xmlns:xs="http://www.w3.org/2001/XMLSchema" xmlns:p="http://schemas.microsoft.com/office/2006/metadata/properties" xmlns:ns2="d927f15f-f821-437d-aee5-78f6fae817bf" xmlns:ns3="307ac04c-1f7d-4327-9b69-83a9dc821fd9" targetNamespace="http://schemas.microsoft.com/office/2006/metadata/properties" ma:root="true" ma:fieldsID="ddaa21e2cb4dd9c98cc0fa7d4ad21faf" ns2:_="" ns3:_="">
    <xsd:import namespace="d927f15f-f821-437d-aee5-78f6fae817bf"/>
    <xsd:import namespace="307ac04c-1f7d-4327-9b69-83a9dc821fd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27f15f-f821-437d-aee5-78f6fae817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ildemerkelapper" ma:readOnly="false" ma:fieldId="{5cf76f15-5ced-4ddc-b409-7134ff3c332f}" ma:taxonomyMulti="true" ma:sspId="44bd27e2-62de-4af1-85f7-19d8bf2bfc5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7ac04c-1f7d-4327-9b69-83a9dc821fd9"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element name="TaxCatchAll" ma:index="14" nillable="true" ma:displayName="Taxonomy Catch All Column" ma:hidden="true" ma:list="{12147f76-f1f0-41e3-9a56-f52a5a19130e}" ma:internalName="TaxCatchAll" ma:showField="CatchAllData" ma:web="307ac04c-1f7d-4327-9b69-83a9dc821f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07ac04c-1f7d-4327-9b69-83a9dc821fd9" xsi:nil="true"/>
    <lcf76f155ced4ddcb4097134ff3c332f xmlns="d927f15f-f821-437d-aee5-78f6fae817bf">
      <Terms xmlns="http://schemas.microsoft.com/office/infopath/2007/PartnerControls"/>
    </lcf76f155ced4ddcb4097134ff3c332f>
    <SharedWithUsers xmlns="307ac04c-1f7d-4327-9b69-83a9dc821fd9">
      <UserInfo>
        <DisplayName>Nina Brøyn</DisplayName>
        <AccountId>13</AccountId>
        <AccountType/>
      </UserInfo>
      <UserInfo>
        <DisplayName>Ole Kristian Storli</DisplayName>
        <AccountId>10</AccountId>
        <AccountType/>
      </UserInfo>
      <UserInfo>
        <DisplayName>Bjørnar Alexander Andreassen</DisplayName>
        <AccountId>28</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12BAF-2470-4B27-8E22-8563F51257CB}">
  <ds:schemaRefs>
    <ds:schemaRef ds:uri="http://schemas.microsoft.com/sharepoint/v3/contenttype/forms"/>
  </ds:schemaRefs>
</ds:datastoreItem>
</file>

<file path=customXml/itemProps2.xml><?xml version="1.0" encoding="utf-8"?>
<ds:datastoreItem xmlns:ds="http://schemas.openxmlformats.org/officeDocument/2006/customXml" ds:itemID="{5341BCF3-F1D4-4C6C-8244-35274BE29579}"/>
</file>

<file path=customXml/itemProps3.xml><?xml version="1.0" encoding="utf-8"?>
<ds:datastoreItem xmlns:ds="http://schemas.openxmlformats.org/officeDocument/2006/customXml" ds:itemID="{3C2E46EF-42E4-4EC4-B4BB-815936530D21}">
  <ds:schemaRefs>
    <ds:schemaRef ds:uri="http://schemas.microsoft.com/office/2006/metadata/properties"/>
    <ds:schemaRef ds:uri="http://schemas.microsoft.com/office/infopath/2007/PartnerControls"/>
    <ds:schemaRef ds:uri="307ac04c-1f7d-4327-9b69-83a9dc821fd9"/>
    <ds:schemaRef ds:uri="d927f15f-f821-437d-aee5-78f6fae817bf"/>
  </ds:schemaRefs>
</ds:datastoreItem>
</file>

<file path=customXml/itemProps4.xml><?xml version="1.0" encoding="utf-8"?>
<ds:datastoreItem xmlns:ds="http://schemas.openxmlformats.org/officeDocument/2006/customXml" ds:itemID="{7C7895CB-F06F-4F50-84A5-8DD28F522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56823</TotalTime>
  <Pages>48</Pages>
  <Words>21594</Words>
  <Characters>114451</Characters>
  <Application>Microsoft Office Word</Application>
  <DocSecurity>0</DocSecurity>
  <Lines>953</Lines>
  <Paragraphs>271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135774</CharactersWithSpaces>
  <SharedDoc>false</SharedDoc>
  <HLinks>
    <vt:vector size="444" baseType="variant">
      <vt:variant>
        <vt:i4>524295</vt:i4>
      </vt:variant>
      <vt:variant>
        <vt:i4>372</vt:i4>
      </vt:variant>
      <vt:variant>
        <vt:i4>0</vt:i4>
      </vt:variant>
      <vt:variant>
        <vt:i4>5</vt:i4>
      </vt:variant>
      <vt:variant>
        <vt:lpwstr>https://pubmed.ncbi.nlm.nih.gov/28523941/</vt:lpwstr>
      </vt:variant>
      <vt:variant>
        <vt:lpwstr/>
      </vt:variant>
      <vt:variant>
        <vt:i4>2293851</vt:i4>
      </vt:variant>
      <vt:variant>
        <vt:i4>369</vt:i4>
      </vt:variant>
      <vt:variant>
        <vt:i4>0</vt:i4>
      </vt:variant>
      <vt:variant>
        <vt:i4>5</vt:i4>
      </vt:variant>
      <vt:variant>
        <vt:lpwstr>https://www.kreftregisteret.no/globalassets/cancer-in-norway/2022/cin_report-2022.pdf</vt:lpwstr>
      </vt:variant>
      <vt:variant>
        <vt:lpwstr/>
      </vt:variant>
      <vt:variant>
        <vt:i4>7077925</vt:i4>
      </vt:variant>
      <vt:variant>
        <vt:i4>366</vt:i4>
      </vt:variant>
      <vt:variant>
        <vt:i4>0</vt:i4>
      </vt:variant>
      <vt:variant>
        <vt:i4>5</vt:i4>
      </vt:variant>
      <vt:variant>
        <vt:lpwstr>https://www.fhi.no/he/folkehelserapporten/ikke-smittsomme/overvekt-og-fedme/?term=</vt:lpwstr>
      </vt:variant>
      <vt:variant>
        <vt:lpwstr/>
      </vt:variant>
      <vt:variant>
        <vt:i4>6094875</vt:i4>
      </vt:variant>
      <vt:variant>
        <vt:i4>363</vt:i4>
      </vt:variant>
      <vt:variant>
        <vt:i4>0</vt:i4>
      </vt:variant>
      <vt:variant>
        <vt:i4>5</vt:i4>
      </vt:variant>
      <vt:variant>
        <vt:lpwstr>https://www.regjeringen.no/contentassets/98f80b9a54c34da58affd10613b30d47/legeforeningen.pdf</vt:lpwstr>
      </vt:variant>
      <vt:variant>
        <vt:lpwstr/>
      </vt:variant>
      <vt:variant>
        <vt:i4>7471115</vt:i4>
      </vt:variant>
      <vt:variant>
        <vt:i4>360</vt:i4>
      </vt:variant>
      <vt:variant>
        <vt:i4>0</vt:i4>
      </vt:variant>
      <vt:variant>
        <vt:i4>5</vt:i4>
      </vt:variant>
      <vt:variant>
        <vt:lpwstr>https://sundhedsdatastyrelsen.dk/da/etsamletpatientoverblik/nyhedsbreve/nyhedsbrev_december2023</vt:lpwstr>
      </vt:variant>
      <vt:variant>
        <vt:lpwstr/>
      </vt:variant>
      <vt:variant>
        <vt:i4>1966158</vt:i4>
      </vt:variant>
      <vt:variant>
        <vt:i4>357</vt:i4>
      </vt:variant>
      <vt:variant>
        <vt:i4>0</vt:i4>
      </vt:variant>
      <vt:variant>
        <vt:i4>5</vt:i4>
      </vt:variant>
      <vt:variant>
        <vt:lpwstr>https://transform.england.nhs.uk/key-tools-and-info/digital-playbooks/cancer-digital-playbook/a-digital-service-that-allows-digital-care-plans-to-be-created-and-shared-for-coordinated-care/</vt:lpwstr>
      </vt:variant>
      <vt:variant>
        <vt:lpwstr/>
      </vt:variant>
      <vt:variant>
        <vt:i4>1179692</vt:i4>
      </vt:variant>
      <vt:variant>
        <vt:i4>354</vt:i4>
      </vt:variant>
      <vt:variant>
        <vt:i4>0</vt:i4>
      </vt:variant>
      <vt:variant>
        <vt:i4>5</vt:i4>
      </vt:variant>
      <vt:variant>
        <vt:lpwstr>https://www.ehelse.no/publikasjoner/elektronisk-helsekort-for-gravide-utredning-pa-oppdrag-fra-helse-og-omsorgsdepartementet/_/attachment/download/abf3ff00-e0ab-451e-a27b-a9d950d8ef8b:03769aa326c9bd87d522c66794cb726477f2e366/Elektronisk helsekort for gravide - Utredning p%C3%A5 oppdrag fra Helse- og omsorgsdepartementet.pdf</vt:lpwstr>
      </vt:variant>
      <vt:variant>
        <vt:lpwstr/>
      </vt:variant>
      <vt:variant>
        <vt:i4>2752530</vt:i4>
      </vt:variant>
      <vt:variant>
        <vt:i4>351</vt:i4>
      </vt:variant>
      <vt:variant>
        <vt:i4>0</vt:i4>
      </vt:variant>
      <vt:variant>
        <vt:i4>5</vt:i4>
      </vt:variant>
      <vt:variant>
        <vt:lpwstr>https://www.ehelse.no/publikasjoner/kartlegging-av-elektroniske-pasientjournalsystemer-og-deres-stotte-for-nasjonale-e-helselosninger/_/attachment/download/5f2dee5e-9b2c-453a-862b-fcece7c2aff3:c2aa7986924f971da55fecbac21fbf9911c50dab/Kartlegging av elektroniske pasientjournalsystemer og deres st%C3%B8tte for nasjonale e-helsel%C3%B8sninger v1.0.pdf</vt:lpwstr>
      </vt:variant>
      <vt:variant>
        <vt:lpwstr/>
      </vt:variant>
      <vt:variant>
        <vt:i4>6029341</vt:i4>
      </vt:variant>
      <vt:variant>
        <vt:i4>348</vt:i4>
      </vt:variant>
      <vt:variant>
        <vt:i4>0</vt:i4>
      </vt:variant>
      <vt:variant>
        <vt:i4>5</vt:i4>
      </vt:variant>
      <vt:variant>
        <vt:lpwstr>https://www.oecd.org/norway/health-at-a-glance-Norway-EN.pdf</vt:lpwstr>
      </vt:variant>
      <vt:variant>
        <vt:lpwstr/>
      </vt:variant>
      <vt:variant>
        <vt:i4>6619154</vt:i4>
      </vt:variant>
      <vt:variant>
        <vt:i4>345</vt:i4>
      </vt:variant>
      <vt:variant>
        <vt:i4>0</vt:i4>
      </vt:variant>
      <vt:variant>
        <vt:i4>5</vt:i4>
      </vt:variant>
      <vt:variant>
        <vt:lpwstr>https://www.helsedirektoratet.no/rapporter/samfunnsgevinster-av-a-folge-helsedirektoratets-kostrad/Samfunnsgevinster av %C3%A5 f%C3%B8lge Helsedirektoratets kostr%C3%A5d.pdf/_/attachment/inline/aedaf6ba-fa35-4fcf-9e86-cb936ca6ccb4:f43531d1bb8588d090ee55b5d46ddeb4b2da6b23/Samfunnsgevinster av %C3%A5 f%C3%B8lge Helsedirektoratets kostr%C3%A5d.pdf</vt:lpwstr>
      </vt:variant>
      <vt:variant>
        <vt:lpwstr/>
      </vt:variant>
      <vt:variant>
        <vt:i4>3342447</vt:i4>
      </vt:variant>
      <vt:variant>
        <vt:i4>342</vt:i4>
      </vt:variant>
      <vt:variant>
        <vt:i4>0</vt:i4>
      </vt:variant>
      <vt:variant>
        <vt:i4>5</vt:i4>
      </vt:variant>
      <vt:variant>
        <vt:lpwstr>https://www.helsedirektoratet.no/tema/digital-hjemmeoppfolging-hjemmesykehus-og-velferdsteknologi/digital-hjemmeoppfolging</vt:lpwstr>
      </vt:variant>
      <vt:variant>
        <vt:lpwstr/>
      </vt:variant>
      <vt:variant>
        <vt:i4>6422591</vt:i4>
      </vt:variant>
      <vt:variant>
        <vt:i4>339</vt:i4>
      </vt:variant>
      <vt:variant>
        <vt:i4>0</vt:i4>
      </vt:variant>
      <vt:variant>
        <vt:i4>5</vt:i4>
      </vt:variant>
      <vt:variant>
        <vt:lpwstr>https://www.regjeringen.no/contentassets/4e5d9e6c63d24cd7bdab5d8c58d8adc4/no/pdfs/stm202320240009000dddpdfs.pdf</vt:lpwstr>
      </vt:variant>
      <vt:variant>
        <vt:lpwstr/>
      </vt:variant>
      <vt:variant>
        <vt:i4>3080293</vt:i4>
      </vt:variant>
      <vt:variant>
        <vt:i4>336</vt:i4>
      </vt:variant>
      <vt:variant>
        <vt:i4>0</vt:i4>
      </vt:variant>
      <vt:variant>
        <vt:i4>5</vt:i4>
      </vt:variant>
      <vt:variant>
        <vt:lpwstr>https://www.regjeringen.no/contentassets/337fef958f2148bebd326f0749a1213d/no/pdfs/nou202320230004000dddpdfs.pdf</vt:lpwstr>
      </vt:variant>
      <vt:variant>
        <vt:lpwstr/>
      </vt:variant>
      <vt:variant>
        <vt:i4>1507415</vt:i4>
      </vt:variant>
      <vt:variant>
        <vt:i4>333</vt:i4>
      </vt:variant>
      <vt:variant>
        <vt:i4>0</vt:i4>
      </vt:variant>
      <vt:variant>
        <vt:i4>5</vt:i4>
      </vt:variant>
      <vt:variant>
        <vt:lpwstr>https://utviklerportal.nhn.no/informasjonstjenester/kjernejournal-informasjonstjenester/digitale-behandlingsplaner-og-egenbehandlingsplaner/</vt:lpwstr>
      </vt:variant>
      <vt:variant>
        <vt:lpwstr/>
      </vt:variant>
      <vt:variant>
        <vt:i4>4194312</vt:i4>
      </vt:variant>
      <vt:variant>
        <vt:i4>330</vt:i4>
      </vt:variant>
      <vt:variant>
        <vt:i4>0</vt:i4>
      </vt:variant>
      <vt:variant>
        <vt:i4>5</vt:i4>
      </vt:variant>
      <vt:variant>
        <vt:lpwstr>http://www.agilealliance.org/</vt:lpwstr>
      </vt:variant>
      <vt:variant>
        <vt:lpwstr/>
      </vt:variant>
      <vt:variant>
        <vt:i4>3080293</vt:i4>
      </vt:variant>
      <vt:variant>
        <vt:i4>327</vt:i4>
      </vt:variant>
      <vt:variant>
        <vt:i4>0</vt:i4>
      </vt:variant>
      <vt:variant>
        <vt:i4>5</vt:i4>
      </vt:variant>
      <vt:variant>
        <vt:lpwstr>https://www.regjeringen.no/contentassets/337fef958f2148bebd326f0749a1213d/no/pdfs/nou202320230004000dddpdfs.pdf</vt:lpwstr>
      </vt:variant>
      <vt:variant>
        <vt:lpwstr/>
      </vt:variant>
      <vt:variant>
        <vt:i4>3080293</vt:i4>
      </vt:variant>
      <vt:variant>
        <vt:i4>324</vt:i4>
      </vt:variant>
      <vt:variant>
        <vt:i4>0</vt:i4>
      </vt:variant>
      <vt:variant>
        <vt:i4>5</vt:i4>
      </vt:variant>
      <vt:variant>
        <vt:lpwstr>https://www.regjeringen.no/contentassets/337fef958f2148bebd326f0749a1213d/no/pdfs/nou202320230004000dddpdfs.pdf</vt:lpwstr>
      </vt:variant>
      <vt:variant>
        <vt:lpwstr/>
      </vt:variant>
      <vt:variant>
        <vt:i4>3080293</vt:i4>
      </vt:variant>
      <vt:variant>
        <vt:i4>321</vt:i4>
      </vt:variant>
      <vt:variant>
        <vt:i4>0</vt:i4>
      </vt:variant>
      <vt:variant>
        <vt:i4>5</vt:i4>
      </vt:variant>
      <vt:variant>
        <vt:lpwstr>https://www.regjeringen.no/contentassets/337fef958f2148bebd326f0749a1213d/no/pdfs/nou202320230004000dddpdfs.pdf</vt:lpwstr>
      </vt:variant>
      <vt:variant>
        <vt:lpwstr/>
      </vt:variant>
      <vt:variant>
        <vt:i4>3080293</vt:i4>
      </vt:variant>
      <vt:variant>
        <vt:i4>318</vt:i4>
      </vt:variant>
      <vt:variant>
        <vt:i4>0</vt:i4>
      </vt:variant>
      <vt:variant>
        <vt:i4>5</vt:i4>
      </vt:variant>
      <vt:variant>
        <vt:lpwstr>https://www.regjeringen.no/contentassets/337fef958f2148bebd326f0749a1213d/no/pdfs/nou202320230004000dddpdfs.pdf</vt:lpwstr>
      </vt:variant>
      <vt:variant>
        <vt:lpwstr/>
      </vt:variant>
      <vt:variant>
        <vt:i4>3080293</vt:i4>
      </vt:variant>
      <vt:variant>
        <vt:i4>315</vt:i4>
      </vt:variant>
      <vt:variant>
        <vt:i4>0</vt:i4>
      </vt:variant>
      <vt:variant>
        <vt:i4>5</vt:i4>
      </vt:variant>
      <vt:variant>
        <vt:lpwstr>https://www.regjeringen.no/contentassets/337fef958f2148bebd326f0749a1213d/no/pdfs/nou202320230004000dddpdfs.pdf</vt:lpwstr>
      </vt:variant>
      <vt:variant>
        <vt:lpwstr/>
      </vt:variant>
      <vt:variant>
        <vt:i4>3342447</vt:i4>
      </vt:variant>
      <vt:variant>
        <vt:i4>312</vt:i4>
      </vt:variant>
      <vt:variant>
        <vt:i4>0</vt:i4>
      </vt:variant>
      <vt:variant>
        <vt:i4>5</vt:i4>
      </vt:variant>
      <vt:variant>
        <vt:lpwstr>https://www.helsedirektoratet.no/tema/digital-hjemmeoppfolging-hjemmesykehus-og-velferdsteknologi/digital-hjemmeoppfolging</vt:lpwstr>
      </vt:variant>
      <vt:variant>
        <vt:lpwstr/>
      </vt:variant>
      <vt:variant>
        <vt:i4>2687216</vt:i4>
      </vt:variant>
      <vt:variant>
        <vt:i4>309</vt:i4>
      </vt:variant>
      <vt:variant>
        <vt:i4>0</vt:i4>
      </vt:variant>
      <vt:variant>
        <vt:i4>5</vt:i4>
      </vt:variant>
      <vt:variant>
        <vt:lpwstr/>
      </vt:variant>
      <vt:variant>
        <vt:lpwstr>_ERFARINGER_FRA_UTPRØVNINGEN_1</vt:lpwstr>
      </vt:variant>
      <vt:variant>
        <vt:i4>6422591</vt:i4>
      </vt:variant>
      <vt:variant>
        <vt:i4>306</vt:i4>
      </vt:variant>
      <vt:variant>
        <vt:i4>0</vt:i4>
      </vt:variant>
      <vt:variant>
        <vt:i4>5</vt:i4>
      </vt:variant>
      <vt:variant>
        <vt:lpwstr>https://www.regjeringen.no/contentassets/4e5d9e6c63d24cd7bdab5d8c58d8adc4/no/pdfs/stm202320240009000dddpdfs.pdf</vt:lpwstr>
      </vt:variant>
      <vt:variant>
        <vt:lpwstr/>
      </vt:variant>
      <vt:variant>
        <vt:i4>3080293</vt:i4>
      </vt:variant>
      <vt:variant>
        <vt:i4>303</vt:i4>
      </vt:variant>
      <vt:variant>
        <vt:i4>0</vt:i4>
      </vt:variant>
      <vt:variant>
        <vt:i4>5</vt:i4>
      </vt:variant>
      <vt:variant>
        <vt:lpwstr>https://www.regjeringen.no/contentassets/337fef958f2148bebd326f0749a1213d/no/pdfs/nou202320230004000dddpdfs.pdf</vt:lpwstr>
      </vt:variant>
      <vt:variant>
        <vt:lpwstr/>
      </vt:variant>
      <vt:variant>
        <vt:i4>1703985</vt:i4>
      </vt:variant>
      <vt:variant>
        <vt:i4>296</vt:i4>
      </vt:variant>
      <vt:variant>
        <vt:i4>0</vt:i4>
      </vt:variant>
      <vt:variant>
        <vt:i4>5</vt:i4>
      </vt:variant>
      <vt:variant>
        <vt:lpwstr/>
      </vt:variant>
      <vt:variant>
        <vt:lpwstr>_Toc161408175</vt:lpwstr>
      </vt:variant>
      <vt:variant>
        <vt:i4>1703985</vt:i4>
      </vt:variant>
      <vt:variant>
        <vt:i4>290</vt:i4>
      </vt:variant>
      <vt:variant>
        <vt:i4>0</vt:i4>
      </vt:variant>
      <vt:variant>
        <vt:i4>5</vt:i4>
      </vt:variant>
      <vt:variant>
        <vt:lpwstr/>
      </vt:variant>
      <vt:variant>
        <vt:lpwstr>_Toc161408174</vt:lpwstr>
      </vt:variant>
      <vt:variant>
        <vt:i4>1703985</vt:i4>
      </vt:variant>
      <vt:variant>
        <vt:i4>284</vt:i4>
      </vt:variant>
      <vt:variant>
        <vt:i4>0</vt:i4>
      </vt:variant>
      <vt:variant>
        <vt:i4>5</vt:i4>
      </vt:variant>
      <vt:variant>
        <vt:lpwstr/>
      </vt:variant>
      <vt:variant>
        <vt:lpwstr>_Toc161408173</vt:lpwstr>
      </vt:variant>
      <vt:variant>
        <vt:i4>1703985</vt:i4>
      </vt:variant>
      <vt:variant>
        <vt:i4>278</vt:i4>
      </vt:variant>
      <vt:variant>
        <vt:i4>0</vt:i4>
      </vt:variant>
      <vt:variant>
        <vt:i4>5</vt:i4>
      </vt:variant>
      <vt:variant>
        <vt:lpwstr/>
      </vt:variant>
      <vt:variant>
        <vt:lpwstr>_Toc161408172</vt:lpwstr>
      </vt:variant>
      <vt:variant>
        <vt:i4>1703985</vt:i4>
      </vt:variant>
      <vt:variant>
        <vt:i4>272</vt:i4>
      </vt:variant>
      <vt:variant>
        <vt:i4>0</vt:i4>
      </vt:variant>
      <vt:variant>
        <vt:i4>5</vt:i4>
      </vt:variant>
      <vt:variant>
        <vt:lpwstr/>
      </vt:variant>
      <vt:variant>
        <vt:lpwstr>_Toc161408171</vt:lpwstr>
      </vt:variant>
      <vt:variant>
        <vt:i4>1703985</vt:i4>
      </vt:variant>
      <vt:variant>
        <vt:i4>266</vt:i4>
      </vt:variant>
      <vt:variant>
        <vt:i4>0</vt:i4>
      </vt:variant>
      <vt:variant>
        <vt:i4>5</vt:i4>
      </vt:variant>
      <vt:variant>
        <vt:lpwstr/>
      </vt:variant>
      <vt:variant>
        <vt:lpwstr>_Toc161408170</vt:lpwstr>
      </vt:variant>
      <vt:variant>
        <vt:i4>1769521</vt:i4>
      </vt:variant>
      <vt:variant>
        <vt:i4>260</vt:i4>
      </vt:variant>
      <vt:variant>
        <vt:i4>0</vt:i4>
      </vt:variant>
      <vt:variant>
        <vt:i4>5</vt:i4>
      </vt:variant>
      <vt:variant>
        <vt:lpwstr/>
      </vt:variant>
      <vt:variant>
        <vt:lpwstr>_Toc161408169</vt:lpwstr>
      </vt:variant>
      <vt:variant>
        <vt:i4>1769521</vt:i4>
      </vt:variant>
      <vt:variant>
        <vt:i4>254</vt:i4>
      </vt:variant>
      <vt:variant>
        <vt:i4>0</vt:i4>
      </vt:variant>
      <vt:variant>
        <vt:i4>5</vt:i4>
      </vt:variant>
      <vt:variant>
        <vt:lpwstr/>
      </vt:variant>
      <vt:variant>
        <vt:lpwstr>_Toc161408168</vt:lpwstr>
      </vt:variant>
      <vt:variant>
        <vt:i4>1769521</vt:i4>
      </vt:variant>
      <vt:variant>
        <vt:i4>248</vt:i4>
      </vt:variant>
      <vt:variant>
        <vt:i4>0</vt:i4>
      </vt:variant>
      <vt:variant>
        <vt:i4>5</vt:i4>
      </vt:variant>
      <vt:variant>
        <vt:lpwstr/>
      </vt:variant>
      <vt:variant>
        <vt:lpwstr>_Toc161408167</vt:lpwstr>
      </vt:variant>
      <vt:variant>
        <vt:i4>1769521</vt:i4>
      </vt:variant>
      <vt:variant>
        <vt:i4>242</vt:i4>
      </vt:variant>
      <vt:variant>
        <vt:i4>0</vt:i4>
      </vt:variant>
      <vt:variant>
        <vt:i4>5</vt:i4>
      </vt:variant>
      <vt:variant>
        <vt:lpwstr/>
      </vt:variant>
      <vt:variant>
        <vt:lpwstr>_Toc161408166</vt:lpwstr>
      </vt:variant>
      <vt:variant>
        <vt:i4>1769521</vt:i4>
      </vt:variant>
      <vt:variant>
        <vt:i4>236</vt:i4>
      </vt:variant>
      <vt:variant>
        <vt:i4>0</vt:i4>
      </vt:variant>
      <vt:variant>
        <vt:i4>5</vt:i4>
      </vt:variant>
      <vt:variant>
        <vt:lpwstr/>
      </vt:variant>
      <vt:variant>
        <vt:lpwstr>_Toc161408165</vt:lpwstr>
      </vt:variant>
      <vt:variant>
        <vt:i4>1769521</vt:i4>
      </vt:variant>
      <vt:variant>
        <vt:i4>230</vt:i4>
      </vt:variant>
      <vt:variant>
        <vt:i4>0</vt:i4>
      </vt:variant>
      <vt:variant>
        <vt:i4>5</vt:i4>
      </vt:variant>
      <vt:variant>
        <vt:lpwstr/>
      </vt:variant>
      <vt:variant>
        <vt:lpwstr>_Toc161408164</vt:lpwstr>
      </vt:variant>
      <vt:variant>
        <vt:i4>1769521</vt:i4>
      </vt:variant>
      <vt:variant>
        <vt:i4>224</vt:i4>
      </vt:variant>
      <vt:variant>
        <vt:i4>0</vt:i4>
      </vt:variant>
      <vt:variant>
        <vt:i4>5</vt:i4>
      </vt:variant>
      <vt:variant>
        <vt:lpwstr/>
      </vt:variant>
      <vt:variant>
        <vt:lpwstr>_Toc161408163</vt:lpwstr>
      </vt:variant>
      <vt:variant>
        <vt:i4>1769521</vt:i4>
      </vt:variant>
      <vt:variant>
        <vt:i4>218</vt:i4>
      </vt:variant>
      <vt:variant>
        <vt:i4>0</vt:i4>
      </vt:variant>
      <vt:variant>
        <vt:i4>5</vt:i4>
      </vt:variant>
      <vt:variant>
        <vt:lpwstr/>
      </vt:variant>
      <vt:variant>
        <vt:lpwstr>_Toc161408162</vt:lpwstr>
      </vt:variant>
      <vt:variant>
        <vt:i4>1769521</vt:i4>
      </vt:variant>
      <vt:variant>
        <vt:i4>212</vt:i4>
      </vt:variant>
      <vt:variant>
        <vt:i4>0</vt:i4>
      </vt:variant>
      <vt:variant>
        <vt:i4>5</vt:i4>
      </vt:variant>
      <vt:variant>
        <vt:lpwstr/>
      </vt:variant>
      <vt:variant>
        <vt:lpwstr>_Toc161408161</vt:lpwstr>
      </vt:variant>
      <vt:variant>
        <vt:i4>1769521</vt:i4>
      </vt:variant>
      <vt:variant>
        <vt:i4>206</vt:i4>
      </vt:variant>
      <vt:variant>
        <vt:i4>0</vt:i4>
      </vt:variant>
      <vt:variant>
        <vt:i4>5</vt:i4>
      </vt:variant>
      <vt:variant>
        <vt:lpwstr/>
      </vt:variant>
      <vt:variant>
        <vt:lpwstr>_Toc161408160</vt:lpwstr>
      </vt:variant>
      <vt:variant>
        <vt:i4>1572913</vt:i4>
      </vt:variant>
      <vt:variant>
        <vt:i4>200</vt:i4>
      </vt:variant>
      <vt:variant>
        <vt:i4>0</vt:i4>
      </vt:variant>
      <vt:variant>
        <vt:i4>5</vt:i4>
      </vt:variant>
      <vt:variant>
        <vt:lpwstr/>
      </vt:variant>
      <vt:variant>
        <vt:lpwstr>_Toc161408159</vt:lpwstr>
      </vt:variant>
      <vt:variant>
        <vt:i4>1572913</vt:i4>
      </vt:variant>
      <vt:variant>
        <vt:i4>194</vt:i4>
      </vt:variant>
      <vt:variant>
        <vt:i4>0</vt:i4>
      </vt:variant>
      <vt:variant>
        <vt:i4>5</vt:i4>
      </vt:variant>
      <vt:variant>
        <vt:lpwstr/>
      </vt:variant>
      <vt:variant>
        <vt:lpwstr>_Toc161408158</vt:lpwstr>
      </vt:variant>
      <vt:variant>
        <vt:i4>1572913</vt:i4>
      </vt:variant>
      <vt:variant>
        <vt:i4>188</vt:i4>
      </vt:variant>
      <vt:variant>
        <vt:i4>0</vt:i4>
      </vt:variant>
      <vt:variant>
        <vt:i4>5</vt:i4>
      </vt:variant>
      <vt:variant>
        <vt:lpwstr/>
      </vt:variant>
      <vt:variant>
        <vt:lpwstr>_Toc161408157</vt:lpwstr>
      </vt:variant>
      <vt:variant>
        <vt:i4>1572913</vt:i4>
      </vt:variant>
      <vt:variant>
        <vt:i4>182</vt:i4>
      </vt:variant>
      <vt:variant>
        <vt:i4>0</vt:i4>
      </vt:variant>
      <vt:variant>
        <vt:i4>5</vt:i4>
      </vt:variant>
      <vt:variant>
        <vt:lpwstr/>
      </vt:variant>
      <vt:variant>
        <vt:lpwstr>_Toc161408156</vt:lpwstr>
      </vt:variant>
      <vt:variant>
        <vt:i4>1572913</vt:i4>
      </vt:variant>
      <vt:variant>
        <vt:i4>176</vt:i4>
      </vt:variant>
      <vt:variant>
        <vt:i4>0</vt:i4>
      </vt:variant>
      <vt:variant>
        <vt:i4>5</vt:i4>
      </vt:variant>
      <vt:variant>
        <vt:lpwstr/>
      </vt:variant>
      <vt:variant>
        <vt:lpwstr>_Toc161408155</vt:lpwstr>
      </vt:variant>
      <vt:variant>
        <vt:i4>1572913</vt:i4>
      </vt:variant>
      <vt:variant>
        <vt:i4>170</vt:i4>
      </vt:variant>
      <vt:variant>
        <vt:i4>0</vt:i4>
      </vt:variant>
      <vt:variant>
        <vt:i4>5</vt:i4>
      </vt:variant>
      <vt:variant>
        <vt:lpwstr/>
      </vt:variant>
      <vt:variant>
        <vt:lpwstr>_Toc161408154</vt:lpwstr>
      </vt:variant>
      <vt:variant>
        <vt:i4>1572913</vt:i4>
      </vt:variant>
      <vt:variant>
        <vt:i4>164</vt:i4>
      </vt:variant>
      <vt:variant>
        <vt:i4>0</vt:i4>
      </vt:variant>
      <vt:variant>
        <vt:i4>5</vt:i4>
      </vt:variant>
      <vt:variant>
        <vt:lpwstr/>
      </vt:variant>
      <vt:variant>
        <vt:lpwstr>_Toc161408153</vt:lpwstr>
      </vt:variant>
      <vt:variant>
        <vt:i4>1572913</vt:i4>
      </vt:variant>
      <vt:variant>
        <vt:i4>158</vt:i4>
      </vt:variant>
      <vt:variant>
        <vt:i4>0</vt:i4>
      </vt:variant>
      <vt:variant>
        <vt:i4>5</vt:i4>
      </vt:variant>
      <vt:variant>
        <vt:lpwstr/>
      </vt:variant>
      <vt:variant>
        <vt:lpwstr>_Toc161408152</vt:lpwstr>
      </vt:variant>
      <vt:variant>
        <vt:i4>1572913</vt:i4>
      </vt:variant>
      <vt:variant>
        <vt:i4>152</vt:i4>
      </vt:variant>
      <vt:variant>
        <vt:i4>0</vt:i4>
      </vt:variant>
      <vt:variant>
        <vt:i4>5</vt:i4>
      </vt:variant>
      <vt:variant>
        <vt:lpwstr/>
      </vt:variant>
      <vt:variant>
        <vt:lpwstr>_Toc161408151</vt:lpwstr>
      </vt:variant>
      <vt:variant>
        <vt:i4>1572913</vt:i4>
      </vt:variant>
      <vt:variant>
        <vt:i4>146</vt:i4>
      </vt:variant>
      <vt:variant>
        <vt:i4>0</vt:i4>
      </vt:variant>
      <vt:variant>
        <vt:i4>5</vt:i4>
      </vt:variant>
      <vt:variant>
        <vt:lpwstr/>
      </vt:variant>
      <vt:variant>
        <vt:lpwstr>_Toc161408150</vt:lpwstr>
      </vt:variant>
      <vt:variant>
        <vt:i4>1638449</vt:i4>
      </vt:variant>
      <vt:variant>
        <vt:i4>140</vt:i4>
      </vt:variant>
      <vt:variant>
        <vt:i4>0</vt:i4>
      </vt:variant>
      <vt:variant>
        <vt:i4>5</vt:i4>
      </vt:variant>
      <vt:variant>
        <vt:lpwstr/>
      </vt:variant>
      <vt:variant>
        <vt:lpwstr>_Toc161408149</vt:lpwstr>
      </vt:variant>
      <vt:variant>
        <vt:i4>1638449</vt:i4>
      </vt:variant>
      <vt:variant>
        <vt:i4>134</vt:i4>
      </vt:variant>
      <vt:variant>
        <vt:i4>0</vt:i4>
      </vt:variant>
      <vt:variant>
        <vt:i4>5</vt:i4>
      </vt:variant>
      <vt:variant>
        <vt:lpwstr/>
      </vt:variant>
      <vt:variant>
        <vt:lpwstr>_Toc161408148</vt:lpwstr>
      </vt:variant>
      <vt:variant>
        <vt:i4>1638449</vt:i4>
      </vt:variant>
      <vt:variant>
        <vt:i4>128</vt:i4>
      </vt:variant>
      <vt:variant>
        <vt:i4>0</vt:i4>
      </vt:variant>
      <vt:variant>
        <vt:i4>5</vt:i4>
      </vt:variant>
      <vt:variant>
        <vt:lpwstr/>
      </vt:variant>
      <vt:variant>
        <vt:lpwstr>_Toc161408147</vt:lpwstr>
      </vt:variant>
      <vt:variant>
        <vt:i4>1638449</vt:i4>
      </vt:variant>
      <vt:variant>
        <vt:i4>122</vt:i4>
      </vt:variant>
      <vt:variant>
        <vt:i4>0</vt:i4>
      </vt:variant>
      <vt:variant>
        <vt:i4>5</vt:i4>
      </vt:variant>
      <vt:variant>
        <vt:lpwstr/>
      </vt:variant>
      <vt:variant>
        <vt:lpwstr>_Toc161408146</vt:lpwstr>
      </vt:variant>
      <vt:variant>
        <vt:i4>1638449</vt:i4>
      </vt:variant>
      <vt:variant>
        <vt:i4>116</vt:i4>
      </vt:variant>
      <vt:variant>
        <vt:i4>0</vt:i4>
      </vt:variant>
      <vt:variant>
        <vt:i4>5</vt:i4>
      </vt:variant>
      <vt:variant>
        <vt:lpwstr/>
      </vt:variant>
      <vt:variant>
        <vt:lpwstr>_Toc161408145</vt:lpwstr>
      </vt:variant>
      <vt:variant>
        <vt:i4>1638449</vt:i4>
      </vt:variant>
      <vt:variant>
        <vt:i4>110</vt:i4>
      </vt:variant>
      <vt:variant>
        <vt:i4>0</vt:i4>
      </vt:variant>
      <vt:variant>
        <vt:i4>5</vt:i4>
      </vt:variant>
      <vt:variant>
        <vt:lpwstr/>
      </vt:variant>
      <vt:variant>
        <vt:lpwstr>_Toc161408144</vt:lpwstr>
      </vt:variant>
      <vt:variant>
        <vt:i4>1638449</vt:i4>
      </vt:variant>
      <vt:variant>
        <vt:i4>104</vt:i4>
      </vt:variant>
      <vt:variant>
        <vt:i4>0</vt:i4>
      </vt:variant>
      <vt:variant>
        <vt:i4>5</vt:i4>
      </vt:variant>
      <vt:variant>
        <vt:lpwstr/>
      </vt:variant>
      <vt:variant>
        <vt:lpwstr>_Toc161408143</vt:lpwstr>
      </vt:variant>
      <vt:variant>
        <vt:i4>1638449</vt:i4>
      </vt:variant>
      <vt:variant>
        <vt:i4>98</vt:i4>
      </vt:variant>
      <vt:variant>
        <vt:i4>0</vt:i4>
      </vt:variant>
      <vt:variant>
        <vt:i4>5</vt:i4>
      </vt:variant>
      <vt:variant>
        <vt:lpwstr/>
      </vt:variant>
      <vt:variant>
        <vt:lpwstr>_Toc161408142</vt:lpwstr>
      </vt:variant>
      <vt:variant>
        <vt:i4>1638449</vt:i4>
      </vt:variant>
      <vt:variant>
        <vt:i4>92</vt:i4>
      </vt:variant>
      <vt:variant>
        <vt:i4>0</vt:i4>
      </vt:variant>
      <vt:variant>
        <vt:i4>5</vt:i4>
      </vt:variant>
      <vt:variant>
        <vt:lpwstr/>
      </vt:variant>
      <vt:variant>
        <vt:lpwstr>_Toc161408141</vt:lpwstr>
      </vt:variant>
      <vt:variant>
        <vt:i4>1638449</vt:i4>
      </vt:variant>
      <vt:variant>
        <vt:i4>86</vt:i4>
      </vt:variant>
      <vt:variant>
        <vt:i4>0</vt:i4>
      </vt:variant>
      <vt:variant>
        <vt:i4>5</vt:i4>
      </vt:variant>
      <vt:variant>
        <vt:lpwstr/>
      </vt:variant>
      <vt:variant>
        <vt:lpwstr>_Toc161408140</vt:lpwstr>
      </vt:variant>
      <vt:variant>
        <vt:i4>1966129</vt:i4>
      </vt:variant>
      <vt:variant>
        <vt:i4>80</vt:i4>
      </vt:variant>
      <vt:variant>
        <vt:i4>0</vt:i4>
      </vt:variant>
      <vt:variant>
        <vt:i4>5</vt:i4>
      </vt:variant>
      <vt:variant>
        <vt:lpwstr/>
      </vt:variant>
      <vt:variant>
        <vt:lpwstr>_Toc161408139</vt:lpwstr>
      </vt:variant>
      <vt:variant>
        <vt:i4>1966129</vt:i4>
      </vt:variant>
      <vt:variant>
        <vt:i4>74</vt:i4>
      </vt:variant>
      <vt:variant>
        <vt:i4>0</vt:i4>
      </vt:variant>
      <vt:variant>
        <vt:i4>5</vt:i4>
      </vt:variant>
      <vt:variant>
        <vt:lpwstr/>
      </vt:variant>
      <vt:variant>
        <vt:lpwstr>_Toc161408138</vt:lpwstr>
      </vt:variant>
      <vt:variant>
        <vt:i4>1966129</vt:i4>
      </vt:variant>
      <vt:variant>
        <vt:i4>68</vt:i4>
      </vt:variant>
      <vt:variant>
        <vt:i4>0</vt:i4>
      </vt:variant>
      <vt:variant>
        <vt:i4>5</vt:i4>
      </vt:variant>
      <vt:variant>
        <vt:lpwstr/>
      </vt:variant>
      <vt:variant>
        <vt:lpwstr>_Toc161408137</vt:lpwstr>
      </vt:variant>
      <vt:variant>
        <vt:i4>1966129</vt:i4>
      </vt:variant>
      <vt:variant>
        <vt:i4>62</vt:i4>
      </vt:variant>
      <vt:variant>
        <vt:i4>0</vt:i4>
      </vt:variant>
      <vt:variant>
        <vt:i4>5</vt:i4>
      </vt:variant>
      <vt:variant>
        <vt:lpwstr/>
      </vt:variant>
      <vt:variant>
        <vt:lpwstr>_Toc161408136</vt:lpwstr>
      </vt:variant>
      <vt:variant>
        <vt:i4>1966129</vt:i4>
      </vt:variant>
      <vt:variant>
        <vt:i4>56</vt:i4>
      </vt:variant>
      <vt:variant>
        <vt:i4>0</vt:i4>
      </vt:variant>
      <vt:variant>
        <vt:i4>5</vt:i4>
      </vt:variant>
      <vt:variant>
        <vt:lpwstr/>
      </vt:variant>
      <vt:variant>
        <vt:lpwstr>_Toc161408135</vt:lpwstr>
      </vt:variant>
      <vt:variant>
        <vt:i4>1966129</vt:i4>
      </vt:variant>
      <vt:variant>
        <vt:i4>50</vt:i4>
      </vt:variant>
      <vt:variant>
        <vt:i4>0</vt:i4>
      </vt:variant>
      <vt:variant>
        <vt:i4>5</vt:i4>
      </vt:variant>
      <vt:variant>
        <vt:lpwstr/>
      </vt:variant>
      <vt:variant>
        <vt:lpwstr>_Toc161408134</vt:lpwstr>
      </vt:variant>
      <vt:variant>
        <vt:i4>1966129</vt:i4>
      </vt:variant>
      <vt:variant>
        <vt:i4>44</vt:i4>
      </vt:variant>
      <vt:variant>
        <vt:i4>0</vt:i4>
      </vt:variant>
      <vt:variant>
        <vt:i4>5</vt:i4>
      </vt:variant>
      <vt:variant>
        <vt:lpwstr/>
      </vt:variant>
      <vt:variant>
        <vt:lpwstr>_Toc161408133</vt:lpwstr>
      </vt:variant>
      <vt:variant>
        <vt:i4>1966129</vt:i4>
      </vt:variant>
      <vt:variant>
        <vt:i4>38</vt:i4>
      </vt:variant>
      <vt:variant>
        <vt:i4>0</vt:i4>
      </vt:variant>
      <vt:variant>
        <vt:i4>5</vt:i4>
      </vt:variant>
      <vt:variant>
        <vt:lpwstr/>
      </vt:variant>
      <vt:variant>
        <vt:lpwstr>_Toc161408132</vt:lpwstr>
      </vt:variant>
      <vt:variant>
        <vt:i4>1966129</vt:i4>
      </vt:variant>
      <vt:variant>
        <vt:i4>32</vt:i4>
      </vt:variant>
      <vt:variant>
        <vt:i4>0</vt:i4>
      </vt:variant>
      <vt:variant>
        <vt:i4>5</vt:i4>
      </vt:variant>
      <vt:variant>
        <vt:lpwstr/>
      </vt:variant>
      <vt:variant>
        <vt:lpwstr>_Toc161408131</vt:lpwstr>
      </vt:variant>
      <vt:variant>
        <vt:i4>1966129</vt:i4>
      </vt:variant>
      <vt:variant>
        <vt:i4>26</vt:i4>
      </vt:variant>
      <vt:variant>
        <vt:i4>0</vt:i4>
      </vt:variant>
      <vt:variant>
        <vt:i4>5</vt:i4>
      </vt:variant>
      <vt:variant>
        <vt:lpwstr/>
      </vt:variant>
      <vt:variant>
        <vt:lpwstr>_Toc161408130</vt:lpwstr>
      </vt:variant>
      <vt:variant>
        <vt:i4>2031665</vt:i4>
      </vt:variant>
      <vt:variant>
        <vt:i4>20</vt:i4>
      </vt:variant>
      <vt:variant>
        <vt:i4>0</vt:i4>
      </vt:variant>
      <vt:variant>
        <vt:i4>5</vt:i4>
      </vt:variant>
      <vt:variant>
        <vt:lpwstr/>
      </vt:variant>
      <vt:variant>
        <vt:lpwstr>_Toc161408129</vt:lpwstr>
      </vt:variant>
      <vt:variant>
        <vt:i4>2031665</vt:i4>
      </vt:variant>
      <vt:variant>
        <vt:i4>14</vt:i4>
      </vt:variant>
      <vt:variant>
        <vt:i4>0</vt:i4>
      </vt:variant>
      <vt:variant>
        <vt:i4>5</vt:i4>
      </vt:variant>
      <vt:variant>
        <vt:lpwstr/>
      </vt:variant>
      <vt:variant>
        <vt:lpwstr>_Toc161408128</vt:lpwstr>
      </vt:variant>
      <vt:variant>
        <vt:i4>2031665</vt:i4>
      </vt:variant>
      <vt:variant>
        <vt:i4>8</vt:i4>
      </vt:variant>
      <vt:variant>
        <vt:i4>0</vt:i4>
      </vt:variant>
      <vt:variant>
        <vt:i4>5</vt:i4>
      </vt:variant>
      <vt:variant>
        <vt:lpwstr/>
      </vt:variant>
      <vt:variant>
        <vt:lpwstr>_Toc161408127</vt:lpwstr>
      </vt:variant>
      <vt:variant>
        <vt:i4>2031665</vt:i4>
      </vt:variant>
      <vt:variant>
        <vt:i4>2</vt:i4>
      </vt:variant>
      <vt:variant>
        <vt:i4>0</vt:i4>
      </vt:variant>
      <vt:variant>
        <vt:i4>5</vt:i4>
      </vt:variant>
      <vt:variant>
        <vt:lpwstr/>
      </vt:variant>
      <vt:variant>
        <vt:lpwstr>_Toc161408126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 Kristian Storli</dc:creator>
  <cp:keywords/>
  <dc:description/>
  <cp:lastModifiedBy>Ole Kristian Storli</cp:lastModifiedBy>
  <cp:revision>16345</cp:revision>
  <dcterms:created xsi:type="dcterms:W3CDTF">2024-01-10T18:03:00Z</dcterms:created>
  <dcterms:modified xsi:type="dcterms:W3CDTF">2024-11-27T08:09:00Z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0x0101006CACE97AD0B26E42A36E950C533C2A4D</vt:lpwstr>
  </property>
  <property fmtid="{D5CDD505-2E9C-101B-9397-08002B2CF9AE}" pid="3" name="MediaServiceImageTags">
    <vt:lpwstr/>
  </property>
</Properties>
</file>