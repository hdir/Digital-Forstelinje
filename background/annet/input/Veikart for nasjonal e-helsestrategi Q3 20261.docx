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73B2" w14:textId="175D3759" w:rsidR="008E7D0B" w:rsidRDefault="008E7D0B">
      <w:bookmarkStart w:id="0" w:name="_Hlk215750316"/>
      <w:bookmarkEnd w:id="0"/>
    </w:p>
    <w:tbl>
      <w:tblPr>
        <w:tblStyle w:val="Rutenettabelllys"/>
        <w:tblpPr w:leftFromText="141" w:rightFromText="141" w:vertAnchor="page" w:horzAnchor="page" w:tblpX="1248" w:tblpY="1871"/>
        <w:tblOverlap w:val="never"/>
        <w:tblW w:w="9498" w:type="dxa"/>
        <w:tblLook w:val="04A0" w:firstRow="1" w:lastRow="0" w:firstColumn="1" w:lastColumn="0" w:noHBand="0" w:noVBand="1"/>
      </w:tblPr>
      <w:tblGrid>
        <w:gridCol w:w="9498"/>
      </w:tblGrid>
      <w:tr w:rsidR="00761273" w14:paraId="2DB9B4BF" w14:textId="77777777" w:rsidTr="00AB590A">
        <w:trPr>
          <w:trHeight w:val="2552"/>
        </w:trPr>
        <w:tc>
          <w:tcPr>
            <w:tcW w:w="9498" w:type="dxa"/>
            <w:vAlign w:val="bottom"/>
          </w:tcPr>
          <w:p w14:paraId="70134136" w14:textId="148EF3E2" w:rsidR="00761273" w:rsidRPr="00D15D93" w:rsidRDefault="00FC727F" w:rsidP="00AD2D6D">
            <w:pPr>
              <w:pStyle w:val="Tittel"/>
              <w:rPr>
                <w:sz w:val="72"/>
                <w:szCs w:val="52"/>
              </w:rPr>
            </w:pPr>
            <w:sdt>
              <w:sdtPr>
                <w:rPr>
                  <w:sz w:val="56"/>
                  <w:szCs w:val="48"/>
                </w:rPr>
                <w:alias w:val="Tittel"/>
                <w:tag w:val="Tittel"/>
                <w:id w:val="858701668"/>
                <w:placeholder>
                  <w:docPart w:val="5D0E276AE5874293A8BD3FD762DF8A0A"/>
                </w:placeholder>
                <w:dataBinding w:xpath="/root[1]/Tittel[1]" w:storeItemID="{15F8CD28-2CD2-4BA2-BA3F-1715575F16E0}"/>
                <w:text w:multiLine="1"/>
              </w:sdtPr>
              <w:sdtContent>
                <w:r w:rsidR="003C7E41" w:rsidRPr="00AB590A">
                  <w:rPr>
                    <w:sz w:val="56"/>
                    <w:szCs w:val="48"/>
                  </w:rPr>
                  <w:t>Veikart for nasjonal e-helsestrategi 202</w:t>
                </w:r>
                <w:r w:rsidR="003C7E41">
                  <w:rPr>
                    <w:sz w:val="56"/>
                    <w:szCs w:val="48"/>
                  </w:rPr>
                  <w:t>5</w:t>
                </w:r>
                <w:r w:rsidR="003C7E41" w:rsidRPr="00AB590A">
                  <w:rPr>
                    <w:sz w:val="56"/>
                    <w:szCs w:val="48"/>
                  </w:rPr>
                  <w:t>-20</w:t>
                </w:r>
                <w:r w:rsidR="003C7E41">
                  <w:rPr>
                    <w:sz w:val="56"/>
                    <w:szCs w:val="48"/>
                  </w:rPr>
                  <w:t>31</w:t>
                </w:r>
                <w:r w:rsidR="003C7E41" w:rsidRPr="00AB590A">
                  <w:rPr>
                    <w:sz w:val="56"/>
                    <w:szCs w:val="48"/>
                  </w:rPr>
                  <w:br/>
                  <w:t>- pågående og planlagte aktiviteter i helse- og omsorgssektoren</w:t>
                </w:r>
              </w:sdtContent>
            </w:sdt>
          </w:p>
        </w:tc>
      </w:tr>
      <w:tr w:rsidR="00761273" w14:paraId="6B8FE59B" w14:textId="77777777" w:rsidTr="00AB590A">
        <w:trPr>
          <w:trHeight w:val="907"/>
        </w:trPr>
        <w:sdt>
          <w:sdtPr>
            <w:rPr>
              <w:sz w:val="22"/>
              <w:szCs w:val="18"/>
            </w:rPr>
            <w:alias w:val="Undertittel"/>
            <w:tag w:val="Undertittel"/>
            <w:id w:val="-36133645"/>
            <w:placeholder>
              <w:docPart w:val="7B9CEC2999DA4261B62E9B11AF6D5AC5"/>
            </w:placeholder>
            <w:text w:multiLine="1"/>
          </w:sdtPr>
          <w:sdtContent>
            <w:tc>
              <w:tcPr>
                <w:tcW w:w="9498" w:type="dxa"/>
              </w:tcPr>
              <w:p w14:paraId="4857CE3D" w14:textId="34EE1096" w:rsidR="00761273" w:rsidRPr="00931C3B" w:rsidRDefault="003C7E41" w:rsidP="00931C3B">
                <w:pPr>
                  <w:pStyle w:val="Undertittel"/>
                </w:pPr>
                <w:del w:id="1" w:author="Kine Markman" w:date="2026-06-15T14:47:00Z" w16du:dateUtc="2026-06-15T12:47:00Z">
                  <w:r w:rsidRPr="002D2973" w:rsidDel="003C7E41">
                    <w:rPr>
                      <w:sz w:val="22"/>
                      <w:szCs w:val="18"/>
                    </w:rPr>
                    <w:delText xml:space="preserve">Q1 2026 (Versjon </w:delText>
                  </w:r>
                  <w:r w:rsidDel="003C7E41">
                    <w:rPr>
                      <w:sz w:val="22"/>
                      <w:szCs w:val="18"/>
                    </w:rPr>
                    <w:delText>1,0</w:delText>
                  </w:r>
                  <w:r w:rsidRPr="002D2973" w:rsidDel="003C7E41">
                    <w:rPr>
                      <w:sz w:val="22"/>
                      <w:szCs w:val="18"/>
                    </w:rPr>
                    <w:delText>)</w:delText>
                  </w:r>
                </w:del>
                <w:ins w:id="2" w:author="Kine Markman" w:date="2026-06-15T14:47:00Z" w16du:dateUtc="2026-06-15T12:47:00Z">
                  <w:r w:rsidRPr="002D2973">
                    <w:rPr>
                      <w:sz w:val="22"/>
                      <w:szCs w:val="18"/>
                    </w:rPr>
                    <w:t>Q</w:t>
                  </w:r>
                  <w:r>
                    <w:rPr>
                      <w:sz w:val="22"/>
                      <w:szCs w:val="18"/>
                    </w:rPr>
                    <w:t>3</w:t>
                  </w:r>
                  <w:r w:rsidRPr="002D2973">
                    <w:rPr>
                      <w:sz w:val="22"/>
                      <w:szCs w:val="18"/>
                    </w:rPr>
                    <w:t xml:space="preserve"> 2026 (Versjon </w:t>
                  </w:r>
                </w:ins>
                <w:r w:rsidR="001D6CD8">
                  <w:rPr>
                    <w:sz w:val="22"/>
                    <w:szCs w:val="18"/>
                  </w:rPr>
                  <w:t>1.0</w:t>
                </w:r>
                <w:ins w:id="3" w:author="Kine Markman" w:date="2026-06-15T14:47:00Z" w16du:dateUtc="2026-06-15T12:47:00Z">
                  <w:r w:rsidRPr="002D2973">
                    <w:rPr>
                      <w:sz w:val="22"/>
                      <w:szCs w:val="18"/>
                    </w:rPr>
                    <w:t>)</w:t>
                  </w:r>
                </w:ins>
              </w:p>
            </w:tc>
          </w:sdtContent>
        </w:sdt>
      </w:tr>
    </w:tbl>
    <w:p w14:paraId="0A685749" w14:textId="77777777" w:rsidR="00761273" w:rsidRDefault="00573F01">
      <w:r>
        <w:rPr>
          <w:noProof/>
        </w:rPr>
        <mc:AlternateContent>
          <mc:Choice Requires="wps">
            <w:drawing>
              <wp:anchor distT="0" distB="0" distL="114300" distR="114300" simplePos="0" relativeHeight="251658240" behindDoc="1" locked="0" layoutInCell="1" allowOverlap="1" wp14:anchorId="1B0A8CB6" wp14:editId="7EC4DBA9">
                <wp:simplePos x="0" y="0"/>
                <wp:positionH relativeFrom="page">
                  <wp:posOffset>287216</wp:posOffset>
                </wp:positionH>
                <wp:positionV relativeFrom="page">
                  <wp:posOffset>3423138</wp:posOffset>
                </wp:positionV>
                <wp:extent cx="6406662" cy="575305"/>
                <wp:effectExtent l="0" t="0" r="0" b="0"/>
                <wp:wrapNone/>
                <wp:docPr id="1" name="Graphic 1"/>
                <wp:cNvGraphicFramePr/>
                <a:graphic xmlns:a="http://schemas.openxmlformats.org/drawingml/2006/main">
                  <a:graphicData uri="http://schemas.microsoft.com/office/word/2010/wordprocessingShape">
                    <wps:wsp>
                      <wps:cNvSpPr/>
                      <wps:spPr>
                        <a:xfrm>
                          <a:off x="0" y="0"/>
                          <a:ext cx="6406662" cy="575305"/>
                        </a:xfrm>
                        <a:custGeom>
                          <a:avLst/>
                          <a:gdLst>
                            <a:gd name="connsiteX0" fmla="*/ 0 w 4806029"/>
                            <a:gd name="connsiteY0" fmla="*/ 0 h 431958"/>
                            <a:gd name="connsiteX1" fmla="*/ 0 w 4806029"/>
                            <a:gd name="connsiteY1" fmla="*/ 431959 h 431958"/>
                            <a:gd name="connsiteX2" fmla="*/ 4590003 w 4806029"/>
                            <a:gd name="connsiteY2" fmla="*/ 431959 h 431958"/>
                            <a:gd name="connsiteX3" fmla="*/ 4806030 w 4806029"/>
                            <a:gd name="connsiteY3" fmla="*/ 215932 h 431958"/>
                            <a:gd name="connsiteX4" fmla="*/ 4806030 w 4806029"/>
                            <a:gd name="connsiteY4" fmla="*/ 0 h 431958"/>
                            <a:gd name="connsiteX5" fmla="*/ 0 w 4806029"/>
                            <a:gd name="connsiteY5" fmla="*/ 0 h 4319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06029" h="431958">
                              <a:moveTo>
                                <a:pt x="0" y="0"/>
                              </a:moveTo>
                              <a:lnTo>
                                <a:pt x="0" y="431959"/>
                              </a:lnTo>
                              <a:lnTo>
                                <a:pt x="4590003" y="431959"/>
                              </a:lnTo>
                              <a:cubicBezTo>
                                <a:pt x="4709256" y="431959"/>
                                <a:pt x="4806030" y="335280"/>
                                <a:pt x="4806030" y="215932"/>
                              </a:cubicBezTo>
                              <a:lnTo>
                                <a:pt x="4806030" y="0"/>
                              </a:lnTo>
                              <a:lnTo>
                                <a:pt x="0" y="0"/>
                              </a:lnTo>
                              <a:close/>
                            </a:path>
                          </a:pathLst>
                        </a:custGeom>
                        <a:solidFill>
                          <a:srgbClr val="2F6BB4"/>
                        </a:solidFill>
                        <a:ln w="0" cap="flat">
                          <a:noFill/>
                          <a:prstDash val="solid"/>
                          <a:miter/>
                        </a:ln>
                      </wps:spPr>
                      <wps:txbx>
                        <w:txbxContent>
                          <w:p w14:paraId="65DE60E5" w14:textId="65349377" w:rsidR="00A97BAD" w:rsidRPr="00A97BAD" w:rsidRDefault="00A97BAD" w:rsidP="00A97BAD">
                            <w:pPr>
                              <w:pStyle w:val="Bestillingsnummer"/>
                            </w:pPr>
                            <w:r w:rsidRPr="00A97BAD">
                              <w:rPr>
                                <w:b/>
                              </w:rPr>
                              <w:t>RAPPORT</w:t>
                            </w:r>
                            <w:r w:rsidR="00931C3B">
                              <w:rPr>
                                <w:b/>
                              </w:rPr>
                              <w:t xml:space="preserve"> </w:t>
                            </w:r>
                            <w:r w:rsidRPr="00A97BAD">
                              <w:t xml:space="preserve">  </w:t>
                            </w:r>
                          </w:p>
                        </w:txbxContent>
                      </wps:txbx>
                      <wps:bodyPr rot="0" spcFirstLastPara="0" vertOverflow="overflow" horzOverflow="overflow" vert="horz" wrap="square" lIns="5760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A8CB6" id="Graphic 1" o:spid="_x0000_s1026" style="position:absolute;margin-left:22.6pt;margin-top:269.55pt;width:504.45pt;height:4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4806029,43195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" adj="-11796480,,5400" path="m,l,431959r4590003,c4709256,431959,4806030,335280,4806030,215932l4806030,,,xe" fillcolor="#2f6bb4" stroked="f" strokeweight="0">
                <v:stroke joinstyle="miter"/>
                <v:formulas/>
                <v:path arrowok="t" o:connecttype="custom" o:connectlocs="0,0;0,575306;6118689,575306;6406663,287590;6406663,0;0,0" o:connectangles="0,0,0,0,0,0" textboxrect="0,0,4806029,431958"/>
                <v:textbox inset="16mm,3mm">
                  <w:txbxContent>
                    <w:p w14:paraId="65DE60E5" w14:textId="65349377" w:rsidR="00A97BAD" w:rsidRPr="00A97BAD" w:rsidRDefault="00A97BAD" w:rsidP="00A97BAD">
                      <w:pPr>
                        <w:pStyle w:val="Bestillingsnummer"/>
                      </w:pPr>
                      <w:r w:rsidRPr="00A97BAD">
                        <w:rPr>
                          <w:b/>
                        </w:rPr>
                        <w:t>RAPPORT</w:t>
                      </w:r>
                      <w:r w:rsidR="00931C3B">
                        <w:rPr>
                          <w:b/>
                        </w:rPr>
                        <w:t xml:space="preserve"> </w:t>
                      </w:r>
                      <w:r w:rsidRPr="00A97BAD">
                        <w:t xml:space="preserve">  </w:t>
                      </w:r>
                    </w:p>
                  </w:txbxContent>
                </v:textbox>
                <w10:wrap anchorx="page" anchory="page"/>
              </v:shape>
            </w:pict>
          </mc:Fallback>
        </mc:AlternateContent>
      </w:r>
    </w:p>
    <w:p w14:paraId="5FE93541" w14:textId="77777777" w:rsidR="00951948" w:rsidRDefault="00951948">
      <w:r>
        <w:br w:type="page"/>
      </w:r>
    </w:p>
    <w:p w14:paraId="10ACDF20" w14:textId="77777777" w:rsidR="00A16184" w:rsidRDefault="00A16184"/>
    <w:sdt>
      <w:sdtPr>
        <w:rPr>
          <w:rFonts w:asciiTheme="minorHAnsi" w:eastAsiaTheme="minorEastAsia" w:hAnsiTheme="minorHAnsi" w:cstheme="minorBidi"/>
          <w:b/>
          <w:bCs/>
          <w:color w:val="auto"/>
          <w:sz w:val="18"/>
          <w:szCs w:val="18"/>
        </w:rPr>
        <w:id w:val="857006256"/>
        <w:docPartObj>
          <w:docPartGallery w:val="Table of Contents"/>
          <w:docPartUnique/>
        </w:docPartObj>
      </w:sdtPr>
      <w:sdtEndPr>
        <w:rPr>
          <w:b w:val="0"/>
          <w:bCs w:val="0"/>
        </w:rPr>
      </w:sdtEndPr>
      <w:sdtContent>
        <w:p w14:paraId="52F8804D" w14:textId="77777777" w:rsidR="00A16184" w:rsidRDefault="00A16184" w:rsidP="00931C3B">
          <w:pPr>
            <w:pStyle w:val="Overskriftforinnholdsfortegnelse"/>
          </w:pPr>
          <w:r w:rsidRPr="00931C3B">
            <w:t>Innhold</w:t>
          </w:r>
        </w:p>
        <w:p w14:paraId="29A8F127" w14:textId="69E891FD" w:rsidR="00BC7F1C" w:rsidRDefault="00C86E50">
          <w:pPr>
            <w:pStyle w:val="INNH1"/>
            <w:rPr>
              <w:rFonts w:eastAsiaTheme="minorEastAsia"/>
              <w:noProof/>
              <w:sz w:val="24"/>
              <w:szCs w:val="24"/>
              <w:lang w:eastAsia="nb-NO"/>
            </w:rPr>
          </w:pPr>
          <w:r>
            <w:fldChar w:fldCharType="begin"/>
          </w:r>
          <w:r>
            <w:instrText xml:space="preserve"> TOC \o "1-</w:instrText>
          </w:r>
          <w:r w:rsidR="006E1EA1">
            <w:instrText>2</w:instrText>
          </w:r>
          <w:r>
            <w:instrText xml:space="preserve">" \h \z \u </w:instrText>
          </w:r>
          <w:r>
            <w:fldChar w:fldCharType="separate"/>
          </w:r>
          <w:hyperlink w:anchor="_Toc215062160" w:history="1">
            <w:r w:rsidR="00BC7F1C" w:rsidRPr="009D5D94">
              <w:rPr>
                <w:rStyle w:val="Hyperkobling"/>
                <w:noProof/>
              </w:rPr>
              <w:t>Kapittel 1</w:t>
            </w:r>
            <w:r w:rsidR="00BC7F1C">
              <w:rPr>
                <w:noProof/>
                <w:webHidden/>
              </w:rPr>
              <w:tab/>
            </w:r>
            <w:r w:rsidR="00BC7F1C">
              <w:rPr>
                <w:noProof/>
                <w:webHidden/>
              </w:rPr>
              <w:fldChar w:fldCharType="begin"/>
            </w:r>
            <w:r w:rsidR="00BC7F1C">
              <w:rPr>
                <w:noProof/>
                <w:webHidden/>
              </w:rPr>
              <w:instrText xml:space="preserve"> PAGEREF _Toc215062160 \h </w:instrText>
            </w:r>
            <w:r w:rsidR="00BC7F1C">
              <w:rPr>
                <w:noProof/>
                <w:webHidden/>
              </w:rPr>
            </w:r>
            <w:r w:rsidR="00BC7F1C">
              <w:rPr>
                <w:noProof/>
                <w:webHidden/>
              </w:rPr>
              <w:fldChar w:fldCharType="separate"/>
            </w:r>
            <w:r w:rsidR="00BC7F1C">
              <w:rPr>
                <w:noProof/>
                <w:webHidden/>
              </w:rPr>
              <w:t>3</w:t>
            </w:r>
            <w:r w:rsidR="00BC7F1C">
              <w:rPr>
                <w:noProof/>
                <w:webHidden/>
              </w:rPr>
              <w:fldChar w:fldCharType="end"/>
            </w:r>
          </w:hyperlink>
        </w:p>
        <w:p w14:paraId="51383CAF" w14:textId="5496F8D1" w:rsidR="00BC7F1C" w:rsidRDefault="00BC7F1C">
          <w:pPr>
            <w:pStyle w:val="INNH1"/>
            <w:rPr>
              <w:rFonts w:eastAsiaTheme="minorEastAsia"/>
              <w:noProof/>
              <w:sz w:val="24"/>
              <w:szCs w:val="24"/>
              <w:lang w:eastAsia="nb-NO"/>
            </w:rPr>
          </w:pPr>
          <w:hyperlink w:anchor="_Toc215062161" w:history="1">
            <w:r w:rsidRPr="009D5D94">
              <w:rPr>
                <w:rStyle w:val="Hyperkobling"/>
                <w:noProof/>
              </w:rPr>
              <w:t>1.</w:t>
            </w:r>
            <w:r>
              <w:rPr>
                <w:rFonts w:eastAsiaTheme="minorEastAsia"/>
                <w:noProof/>
                <w:sz w:val="24"/>
                <w:szCs w:val="24"/>
                <w:lang w:eastAsia="nb-NO"/>
              </w:rPr>
              <w:tab/>
            </w:r>
            <w:r w:rsidRPr="009D5D94">
              <w:rPr>
                <w:rStyle w:val="Hyperkobling"/>
                <w:noProof/>
              </w:rPr>
              <w:t>Sammendrag</w:t>
            </w:r>
            <w:r>
              <w:rPr>
                <w:noProof/>
                <w:webHidden/>
              </w:rPr>
              <w:tab/>
            </w:r>
            <w:r>
              <w:rPr>
                <w:noProof/>
                <w:webHidden/>
              </w:rPr>
              <w:fldChar w:fldCharType="begin"/>
            </w:r>
            <w:r>
              <w:rPr>
                <w:noProof/>
                <w:webHidden/>
              </w:rPr>
              <w:instrText xml:space="preserve"> PAGEREF _Toc215062161 \h </w:instrText>
            </w:r>
            <w:r>
              <w:rPr>
                <w:noProof/>
                <w:webHidden/>
              </w:rPr>
            </w:r>
            <w:r>
              <w:rPr>
                <w:noProof/>
                <w:webHidden/>
              </w:rPr>
              <w:fldChar w:fldCharType="separate"/>
            </w:r>
            <w:r>
              <w:rPr>
                <w:noProof/>
                <w:webHidden/>
              </w:rPr>
              <w:t>4</w:t>
            </w:r>
            <w:r>
              <w:rPr>
                <w:noProof/>
                <w:webHidden/>
              </w:rPr>
              <w:fldChar w:fldCharType="end"/>
            </w:r>
          </w:hyperlink>
        </w:p>
        <w:p w14:paraId="757CE568" w14:textId="66D74AA9" w:rsidR="00BC7F1C" w:rsidRDefault="00BC7F1C">
          <w:pPr>
            <w:pStyle w:val="INNH1"/>
            <w:rPr>
              <w:rFonts w:eastAsiaTheme="minorEastAsia"/>
              <w:noProof/>
              <w:sz w:val="24"/>
              <w:szCs w:val="24"/>
              <w:lang w:eastAsia="nb-NO"/>
            </w:rPr>
          </w:pPr>
          <w:hyperlink w:anchor="_Toc215062162" w:history="1">
            <w:r w:rsidRPr="009D5D94">
              <w:rPr>
                <w:rStyle w:val="Hyperkobling"/>
                <w:noProof/>
              </w:rPr>
              <w:t>Kapittel 2</w:t>
            </w:r>
            <w:r>
              <w:rPr>
                <w:noProof/>
                <w:webHidden/>
              </w:rPr>
              <w:tab/>
            </w:r>
            <w:r>
              <w:rPr>
                <w:noProof/>
                <w:webHidden/>
              </w:rPr>
              <w:fldChar w:fldCharType="begin"/>
            </w:r>
            <w:r>
              <w:rPr>
                <w:noProof/>
                <w:webHidden/>
              </w:rPr>
              <w:instrText xml:space="preserve"> PAGEREF _Toc215062162 \h </w:instrText>
            </w:r>
            <w:r>
              <w:rPr>
                <w:noProof/>
                <w:webHidden/>
              </w:rPr>
            </w:r>
            <w:r>
              <w:rPr>
                <w:noProof/>
                <w:webHidden/>
              </w:rPr>
              <w:fldChar w:fldCharType="separate"/>
            </w:r>
            <w:r>
              <w:rPr>
                <w:noProof/>
                <w:webHidden/>
              </w:rPr>
              <w:t>9</w:t>
            </w:r>
            <w:r>
              <w:rPr>
                <w:noProof/>
                <w:webHidden/>
              </w:rPr>
              <w:fldChar w:fldCharType="end"/>
            </w:r>
          </w:hyperlink>
        </w:p>
        <w:p w14:paraId="5379ACD5" w14:textId="2E7FE655" w:rsidR="00BC7F1C" w:rsidRDefault="00BC7F1C">
          <w:pPr>
            <w:pStyle w:val="INNH1"/>
            <w:rPr>
              <w:rFonts w:eastAsiaTheme="minorEastAsia"/>
              <w:noProof/>
              <w:sz w:val="24"/>
              <w:szCs w:val="24"/>
              <w:lang w:eastAsia="nb-NO"/>
            </w:rPr>
          </w:pPr>
          <w:hyperlink w:anchor="_Toc215062163" w:history="1">
            <w:r w:rsidRPr="009D5D94">
              <w:rPr>
                <w:rStyle w:val="Hyperkobling"/>
                <w:noProof/>
              </w:rPr>
              <w:t>2.</w:t>
            </w:r>
            <w:r>
              <w:rPr>
                <w:rFonts w:eastAsiaTheme="minorEastAsia"/>
                <w:noProof/>
                <w:sz w:val="24"/>
                <w:szCs w:val="24"/>
                <w:lang w:eastAsia="nb-NO"/>
              </w:rPr>
              <w:tab/>
            </w:r>
            <w:r w:rsidRPr="009D5D94">
              <w:rPr>
                <w:rStyle w:val="Hyperkobling"/>
                <w:noProof/>
              </w:rPr>
              <w:t>Veikart for hvert strategimål</w:t>
            </w:r>
            <w:r>
              <w:rPr>
                <w:noProof/>
                <w:webHidden/>
              </w:rPr>
              <w:tab/>
            </w:r>
            <w:r>
              <w:rPr>
                <w:noProof/>
                <w:webHidden/>
              </w:rPr>
              <w:fldChar w:fldCharType="begin"/>
            </w:r>
            <w:r>
              <w:rPr>
                <w:noProof/>
                <w:webHidden/>
              </w:rPr>
              <w:instrText xml:space="preserve"> PAGEREF _Toc215062163 \h </w:instrText>
            </w:r>
            <w:r>
              <w:rPr>
                <w:noProof/>
                <w:webHidden/>
              </w:rPr>
            </w:r>
            <w:r>
              <w:rPr>
                <w:noProof/>
                <w:webHidden/>
              </w:rPr>
              <w:fldChar w:fldCharType="separate"/>
            </w:r>
            <w:r>
              <w:rPr>
                <w:noProof/>
                <w:webHidden/>
              </w:rPr>
              <w:t>10</w:t>
            </w:r>
            <w:r>
              <w:rPr>
                <w:noProof/>
                <w:webHidden/>
              </w:rPr>
              <w:fldChar w:fldCharType="end"/>
            </w:r>
          </w:hyperlink>
        </w:p>
        <w:p w14:paraId="7DE85080" w14:textId="4B4927F7" w:rsidR="00BC7F1C" w:rsidRDefault="00BC7F1C">
          <w:pPr>
            <w:pStyle w:val="INNH2"/>
            <w:rPr>
              <w:rFonts w:eastAsiaTheme="minorEastAsia"/>
              <w:noProof/>
              <w:sz w:val="24"/>
              <w:szCs w:val="24"/>
              <w:lang w:eastAsia="nb-NO"/>
            </w:rPr>
          </w:pPr>
          <w:hyperlink w:anchor="_Toc215062164" w:history="1">
            <w:r w:rsidRPr="009D5D94">
              <w:rPr>
                <w:rStyle w:val="Hyperkobling"/>
                <w:noProof/>
              </w:rPr>
              <w:t>Mål 1: Aktiv medvirkning i egen og næres helse</w:t>
            </w:r>
            <w:r>
              <w:rPr>
                <w:noProof/>
                <w:webHidden/>
              </w:rPr>
              <w:tab/>
            </w:r>
            <w:r>
              <w:rPr>
                <w:noProof/>
                <w:webHidden/>
              </w:rPr>
              <w:fldChar w:fldCharType="begin"/>
            </w:r>
            <w:r>
              <w:rPr>
                <w:noProof/>
                <w:webHidden/>
              </w:rPr>
              <w:instrText xml:space="preserve"> PAGEREF _Toc215062164 \h </w:instrText>
            </w:r>
            <w:r>
              <w:rPr>
                <w:noProof/>
                <w:webHidden/>
              </w:rPr>
            </w:r>
            <w:r>
              <w:rPr>
                <w:noProof/>
                <w:webHidden/>
              </w:rPr>
              <w:fldChar w:fldCharType="separate"/>
            </w:r>
            <w:r>
              <w:rPr>
                <w:noProof/>
                <w:webHidden/>
              </w:rPr>
              <w:t>10</w:t>
            </w:r>
            <w:r>
              <w:rPr>
                <w:noProof/>
                <w:webHidden/>
              </w:rPr>
              <w:fldChar w:fldCharType="end"/>
            </w:r>
          </w:hyperlink>
        </w:p>
        <w:p w14:paraId="546538A2" w14:textId="74761504" w:rsidR="00BC7F1C" w:rsidRDefault="00BC7F1C">
          <w:pPr>
            <w:pStyle w:val="INNH2"/>
            <w:rPr>
              <w:rFonts w:eastAsiaTheme="minorEastAsia"/>
              <w:noProof/>
              <w:sz w:val="24"/>
              <w:szCs w:val="24"/>
              <w:lang w:eastAsia="nb-NO"/>
            </w:rPr>
          </w:pPr>
          <w:hyperlink w:anchor="_Toc215062165" w:history="1">
            <w:r w:rsidRPr="009D5D94">
              <w:rPr>
                <w:rStyle w:val="Hyperkobling"/>
                <w:noProof/>
              </w:rPr>
              <w:t>Mål 2: Enkler</w:t>
            </w:r>
            <w:bookmarkStart w:id="4" w:name="_Hlt234480199"/>
            <w:bookmarkStart w:id="5" w:name="_Hlt234480200"/>
            <w:r w:rsidRPr="009D5D94">
              <w:rPr>
                <w:rStyle w:val="Hyperkobling"/>
                <w:noProof/>
              </w:rPr>
              <w:t>e</w:t>
            </w:r>
            <w:bookmarkEnd w:id="4"/>
            <w:bookmarkEnd w:id="5"/>
            <w:r w:rsidRPr="009D5D94">
              <w:rPr>
                <w:rStyle w:val="Hyperkobling"/>
                <w:noProof/>
              </w:rPr>
              <w:t xml:space="preserve"> arbeidshverdag</w:t>
            </w:r>
            <w:r>
              <w:rPr>
                <w:noProof/>
                <w:webHidden/>
              </w:rPr>
              <w:tab/>
            </w:r>
            <w:r>
              <w:rPr>
                <w:noProof/>
                <w:webHidden/>
              </w:rPr>
              <w:fldChar w:fldCharType="begin"/>
            </w:r>
            <w:r>
              <w:rPr>
                <w:noProof/>
                <w:webHidden/>
              </w:rPr>
              <w:instrText xml:space="preserve"> PAGEREF _Toc215062165 \h </w:instrText>
            </w:r>
            <w:r>
              <w:rPr>
                <w:noProof/>
                <w:webHidden/>
              </w:rPr>
            </w:r>
            <w:r>
              <w:rPr>
                <w:noProof/>
                <w:webHidden/>
              </w:rPr>
              <w:fldChar w:fldCharType="separate"/>
            </w:r>
            <w:r>
              <w:rPr>
                <w:noProof/>
                <w:webHidden/>
              </w:rPr>
              <w:t>26</w:t>
            </w:r>
            <w:r>
              <w:rPr>
                <w:noProof/>
                <w:webHidden/>
              </w:rPr>
              <w:fldChar w:fldCharType="end"/>
            </w:r>
          </w:hyperlink>
        </w:p>
        <w:p w14:paraId="4A3A7BB0" w14:textId="46903F41" w:rsidR="00BC7F1C" w:rsidRDefault="00BC7F1C">
          <w:pPr>
            <w:pStyle w:val="INNH2"/>
            <w:rPr>
              <w:rFonts w:eastAsiaTheme="minorEastAsia"/>
              <w:noProof/>
              <w:sz w:val="24"/>
              <w:szCs w:val="24"/>
              <w:lang w:eastAsia="nb-NO"/>
            </w:rPr>
          </w:pPr>
          <w:hyperlink w:anchor="_Toc215062166" w:history="1">
            <w:r w:rsidRPr="009D5D94">
              <w:rPr>
                <w:rStyle w:val="Hyperkobling"/>
                <w:noProof/>
              </w:rPr>
              <w:t>Mål 3: Helsedata til fornying og forbedring</w:t>
            </w:r>
            <w:r>
              <w:rPr>
                <w:noProof/>
                <w:webHidden/>
              </w:rPr>
              <w:tab/>
            </w:r>
            <w:r>
              <w:rPr>
                <w:noProof/>
                <w:webHidden/>
              </w:rPr>
              <w:fldChar w:fldCharType="begin"/>
            </w:r>
            <w:r>
              <w:rPr>
                <w:noProof/>
                <w:webHidden/>
              </w:rPr>
              <w:instrText xml:space="preserve"> PAGEREF _Toc215062166 \h </w:instrText>
            </w:r>
            <w:r>
              <w:rPr>
                <w:noProof/>
                <w:webHidden/>
              </w:rPr>
            </w:r>
            <w:r>
              <w:rPr>
                <w:noProof/>
                <w:webHidden/>
              </w:rPr>
              <w:fldChar w:fldCharType="separate"/>
            </w:r>
            <w:r>
              <w:rPr>
                <w:noProof/>
                <w:webHidden/>
              </w:rPr>
              <w:t>39</w:t>
            </w:r>
            <w:r>
              <w:rPr>
                <w:noProof/>
                <w:webHidden/>
              </w:rPr>
              <w:fldChar w:fldCharType="end"/>
            </w:r>
          </w:hyperlink>
        </w:p>
        <w:p w14:paraId="40A7EACD" w14:textId="32576768" w:rsidR="00BC7F1C" w:rsidRDefault="00BC7F1C">
          <w:pPr>
            <w:pStyle w:val="INNH2"/>
            <w:rPr>
              <w:rFonts w:eastAsiaTheme="minorEastAsia"/>
              <w:noProof/>
              <w:sz w:val="24"/>
              <w:szCs w:val="24"/>
              <w:lang w:eastAsia="nb-NO"/>
            </w:rPr>
          </w:pPr>
          <w:hyperlink w:anchor="_Toc215062167" w:history="1">
            <w:r w:rsidRPr="009D5D94">
              <w:rPr>
                <w:rStyle w:val="Hyperkobling"/>
                <w:noProof/>
              </w:rPr>
              <w:t>Mål 4: Tilgjengelig informasjon og styrket samhandling</w:t>
            </w:r>
            <w:r>
              <w:rPr>
                <w:noProof/>
                <w:webHidden/>
              </w:rPr>
              <w:tab/>
            </w:r>
            <w:r>
              <w:rPr>
                <w:noProof/>
                <w:webHidden/>
              </w:rPr>
              <w:fldChar w:fldCharType="begin"/>
            </w:r>
            <w:r>
              <w:rPr>
                <w:noProof/>
                <w:webHidden/>
              </w:rPr>
              <w:instrText xml:space="preserve"> PAGEREF _Toc215062167 \h </w:instrText>
            </w:r>
            <w:r>
              <w:rPr>
                <w:noProof/>
                <w:webHidden/>
              </w:rPr>
            </w:r>
            <w:r>
              <w:rPr>
                <w:noProof/>
                <w:webHidden/>
              </w:rPr>
              <w:fldChar w:fldCharType="separate"/>
            </w:r>
            <w:r>
              <w:rPr>
                <w:noProof/>
                <w:webHidden/>
              </w:rPr>
              <w:t>49</w:t>
            </w:r>
            <w:r>
              <w:rPr>
                <w:noProof/>
                <w:webHidden/>
              </w:rPr>
              <w:fldChar w:fldCharType="end"/>
            </w:r>
          </w:hyperlink>
        </w:p>
        <w:p w14:paraId="04E7887A" w14:textId="299CD0EE" w:rsidR="00BC7F1C" w:rsidRDefault="00BC7F1C">
          <w:pPr>
            <w:pStyle w:val="INNH2"/>
            <w:rPr>
              <w:rFonts w:eastAsiaTheme="minorEastAsia"/>
              <w:noProof/>
              <w:sz w:val="24"/>
              <w:szCs w:val="24"/>
              <w:lang w:eastAsia="nb-NO"/>
            </w:rPr>
          </w:pPr>
          <w:hyperlink w:anchor="_Toc215062168" w:history="1">
            <w:r w:rsidRPr="009D5D94">
              <w:rPr>
                <w:rStyle w:val="Hyperkobling"/>
                <w:noProof/>
              </w:rPr>
              <w:t>Mål 5: Samarbeid og virkemidler som styrker gjennomføringskraft</w:t>
            </w:r>
            <w:r>
              <w:rPr>
                <w:noProof/>
                <w:webHidden/>
              </w:rPr>
              <w:tab/>
            </w:r>
            <w:r>
              <w:rPr>
                <w:noProof/>
                <w:webHidden/>
              </w:rPr>
              <w:fldChar w:fldCharType="begin"/>
            </w:r>
            <w:r>
              <w:rPr>
                <w:noProof/>
                <w:webHidden/>
              </w:rPr>
              <w:instrText xml:space="preserve"> PAGEREF _Toc215062168 \h </w:instrText>
            </w:r>
            <w:r>
              <w:rPr>
                <w:noProof/>
                <w:webHidden/>
              </w:rPr>
            </w:r>
            <w:r>
              <w:rPr>
                <w:noProof/>
                <w:webHidden/>
              </w:rPr>
              <w:fldChar w:fldCharType="separate"/>
            </w:r>
            <w:r>
              <w:rPr>
                <w:noProof/>
                <w:webHidden/>
              </w:rPr>
              <w:t>57</w:t>
            </w:r>
            <w:r>
              <w:rPr>
                <w:noProof/>
                <w:webHidden/>
              </w:rPr>
              <w:fldChar w:fldCharType="end"/>
            </w:r>
          </w:hyperlink>
        </w:p>
        <w:p w14:paraId="416B672B" w14:textId="4305245E" w:rsidR="00BC7F1C" w:rsidRDefault="00BC7F1C">
          <w:pPr>
            <w:pStyle w:val="INNH1"/>
            <w:rPr>
              <w:rFonts w:eastAsiaTheme="minorEastAsia"/>
              <w:noProof/>
              <w:sz w:val="24"/>
              <w:szCs w:val="24"/>
              <w:lang w:eastAsia="nb-NO"/>
            </w:rPr>
          </w:pPr>
          <w:hyperlink w:anchor="_Toc215062169" w:history="1">
            <w:r w:rsidRPr="009D5D94">
              <w:rPr>
                <w:rStyle w:val="Hyperkobling"/>
                <w:noProof/>
              </w:rPr>
              <w:t>Kapittel 3</w:t>
            </w:r>
            <w:r>
              <w:rPr>
                <w:noProof/>
                <w:webHidden/>
              </w:rPr>
              <w:tab/>
            </w:r>
            <w:r>
              <w:rPr>
                <w:noProof/>
                <w:webHidden/>
              </w:rPr>
              <w:fldChar w:fldCharType="begin"/>
            </w:r>
            <w:r>
              <w:rPr>
                <w:noProof/>
                <w:webHidden/>
              </w:rPr>
              <w:instrText xml:space="preserve"> PAGEREF _Toc215062169 \h </w:instrText>
            </w:r>
            <w:r>
              <w:rPr>
                <w:noProof/>
                <w:webHidden/>
              </w:rPr>
            </w:r>
            <w:r>
              <w:rPr>
                <w:noProof/>
                <w:webHidden/>
              </w:rPr>
              <w:fldChar w:fldCharType="separate"/>
            </w:r>
            <w:r>
              <w:rPr>
                <w:noProof/>
                <w:webHidden/>
              </w:rPr>
              <w:t>62</w:t>
            </w:r>
            <w:r>
              <w:rPr>
                <w:noProof/>
                <w:webHidden/>
              </w:rPr>
              <w:fldChar w:fldCharType="end"/>
            </w:r>
          </w:hyperlink>
        </w:p>
        <w:p w14:paraId="5061B4F6" w14:textId="361A00CE" w:rsidR="00BC7F1C" w:rsidRDefault="00BC7F1C">
          <w:pPr>
            <w:pStyle w:val="INNH1"/>
            <w:rPr>
              <w:rFonts w:eastAsiaTheme="minorEastAsia"/>
              <w:noProof/>
              <w:sz w:val="24"/>
              <w:szCs w:val="24"/>
              <w:lang w:eastAsia="nb-NO"/>
            </w:rPr>
          </w:pPr>
          <w:hyperlink w:anchor="_Toc215062170" w:history="1">
            <w:r w:rsidRPr="009D5D94">
              <w:rPr>
                <w:rStyle w:val="Hyperkobling"/>
                <w:noProof/>
              </w:rPr>
              <w:t>3.</w:t>
            </w:r>
            <w:r>
              <w:rPr>
                <w:rFonts w:eastAsiaTheme="minorEastAsia"/>
                <w:noProof/>
                <w:sz w:val="24"/>
                <w:szCs w:val="24"/>
                <w:lang w:eastAsia="nb-NO"/>
              </w:rPr>
              <w:tab/>
            </w:r>
            <w:r w:rsidRPr="009D5D94">
              <w:rPr>
                <w:rStyle w:val="Hyperkobling"/>
                <w:noProof/>
              </w:rPr>
              <w:t>Endringer og kandidater til Veikart for nasjonal e-helsestrategi XX 2026</w:t>
            </w:r>
            <w:r>
              <w:rPr>
                <w:noProof/>
                <w:webHidden/>
              </w:rPr>
              <w:tab/>
            </w:r>
            <w:r>
              <w:rPr>
                <w:noProof/>
                <w:webHidden/>
              </w:rPr>
              <w:fldChar w:fldCharType="begin"/>
            </w:r>
            <w:r>
              <w:rPr>
                <w:noProof/>
                <w:webHidden/>
              </w:rPr>
              <w:instrText xml:space="preserve"> PAGEREF _Toc215062170 \h </w:instrText>
            </w:r>
            <w:r>
              <w:rPr>
                <w:noProof/>
                <w:webHidden/>
              </w:rPr>
            </w:r>
            <w:r>
              <w:rPr>
                <w:noProof/>
                <w:webHidden/>
              </w:rPr>
              <w:fldChar w:fldCharType="separate"/>
            </w:r>
            <w:r>
              <w:rPr>
                <w:noProof/>
                <w:webHidden/>
              </w:rPr>
              <w:t>63</w:t>
            </w:r>
            <w:r>
              <w:rPr>
                <w:noProof/>
                <w:webHidden/>
              </w:rPr>
              <w:fldChar w:fldCharType="end"/>
            </w:r>
          </w:hyperlink>
        </w:p>
        <w:p w14:paraId="4F682120" w14:textId="3C660F0F" w:rsidR="00BC7F1C" w:rsidRDefault="00BC7F1C">
          <w:pPr>
            <w:pStyle w:val="INNH2"/>
            <w:rPr>
              <w:rFonts w:eastAsiaTheme="minorEastAsia"/>
              <w:noProof/>
              <w:sz w:val="24"/>
              <w:szCs w:val="24"/>
              <w:lang w:eastAsia="nb-NO"/>
            </w:rPr>
          </w:pPr>
          <w:hyperlink w:anchor="_Toc215062171" w:history="1">
            <w:r w:rsidRPr="009D5D94">
              <w:rPr>
                <w:rStyle w:val="Hyperkobling"/>
                <w:noProof/>
              </w:rPr>
              <w:t>3.1</w:t>
            </w:r>
            <w:r>
              <w:rPr>
                <w:rFonts w:eastAsiaTheme="minorEastAsia"/>
                <w:noProof/>
                <w:sz w:val="24"/>
                <w:szCs w:val="24"/>
                <w:lang w:eastAsia="nb-NO"/>
              </w:rPr>
              <w:tab/>
            </w:r>
            <w:r w:rsidRPr="009D5D94">
              <w:rPr>
                <w:rStyle w:val="Hyperkobling"/>
                <w:noProof/>
              </w:rPr>
              <w:t>[Overskrift]</w:t>
            </w:r>
            <w:r>
              <w:rPr>
                <w:noProof/>
                <w:webHidden/>
              </w:rPr>
              <w:tab/>
            </w:r>
            <w:r>
              <w:rPr>
                <w:noProof/>
                <w:webHidden/>
              </w:rPr>
              <w:fldChar w:fldCharType="begin"/>
            </w:r>
            <w:r>
              <w:rPr>
                <w:noProof/>
                <w:webHidden/>
              </w:rPr>
              <w:instrText xml:space="preserve"> PAGEREF _Toc215062171 \h </w:instrText>
            </w:r>
            <w:r>
              <w:rPr>
                <w:noProof/>
                <w:webHidden/>
              </w:rPr>
            </w:r>
            <w:r>
              <w:rPr>
                <w:noProof/>
                <w:webHidden/>
              </w:rPr>
              <w:fldChar w:fldCharType="separate"/>
            </w:r>
            <w:r>
              <w:rPr>
                <w:noProof/>
                <w:webHidden/>
              </w:rPr>
              <w:t>64</w:t>
            </w:r>
            <w:r>
              <w:rPr>
                <w:noProof/>
                <w:webHidden/>
              </w:rPr>
              <w:fldChar w:fldCharType="end"/>
            </w:r>
          </w:hyperlink>
        </w:p>
        <w:p w14:paraId="68CBA7B5" w14:textId="6CE0B6B9" w:rsidR="00BC7F1C" w:rsidRDefault="00BC7F1C">
          <w:pPr>
            <w:pStyle w:val="INNH1"/>
            <w:rPr>
              <w:rFonts w:eastAsiaTheme="minorEastAsia"/>
              <w:noProof/>
              <w:sz w:val="24"/>
              <w:szCs w:val="24"/>
              <w:lang w:eastAsia="nb-NO"/>
            </w:rPr>
          </w:pPr>
          <w:hyperlink w:anchor="_Toc215062172" w:history="1">
            <w:r w:rsidRPr="009D5D94">
              <w:rPr>
                <w:rStyle w:val="Hyperkobling"/>
                <w:noProof/>
              </w:rPr>
              <w:t>Kapittel 4</w:t>
            </w:r>
            <w:r>
              <w:rPr>
                <w:noProof/>
                <w:webHidden/>
              </w:rPr>
              <w:tab/>
            </w:r>
            <w:r>
              <w:rPr>
                <w:noProof/>
                <w:webHidden/>
              </w:rPr>
              <w:fldChar w:fldCharType="begin"/>
            </w:r>
            <w:r>
              <w:rPr>
                <w:noProof/>
                <w:webHidden/>
              </w:rPr>
              <w:instrText xml:space="preserve"> PAGEREF _Toc215062172 \h </w:instrText>
            </w:r>
            <w:r>
              <w:rPr>
                <w:noProof/>
                <w:webHidden/>
              </w:rPr>
            </w:r>
            <w:r>
              <w:rPr>
                <w:noProof/>
                <w:webHidden/>
              </w:rPr>
              <w:fldChar w:fldCharType="separate"/>
            </w:r>
            <w:r>
              <w:rPr>
                <w:noProof/>
                <w:webHidden/>
              </w:rPr>
              <w:t>65</w:t>
            </w:r>
            <w:r>
              <w:rPr>
                <w:noProof/>
                <w:webHidden/>
              </w:rPr>
              <w:fldChar w:fldCharType="end"/>
            </w:r>
          </w:hyperlink>
        </w:p>
        <w:p w14:paraId="67EDB7D9" w14:textId="11F7FF03" w:rsidR="00BC7F1C" w:rsidRDefault="00BC7F1C">
          <w:pPr>
            <w:pStyle w:val="INNH1"/>
            <w:rPr>
              <w:rFonts w:eastAsiaTheme="minorEastAsia"/>
              <w:noProof/>
              <w:sz w:val="24"/>
              <w:szCs w:val="24"/>
              <w:lang w:eastAsia="nb-NO"/>
            </w:rPr>
          </w:pPr>
          <w:hyperlink w:anchor="_Toc215062173" w:history="1">
            <w:r w:rsidRPr="009D5D94">
              <w:rPr>
                <w:rStyle w:val="Hyperkobling"/>
                <w:noProof/>
              </w:rPr>
              <w:t>4.</w:t>
            </w:r>
            <w:r>
              <w:rPr>
                <w:rFonts w:eastAsiaTheme="minorEastAsia"/>
                <w:noProof/>
                <w:sz w:val="24"/>
                <w:szCs w:val="24"/>
                <w:lang w:eastAsia="nb-NO"/>
              </w:rPr>
              <w:tab/>
            </w:r>
            <w:r w:rsidRPr="009D5D94">
              <w:rPr>
                <w:rStyle w:val="Hyperkobling"/>
                <w:noProof/>
              </w:rPr>
              <w:t>Sammendrag</w:t>
            </w:r>
            <w:r>
              <w:rPr>
                <w:noProof/>
                <w:webHidden/>
              </w:rPr>
              <w:tab/>
            </w:r>
            <w:r>
              <w:rPr>
                <w:noProof/>
                <w:webHidden/>
              </w:rPr>
              <w:fldChar w:fldCharType="begin"/>
            </w:r>
            <w:r>
              <w:rPr>
                <w:noProof/>
                <w:webHidden/>
              </w:rPr>
              <w:instrText xml:space="preserve"> PAGEREF _Toc215062173 \h </w:instrText>
            </w:r>
            <w:r>
              <w:rPr>
                <w:noProof/>
                <w:webHidden/>
              </w:rPr>
            </w:r>
            <w:r>
              <w:rPr>
                <w:noProof/>
                <w:webHidden/>
              </w:rPr>
              <w:fldChar w:fldCharType="separate"/>
            </w:r>
            <w:r>
              <w:rPr>
                <w:noProof/>
                <w:webHidden/>
              </w:rPr>
              <w:t>66</w:t>
            </w:r>
            <w:r>
              <w:rPr>
                <w:noProof/>
                <w:webHidden/>
              </w:rPr>
              <w:fldChar w:fldCharType="end"/>
            </w:r>
          </w:hyperlink>
        </w:p>
        <w:p w14:paraId="25B2EBA8" w14:textId="66891232" w:rsidR="00BC7F1C" w:rsidRDefault="00BC7F1C">
          <w:pPr>
            <w:pStyle w:val="INNH2"/>
            <w:rPr>
              <w:rFonts w:eastAsiaTheme="minorEastAsia"/>
              <w:noProof/>
              <w:sz w:val="24"/>
              <w:szCs w:val="24"/>
              <w:lang w:eastAsia="nb-NO"/>
            </w:rPr>
          </w:pPr>
          <w:hyperlink w:anchor="_Toc215062174" w:history="1">
            <w:r w:rsidRPr="009D5D94">
              <w:rPr>
                <w:rStyle w:val="Hyperkobling"/>
                <w:noProof/>
              </w:rPr>
              <w:t>4.1</w:t>
            </w:r>
            <w:r>
              <w:rPr>
                <w:rFonts w:eastAsiaTheme="minorEastAsia"/>
                <w:noProof/>
                <w:sz w:val="24"/>
                <w:szCs w:val="24"/>
                <w:lang w:eastAsia="nb-NO"/>
              </w:rPr>
              <w:tab/>
            </w:r>
            <w:r w:rsidRPr="009D5D94">
              <w:rPr>
                <w:rStyle w:val="Hyperkobling"/>
                <w:noProof/>
              </w:rPr>
              <w:t>[Overskrift]</w:t>
            </w:r>
            <w:r>
              <w:rPr>
                <w:noProof/>
                <w:webHidden/>
              </w:rPr>
              <w:tab/>
            </w:r>
            <w:r>
              <w:rPr>
                <w:noProof/>
                <w:webHidden/>
              </w:rPr>
              <w:fldChar w:fldCharType="begin"/>
            </w:r>
            <w:r>
              <w:rPr>
                <w:noProof/>
                <w:webHidden/>
              </w:rPr>
              <w:instrText xml:space="preserve"> PAGEREF _Toc215062174 \h </w:instrText>
            </w:r>
            <w:r>
              <w:rPr>
                <w:noProof/>
                <w:webHidden/>
              </w:rPr>
            </w:r>
            <w:r>
              <w:rPr>
                <w:noProof/>
                <w:webHidden/>
              </w:rPr>
              <w:fldChar w:fldCharType="separate"/>
            </w:r>
            <w:r>
              <w:rPr>
                <w:noProof/>
                <w:webHidden/>
              </w:rPr>
              <w:t>67</w:t>
            </w:r>
            <w:r>
              <w:rPr>
                <w:noProof/>
                <w:webHidden/>
              </w:rPr>
              <w:fldChar w:fldCharType="end"/>
            </w:r>
          </w:hyperlink>
        </w:p>
        <w:p w14:paraId="755CD939" w14:textId="6FBBB848" w:rsidR="00A16184" w:rsidRDefault="00C86E50" w:rsidP="00A16184">
          <w:pPr>
            <w:rPr>
              <w:b/>
              <w:bCs/>
              <w:noProof/>
            </w:rPr>
          </w:pPr>
          <w:r>
            <w:fldChar w:fldCharType="end"/>
          </w:r>
        </w:p>
      </w:sdtContent>
    </w:sdt>
    <w:p w14:paraId="06066934" w14:textId="77777777" w:rsidR="00A16184" w:rsidRDefault="00A16184"/>
    <w:p w14:paraId="3EFEAF5B" w14:textId="77777777" w:rsidR="000341BE" w:rsidRDefault="00A16184">
      <w:pPr>
        <w:spacing w:after="160" w:line="259" w:lineRule="auto"/>
      </w:pPr>
      <w:r>
        <w:br w:type="page"/>
      </w:r>
    </w:p>
    <w:p w14:paraId="11391B7C" w14:textId="49E20C17" w:rsidR="000341BE" w:rsidRDefault="000341BE" w:rsidP="007155CD"/>
    <w:p w14:paraId="56E00C0F" w14:textId="77777777" w:rsidR="001C563A" w:rsidRDefault="00395183">
      <w:r>
        <w:rPr>
          <w:noProof/>
        </w:rPr>
        <mc:AlternateContent>
          <mc:Choice Requires="wps">
            <w:drawing>
              <wp:anchor distT="0" distB="0" distL="114300" distR="114300" simplePos="0" relativeHeight="251658243" behindDoc="0" locked="0" layoutInCell="1" allowOverlap="1" wp14:anchorId="4E5467DD" wp14:editId="17216693">
                <wp:simplePos x="0" y="0"/>
                <wp:positionH relativeFrom="page">
                  <wp:posOffset>265814</wp:posOffset>
                </wp:positionH>
                <wp:positionV relativeFrom="page">
                  <wp:posOffset>2849526</wp:posOffset>
                </wp:positionV>
                <wp:extent cx="6414770" cy="1400175"/>
                <wp:effectExtent l="0" t="0" r="5080" b="9525"/>
                <wp:wrapNone/>
                <wp:docPr id="894057950" name="Graphic 1"/>
                <wp:cNvGraphicFramePr/>
                <a:graphic xmlns:a="http://schemas.openxmlformats.org/drawingml/2006/main">
                  <a:graphicData uri="http://schemas.microsoft.com/office/word/2010/wordprocessingShape">
                    <wps:wsp>
                      <wps:cNvSpPr/>
                      <wps:spPr>
                        <a:xfrm>
                          <a:off x="0" y="0"/>
                          <a:ext cx="6414770" cy="1400175"/>
                        </a:xfrm>
                        <a:custGeom>
                          <a:avLst/>
                          <a:gdLst>
                            <a:gd name="connsiteX0" fmla="*/ 0 w 6415018"/>
                            <a:gd name="connsiteY0" fmla="*/ 0 h 1399286"/>
                            <a:gd name="connsiteX1" fmla="*/ 0 w 6415018"/>
                            <a:gd name="connsiteY1" fmla="*/ 1399287 h 1399286"/>
                            <a:gd name="connsiteX2" fmla="*/ 6126669 w 6415018"/>
                            <a:gd name="connsiteY2" fmla="*/ 1399287 h 1399286"/>
                            <a:gd name="connsiteX3" fmla="*/ 6415018 w 6415018"/>
                            <a:gd name="connsiteY3" fmla="*/ 1110989 h 1399286"/>
                            <a:gd name="connsiteX4" fmla="*/ 6415018 w 6415018"/>
                            <a:gd name="connsiteY4" fmla="*/ 0 h 1399286"/>
                            <a:gd name="connsiteX5" fmla="*/ 0 w 6415018"/>
                            <a:gd name="connsiteY5" fmla="*/ 0 h 1399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15018" h="1399286">
                              <a:moveTo>
                                <a:pt x="0" y="0"/>
                              </a:moveTo>
                              <a:lnTo>
                                <a:pt x="0" y="1399287"/>
                              </a:lnTo>
                              <a:lnTo>
                                <a:pt x="6126669" y="1399287"/>
                              </a:lnTo>
                              <a:cubicBezTo>
                                <a:pt x="6285846" y="1399287"/>
                                <a:pt x="6415018" y="1270265"/>
                                <a:pt x="6415018" y="1110989"/>
                              </a:cubicBezTo>
                              <a:lnTo>
                                <a:pt x="6415018" y="0"/>
                              </a:lnTo>
                              <a:lnTo>
                                <a:pt x="0" y="0"/>
                              </a:lnTo>
                              <a:close/>
                            </a:path>
                          </a:pathLst>
                        </a:custGeom>
                        <a:solidFill>
                          <a:srgbClr val="0069E8"/>
                        </a:solidFill>
                        <a:ln w="0" cap="flat">
                          <a:noFill/>
                          <a:prstDash val="solid"/>
                          <a:miter/>
                        </a:ln>
                      </wps:spPr>
                      <wps:txbx>
                        <w:txbxContent>
                          <w:p w14:paraId="4550D4F7" w14:textId="6BAAB5C0" w:rsidR="00647D93" w:rsidRPr="00955E09" w:rsidRDefault="007155CD" w:rsidP="00955E09">
                            <w:pPr>
                              <w:pStyle w:val="Kapitteltekst"/>
                            </w:pPr>
                            <w:r>
                              <w:t>Innledning</w:t>
                            </w:r>
                          </w:p>
                        </w:txbxContent>
                      </wps:txbx>
                      <wps:bodyPr rot="0" spcFirstLastPara="0" vertOverflow="overflow" horzOverflow="overflow" vert="horz" wrap="square" lIns="594000" tIns="45720" rIns="91440" bIns="144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467DD" id="_x0000_s1027" style="position:absolute;margin-left:20.95pt;margin-top:224.35pt;width:505.1pt;height:11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6415018,13992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" adj="-11796480,,5400" path="m,l,1399287r6126669,c6285846,1399287,6415018,1270265,6415018,1110989l6415018,,,xe" fillcolor="#0069e8" stroked="f" strokeweight="0">
                <v:stroke joinstyle="miter"/>
                <v:formulas/>
                <v:path arrowok="t" o:connecttype="custom" o:connectlocs="0,0;0,1400176;6126432,1400176;6414770,1111695;6414770,0;0,0" o:connectangles="0,0,0,0,0,0" textboxrect="0,0,6415018,1399286"/>
                <v:textbox inset="16.5mm,,,4mm">
                  <w:txbxContent>
                    <w:p w14:paraId="4550D4F7" w14:textId="6BAAB5C0" w:rsidR="00647D93" w:rsidRPr="00955E09" w:rsidRDefault="007155CD" w:rsidP="00955E09">
                      <w:pPr>
                        <w:pStyle w:val="Kapitteltekst"/>
                      </w:pPr>
                      <w:r>
                        <w:t>Innledning</w:t>
                      </w:r>
                    </w:p>
                  </w:txbxContent>
                </v:textbox>
                <w10:wrap anchorx="page" anchory="page"/>
              </v:shape>
            </w:pict>
          </mc:Fallback>
        </mc:AlternateContent>
      </w:r>
    </w:p>
    <w:tbl>
      <w:tblPr>
        <w:tblStyle w:val="Rutenettabelllys"/>
        <w:tblpPr w:leftFromText="141" w:rightFromText="141" w:vertAnchor="page" w:horzAnchor="page" w:tblpX="1304" w:tblpY="2416"/>
        <w:tblOverlap w:val="never"/>
        <w:tblW w:w="0" w:type="auto"/>
        <w:tblLook w:val="04A0" w:firstRow="1" w:lastRow="0" w:firstColumn="1" w:lastColumn="0" w:noHBand="0" w:noVBand="1"/>
      </w:tblPr>
      <w:tblGrid>
        <w:gridCol w:w="9062"/>
      </w:tblGrid>
      <w:tr w:rsidR="00301445" w14:paraId="4009A9D0" w14:textId="77777777">
        <w:trPr>
          <w:trHeight w:val="2127"/>
        </w:trPr>
        <w:tc>
          <w:tcPr>
            <w:tcW w:w="9062" w:type="dxa"/>
            <w:vAlign w:val="bottom"/>
          </w:tcPr>
          <w:p w14:paraId="6C3B7523" w14:textId="77777777" w:rsidR="00301445" w:rsidRPr="00FE2CE1" w:rsidRDefault="00FE2CE1" w:rsidP="00FE2CE1">
            <w:pPr>
              <w:pStyle w:val="Kapittel"/>
              <w:framePr w:hSpace="0" w:wrap="auto" w:vAnchor="margin" w:hAnchor="text" w:xAlign="left" w:yAlign="inline"/>
              <w:suppressOverlap w:val="0"/>
            </w:pPr>
            <w:bookmarkStart w:id="6" w:name="_Toc215062160"/>
            <w:r w:rsidRPr="00FE2CE1">
              <w:t xml:space="preserve">Kapittel </w:t>
            </w:r>
            <w:r>
              <w:fldChar w:fldCharType="begin"/>
            </w:r>
            <w:r>
              <w:instrText>seq chap</w:instrText>
            </w:r>
            <w:r>
              <w:fldChar w:fldCharType="separate"/>
            </w:r>
            <w:r w:rsidR="00894C9E">
              <w:rPr>
                <w:noProof/>
              </w:rPr>
              <w:t>1</w:t>
            </w:r>
            <w:bookmarkEnd w:id="6"/>
            <w:r>
              <w:fldChar w:fldCharType="end"/>
            </w:r>
          </w:p>
        </w:tc>
      </w:tr>
    </w:tbl>
    <w:sdt>
      <w:sdtPr>
        <w:id w:val="-756900385"/>
        <w:lock w:val="contentLocked"/>
        <w:placeholder>
          <w:docPart w:val="0D80D6A2450D4438899D5F5B867E2966"/>
        </w:placeholder>
        <w:group/>
      </w:sdtPr>
      <w:sdtContent>
        <w:p w14:paraId="4DC47232" w14:textId="77777777" w:rsidR="00D962B2" w:rsidRDefault="00D962B2">
          <w:r>
            <w:rPr>
              <w:noProof/>
            </w:rPr>
            <mc:AlternateContent>
              <mc:Choice Requires="wps">
                <w:drawing>
                  <wp:anchor distT="0" distB="0" distL="114300" distR="114300" simplePos="0" relativeHeight="251658244" behindDoc="1" locked="0" layoutInCell="1" allowOverlap="1" wp14:anchorId="7768CE58" wp14:editId="0AC107F9">
                    <wp:simplePos x="0" y="0"/>
                    <wp:positionH relativeFrom="page">
                      <wp:posOffset>0</wp:posOffset>
                    </wp:positionH>
                    <wp:positionV relativeFrom="page">
                      <wp:posOffset>3124200</wp:posOffset>
                    </wp:positionV>
                    <wp:extent cx="7559675" cy="7562850"/>
                    <wp:effectExtent l="0" t="0" r="3175" b="0"/>
                    <wp:wrapNone/>
                    <wp:docPr id="581045573" name="Rectangle 1"/>
                    <wp:cNvGraphicFramePr/>
                    <a:graphic xmlns:a="http://schemas.openxmlformats.org/drawingml/2006/main">
                      <a:graphicData uri="http://schemas.microsoft.com/office/word/2010/wordprocessingShape">
                        <wps:wsp>
                          <wps:cNvSpPr/>
                          <wps:spPr>
                            <a:xfrm>
                              <a:off x="0" y="0"/>
                              <a:ext cx="7559675" cy="7562850"/>
                            </a:xfrm>
                            <a:prstGeom prst="rect">
                              <a:avLst/>
                            </a:prstGeom>
                            <a:solidFill>
                              <a:srgbClr val="03526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w14:anchorId="77D9207A">
                  <v:rect id="Rectangle 1" style="position:absolute;margin-left:0;margin-top:246pt;width:595.25pt;height:595.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35269" stroked="f" strokeweight="1pt" w14:anchorId="437D3B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">
                    <w10:wrap anchorx="page" anchory="page"/>
                  </v:rect>
                </w:pict>
              </mc:Fallback>
            </mc:AlternateContent>
          </w:r>
        </w:p>
      </w:sdtContent>
    </w:sdt>
    <w:p w14:paraId="045DB5A5" w14:textId="77777777" w:rsidR="00813155" w:rsidRDefault="00813155">
      <w:r>
        <w:br w:type="page"/>
      </w:r>
    </w:p>
    <w:p w14:paraId="1A0E2760" w14:textId="77777777" w:rsidR="00A403AC" w:rsidRDefault="00B0390A" w:rsidP="00C711E2">
      <w:pPr>
        <w:pStyle w:val="Overskrift1"/>
      </w:pPr>
      <w:bookmarkStart w:id="7" w:name="_Toc215062161"/>
      <w:r>
        <w:rPr>
          <w:noProof/>
        </w:rPr>
        <w:lastRenderedPageBreak/>
        <mc:AlternateContent>
          <mc:Choice Requires="wps">
            <w:drawing>
              <wp:anchor distT="5400675" distB="720090" distL="7200900" distR="7200900" simplePos="0" relativeHeight="251658241" behindDoc="0" locked="0" layoutInCell="1" allowOverlap="1" wp14:anchorId="2A5B94A1" wp14:editId="1661AEAC">
                <wp:simplePos x="0" y="0"/>
                <wp:positionH relativeFrom="page">
                  <wp:posOffset>838200</wp:posOffset>
                </wp:positionH>
                <wp:positionV relativeFrom="page">
                  <wp:posOffset>868680</wp:posOffset>
                </wp:positionV>
                <wp:extent cx="1537200" cy="547200"/>
                <wp:effectExtent l="0" t="0" r="6350" b="5715"/>
                <wp:wrapSquare wrapText="bothSides"/>
                <wp:docPr id="267615017" name="Graphic 1"/>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0069E8"/>
                        </a:solidFill>
                        <a:ln w="0" cap="flat">
                          <a:noFill/>
                          <a:prstDash val="solid"/>
                          <a:miter/>
                        </a:ln>
                      </wps:spPr>
                      <wps:txbx>
                        <w:txbxContent>
                          <w:p w14:paraId="272B19AC" w14:textId="1ED31DD6" w:rsidR="0042456F" w:rsidRPr="0042456F" w:rsidRDefault="0042456F" w:rsidP="0042456F">
                            <w:pPr>
                              <w:pStyle w:val="Figurtekst"/>
                            </w:pPr>
                            <w:r w:rsidRPr="0042456F">
                              <w:t>Kapittel</w:t>
                            </w:r>
                            <w:r>
                              <w:t xml:space="preserve"> </w:t>
                            </w:r>
                            <w:r w:rsidR="003E7D8E">
                              <w:fldChar w:fldCharType="begin"/>
                            </w:r>
                            <w:r w:rsidR="003E7D8E">
                              <w:instrText xml:space="preserve"> seq chap \c </w:instrText>
                            </w:r>
                            <w:r w:rsidR="003E7D8E">
                              <w:fldChar w:fldCharType="separate"/>
                            </w:r>
                            <w:r w:rsidR="003E7D8E">
                              <w:rPr>
                                <w:noProof/>
                              </w:rPr>
                              <w:t>1</w:t>
                            </w:r>
                            <w:r w:rsidR="003E7D8E">
                              <w:rPr>
                                <w:noProof/>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4A1" id="_x0000_s1028" style="position:absolute;left:0;text-align:left;margin-left:66pt;margin-top:68.4pt;width:121.05pt;height:43.1pt;z-index:251658241;visibility:visible;mso-wrap-style:square;mso-width-percent:0;mso-height-percent:0;mso-wrap-distance-left:567pt;mso-wrap-distance-top:425.25pt;mso-wrap-distance-right:567pt;mso-wrap-distance-bottom:56.7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" adj="-11796480,,5400" path="m,l,548211r1537846,l1537846,274106c1537846,122742,1414870,,1263217,l,xe" fillcolor="#0069e8" stroked="f" strokeweight="0">
                <v:stroke joinstyle="miter"/>
                <v:formulas/>
                <v:path arrowok="t" o:connecttype="custom" o:connectlocs="0,0;0,547200;1537201,547200;1537201,273600;1262687,0;0,0" o:connectangles="0,0,0,0,0,0" textboxrect="0,0,1537845,548211"/>
                <v:textbox inset="5.8mm,3mm">
                  <w:txbxContent>
                    <w:p w14:paraId="272B19AC" w14:textId="1ED31DD6" w:rsidR="0042456F" w:rsidRPr="0042456F" w:rsidRDefault="0042456F" w:rsidP="0042456F">
                      <w:pPr>
                        <w:pStyle w:val="Figurtekst"/>
                      </w:pPr>
                      <w:r w:rsidRPr="0042456F">
                        <w:t>Kapittel</w:t>
                      </w:r>
                      <w:r>
                        <w:t xml:space="preserve"> </w:t>
                      </w:r>
                      <w:r w:rsidR="003E7D8E">
                        <w:fldChar w:fldCharType="begin"/>
                      </w:r>
                      <w:r w:rsidR="003E7D8E">
                        <w:instrText xml:space="preserve"> seq chap \c </w:instrText>
                      </w:r>
                      <w:r w:rsidR="003E7D8E">
                        <w:fldChar w:fldCharType="separate"/>
                      </w:r>
                      <w:r w:rsidR="003E7D8E">
                        <w:rPr>
                          <w:noProof/>
                        </w:rPr>
                        <w:t>1</w:t>
                      </w:r>
                      <w:r w:rsidR="003E7D8E">
                        <w:rPr>
                          <w:noProof/>
                        </w:rPr>
                        <w:fldChar w:fldCharType="end"/>
                      </w:r>
                    </w:p>
                  </w:txbxContent>
                </v:textbox>
                <w10:wrap type="square" anchorx="page" anchory="page"/>
              </v:shape>
            </w:pict>
          </mc:Fallback>
        </mc:AlternateContent>
      </w:r>
      <w:r w:rsidR="00A403AC">
        <w:t>Sammendrag</w:t>
      </w:r>
      <w:bookmarkEnd w:id="7"/>
    </w:p>
    <w:p w14:paraId="6E90DA89" w14:textId="6A754D0D" w:rsidR="008A259B" w:rsidRDefault="008A259B" w:rsidP="008A259B">
      <w:pPr>
        <w:pStyle w:val="Ingress"/>
        <w:spacing w:after="280"/>
      </w:pPr>
      <w:r>
        <w:rPr>
          <w:rStyle w:val="Plassholdertekst"/>
          <w:color w:val="auto"/>
        </w:rPr>
        <w:t xml:space="preserve">Veikart for nasjonal e-helsestrategi viser </w:t>
      </w:r>
      <w:r w:rsidR="00AB590A">
        <w:rPr>
          <w:rStyle w:val="Plassholdertekst"/>
          <w:color w:val="auto"/>
        </w:rPr>
        <w:t>pågående</w:t>
      </w:r>
      <w:r>
        <w:rPr>
          <w:rStyle w:val="Plassholdertekst"/>
          <w:color w:val="auto"/>
        </w:rPr>
        <w:t xml:space="preserve"> og plan</w:t>
      </w:r>
      <w:r w:rsidR="00AB590A">
        <w:rPr>
          <w:rStyle w:val="Plassholdertekst"/>
          <w:color w:val="auto"/>
        </w:rPr>
        <w:t xml:space="preserve">lagte </w:t>
      </w:r>
      <w:r w:rsidR="006668BE">
        <w:rPr>
          <w:rStyle w:val="Plassholdertekst"/>
          <w:color w:val="auto"/>
        </w:rPr>
        <w:t xml:space="preserve">aktiviteter </w:t>
      </w:r>
      <w:r>
        <w:rPr>
          <w:rStyle w:val="Plassholdertekst"/>
          <w:color w:val="auto"/>
        </w:rPr>
        <w:t xml:space="preserve">i helse- og omsorgssektoren for å realisere målene i e-helsestrategien. </w:t>
      </w:r>
    </w:p>
    <w:p w14:paraId="7E361C29" w14:textId="7B769B0A" w:rsidR="00D016F5" w:rsidRDefault="008A259B" w:rsidP="00D016F5">
      <w:pPr>
        <w:pStyle w:val="Overskrift3"/>
      </w:pPr>
      <w:r>
        <w:t>Bakgrunn</w:t>
      </w:r>
    </w:p>
    <w:p w14:paraId="4ED8BC4A" w14:textId="7ABA8401" w:rsidR="00A02517" w:rsidRDefault="00BB5B1E" w:rsidP="00BB5B1E">
      <w:r w:rsidRPr="300B418C">
        <w:rPr>
          <w:kern w:val="0"/>
          <w14:ligatures w14:val="none"/>
        </w:rPr>
        <w:t xml:space="preserve">Et samlet e-helseråd stilte seg bak en ny nasjonal e-helsestrategi gjeldende fra januar 2023. </w:t>
      </w:r>
      <w:r w:rsidR="00BE4260">
        <w:t>Strategien</w:t>
      </w:r>
      <w:r w:rsidRPr="300B418C">
        <w:rPr>
          <w:kern w:val="0"/>
          <w14:ligatures w14:val="none"/>
        </w:rPr>
        <w:t xml:space="preserve"> er helse- og omsorgssektorens felles strategi for digitalisering fra 2023 og frem mot 2030</w:t>
      </w:r>
      <w:r w:rsidR="00774C2F">
        <w:t xml:space="preserve"> som </w:t>
      </w:r>
      <w:r w:rsidRPr="300B418C">
        <w:rPr>
          <w:kern w:val="0"/>
          <w14:ligatures w14:val="none"/>
        </w:rPr>
        <w:t xml:space="preserve">skal bidra til felles overordnede prioriteringer og økt gjennomføringsevne på e-helseområdet i Norge. Strategien </w:t>
      </w:r>
      <w:r w:rsidR="00D874BD">
        <w:t>har</w:t>
      </w:r>
      <w:r w:rsidRPr="300B418C">
        <w:rPr>
          <w:kern w:val="0"/>
          <w14:ligatures w14:val="none"/>
        </w:rPr>
        <w:t xml:space="preserve"> fem mål som dekker innbyggere, helsepersonell, helsedata, samhandling og virkemidler. </w:t>
      </w:r>
      <w:r w:rsidR="42B0B062">
        <w:t xml:space="preserve">Mål 4 og 5 som dekker samhandling og virkemidler er understøttende til de 3 andre målene. Les mer om </w:t>
      </w:r>
      <w:hyperlink r:id="rId12" w:history="1">
        <w:r w:rsidR="42B0B062" w:rsidRPr="00B0033A">
          <w:rPr>
            <w:rStyle w:val="Hyperkobling"/>
          </w:rPr>
          <w:t>strategien</w:t>
        </w:r>
        <w:r w:rsidR="00893448" w:rsidRPr="00B0033A">
          <w:rPr>
            <w:rStyle w:val="Hyperkobling"/>
          </w:rPr>
          <w:t xml:space="preserve"> </w:t>
        </w:r>
        <w:r w:rsidR="00B0033A" w:rsidRPr="00B0033A">
          <w:rPr>
            <w:rStyle w:val="Hyperkobling"/>
          </w:rPr>
          <w:t>på helsedirektoratet.no</w:t>
        </w:r>
      </w:hyperlink>
      <w:r w:rsidR="00B0033A">
        <w:t>.</w:t>
      </w:r>
      <w:r w:rsidR="09E1BA00">
        <w:t xml:space="preserve"> </w:t>
      </w:r>
      <w:r w:rsidR="42B0B062">
        <w:t xml:space="preserve"> </w:t>
      </w:r>
    </w:p>
    <w:p w14:paraId="3478433C" w14:textId="77777777" w:rsidR="00A02517" w:rsidRDefault="00A02517" w:rsidP="00BB5B1E">
      <w:pPr>
        <w:rPr>
          <w:kern w:val="0"/>
          <w:szCs w:val="18"/>
          <w14:ligatures w14:val="none"/>
        </w:rPr>
      </w:pPr>
    </w:p>
    <w:p w14:paraId="159C7619" w14:textId="21E05108" w:rsidR="003D3263" w:rsidRDefault="003D3263" w:rsidP="000D521E">
      <w:pPr>
        <w:jc w:val="center"/>
        <w:rPr>
          <w:kern w:val="0"/>
          <w:szCs w:val="18"/>
          <w14:ligatures w14:val="none"/>
        </w:rPr>
      </w:pPr>
      <w:r w:rsidRPr="003D3263">
        <w:rPr>
          <w:noProof/>
          <w:kern w:val="0"/>
          <w:szCs w:val="18"/>
          <w14:ligatures w14:val="none"/>
        </w:rPr>
        <w:drawing>
          <wp:inline distT="0" distB="0" distL="0" distR="0" wp14:anchorId="35915D93" wp14:editId="04DAC16B">
            <wp:extent cx="4083260" cy="2140060"/>
            <wp:effectExtent l="0" t="0" r="0" b="0"/>
            <wp:docPr id="372285437" name="Bilde 1" descr="Et bilde som inneholder tegnefilm, pattedyr, illustrasjon,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85437" name="Bilde 1" descr="Et bilde som inneholder tegnefilm, pattedyr, illustrasjon, design&#10;&#10;KI-generert innhold kan være feil."/>
                    <pic:cNvPicPr/>
                  </pic:nvPicPr>
                  <pic:blipFill>
                    <a:blip r:embed="rId13"/>
                    <a:stretch>
                      <a:fillRect/>
                    </a:stretch>
                  </pic:blipFill>
                  <pic:spPr>
                    <a:xfrm>
                      <a:off x="0" y="0"/>
                      <a:ext cx="4083260" cy="2140060"/>
                    </a:xfrm>
                    <a:prstGeom prst="rect">
                      <a:avLst/>
                    </a:prstGeom>
                  </pic:spPr>
                </pic:pic>
              </a:graphicData>
            </a:graphic>
          </wp:inline>
        </w:drawing>
      </w:r>
    </w:p>
    <w:p w14:paraId="1762BAC1" w14:textId="77777777" w:rsidR="00A02517" w:rsidRDefault="00A02517" w:rsidP="00BB5B1E">
      <w:pPr>
        <w:rPr>
          <w:kern w:val="0"/>
          <w:szCs w:val="18"/>
          <w14:ligatures w14:val="none"/>
        </w:rPr>
      </w:pPr>
    </w:p>
    <w:p w14:paraId="74059516" w14:textId="48976910" w:rsidR="00D11B2E" w:rsidRDefault="00D11B2E" w:rsidP="00BB5B1E">
      <w:pPr>
        <w:rPr>
          <w:kern w:val="0"/>
          <w:szCs w:val="18"/>
          <w14:ligatures w14:val="none"/>
        </w:rPr>
      </w:pPr>
      <w:r w:rsidRPr="00053A1C">
        <w:rPr>
          <w:b/>
          <w:bCs/>
          <w:kern w:val="0"/>
          <w:szCs w:val="18"/>
          <w14:ligatures w14:val="none"/>
        </w:rPr>
        <w:t>Veikart + målindikatorer = plan for realisering</w:t>
      </w:r>
      <w:r w:rsidR="00366114">
        <w:rPr>
          <w:b/>
          <w:bCs/>
          <w:kern w:val="0"/>
          <w:szCs w:val="18"/>
          <w14:ligatures w14:val="none"/>
        </w:rPr>
        <w:t xml:space="preserve"> av nasjonal e-helsestrategi</w:t>
      </w:r>
    </w:p>
    <w:p w14:paraId="449C10A8" w14:textId="3C68D1D7" w:rsidR="00444E7C" w:rsidRDefault="00BB5B1E" w:rsidP="00BB5B1E">
      <w:r w:rsidRPr="7E29C7C3">
        <w:rPr>
          <w:kern w:val="0"/>
          <w14:ligatures w14:val="none"/>
        </w:rPr>
        <w:t>For å realisere e-helsestrategien</w:t>
      </w:r>
      <w:r>
        <w:t xml:space="preserve"> </w:t>
      </w:r>
      <w:r w:rsidR="00997CE3">
        <w:t xml:space="preserve">følger man opp delmål </w:t>
      </w:r>
      <w:r w:rsidR="00D10BC6">
        <w:t>med nyttemålsetninger,</w:t>
      </w:r>
      <w:r w:rsidR="00997CE3">
        <w:t xml:space="preserve"> som viser hvilke aktiviteter </w:t>
      </w:r>
      <w:r w:rsidR="00300DDF">
        <w:t xml:space="preserve">som gjøres </w:t>
      </w:r>
      <w:r w:rsidR="007C6D74">
        <w:t xml:space="preserve">for å </w:t>
      </w:r>
      <w:r w:rsidRPr="7E29C7C3">
        <w:rPr>
          <w:kern w:val="0"/>
          <w14:ligatures w14:val="none"/>
        </w:rPr>
        <w:t xml:space="preserve">komme nærmere målene og </w:t>
      </w:r>
      <w:r w:rsidR="007C6D74">
        <w:t xml:space="preserve">indikatorer som viser </w:t>
      </w:r>
      <w:r w:rsidRPr="7E29C7C3">
        <w:rPr>
          <w:kern w:val="0"/>
          <w14:ligatures w14:val="none"/>
        </w:rPr>
        <w:t>hvor langt man er kommet</w:t>
      </w:r>
      <w:r>
        <w:t xml:space="preserve"> </w:t>
      </w:r>
      <w:r w:rsidR="007C6D74">
        <w:t xml:space="preserve">på </w:t>
      </w:r>
      <w:r w:rsidRPr="7E29C7C3">
        <w:rPr>
          <w:kern w:val="0"/>
          <w14:ligatures w14:val="none"/>
        </w:rPr>
        <w:t>mål</w:t>
      </w:r>
      <w:r w:rsidR="007C6D74">
        <w:t>oppnåelsen</w:t>
      </w:r>
      <w:r w:rsidRPr="00053A1C">
        <w:rPr>
          <w:kern w:val="0"/>
          <w:szCs w:val="18"/>
          <w14:ligatures w14:val="none"/>
        </w:rPr>
        <w:t xml:space="preserve">. </w:t>
      </w:r>
      <w:r w:rsidR="000D2611">
        <w:t>Delmålene</w:t>
      </w:r>
      <w:r w:rsidR="003C2BB1">
        <w:t xml:space="preserve"> og indikatorer utgjøre sammen </w:t>
      </w:r>
      <w:r w:rsidR="00CF5457">
        <w:t>P</w:t>
      </w:r>
      <w:r w:rsidR="003C2BB1">
        <w:t>lan for realisering.</w:t>
      </w:r>
    </w:p>
    <w:p w14:paraId="1838A1C7" w14:textId="38CDA768" w:rsidR="00BB5B1E" w:rsidRDefault="00C72646" w:rsidP="00BB5B1E">
      <w:r>
        <w:t xml:space="preserve"> </w:t>
      </w:r>
      <w:hyperlink r:id="rId14" w:history="1">
        <w:r w:rsidR="00F052BD" w:rsidRPr="00556B93">
          <w:rPr>
            <w:rStyle w:val="Hyperkobling"/>
          </w:rPr>
          <w:t xml:space="preserve">Strategiske indikatorer er </w:t>
        </w:r>
        <w:r w:rsidR="00556B93" w:rsidRPr="00556B93">
          <w:rPr>
            <w:rStyle w:val="Hyperkobling"/>
          </w:rPr>
          <w:t>publiserte på Helsedirektoratets hjemmesider</w:t>
        </w:r>
      </w:hyperlink>
      <w:r w:rsidR="00556B93">
        <w:t xml:space="preserve">. </w:t>
      </w:r>
    </w:p>
    <w:p w14:paraId="7FA14741" w14:textId="4BFBC458" w:rsidR="005A553F" w:rsidRPr="00053A1C" w:rsidRDefault="005A553F" w:rsidP="00BB5B1E">
      <w:pPr>
        <w:rPr>
          <w:kern w:val="0"/>
          <w:szCs w:val="18"/>
          <w14:ligatures w14:val="none"/>
        </w:rPr>
      </w:pPr>
    </w:p>
    <w:p w14:paraId="40BE222C" w14:textId="120733A4" w:rsidR="00D54B43" w:rsidRDefault="00901F0D">
      <w:r>
        <w:t>Delmålene</w:t>
      </w:r>
      <w:r w:rsidR="00C0660F">
        <w:t>,</w:t>
      </w:r>
      <w:r w:rsidR="004D2CBE">
        <w:t xml:space="preserve"> </w:t>
      </w:r>
      <w:r w:rsidR="00C0660F">
        <w:t>tilhørende hvert må</w:t>
      </w:r>
      <w:r w:rsidR="009639CF">
        <w:t>l</w:t>
      </w:r>
      <w:r w:rsidR="51AB5BD9">
        <w:t>,</w:t>
      </w:r>
      <w:r>
        <w:t xml:space="preserve"> </w:t>
      </w:r>
      <w:r w:rsidR="004D2CBE">
        <w:t>består av strategisk aktivitet som pågår eller er planlagt i helse- og omsorgstjenesten</w:t>
      </w:r>
      <w:r>
        <w:t xml:space="preserve"> </w:t>
      </w:r>
      <w:r w:rsidR="00695B1D">
        <w:t>og</w:t>
      </w:r>
      <w:r>
        <w:t xml:space="preserve"> er samlet i</w:t>
      </w:r>
      <w:r w:rsidR="00CF5457">
        <w:t xml:space="preserve"> </w:t>
      </w:r>
      <w:r>
        <w:t>v</w:t>
      </w:r>
      <w:r w:rsidR="0E803B62">
        <w:t>eikartet</w:t>
      </w:r>
      <w:r w:rsidR="004D2CBE">
        <w:t>. Veikartet</w:t>
      </w:r>
      <w:r w:rsidR="009C79C2">
        <w:t xml:space="preserve"> </w:t>
      </w:r>
      <w:r w:rsidR="009639CF">
        <w:t>viser</w:t>
      </w:r>
      <w:r w:rsidR="00365C19">
        <w:t xml:space="preserve"> dermed </w:t>
      </w:r>
      <w:r w:rsidR="005A553F" w:rsidRPr="1E0194F3">
        <w:rPr>
          <w:kern w:val="0"/>
          <w14:ligatures w14:val="none"/>
        </w:rPr>
        <w:t xml:space="preserve">planer i helse- og omsorgssektoren for å realisere </w:t>
      </w:r>
      <w:r w:rsidR="372DCDA8">
        <w:t xml:space="preserve">hvert av </w:t>
      </w:r>
      <w:r w:rsidR="005A553F" w:rsidRPr="1E0194F3">
        <w:rPr>
          <w:kern w:val="0"/>
          <w14:ligatures w14:val="none"/>
        </w:rPr>
        <w:t>målene i e-helsestrategien</w:t>
      </w:r>
      <w:r w:rsidR="0096519D">
        <w:t>.</w:t>
      </w:r>
      <w:r w:rsidR="005A553F">
        <w:t xml:space="preserve"> </w:t>
      </w:r>
      <w:r w:rsidR="00776A5B">
        <w:t>V</w:t>
      </w:r>
      <w:r w:rsidR="009F3A09">
        <w:t xml:space="preserve">eikartet </w:t>
      </w:r>
      <w:r w:rsidR="00776A5B">
        <w:t>blir</w:t>
      </w:r>
      <w:r w:rsidR="009F3A09">
        <w:t xml:space="preserve"> jevnlig oppdatert og videreutviklet.</w:t>
      </w:r>
      <w:r w:rsidR="00776A5B">
        <w:t xml:space="preserve"> </w:t>
      </w:r>
      <w:r w:rsidR="00D54B43">
        <w:t>Veikart for nasjonal e-helsestrategi bygger på erfaringer fra veikart for nasjonale e-helseløsninger</w:t>
      </w:r>
      <w:r w:rsidR="00A452CF">
        <w:t xml:space="preserve"> som</w:t>
      </w:r>
      <w:r w:rsidR="00D54B43">
        <w:t xml:space="preserve"> ble utarbeidet høsten 2020 av </w:t>
      </w:r>
      <w:r w:rsidR="00D54B43">
        <w:lastRenderedPageBreak/>
        <w:t xml:space="preserve">Direktoratet for e-helse på oppdrag fra Helse- og omsorgsdepartementet. Veikartet tok da for seg de nasjonale e-helseløsningene og prioriterte samhandlingsløsninger, og hvordan de bidro til å oppnå ønsket nytte. </w:t>
      </w:r>
    </w:p>
    <w:p w14:paraId="2334AED3" w14:textId="4806DA55" w:rsidR="30E4CE75" w:rsidRDefault="30E4CE75"/>
    <w:p w14:paraId="340601F5" w14:textId="03F8A6D7" w:rsidR="30E4CE75" w:rsidRDefault="30E4CE75">
      <w:r>
        <w:t xml:space="preserve">Veikartet er et verktøy for beslutningstakere og andre interessenter til </w:t>
      </w:r>
      <w:r w:rsidR="00F211D8">
        <w:t xml:space="preserve">digitalisering i </w:t>
      </w:r>
      <w:r>
        <w:t xml:space="preserve">helse- og omsorgssektoren. Eksempler </w:t>
      </w:r>
      <w:r w:rsidR="025F9096">
        <w:t>er</w:t>
      </w:r>
      <w:r>
        <w:t xml:space="preserve"> myndigheter med behov for oversikt over aktivitet som foregår, for helseforetak og kommunal sektor som skal ta i bruk nye teknologiske løsninger og for annet helsepersonell og ansatte i helse- og omsorgssektoren som ønsker å vite når de får tilgjengelig nye funksjoner og teknologier som gir bedre tjenester eller en enklere arbeidshverdag. </w:t>
      </w:r>
    </w:p>
    <w:p w14:paraId="666D8B61" w14:textId="1FE92FEE" w:rsidR="30E4CE75" w:rsidRDefault="30E4CE75">
      <w:r>
        <w:t>Nasjonal rådsmodell for e-helse behandler oppfølging av nasjonal e-helsestrategi.</w:t>
      </w:r>
    </w:p>
    <w:p w14:paraId="22283B8C" w14:textId="5A209BAC" w:rsidR="00E57B57" w:rsidRPr="002D11F9" w:rsidRDefault="00E57B57" w:rsidP="00E57B57">
      <w:r w:rsidRPr="00053A1C">
        <w:rPr>
          <w:kern w:val="0"/>
          <w:szCs w:val="18"/>
          <w14:ligatures w14:val="none"/>
        </w:rPr>
        <w:br/>
      </w:r>
      <w:r w:rsidRPr="5E90EAF0">
        <w:rPr>
          <w:kern w:val="0"/>
          <w14:ligatures w14:val="none"/>
        </w:rPr>
        <w:t xml:space="preserve">Strukturen er illustrert i figuren under. </w:t>
      </w:r>
      <w:r w:rsidR="00392664">
        <w:t>Veikartet</w:t>
      </w:r>
      <w:r w:rsidRPr="5E90EAF0">
        <w:rPr>
          <w:kern w:val="0"/>
          <w14:ligatures w14:val="none"/>
        </w:rPr>
        <w:t xml:space="preserve"> finnes på </w:t>
      </w:r>
      <w:hyperlink r:id="rId15" w:history="1">
        <w:r w:rsidRPr="5E90EAF0">
          <w:rPr>
            <w:rStyle w:val="Hyperkobling"/>
            <w:kern w:val="0"/>
            <w14:ligatures w14:val="none"/>
          </w:rPr>
          <w:t>helsedirektoratet.no</w:t>
        </w:r>
      </w:hyperlink>
    </w:p>
    <w:p w14:paraId="126A1BF5" w14:textId="77777777" w:rsidR="001738B9" w:rsidRDefault="001738B9"/>
    <w:p w14:paraId="61D034A6" w14:textId="77777777" w:rsidR="001738B9" w:rsidRDefault="001738B9" w:rsidP="001738B9">
      <w:pPr>
        <w:keepNext/>
      </w:pPr>
      <w:r>
        <w:rPr>
          <w:noProof/>
        </w:rPr>
        <w:drawing>
          <wp:inline distT="0" distB="0" distL="0" distR="0" wp14:anchorId="4573EE2B" wp14:editId="0B84D253">
            <wp:extent cx="5620317" cy="4529716"/>
            <wp:effectExtent l="0" t="0" r="0" b="4445"/>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4"/>
                    <pic:cNvPicPr/>
                  </pic:nvPicPr>
                  <pic:blipFill>
                    <a:blip r:embed="rId16">
                      <a:extLst>
                        <a:ext uri="{28A0092B-C50C-407E-A947-70E740481C1C}">
                          <a14:useLocalDpi xmlns:a14="http://schemas.microsoft.com/office/drawing/2010/main" val="0"/>
                        </a:ext>
                      </a:extLst>
                    </a:blip>
                    <a:stretch>
                      <a:fillRect/>
                    </a:stretch>
                  </pic:blipFill>
                  <pic:spPr>
                    <a:xfrm>
                      <a:off x="0" y="0"/>
                      <a:ext cx="5650968" cy="4554419"/>
                    </a:xfrm>
                    <a:prstGeom prst="rect">
                      <a:avLst/>
                    </a:prstGeom>
                  </pic:spPr>
                </pic:pic>
              </a:graphicData>
            </a:graphic>
          </wp:inline>
        </w:drawing>
      </w:r>
    </w:p>
    <w:p w14:paraId="0B809D19" w14:textId="06CF5CA1" w:rsidR="001738B9" w:rsidRDefault="001738B9" w:rsidP="001738B9">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w:t>
      </w:r>
      <w:r w:rsidR="0025052D">
        <w:rPr>
          <w:noProof/>
        </w:rPr>
        <w:fldChar w:fldCharType="end"/>
      </w:r>
      <w:r>
        <w:t xml:space="preserve"> illustrerer hvordan Veikart for nasjonal e-helsestrategi sammen med Strategiske indikatorer utgjør plan for å realisere Nasjonal e-helsestrategi</w:t>
      </w:r>
    </w:p>
    <w:p w14:paraId="7BB52B7B" w14:textId="7A18831E" w:rsidR="17DF2582" w:rsidRDefault="17DF2582" w:rsidP="000D521E"/>
    <w:p w14:paraId="6E9CFD04" w14:textId="77777777" w:rsidR="00234281" w:rsidRDefault="00234281" w:rsidP="00234281">
      <w:pPr>
        <w:pStyle w:val="Overskrift3"/>
      </w:pPr>
      <w:r w:rsidRPr="004059A0">
        <w:t>Veikartets verdikjede</w:t>
      </w:r>
    </w:p>
    <w:p w14:paraId="7607B5D5" w14:textId="00A4F50A" w:rsidR="000B651F" w:rsidRDefault="00234281" w:rsidP="00234281">
      <w:r>
        <w:t xml:space="preserve">For å få en oversikt over hvor langt sektoren har kommet med de ulike aktivitetene og leveransene i veikartet, er det etablert en </w:t>
      </w:r>
      <w:r>
        <w:t xml:space="preserve">verdikjede som </w:t>
      </w:r>
      <w:r w:rsidR="006B2E8C">
        <w:t>deler inn arbeidet i</w:t>
      </w:r>
      <w:r>
        <w:t xml:space="preserve"> faser. Verdikjeden er en forenkling av den faktiske gjennomføringen, og i praksis vil en endringsprosess gjennomføre aktiviteter som tilhører flere faser samtidig. </w:t>
      </w:r>
      <w:r w:rsidR="00224D81">
        <w:t xml:space="preserve">Samhandlingstjenester som berører mange </w:t>
      </w:r>
      <w:r w:rsidR="00A65CA7">
        <w:t>aktører,</w:t>
      </w:r>
      <w:r w:rsidR="00224D81">
        <w:t xml:space="preserve"> vil ofte i større grad følge alle fasene i verdikjeden mens </w:t>
      </w:r>
      <w:r w:rsidR="00A65CA7">
        <w:t xml:space="preserve">etablering av </w:t>
      </w:r>
      <w:r w:rsidR="004D3CBD">
        <w:t xml:space="preserve">lokale løsninger ofte </w:t>
      </w:r>
      <w:r w:rsidR="00A65CA7">
        <w:t>er enklere</w:t>
      </w:r>
      <w:r w:rsidR="004D3CBD">
        <w:t xml:space="preserve">. </w:t>
      </w:r>
    </w:p>
    <w:p w14:paraId="3734C67F" w14:textId="77777777" w:rsidR="004D3CBD" w:rsidRDefault="004D3CBD" w:rsidP="00234281"/>
    <w:p w14:paraId="17A36AD5" w14:textId="150EDB82" w:rsidR="00234281" w:rsidRDefault="00234281" w:rsidP="00234281">
      <w:r>
        <w:lastRenderedPageBreak/>
        <w:t>Fasene i veikartets verdikjede er:</w:t>
      </w:r>
    </w:p>
    <w:p w14:paraId="734621E7" w14:textId="3678CEDC" w:rsidR="00234281" w:rsidRDefault="00452D39" w:rsidP="00234281">
      <w:r w:rsidRPr="00EE1733">
        <w:rPr>
          <w:noProof/>
        </w:rPr>
        <w:drawing>
          <wp:anchor distT="0" distB="0" distL="114300" distR="114300" simplePos="0" relativeHeight="251658254" behindDoc="0" locked="0" layoutInCell="1" allowOverlap="1" wp14:anchorId="66E0BD96" wp14:editId="53A4A9DC">
            <wp:simplePos x="0" y="0"/>
            <wp:positionH relativeFrom="margin">
              <wp:align>left</wp:align>
            </wp:positionH>
            <wp:positionV relativeFrom="paragraph">
              <wp:posOffset>70485</wp:posOffset>
            </wp:positionV>
            <wp:extent cx="186055" cy="186055"/>
            <wp:effectExtent l="0" t="0" r="4445" b="4445"/>
            <wp:wrapNone/>
            <wp:docPr id="38" name="Grafikk 38">
              <a:extLst xmlns:a="http://schemas.openxmlformats.org/drawingml/2006/main">
                <a:ext uri="{FF2B5EF4-FFF2-40B4-BE49-F238E27FC236}">
                  <a16:creationId xmlns:a16="http://schemas.microsoft.com/office/drawing/2014/main" id="{17B2C61C-2B59-8DF9-816E-044C1F14A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k 26">
                      <a:extLst>
                        <a:ext uri="{FF2B5EF4-FFF2-40B4-BE49-F238E27FC236}">
                          <a16:creationId xmlns:a16="http://schemas.microsoft.com/office/drawing/2014/main" id="{17B2C61C-2B59-8DF9-816E-044C1F14A1F1}"/>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86055" cy="186055"/>
                    </a:xfrm>
                    <a:prstGeom prst="rect">
                      <a:avLst/>
                    </a:prstGeom>
                  </pic:spPr>
                </pic:pic>
              </a:graphicData>
            </a:graphic>
            <wp14:sizeRelH relativeFrom="margin">
              <wp14:pctWidth>0</wp14:pctWidth>
            </wp14:sizeRelH>
            <wp14:sizeRelV relativeFrom="margin">
              <wp14:pctHeight>0</wp14:pctHeight>
            </wp14:sizeRelV>
          </wp:anchor>
        </w:drawing>
      </w:r>
      <w:r w:rsidR="00234281" w:rsidRPr="00B873DC">
        <w:rPr>
          <w:noProof/>
        </w:rPr>
        <mc:AlternateContent>
          <mc:Choice Requires="wps">
            <w:drawing>
              <wp:anchor distT="0" distB="0" distL="114300" distR="114300" simplePos="0" relativeHeight="251658252" behindDoc="0" locked="0" layoutInCell="1" allowOverlap="1" wp14:anchorId="3AA5DE82" wp14:editId="4FDCEEAD">
                <wp:simplePos x="0" y="0"/>
                <wp:positionH relativeFrom="margin">
                  <wp:align>left</wp:align>
                </wp:positionH>
                <wp:positionV relativeFrom="paragraph">
                  <wp:posOffset>13970</wp:posOffset>
                </wp:positionV>
                <wp:extent cx="1431925" cy="285750"/>
                <wp:effectExtent l="0" t="0" r="15875" b="19050"/>
                <wp:wrapSquare wrapText="bothSides"/>
                <wp:docPr id="894057934" name="Rektangel: avrundede hjørner 894057934"/>
                <wp:cNvGraphicFramePr/>
                <a:graphic xmlns:a="http://schemas.openxmlformats.org/drawingml/2006/main">
                  <a:graphicData uri="http://schemas.microsoft.com/office/word/2010/wordprocessingShape">
                    <wps:wsp>
                      <wps:cNvSpPr/>
                      <wps:spPr>
                        <a:xfrm>
                          <a:off x="0" y="0"/>
                          <a:ext cx="1431984" cy="285750"/>
                        </a:xfrm>
                        <a:prstGeom prst="roundRect">
                          <a:avLst>
                            <a:gd name="adj" fmla="val 46435"/>
                          </a:avLst>
                        </a:prstGeom>
                        <a:solidFill>
                          <a:schemeClr val="bg1">
                            <a:lumMod val="9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DB4739" w14:textId="77777777" w:rsidR="00234281" w:rsidRPr="00E76EE1" w:rsidRDefault="00234281" w:rsidP="00234281">
                            <w:pPr>
                              <w:jc w:val="center"/>
                              <w:rPr>
                                <w:rFonts w:ascii="Roboto" w:eastAsia="Roboto" w:hAnsi="Roboto" w:cs="Roboto"/>
                                <w:color w:val="575757" w:themeColor="text1" w:themeTint="BF"/>
                                <w:kern w:val="24"/>
                                <w:sz w:val="14"/>
                                <w:szCs w:val="14"/>
                                <w14:ligatures w14:val="none"/>
                              </w:rPr>
                            </w:pPr>
                            <w:r>
                              <w:rPr>
                                <w:rFonts w:ascii="Roboto" w:eastAsia="Roboto" w:hAnsi="Roboto" w:cs="Roboto"/>
                                <w:color w:val="575757" w:themeColor="text1" w:themeTint="BF"/>
                                <w:kern w:val="24"/>
                                <w:sz w:val="14"/>
                                <w:szCs w:val="14"/>
                              </w:rPr>
                              <w:t xml:space="preserve"> </w:t>
                            </w:r>
                            <w:r w:rsidRPr="00E76EE1">
                              <w:rPr>
                                <w:rFonts w:ascii="Roboto" w:eastAsia="Roboto" w:hAnsi="Roboto" w:cs="Roboto"/>
                                <w:color w:val="575757" w:themeColor="text1" w:themeTint="BF"/>
                                <w:kern w:val="24"/>
                                <w:sz w:val="14"/>
                                <w:szCs w:val="14"/>
                              </w:rPr>
                              <w:t>KONSEPT / MANDAT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AA5DE82" id="Rektangel: avrundede hjørner 894057934" o:spid="_x0000_s1029" style="position:absolute;margin-left:0;margin-top:1.1pt;width:112.75pt;height:22.5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04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" fillcolor="#f2f2f2 [3052]" strokecolor="#f2f2f2 [3052]" strokeweight="1pt">
                <v:stroke joinstyle="miter"/>
                <v:textbox>
                  <w:txbxContent>
                    <w:p w14:paraId="4DDB4739" w14:textId="77777777" w:rsidR="00234281" w:rsidRPr="00E76EE1" w:rsidRDefault="00234281" w:rsidP="00234281">
                      <w:pPr>
                        <w:jc w:val="center"/>
                        <w:rPr>
                          <w:rFonts w:ascii="Roboto" w:eastAsia="Roboto" w:hAnsi="Roboto" w:cs="Roboto"/>
                          <w:color w:val="575757" w:themeColor="text1" w:themeTint="BF"/>
                          <w:kern w:val="24"/>
                          <w:sz w:val="14"/>
                          <w:szCs w:val="14"/>
                          <w14:ligatures w14:val="none"/>
                        </w:rPr>
                      </w:pPr>
                      <w:r>
                        <w:rPr>
                          <w:rFonts w:ascii="Roboto" w:eastAsia="Roboto" w:hAnsi="Roboto" w:cs="Roboto"/>
                          <w:color w:val="575757" w:themeColor="text1" w:themeTint="BF"/>
                          <w:kern w:val="24"/>
                          <w:sz w:val="14"/>
                          <w:szCs w:val="14"/>
                        </w:rPr>
                        <w:t xml:space="preserve"> </w:t>
                      </w:r>
                      <w:r w:rsidRPr="00E76EE1">
                        <w:rPr>
                          <w:rFonts w:ascii="Roboto" w:eastAsia="Roboto" w:hAnsi="Roboto" w:cs="Roboto"/>
                          <w:color w:val="575757" w:themeColor="text1" w:themeTint="BF"/>
                          <w:kern w:val="24"/>
                          <w:sz w:val="14"/>
                          <w:szCs w:val="14"/>
                        </w:rPr>
                        <w:t>KONSEPT / MANDAT</w:t>
                      </w:r>
                    </w:p>
                  </w:txbxContent>
                </v:textbox>
                <w10:wrap type="square" anchorx="margin"/>
              </v:roundrect>
            </w:pict>
          </mc:Fallback>
        </mc:AlternateContent>
      </w:r>
      <w:r w:rsidR="00234281" w:rsidRPr="00B83923">
        <w:t>Utredning av konsepter for l</w:t>
      </w:r>
      <w:r w:rsidR="00234281" w:rsidRPr="00B83923">
        <w:rPr>
          <w:rFonts w:hint="eastAsia"/>
        </w:rPr>
        <w:t>ø</w:t>
      </w:r>
      <w:r w:rsidR="00234281" w:rsidRPr="00B83923">
        <w:t>sning, som beslutningsunderlag f</w:t>
      </w:r>
      <w:r w:rsidR="00234281" w:rsidRPr="00B83923">
        <w:rPr>
          <w:rFonts w:hint="eastAsia"/>
        </w:rPr>
        <w:t>ø</w:t>
      </w:r>
      <w:r w:rsidR="00234281" w:rsidRPr="00B83923">
        <w:t>r oppstart av nasjonal utvikling.</w:t>
      </w:r>
    </w:p>
    <w:p w14:paraId="648F816B" w14:textId="5CA98E47" w:rsidR="00234281" w:rsidRDefault="00452D39" w:rsidP="00234281">
      <w:r w:rsidRPr="00B873DC">
        <w:rPr>
          <w:noProof/>
        </w:rPr>
        <mc:AlternateContent>
          <mc:Choice Requires="wps">
            <w:drawing>
              <wp:anchor distT="0" distB="0" distL="114300" distR="114300" simplePos="0" relativeHeight="251658247" behindDoc="0" locked="0" layoutInCell="1" allowOverlap="1" wp14:anchorId="6C3062DB" wp14:editId="18E45556">
                <wp:simplePos x="0" y="0"/>
                <wp:positionH relativeFrom="margin">
                  <wp:posOffset>-27940</wp:posOffset>
                </wp:positionH>
                <wp:positionV relativeFrom="paragraph">
                  <wp:posOffset>196850</wp:posOffset>
                </wp:positionV>
                <wp:extent cx="1492250" cy="457200"/>
                <wp:effectExtent l="0" t="0" r="12700" b="19050"/>
                <wp:wrapSquare wrapText="bothSides"/>
                <wp:docPr id="894057939" name="Rektangel: avrundede hjørner 894057939"/>
                <wp:cNvGraphicFramePr/>
                <a:graphic xmlns:a="http://schemas.openxmlformats.org/drawingml/2006/main">
                  <a:graphicData uri="http://schemas.microsoft.com/office/word/2010/wordprocessingShape">
                    <wps:wsp>
                      <wps:cNvSpPr/>
                      <wps:spPr>
                        <a:xfrm>
                          <a:off x="0" y="0"/>
                          <a:ext cx="1492250" cy="457200"/>
                        </a:xfrm>
                        <a:prstGeom prst="roundRect">
                          <a:avLst>
                            <a:gd name="adj" fmla="val 46435"/>
                          </a:avLst>
                        </a:prstGeom>
                        <a:solidFill>
                          <a:srgbClr val="FEF3FA"/>
                        </a:solidFill>
                        <a:ln>
                          <a:solidFill>
                            <a:srgbClr val="FEF3F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046328" w14:textId="77777777" w:rsidR="00234281" w:rsidRPr="00E76EE1" w:rsidRDefault="00234281" w:rsidP="00234281">
                            <w:pPr>
                              <w:jc w:val="center"/>
                              <w:rPr>
                                <w:rFonts w:ascii="Roboto" w:eastAsia="Roboto" w:hAnsi="Roboto" w:cs="Roboto"/>
                                <w:color w:val="7C145C"/>
                                <w:kern w:val="24"/>
                                <w:sz w:val="14"/>
                                <w:szCs w:val="14"/>
                                <w14:ligatures w14:val="none"/>
                              </w:rPr>
                            </w:pPr>
                            <w:r w:rsidRPr="00E76EE1">
                              <w:rPr>
                                <w:rFonts w:ascii="Roboto" w:eastAsia="Roboto" w:hAnsi="Roboto" w:cs="Roboto"/>
                                <w:color w:val="7C145C"/>
                                <w:kern w:val="24"/>
                                <w:sz w:val="14"/>
                                <w:szCs w:val="14"/>
                              </w:rPr>
                              <w:t>UTVIKLING OG BEGRENSET UTPRØVING</w:t>
                            </w:r>
                          </w:p>
                        </w:txbxContent>
                      </wps:txbx>
                      <wps:bodyPr wrap="square" tIns="10800" bIns="1080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C3062DB" id="Rektangel: avrundede hjørner 894057939" o:spid="_x0000_s1030" style="position:absolute;margin-left:-2.2pt;margin-top:15.5pt;width:117.5pt;height:36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04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" fillcolor="#fef3fa" strokecolor="#fef3fa" strokeweight="1pt">
                <v:stroke joinstyle="miter"/>
                <v:textbox inset=",.3mm,,.3mm">
                  <w:txbxContent>
                    <w:p w14:paraId="1C046328" w14:textId="77777777" w:rsidR="00234281" w:rsidRPr="00E76EE1" w:rsidRDefault="00234281" w:rsidP="00234281">
                      <w:pPr>
                        <w:jc w:val="center"/>
                        <w:rPr>
                          <w:rFonts w:ascii="Roboto" w:eastAsia="Roboto" w:hAnsi="Roboto" w:cs="Roboto"/>
                          <w:color w:val="7C145C"/>
                          <w:kern w:val="24"/>
                          <w:sz w:val="14"/>
                          <w:szCs w:val="14"/>
                          <w14:ligatures w14:val="none"/>
                        </w:rPr>
                      </w:pPr>
                      <w:r w:rsidRPr="00E76EE1">
                        <w:rPr>
                          <w:rFonts w:ascii="Roboto" w:eastAsia="Roboto" w:hAnsi="Roboto" w:cs="Roboto"/>
                          <w:color w:val="7C145C"/>
                          <w:kern w:val="24"/>
                          <w:sz w:val="14"/>
                          <w:szCs w:val="14"/>
                        </w:rPr>
                        <w:t>UTVIKLING OG BEGRENSET UTPRØVING</w:t>
                      </w:r>
                    </w:p>
                  </w:txbxContent>
                </v:textbox>
                <w10:wrap type="square" anchorx="margin"/>
              </v:roundrect>
            </w:pict>
          </mc:Fallback>
        </mc:AlternateContent>
      </w:r>
    </w:p>
    <w:p w14:paraId="7064D24A" w14:textId="32C22245" w:rsidR="00234281" w:rsidRDefault="00234281" w:rsidP="00234281">
      <w:r w:rsidRPr="00CC29B8">
        <w:rPr>
          <w:noProof/>
        </w:rPr>
        <w:drawing>
          <wp:anchor distT="0" distB="0" distL="114300" distR="114300" simplePos="0" relativeHeight="251658253" behindDoc="0" locked="0" layoutInCell="1" allowOverlap="1" wp14:anchorId="0F06B6C8" wp14:editId="791973A7">
            <wp:simplePos x="0" y="0"/>
            <wp:positionH relativeFrom="margin">
              <wp:posOffset>40904</wp:posOffset>
            </wp:positionH>
            <wp:positionV relativeFrom="paragraph">
              <wp:posOffset>226875</wp:posOffset>
            </wp:positionV>
            <wp:extent cx="185751" cy="162532"/>
            <wp:effectExtent l="0" t="0" r="5080" b="9525"/>
            <wp:wrapNone/>
            <wp:docPr id="39" name="Grafikk 39">
              <a:extLst xmlns:a="http://schemas.openxmlformats.org/drawingml/2006/main">
                <a:ext uri="{FF2B5EF4-FFF2-40B4-BE49-F238E27FC236}">
                  <a16:creationId xmlns:a16="http://schemas.microsoft.com/office/drawing/2014/main" id="{F510F47A-6E82-D10C-C636-E9F3D425B5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k 27">
                      <a:extLst>
                        <a:ext uri="{FF2B5EF4-FFF2-40B4-BE49-F238E27FC236}">
                          <a16:creationId xmlns:a16="http://schemas.microsoft.com/office/drawing/2014/main" id="{F510F47A-6E82-D10C-C636-E9F3D425B559}"/>
                        </a:ext>
                      </a:extLst>
                    </pic:cNvPr>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5751" cy="162532"/>
                    </a:xfrm>
                    <a:prstGeom prst="rect">
                      <a:avLst/>
                    </a:prstGeom>
                  </pic:spPr>
                </pic:pic>
              </a:graphicData>
            </a:graphic>
            <wp14:sizeRelH relativeFrom="margin">
              <wp14:pctWidth>0</wp14:pctWidth>
            </wp14:sizeRelH>
            <wp14:sizeRelV relativeFrom="margin">
              <wp14:pctHeight>0</wp14:pctHeight>
            </wp14:sizeRelV>
          </wp:anchor>
        </w:drawing>
      </w:r>
      <w:r w:rsidRPr="00B83923">
        <w:t>Utvikling av nasjonal tjeneste/regler, inkludert vurdering av nytte og</w:t>
      </w:r>
      <w:r>
        <w:t xml:space="preserve"> begrenset utprøving med relevante aktører.</w:t>
      </w:r>
    </w:p>
    <w:p w14:paraId="66E45AB7" w14:textId="005199B8" w:rsidR="00234281" w:rsidRDefault="00234281" w:rsidP="00234281"/>
    <w:p w14:paraId="602D8931" w14:textId="5165FA7F" w:rsidR="00452D39" w:rsidRDefault="00452D39" w:rsidP="00234281">
      <w:r w:rsidRPr="00E56620">
        <w:rPr>
          <w:noProof/>
        </w:rPr>
        <mc:AlternateContent>
          <mc:Choice Requires="wps">
            <w:drawing>
              <wp:anchor distT="0" distB="0" distL="114300" distR="114300" simplePos="0" relativeHeight="251658248" behindDoc="0" locked="0" layoutInCell="1" allowOverlap="1" wp14:anchorId="5A78239E" wp14:editId="06A4AB11">
                <wp:simplePos x="0" y="0"/>
                <wp:positionH relativeFrom="margin">
                  <wp:posOffset>-53975</wp:posOffset>
                </wp:positionH>
                <wp:positionV relativeFrom="paragraph">
                  <wp:posOffset>200025</wp:posOffset>
                </wp:positionV>
                <wp:extent cx="1543685" cy="414020"/>
                <wp:effectExtent l="0" t="0" r="18415" b="24130"/>
                <wp:wrapSquare wrapText="bothSides"/>
                <wp:docPr id="894057949" name="Rektangel: avrundede hjørner 894057949"/>
                <wp:cNvGraphicFramePr/>
                <a:graphic xmlns:a="http://schemas.openxmlformats.org/drawingml/2006/main">
                  <a:graphicData uri="http://schemas.microsoft.com/office/word/2010/wordprocessingShape">
                    <wps:wsp>
                      <wps:cNvSpPr/>
                      <wps:spPr>
                        <a:xfrm>
                          <a:off x="0" y="0"/>
                          <a:ext cx="1543685" cy="414020"/>
                        </a:xfrm>
                        <a:prstGeom prst="roundRect">
                          <a:avLst>
                            <a:gd name="adj" fmla="val 46435"/>
                          </a:avLst>
                        </a:prstGeom>
                        <a:solidFill>
                          <a:srgbClr val="EFF6FF"/>
                        </a:solidFill>
                        <a:ln>
                          <a:solidFill>
                            <a:srgbClr val="EFF6F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CC8366" w14:textId="77777777" w:rsidR="00234281" w:rsidRPr="00E76EE1" w:rsidRDefault="00234281" w:rsidP="00234281">
                            <w:pPr>
                              <w:jc w:val="center"/>
                              <w:rPr>
                                <w:rFonts w:ascii="Roboto" w:eastAsia="Roboto" w:hAnsi="Roboto" w:cs="Roboto"/>
                                <w:color w:val="035296"/>
                                <w:kern w:val="24"/>
                                <w:sz w:val="14"/>
                                <w:szCs w:val="14"/>
                                <w14:ligatures w14:val="none"/>
                              </w:rPr>
                            </w:pPr>
                            <w:r w:rsidRPr="00E76EE1">
                              <w:rPr>
                                <w:rFonts w:ascii="Roboto" w:eastAsia="Roboto" w:hAnsi="Roboto" w:cs="Roboto"/>
                                <w:color w:val="035296"/>
                                <w:kern w:val="24"/>
                                <w:sz w:val="14"/>
                                <w:szCs w:val="14"/>
                                <w14:ligatures w14:val="none"/>
                              </w:rPr>
                              <w:t>TILPASNING OG UTVIDET</w:t>
                            </w:r>
                            <w:r>
                              <w:rPr>
                                <w:rFonts w:ascii="Roboto" w:eastAsia="Roboto" w:hAnsi="Roboto" w:cs="Roboto"/>
                                <w:color w:val="035296"/>
                                <w:kern w:val="24"/>
                                <w:sz w:val="14"/>
                                <w:szCs w:val="14"/>
                                <w14:ligatures w14:val="none"/>
                              </w:rPr>
                              <w:br/>
                            </w:r>
                            <w:r w:rsidRPr="00E76EE1">
                              <w:rPr>
                                <w:rFonts w:ascii="Roboto" w:eastAsia="Roboto" w:hAnsi="Roboto" w:cs="Roboto"/>
                                <w:color w:val="035296"/>
                                <w:kern w:val="24"/>
                                <w:sz w:val="14"/>
                                <w:szCs w:val="14"/>
                                <w14:ligatures w14:val="none"/>
                              </w:rPr>
                              <w:t>UTPRØVING</w:t>
                            </w:r>
                          </w:p>
                          <w:p w14:paraId="50D9B998" w14:textId="77777777" w:rsidR="00234281" w:rsidRPr="00E76EE1" w:rsidRDefault="00234281" w:rsidP="00234281">
                            <w:pPr>
                              <w:jc w:val="center"/>
                              <w:rPr>
                                <w:rFonts w:ascii="Roboto" w:eastAsia="Roboto" w:hAnsi="Roboto" w:cs="Roboto"/>
                                <w:color w:val="035296"/>
                                <w:kern w:val="24"/>
                                <w:sz w:val="14"/>
                                <w:szCs w:val="14"/>
                                <w14:ligatures w14:val="none"/>
                              </w:rPr>
                            </w:pPr>
                            <w:r w:rsidRPr="00E76EE1">
                              <w:rPr>
                                <w:rFonts w:ascii="Roboto" w:eastAsia="Roboto" w:hAnsi="Roboto" w:cs="Roboto"/>
                                <w:color w:val="035296"/>
                                <w:kern w:val="24"/>
                                <w:sz w:val="14"/>
                                <w:szCs w:val="14"/>
                              </w:rPr>
                              <w:t>TILPASNING OG UTVIDET UTPRØVING</w:t>
                            </w:r>
                          </w:p>
                        </w:txbxContent>
                      </wps:txbx>
                      <wps:bodyPr wrap="square" tIns="10800" bIns="1080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A78239E" id="Rektangel: avrundede hjørner 894057949" o:spid="_x0000_s1031" style="position:absolute;margin-left:-4.25pt;margin-top:15.75pt;width:121.55pt;height:32.6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04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" fillcolor="#eff6ff" strokecolor="#eff6ff" strokeweight="1pt">
                <v:stroke joinstyle="miter"/>
                <v:textbox inset=",.3mm,,.3mm">
                  <w:txbxContent>
                    <w:p w14:paraId="50CC8366" w14:textId="77777777" w:rsidR="00234281" w:rsidRPr="00E76EE1" w:rsidRDefault="00234281" w:rsidP="00234281">
                      <w:pPr>
                        <w:jc w:val="center"/>
                        <w:rPr>
                          <w:rFonts w:ascii="Roboto" w:eastAsia="Roboto" w:hAnsi="Roboto" w:cs="Roboto"/>
                          <w:color w:val="035296"/>
                          <w:kern w:val="24"/>
                          <w:sz w:val="14"/>
                          <w:szCs w:val="14"/>
                          <w14:ligatures w14:val="none"/>
                        </w:rPr>
                      </w:pPr>
                      <w:r w:rsidRPr="00E76EE1">
                        <w:rPr>
                          <w:rFonts w:ascii="Roboto" w:eastAsia="Roboto" w:hAnsi="Roboto" w:cs="Roboto"/>
                          <w:color w:val="035296"/>
                          <w:kern w:val="24"/>
                          <w:sz w:val="14"/>
                          <w:szCs w:val="14"/>
                          <w14:ligatures w14:val="none"/>
                        </w:rPr>
                        <w:t>TILPASNING OG UTVIDET</w:t>
                      </w:r>
                      <w:r>
                        <w:rPr>
                          <w:rFonts w:ascii="Roboto" w:eastAsia="Roboto" w:hAnsi="Roboto" w:cs="Roboto"/>
                          <w:color w:val="035296"/>
                          <w:kern w:val="24"/>
                          <w:sz w:val="14"/>
                          <w:szCs w:val="14"/>
                          <w14:ligatures w14:val="none"/>
                        </w:rPr>
                        <w:br/>
                      </w:r>
                      <w:r w:rsidRPr="00E76EE1">
                        <w:rPr>
                          <w:rFonts w:ascii="Roboto" w:eastAsia="Roboto" w:hAnsi="Roboto" w:cs="Roboto"/>
                          <w:color w:val="035296"/>
                          <w:kern w:val="24"/>
                          <w:sz w:val="14"/>
                          <w:szCs w:val="14"/>
                          <w14:ligatures w14:val="none"/>
                        </w:rPr>
                        <w:t>UTPRØVING</w:t>
                      </w:r>
                    </w:p>
                    <w:p w14:paraId="50D9B998" w14:textId="77777777" w:rsidR="00234281" w:rsidRPr="00E76EE1" w:rsidRDefault="00234281" w:rsidP="00234281">
                      <w:pPr>
                        <w:jc w:val="center"/>
                        <w:rPr>
                          <w:rFonts w:ascii="Roboto" w:eastAsia="Roboto" w:hAnsi="Roboto" w:cs="Roboto"/>
                          <w:color w:val="035296"/>
                          <w:kern w:val="24"/>
                          <w:sz w:val="14"/>
                          <w:szCs w:val="14"/>
                          <w14:ligatures w14:val="none"/>
                        </w:rPr>
                      </w:pPr>
                      <w:r w:rsidRPr="00E76EE1">
                        <w:rPr>
                          <w:rFonts w:ascii="Roboto" w:eastAsia="Roboto" w:hAnsi="Roboto" w:cs="Roboto"/>
                          <w:color w:val="035296"/>
                          <w:kern w:val="24"/>
                          <w:sz w:val="14"/>
                          <w:szCs w:val="14"/>
                        </w:rPr>
                        <w:t>TILPASNING OG UTVIDET UTPRØVING</w:t>
                      </w:r>
                    </w:p>
                  </w:txbxContent>
                </v:textbox>
                <w10:wrap type="square" anchorx="margin"/>
              </v:roundrect>
            </w:pict>
          </mc:Fallback>
        </mc:AlternateContent>
      </w:r>
    </w:p>
    <w:p w14:paraId="617905CE" w14:textId="45EDDDE2" w:rsidR="00234281" w:rsidRDefault="00452D39" w:rsidP="00234281">
      <w:r w:rsidRPr="00FD38BB">
        <w:rPr>
          <w:noProof/>
        </w:rPr>
        <w:drawing>
          <wp:anchor distT="0" distB="0" distL="114300" distR="114300" simplePos="0" relativeHeight="251658255" behindDoc="0" locked="0" layoutInCell="1" allowOverlap="1" wp14:anchorId="3A981B72" wp14:editId="090BAA02">
            <wp:simplePos x="0" y="0"/>
            <wp:positionH relativeFrom="margin">
              <wp:posOffset>45828</wp:posOffset>
            </wp:positionH>
            <wp:positionV relativeFrom="paragraph">
              <wp:posOffset>206124</wp:posOffset>
            </wp:positionV>
            <wp:extent cx="158750" cy="158750"/>
            <wp:effectExtent l="0" t="0" r="0" b="0"/>
            <wp:wrapNone/>
            <wp:docPr id="45" name="Grafikk 45">
              <a:extLst xmlns:a="http://schemas.openxmlformats.org/drawingml/2006/main">
                <a:ext uri="{FF2B5EF4-FFF2-40B4-BE49-F238E27FC236}">
                  <a16:creationId xmlns:a16="http://schemas.microsoft.com/office/drawing/2014/main" id="{A744D3A0-7BE8-80BC-7984-46336AB5EF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k 28">
                      <a:extLst>
                        <a:ext uri="{FF2B5EF4-FFF2-40B4-BE49-F238E27FC236}">
                          <a16:creationId xmlns:a16="http://schemas.microsoft.com/office/drawing/2014/main" id="{A744D3A0-7BE8-80BC-7984-46336AB5EF98}"/>
                        </a:ext>
                      </a:extLst>
                    </pic:cNvPr>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58750" cy="158750"/>
                    </a:xfrm>
                    <a:prstGeom prst="rect">
                      <a:avLst/>
                    </a:prstGeom>
                  </pic:spPr>
                </pic:pic>
              </a:graphicData>
            </a:graphic>
            <wp14:sizeRelH relativeFrom="page">
              <wp14:pctWidth>0</wp14:pctWidth>
            </wp14:sizeRelH>
            <wp14:sizeRelV relativeFrom="page">
              <wp14:pctHeight>0</wp14:pctHeight>
            </wp14:sizeRelV>
          </wp:anchor>
        </w:drawing>
      </w:r>
      <w:r w:rsidR="00234281">
        <w:t xml:space="preserve">Videreutvikling og utvidet utprøving, </w:t>
      </w:r>
      <w:r w:rsidR="00234281" w:rsidRPr="00B83923">
        <w:t xml:space="preserve">ofte tilpasning i ulike relevante </w:t>
      </w:r>
      <w:r w:rsidR="00234281">
        <w:t>journalløsning</w:t>
      </w:r>
      <w:r w:rsidR="00234281" w:rsidRPr="00B83923">
        <w:t>er for brukergrupper i helse- og omsorgssektoren</w:t>
      </w:r>
      <w:r w:rsidR="00234281">
        <w:t>.</w:t>
      </w:r>
    </w:p>
    <w:p w14:paraId="7AE09C2E" w14:textId="50BC715A" w:rsidR="00234281" w:rsidRDefault="00234281" w:rsidP="00234281">
      <w:r w:rsidRPr="00220444">
        <w:rPr>
          <w:noProof/>
        </w:rPr>
        <mc:AlternateContent>
          <mc:Choice Requires="wps">
            <w:drawing>
              <wp:anchor distT="0" distB="0" distL="114300" distR="114300" simplePos="0" relativeHeight="251658249" behindDoc="0" locked="0" layoutInCell="1" allowOverlap="1" wp14:anchorId="56E10B66" wp14:editId="3DE594A4">
                <wp:simplePos x="0" y="0"/>
                <wp:positionH relativeFrom="margin">
                  <wp:posOffset>-62230</wp:posOffset>
                </wp:positionH>
                <wp:positionV relativeFrom="paragraph">
                  <wp:posOffset>184150</wp:posOffset>
                </wp:positionV>
                <wp:extent cx="1569720" cy="276225"/>
                <wp:effectExtent l="0" t="0" r="11430" b="28575"/>
                <wp:wrapSquare wrapText="bothSides"/>
                <wp:docPr id="36" name="Rektangel: avrundede hjørner 36"/>
                <wp:cNvGraphicFramePr/>
                <a:graphic xmlns:a="http://schemas.openxmlformats.org/drawingml/2006/main">
                  <a:graphicData uri="http://schemas.microsoft.com/office/word/2010/wordprocessingShape">
                    <wps:wsp>
                      <wps:cNvSpPr/>
                      <wps:spPr>
                        <a:xfrm>
                          <a:off x="0" y="0"/>
                          <a:ext cx="1569720" cy="276225"/>
                        </a:xfrm>
                        <a:prstGeom prst="roundRect">
                          <a:avLst>
                            <a:gd name="adj" fmla="val 46435"/>
                          </a:avLst>
                        </a:prstGeom>
                        <a:solidFill>
                          <a:srgbClr val="E9F6F2"/>
                        </a:solidFill>
                        <a:ln>
                          <a:solidFill>
                            <a:srgbClr val="EFF6F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C6EB1E" w14:textId="77777777" w:rsidR="00234281" w:rsidRPr="00E76EE1" w:rsidRDefault="00234281" w:rsidP="00234281">
                            <w:pPr>
                              <w:jc w:val="center"/>
                              <w:rPr>
                                <w:rFonts w:ascii="Roboto" w:eastAsia="Roboto" w:hAnsi="Roboto" w:cs="Roboto"/>
                                <w:color w:val="035269"/>
                                <w:kern w:val="24"/>
                                <w:sz w:val="14"/>
                                <w:szCs w:val="14"/>
                                <w14:ligatures w14:val="none"/>
                              </w:rPr>
                            </w:pPr>
                            <w:r w:rsidRPr="00E76EE1">
                              <w:rPr>
                                <w:rFonts w:ascii="Roboto" w:eastAsia="Roboto" w:hAnsi="Roboto" w:cs="Roboto"/>
                                <w:color w:val="035269"/>
                                <w:kern w:val="24"/>
                                <w:sz w:val="14"/>
                                <w:szCs w:val="14"/>
                                <w14:ligatures w14:val="none"/>
                              </w:rPr>
                              <w:t>INNFØRING</w:t>
                            </w:r>
                          </w:p>
                          <w:p w14:paraId="6A368442" w14:textId="77777777" w:rsidR="00234281" w:rsidRPr="00E76EE1" w:rsidRDefault="00234281" w:rsidP="00234281">
                            <w:pPr>
                              <w:jc w:val="center"/>
                              <w:rPr>
                                <w:rFonts w:ascii="Roboto" w:eastAsia="Roboto" w:hAnsi="Roboto" w:cs="Roboto"/>
                                <w:color w:val="035269"/>
                                <w:kern w:val="24"/>
                                <w:sz w:val="14"/>
                                <w:szCs w:val="14"/>
                                <w14:ligatures w14:val="none"/>
                              </w:rPr>
                            </w:pPr>
                            <w:r w:rsidRPr="00E76EE1">
                              <w:rPr>
                                <w:rFonts w:ascii="Roboto" w:eastAsia="Roboto" w:hAnsi="Roboto" w:cs="Roboto"/>
                                <w:color w:val="035269"/>
                                <w:kern w:val="24"/>
                                <w:sz w:val="14"/>
                                <w:szCs w:val="14"/>
                              </w:rPr>
                              <w:t>INNFØRING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6E10B66" id="Rektangel: avrundede hjørner 36" o:spid="_x0000_s1032" style="position:absolute;margin-left:-4.9pt;margin-top:14.5pt;width:123.6pt;height:21.7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04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" fillcolor="#e9f6f2" strokecolor="#eff6ff" strokeweight="1pt">
                <v:stroke joinstyle="miter"/>
                <v:textbox>
                  <w:txbxContent>
                    <w:p w14:paraId="00C6EB1E" w14:textId="77777777" w:rsidR="00234281" w:rsidRPr="00E76EE1" w:rsidRDefault="00234281" w:rsidP="00234281">
                      <w:pPr>
                        <w:jc w:val="center"/>
                        <w:rPr>
                          <w:rFonts w:ascii="Roboto" w:eastAsia="Roboto" w:hAnsi="Roboto" w:cs="Roboto"/>
                          <w:color w:val="035269"/>
                          <w:kern w:val="24"/>
                          <w:sz w:val="14"/>
                          <w:szCs w:val="14"/>
                          <w14:ligatures w14:val="none"/>
                        </w:rPr>
                      </w:pPr>
                      <w:r w:rsidRPr="00E76EE1">
                        <w:rPr>
                          <w:rFonts w:ascii="Roboto" w:eastAsia="Roboto" w:hAnsi="Roboto" w:cs="Roboto"/>
                          <w:color w:val="035269"/>
                          <w:kern w:val="24"/>
                          <w:sz w:val="14"/>
                          <w:szCs w:val="14"/>
                          <w14:ligatures w14:val="none"/>
                        </w:rPr>
                        <w:t>INNFØRING</w:t>
                      </w:r>
                    </w:p>
                    <w:p w14:paraId="6A368442" w14:textId="77777777" w:rsidR="00234281" w:rsidRPr="00E76EE1" w:rsidRDefault="00234281" w:rsidP="00234281">
                      <w:pPr>
                        <w:jc w:val="center"/>
                        <w:rPr>
                          <w:rFonts w:ascii="Roboto" w:eastAsia="Roboto" w:hAnsi="Roboto" w:cs="Roboto"/>
                          <w:color w:val="035269"/>
                          <w:kern w:val="24"/>
                          <w:sz w:val="14"/>
                          <w:szCs w:val="14"/>
                          <w14:ligatures w14:val="none"/>
                        </w:rPr>
                      </w:pPr>
                      <w:r w:rsidRPr="00E76EE1">
                        <w:rPr>
                          <w:rFonts w:ascii="Roboto" w:eastAsia="Roboto" w:hAnsi="Roboto" w:cs="Roboto"/>
                          <w:color w:val="035269"/>
                          <w:kern w:val="24"/>
                          <w:sz w:val="14"/>
                          <w:szCs w:val="14"/>
                        </w:rPr>
                        <w:t>INNFØRING</w:t>
                      </w:r>
                    </w:p>
                  </w:txbxContent>
                </v:textbox>
                <w10:wrap type="square" anchorx="margin"/>
              </v:roundrect>
            </w:pict>
          </mc:Fallback>
        </mc:AlternateContent>
      </w:r>
    </w:p>
    <w:p w14:paraId="15D48394" w14:textId="68555A8A" w:rsidR="00234281" w:rsidRDefault="00452D39" w:rsidP="00234281">
      <w:r w:rsidRPr="000E3205">
        <w:rPr>
          <w:noProof/>
        </w:rPr>
        <w:drawing>
          <wp:anchor distT="0" distB="0" distL="114300" distR="114300" simplePos="0" relativeHeight="251658251" behindDoc="0" locked="0" layoutInCell="1" allowOverlap="1" wp14:anchorId="34550811" wp14:editId="187D6C7C">
            <wp:simplePos x="0" y="0"/>
            <wp:positionH relativeFrom="column">
              <wp:posOffset>60325</wp:posOffset>
            </wp:positionH>
            <wp:positionV relativeFrom="paragraph">
              <wp:posOffset>26982</wp:posOffset>
            </wp:positionV>
            <wp:extent cx="190944" cy="204774"/>
            <wp:effectExtent l="0" t="0" r="0" b="5080"/>
            <wp:wrapNone/>
            <wp:docPr id="46" name="Grafikk 46">
              <a:extLst xmlns:a="http://schemas.openxmlformats.org/drawingml/2006/main">
                <a:ext uri="{FF2B5EF4-FFF2-40B4-BE49-F238E27FC236}">
                  <a16:creationId xmlns:a16="http://schemas.microsoft.com/office/drawing/2014/main" id="{F84A4F3E-50F2-3F69-E48D-4A0C1DEFA8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k 29">
                      <a:extLst>
                        <a:ext uri="{FF2B5EF4-FFF2-40B4-BE49-F238E27FC236}">
                          <a16:creationId xmlns:a16="http://schemas.microsoft.com/office/drawing/2014/main" id="{F84A4F3E-50F2-3F69-E48D-4A0C1DEFA8F7}"/>
                        </a:ext>
                      </a:extLst>
                    </pic:cNvPr>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944" cy="204774"/>
                    </a:xfrm>
                    <a:prstGeom prst="rect">
                      <a:avLst/>
                    </a:prstGeom>
                  </pic:spPr>
                </pic:pic>
              </a:graphicData>
            </a:graphic>
            <wp14:sizeRelH relativeFrom="margin">
              <wp14:pctWidth>0</wp14:pctWidth>
            </wp14:sizeRelH>
            <wp14:sizeRelV relativeFrom="margin">
              <wp14:pctHeight>0</wp14:pctHeight>
            </wp14:sizeRelV>
          </wp:anchor>
        </w:drawing>
      </w:r>
      <w:r w:rsidR="00234281" w:rsidRPr="00B83923">
        <w:t>Akt</w:t>
      </w:r>
      <w:r w:rsidR="00234281" w:rsidRPr="00B83923">
        <w:rPr>
          <w:rFonts w:hint="eastAsia"/>
        </w:rPr>
        <w:t>ø</w:t>
      </w:r>
      <w:r w:rsidR="00234281" w:rsidRPr="00B83923">
        <w:t>rene tar i bruk tjenesten, gjennom endring i virksomhetene med endrede arbeidsprosesser, oppl</w:t>
      </w:r>
      <w:r w:rsidR="00234281" w:rsidRPr="00B83923">
        <w:rPr>
          <w:rFonts w:hint="eastAsia"/>
        </w:rPr>
        <w:t>æ</w:t>
      </w:r>
      <w:r w:rsidR="00234281" w:rsidRPr="00B83923">
        <w:t>ring og innf</w:t>
      </w:r>
      <w:r w:rsidR="00234281" w:rsidRPr="00B83923">
        <w:rPr>
          <w:rFonts w:hint="eastAsia"/>
        </w:rPr>
        <w:t>ø</w:t>
      </w:r>
      <w:r w:rsidR="00234281" w:rsidRPr="00B83923">
        <w:t>ring av bruk.</w:t>
      </w:r>
      <w:r w:rsidR="00234281" w:rsidRPr="00EE1733">
        <w:rPr>
          <w:noProof/>
        </w:rPr>
        <w:t xml:space="preserve"> </w:t>
      </w:r>
    </w:p>
    <w:p w14:paraId="14C889C7" w14:textId="77777777" w:rsidR="00234281" w:rsidRDefault="00234281" w:rsidP="00234281"/>
    <w:p w14:paraId="6C5A55EE" w14:textId="77777777" w:rsidR="00234281" w:rsidRDefault="00234281" w:rsidP="00234281">
      <w:r w:rsidRPr="004059A0">
        <w:rPr>
          <w:noProof/>
          <w:sz w:val="16"/>
          <w:szCs w:val="20"/>
        </w:rPr>
        <w:drawing>
          <wp:anchor distT="0" distB="0" distL="114300" distR="114300" simplePos="0" relativeHeight="251658250" behindDoc="0" locked="0" layoutInCell="1" allowOverlap="1" wp14:anchorId="0FBC7263" wp14:editId="714DF747">
            <wp:simplePos x="0" y="0"/>
            <wp:positionH relativeFrom="margin">
              <wp:posOffset>78740</wp:posOffset>
            </wp:positionH>
            <wp:positionV relativeFrom="paragraph">
              <wp:posOffset>42876</wp:posOffset>
            </wp:positionV>
            <wp:extent cx="1089660" cy="191770"/>
            <wp:effectExtent l="0" t="0" r="0" b="0"/>
            <wp:wrapSquare wrapText="bothSides"/>
            <wp:docPr id="20" name="Bilde 20" descr="Et bilde som inneholder Font, Grafikk, logo,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e 20" descr="Et bilde som inneholder Font, Grafikk, logo, tekst&#10;&#10;KI-generert innhold kan være feil."/>
                    <pic:cNvPicPr/>
                  </pic:nvPicPr>
                  <pic:blipFill>
                    <a:blip r:embed="rId25" cstate="print">
                      <a:extLst>
                        <a:ext uri="{28A0092B-C50C-407E-A947-70E740481C1C}">
                          <a14:useLocalDpi xmlns:a14="http://schemas.microsoft.com/office/drawing/2010/main" val="0"/>
                        </a:ext>
                      </a:extLst>
                    </a:blip>
                    <a:srcRect l="2926" r="2926"/>
                    <a:stretch>
                      <a:fillRect/>
                    </a:stretch>
                  </pic:blipFill>
                  <pic:spPr>
                    <a:xfrm>
                      <a:off x="0" y="0"/>
                      <a:ext cx="1089660" cy="191770"/>
                    </a:xfrm>
                    <a:prstGeom prst="rect">
                      <a:avLst/>
                    </a:prstGeom>
                  </pic:spPr>
                </pic:pic>
              </a:graphicData>
            </a:graphic>
            <wp14:sizeRelH relativeFrom="margin">
              <wp14:pctWidth>0</wp14:pctWidth>
            </wp14:sizeRelH>
            <wp14:sizeRelV relativeFrom="margin">
              <wp14:pctHeight>0</wp14:pctHeight>
            </wp14:sizeRelV>
          </wp:anchor>
        </w:drawing>
      </w:r>
      <w:r w:rsidRPr="00B83923">
        <w:t>Ny praksis i bruk betyr at akt</w:t>
      </w:r>
      <w:r w:rsidRPr="00B83923">
        <w:rPr>
          <w:rFonts w:hint="eastAsia"/>
        </w:rPr>
        <w:t>ø</w:t>
      </w:r>
      <w:r w:rsidRPr="00B83923">
        <w:t xml:space="preserve">rene har implementert den nye </w:t>
      </w:r>
      <w:r>
        <w:t>tjenesten</w:t>
      </w:r>
      <w:r w:rsidRPr="00B83923">
        <w:t xml:space="preserve">. </w:t>
      </w:r>
      <w:r>
        <w:t>Her skjer    r</w:t>
      </w:r>
      <w:r w:rsidRPr="00B83923">
        <w:t>ealisering av nytte.</w:t>
      </w:r>
    </w:p>
    <w:p w14:paraId="609F85F8" w14:textId="77777777" w:rsidR="00234281" w:rsidRDefault="00234281" w:rsidP="00234281"/>
    <w:p w14:paraId="62E35455" w14:textId="1504BBA7" w:rsidR="00234281" w:rsidRDefault="00452D39" w:rsidP="00234281">
      <w:r w:rsidRPr="00FB7EB6">
        <w:rPr>
          <w:noProof/>
        </w:rPr>
        <mc:AlternateContent>
          <mc:Choice Requires="wps">
            <w:drawing>
              <wp:anchor distT="0" distB="0" distL="114300" distR="114300" simplePos="0" relativeHeight="251658245" behindDoc="0" locked="0" layoutInCell="1" allowOverlap="1" wp14:anchorId="121898CC" wp14:editId="7A7FF293">
                <wp:simplePos x="0" y="0"/>
                <wp:positionH relativeFrom="margin">
                  <wp:posOffset>28575</wp:posOffset>
                </wp:positionH>
                <wp:positionV relativeFrom="paragraph">
                  <wp:posOffset>179118</wp:posOffset>
                </wp:positionV>
                <wp:extent cx="2961640" cy="240665"/>
                <wp:effectExtent l="19050" t="19050" r="10160" b="26035"/>
                <wp:wrapSquare wrapText="bothSides"/>
                <wp:docPr id="12" name="Rektangel: avrundede hjørner 12"/>
                <wp:cNvGraphicFramePr/>
                <a:graphic xmlns:a="http://schemas.openxmlformats.org/drawingml/2006/main">
                  <a:graphicData uri="http://schemas.microsoft.com/office/word/2010/wordprocessingShape">
                    <wps:wsp>
                      <wps:cNvSpPr/>
                      <wps:spPr>
                        <a:xfrm>
                          <a:off x="0" y="0"/>
                          <a:ext cx="2961640" cy="240665"/>
                        </a:xfrm>
                        <a:prstGeom prst="roundRect">
                          <a:avLst>
                            <a:gd name="adj" fmla="val 7626"/>
                          </a:avLst>
                        </a:prstGeom>
                        <a:gradFill>
                          <a:gsLst>
                            <a:gs pos="0">
                              <a:schemeClr val="bg1"/>
                            </a:gs>
                            <a:gs pos="94000">
                              <a:schemeClr val="bg1"/>
                            </a:gs>
                            <a:gs pos="94000">
                              <a:srgbClr val="727278"/>
                            </a:gs>
                            <a:gs pos="100000">
                              <a:srgbClr val="727278"/>
                            </a:gs>
                          </a:gsLst>
                          <a:lin ang="5400000" scaled="1"/>
                        </a:gradFill>
                        <a:ln w="34925">
                          <a:gradFill>
                            <a:gsLst>
                              <a:gs pos="0">
                                <a:schemeClr val="bg1"/>
                              </a:gs>
                              <a:gs pos="79000">
                                <a:schemeClr val="bg1"/>
                              </a:gs>
                              <a:gs pos="89000">
                                <a:srgbClr val="727278"/>
                              </a:gs>
                              <a:gs pos="100000">
                                <a:srgbClr val="727278"/>
                              </a:gs>
                            </a:gsLst>
                            <a:lin ang="5400000" scaled="1"/>
                          </a:gra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w14:anchorId="2C9E6F55">
              <v:roundrect id="Rektangel: avrundede hjørner 12" style="position:absolute;margin-left:2.25pt;margin-top:14.1pt;width:233.2pt;height:18.95pt;z-index:251660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weight="2.75pt" arcsize="4997f" w14:anchorId="71FC5F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">
                <v:fill type="gradient" color2="#727278" colors="0 white;61604f white;61604f #727278;1 #727278" focus="100%"/>
                <v:stroke joinstyle="miter" dashstyle="dash"/>
                <w10:wrap type="square" anchorx="margin"/>
              </v:roundrect>
            </w:pict>
          </mc:Fallback>
        </mc:AlternateContent>
      </w:r>
      <w:r w:rsidR="00234281">
        <w:t xml:space="preserve">Aktivitet i Veikartet som er </w:t>
      </w:r>
      <w:r w:rsidR="00234281" w:rsidRPr="00FC67CC">
        <w:rPr>
          <w:u w:val="single"/>
        </w:rPr>
        <w:t>tentativ</w:t>
      </w:r>
      <w:r w:rsidR="00234281">
        <w:t xml:space="preserve"> er markert med stiplet linje.</w:t>
      </w:r>
    </w:p>
    <w:p w14:paraId="46272788" w14:textId="736C18EA" w:rsidR="00234281" w:rsidRDefault="00234281" w:rsidP="00234281"/>
    <w:p w14:paraId="67246066" w14:textId="77777777" w:rsidR="00234281" w:rsidRDefault="00234281" w:rsidP="00234281"/>
    <w:p w14:paraId="79931AA5" w14:textId="77777777" w:rsidR="00234281" w:rsidRDefault="00234281" w:rsidP="00234281">
      <w:r>
        <w:t xml:space="preserve">Aktivitet i Veikartet som er </w:t>
      </w:r>
      <w:r w:rsidRPr="00FC67CC">
        <w:rPr>
          <w:u w:val="single"/>
        </w:rPr>
        <w:t>planlagt</w:t>
      </w:r>
      <w:r>
        <w:t xml:space="preserve"> er markert med en heltrukken linje.</w:t>
      </w:r>
      <w:r w:rsidRPr="00FB7EB6">
        <w:rPr>
          <w:noProof/>
        </w:rPr>
        <mc:AlternateContent>
          <mc:Choice Requires="wps">
            <w:drawing>
              <wp:anchor distT="0" distB="0" distL="114300" distR="114300" simplePos="0" relativeHeight="251658246" behindDoc="0" locked="0" layoutInCell="1" allowOverlap="1" wp14:anchorId="2C97EA0B" wp14:editId="5AFA783E">
                <wp:simplePos x="0" y="0"/>
                <wp:positionH relativeFrom="margin">
                  <wp:posOffset>29557</wp:posOffset>
                </wp:positionH>
                <wp:positionV relativeFrom="paragraph">
                  <wp:posOffset>269899</wp:posOffset>
                </wp:positionV>
                <wp:extent cx="3016250" cy="257810"/>
                <wp:effectExtent l="0" t="0" r="12700" b="27940"/>
                <wp:wrapSquare wrapText="bothSides"/>
                <wp:docPr id="3" name="Rektangel: avrundede hjørner 3">
                  <a:extLst xmlns:a="http://schemas.openxmlformats.org/drawingml/2006/main">
                    <a:ext uri="{FF2B5EF4-FFF2-40B4-BE49-F238E27FC236}">
                      <a16:creationId xmlns:a16="http://schemas.microsoft.com/office/drawing/2014/main" id="{B4C5384F-AD74-009D-B525-731D86C994F6}"/>
                    </a:ext>
                  </a:extLst>
                </wp:docPr>
                <wp:cNvGraphicFramePr/>
                <a:graphic xmlns:a="http://schemas.openxmlformats.org/drawingml/2006/main">
                  <a:graphicData uri="http://schemas.microsoft.com/office/word/2010/wordprocessingShape">
                    <wps:wsp>
                      <wps:cNvSpPr/>
                      <wps:spPr>
                        <a:xfrm>
                          <a:off x="0" y="0"/>
                          <a:ext cx="3016250" cy="257810"/>
                        </a:xfrm>
                        <a:prstGeom prst="roundRect">
                          <a:avLst>
                            <a:gd name="adj" fmla="val 7626"/>
                          </a:avLst>
                        </a:prstGeom>
                        <a:gradFill>
                          <a:gsLst>
                            <a:gs pos="0">
                              <a:schemeClr val="bg1"/>
                            </a:gs>
                            <a:gs pos="94000">
                              <a:schemeClr val="bg1"/>
                            </a:gs>
                            <a:gs pos="94000">
                              <a:srgbClr val="727278"/>
                            </a:gs>
                            <a:gs pos="100000">
                              <a:srgbClr val="727278"/>
                            </a:gs>
                          </a:gsLst>
                          <a:lin ang="5400000" scaled="1"/>
                        </a:gradFill>
                        <a:ln w="25400">
                          <a:gradFill>
                            <a:gsLst>
                              <a:gs pos="0">
                                <a:schemeClr val="bg1"/>
                              </a:gs>
                              <a:gs pos="79000">
                                <a:schemeClr val="bg1"/>
                              </a:gs>
                              <a:gs pos="89000">
                                <a:srgbClr val="727278"/>
                              </a:gs>
                              <a:gs pos="100000">
                                <a:srgbClr val="727278"/>
                              </a:gs>
                            </a:gsLst>
                            <a:lin ang="5400000" scaled="1"/>
                          </a:gra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w14:anchorId="1B4182D5">
              <v:roundrect id="Rektangel: avrundede hjørner 3" style="position:absolute;margin-left:2.35pt;margin-top:21.25pt;width:237.5pt;height:20.3pt;z-index:2516613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weight="2pt" arcsize="4997f" w14:anchorId="100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">
                <v:fill type="gradient" color2="#727278" colors="0 white;61604f white;61604f #727278;1 #727278" focus="100%"/>
                <v:stroke joinstyle="miter"/>
                <w10:wrap type="square" anchorx="margin"/>
              </v:roundrect>
            </w:pict>
          </mc:Fallback>
        </mc:AlternateContent>
      </w:r>
    </w:p>
    <w:p w14:paraId="1B7213DF" w14:textId="77777777" w:rsidR="00234281" w:rsidRDefault="00234281" w:rsidP="00234281"/>
    <w:p w14:paraId="774FD2F4" w14:textId="77777777" w:rsidR="00751522" w:rsidRDefault="00751522" w:rsidP="00234281"/>
    <w:p w14:paraId="02710318" w14:textId="18288959" w:rsidR="00234281" w:rsidRDefault="00751522" w:rsidP="00234281">
      <w:r>
        <w:rPr>
          <w:noProof/>
          <w:lang w:eastAsia="nb-NO"/>
        </w:rPr>
        <w:drawing>
          <wp:anchor distT="0" distB="0" distL="114300" distR="114300" simplePos="0" relativeHeight="251658256" behindDoc="1" locked="0" layoutInCell="1" allowOverlap="1" wp14:anchorId="55E3D0F7" wp14:editId="1BDB2438">
            <wp:simplePos x="0" y="0"/>
            <wp:positionH relativeFrom="margin">
              <wp:posOffset>-410845</wp:posOffset>
            </wp:positionH>
            <wp:positionV relativeFrom="paragraph">
              <wp:posOffset>306070</wp:posOffset>
            </wp:positionV>
            <wp:extent cx="6806565" cy="2266950"/>
            <wp:effectExtent l="0" t="0" r="0" b="0"/>
            <wp:wrapTight wrapText="bothSides">
              <wp:wrapPolygon edited="0">
                <wp:start x="0" y="0"/>
                <wp:lineTo x="0" y="21418"/>
                <wp:lineTo x="21521" y="21418"/>
                <wp:lineTo x="21521" y="0"/>
                <wp:lineTo x="0" y="0"/>
              </wp:wrapPolygon>
            </wp:wrapTight>
            <wp:docPr id="21" name="Bilde 21" descr="Et bilde som inneholder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e 21" descr="Et bilde som inneholder tekst, skjermbilde&#10;&#10;KI-generert innhold kan være fei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806565" cy="2266950"/>
                    </a:xfrm>
                    <a:prstGeom prst="rect">
                      <a:avLst/>
                    </a:prstGeom>
                    <a:noFill/>
                  </pic:spPr>
                </pic:pic>
              </a:graphicData>
            </a:graphic>
            <wp14:sizeRelH relativeFrom="margin">
              <wp14:pctWidth>0</wp14:pctWidth>
            </wp14:sizeRelH>
            <wp14:sizeRelV relativeFrom="margin">
              <wp14:pctHeight>0</wp14:pctHeight>
            </wp14:sizeRelV>
          </wp:anchor>
        </w:drawing>
      </w:r>
    </w:p>
    <w:p w14:paraId="44906238" w14:textId="03EF2DB7" w:rsidR="00234281" w:rsidRDefault="00234281" w:rsidP="00234281">
      <w:pPr>
        <w:pStyle w:val="Bildetekst"/>
      </w:pPr>
      <w:bookmarkStart w:id="8" w:name="_Toc156768570"/>
      <w:bookmarkStart w:id="9" w:name="_Toc175214093"/>
      <w:r>
        <w:t xml:space="preserve">Figur </w:t>
      </w:r>
      <w:r w:rsidR="0025052D">
        <w:fldChar w:fldCharType="begin"/>
      </w:r>
      <w:r w:rsidR="0025052D">
        <w:instrText xml:space="preserve"> SEQ Figur \* ARABIC </w:instrText>
      </w:r>
      <w:r w:rsidR="0025052D">
        <w:fldChar w:fldCharType="separate"/>
      </w:r>
      <w:r w:rsidR="0025052D">
        <w:rPr>
          <w:noProof/>
        </w:rPr>
        <w:t>2</w:t>
      </w:r>
      <w:r w:rsidR="0025052D">
        <w:rPr>
          <w:noProof/>
        </w:rPr>
        <w:fldChar w:fldCharType="end"/>
      </w:r>
      <w:r>
        <w:t>: Verdikjeden til Veikart for nasjonal e-helsestrategi</w:t>
      </w:r>
      <w:bookmarkEnd w:id="8"/>
      <w:bookmarkEnd w:id="9"/>
    </w:p>
    <w:p w14:paraId="7214E884" w14:textId="77777777" w:rsidR="00234281" w:rsidRDefault="00234281" w:rsidP="00234281">
      <w:r>
        <w:t xml:space="preserve">I de to første fasene, </w:t>
      </w:r>
      <w:r w:rsidRPr="00A6370D">
        <w:rPr>
          <w:i/>
          <w:shd w:val="clear" w:color="auto" w:fill="D9D9D9" w:themeFill="background1" w:themeFillShade="D9"/>
        </w:rPr>
        <w:t>konsept</w:t>
      </w:r>
      <w:r w:rsidRPr="00A6370D">
        <w:rPr>
          <w:shd w:val="clear" w:color="auto" w:fill="D9D9D9" w:themeFill="background1" w:themeFillShade="D9"/>
        </w:rPr>
        <w:t xml:space="preserve"> </w:t>
      </w:r>
      <w:r>
        <w:t>og</w:t>
      </w:r>
      <w:r w:rsidRPr="00805ADA">
        <w:rPr>
          <w:i/>
        </w:rPr>
        <w:t xml:space="preserve"> </w:t>
      </w:r>
      <w:r w:rsidRPr="00E24F71">
        <w:rPr>
          <w:i/>
          <w:shd w:val="clear" w:color="auto" w:fill="FEF3FA"/>
        </w:rPr>
        <w:t>utvikling og begrenset utprøving</w:t>
      </w:r>
      <w:r>
        <w:t xml:space="preserve">, gjennomføres som regel leveranser fra tiltak i nasjonal regi med tett involvering av interessentene i sektoren. I de etterfølgende fasene er det de ulike virksomhetene i sektoren som har fremdriftsansvaret, og i veikartsammenheng ser man på hvor langt majoriteten av aktørene har kommet når det konkluderes hvilken fase tjenesten er i. </w:t>
      </w:r>
    </w:p>
    <w:p w14:paraId="34B1B8CA" w14:textId="77777777" w:rsidR="00732E82" w:rsidRDefault="00732E82" w:rsidP="00234281"/>
    <w:p w14:paraId="27290F8F" w14:textId="77777777" w:rsidR="00234281" w:rsidRPr="00DF0951" w:rsidRDefault="00234281" w:rsidP="00234281">
      <w:r>
        <w:t xml:space="preserve">Som nevnt er verdikjeden en forenkling av virkeligheten. Det vil for eksempel gjøres endringer i en nasjonal </w:t>
      </w:r>
      <w:r>
        <w:br/>
        <w:t xml:space="preserve">e-helsetjeneste i fasen </w:t>
      </w:r>
      <w:r>
        <w:rPr>
          <w:i/>
          <w:shd w:val="clear" w:color="auto" w:fill="EFF6FF"/>
        </w:rPr>
        <w:t>tilpasning</w:t>
      </w:r>
      <w:r w:rsidRPr="00E24F71">
        <w:rPr>
          <w:i/>
          <w:shd w:val="clear" w:color="auto" w:fill="EFF6FF"/>
        </w:rPr>
        <w:t xml:space="preserve"> og utvidet utprøving</w:t>
      </w:r>
      <w:r w:rsidRPr="00805ADA">
        <w:rPr>
          <w:i/>
        </w:rPr>
        <w:t xml:space="preserve"> i helse- og omsorgstjenesten</w:t>
      </w:r>
      <w:r>
        <w:rPr>
          <w:i/>
        </w:rPr>
        <w:t>,</w:t>
      </w:r>
      <w:r>
        <w:t xml:space="preserve"> fordi man lærer underveis og videreutvikling er en del av forvaltning. Det kan også jobbes med å innføre en versjon av en tjeneste, mens en ny versjon er i fasen</w:t>
      </w:r>
      <w:r w:rsidRPr="00EF7960">
        <w:rPr>
          <w:i/>
          <w:iCs/>
        </w:rPr>
        <w:t xml:space="preserve"> </w:t>
      </w:r>
      <w:r w:rsidRPr="00E24F71">
        <w:rPr>
          <w:i/>
          <w:iCs/>
          <w:shd w:val="clear" w:color="auto" w:fill="FEF3FA"/>
        </w:rPr>
        <w:t>utvikling og begrenset utprøving</w:t>
      </w:r>
      <w:r w:rsidRPr="00DF0951">
        <w:t xml:space="preserve">. Verdikjeden legger også til rette for smidig utvikling, men </w:t>
      </w:r>
      <w:r w:rsidRPr="00DF0951">
        <w:lastRenderedPageBreak/>
        <w:t>ettersom det oftest er behov for å prøve ut og kvalitetssikre leveranser før de breddes i stort, er det i praksis likevel behov for fasene.</w:t>
      </w:r>
    </w:p>
    <w:p w14:paraId="6BA036B5" w14:textId="77777777" w:rsidR="00272254" w:rsidRPr="00DF0951" w:rsidRDefault="00272254" w:rsidP="00234281"/>
    <w:p w14:paraId="3EF13F88" w14:textId="4139EEC1" w:rsidR="00222C60" w:rsidRDefault="00222C60" w:rsidP="00C531BA"/>
    <w:p w14:paraId="70C2AB01" w14:textId="77777777" w:rsidR="00222C60" w:rsidRDefault="00222C60">
      <w:r>
        <w:rPr>
          <w:noProof/>
        </w:rPr>
        <mc:AlternateContent>
          <mc:Choice Requires="wps">
            <w:drawing>
              <wp:anchor distT="0" distB="0" distL="114300" distR="114300" simplePos="0" relativeHeight="251658259" behindDoc="0" locked="0" layoutInCell="1" allowOverlap="1" wp14:anchorId="1B61459E" wp14:editId="7DB87EFC">
                <wp:simplePos x="0" y="0"/>
                <wp:positionH relativeFrom="page">
                  <wp:posOffset>265814</wp:posOffset>
                </wp:positionH>
                <wp:positionV relativeFrom="page">
                  <wp:posOffset>2849526</wp:posOffset>
                </wp:positionV>
                <wp:extent cx="6414770" cy="1400175"/>
                <wp:effectExtent l="0" t="0" r="5080" b="9525"/>
                <wp:wrapNone/>
                <wp:docPr id="861363493" name="Graphic 1"/>
                <wp:cNvGraphicFramePr/>
                <a:graphic xmlns:a="http://schemas.openxmlformats.org/drawingml/2006/main">
                  <a:graphicData uri="http://schemas.microsoft.com/office/word/2010/wordprocessingShape">
                    <wps:wsp>
                      <wps:cNvSpPr/>
                      <wps:spPr>
                        <a:xfrm>
                          <a:off x="0" y="0"/>
                          <a:ext cx="6414770" cy="1400175"/>
                        </a:xfrm>
                        <a:custGeom>
                          <a:avLst/>
                          <a:gdLst>
                            <a:gd name="connsiteX0" fmla="*/ 0 w 6415018"/>
                            <a:gd name="connsiteY0" fmla="*/ 0 h 1399286"/>
                            <a:gd name="connsiteX1" fmla="*/ 0 w 6415018"/>
                            <a:gd name="connsiteY1" fmla="*/ 1399287 h 1399286"/>
                            <a:gd name="connsiteX2" fmla="*/ 6126669 w 6415018"/>
                            <a:gd name="connsiteY2" fmla="*/ 1399287 h 1399286"/>
                            <a:gd name="connsiteX3" fmla="*/ 6415018 w 6415018"/>
                            <a:gd name="connsiteY3" fmla="*/ 1110989 h 1399286"/>
                            <a:gd name="connsiteX4" fmla="*/ 6415018 w 6415018"/>
                            <a:gd name="connsiteY4" fmla="*/ 0 h 1399286"/>
                            <a:gd name="connsiteX5" fmla="*/ 0 w 6415018"/>
                            <a:gd name="connsiteY5" fmla="*/ 0 h 1399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15018" h="1399286">
                              <a:moveTo>
                                <a:pt x="0" y="0"/>
                              </a:moveTo>
                              <a:lnTo>
                                <a:pt x="0" y="1399287"/>
                              </a:lnTo>
                              <a:lnTo>
                                <a:pt x="6126669" y="1399287"/>
                              </a:lnTo>
                              <a:cubicBezTo>
                                <a:pt x="6285846" y="1399287"/>
                                <a:pt x="6415018" y="1270265"/>
                                <a:pt x="6415018" y="1110989"/>
                              </a:cubicBezTo>
                              <a:lnTo>
                                <a:pt x="6415018" y="0"/>
                              </a:lnTo>
                              <a:lnTo>
                                <a:pt x="0" y="0"/>
                              </a:lnTo>
                              <a:close/>
                            </a:path>
                          </a:pathLst>
                        </a:custGeom>
                        <a:solidFill>
                          <a:srgbClr val="0069E8"/>
                        </a:solidFill>
                        <a:ln w="0" cap="flat">
                          <a:noFill/>
                          <a:prstDash val="solid"/>
                          <a:miter/>
                        </a:ln>
                      </wps:spPr>
                      <wps:txbx>
                        <w:txbxContent>
                          <w:p w14:paraId="0122AEBF" w14:textId="138BFAA3" w:rsidR="00222C60" w:rsidRPr="00955E09" w:rsidRDefault="00222C60" w:rsidP="00955E09">
                            <w:pPr>
                              <w:pStyle w:val="Kapitteltekst"/>
                            </w:pPr>
                            <w:r>
                              <w:t>Veikart for hvert strategimål</w:t>
                            </w:r>
                          </w:p>
                        </w:txbxContent>
                      </wps:txbx>
                      <wps:bodyPr rot="0" spcFirstLastPara="0" vertOverflow="overflow" horzOverflow="overflow" vert="horz" wrap="square" lIns="594000" tIns="45720" rIns="91440" bIns="144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1459E" id="_x0000_s1033" style="position:absolute;margin-left:20.95pt;margin-top:224.35pt;width:505.1pt;height:110.25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6415018,13992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" adj="-11796480,,5400" path="m,l,1399287r6126669,c6285846,1399287,6415018,1270265,6415018,1110989l6415018,,,xe" fillcolor="#0069e8" stroked="f" strokeweight="0">
                <v:stroke joinstyle="miter"/>
                <v:formulas/>
                <v:path arrowok="t" o:connecttype="custom" o:connectlocs="0,0;0,1400176;6126432,1400176;6414770,1111695;6414770,0;0,0" o:connectangles="0,0,0,0,0,0" textboxrect="0,0,6415018,1399286"/>
                <v:textbox inset="16.5mm,,,4mm">
                  <w:txbxContent>
                    <w:p w14:paraId="0122AEBF" w14:textId="138BFAA3" w:rsidR="00222C60" w:rsidRPr="00955E09" w:rsidRDefault="00222C60" w:rsidP="00955E09">
                      <w:pPr>
                        <w:pStyle w:val="Kapitteltekst"/>
                      </w:pPr>
                      <w:r>
                        <w:t>Veikart for hvert strategimål</w:t>
                      </w:r>
                    </w:p>
                  </w:txbxContent>
                </v:textbox>
                <w10:wrap anchorx="page" anchory="page"/>
              </v:shape>
            </w:pict>
          </mc:Fallback>
        </mc:AlternateContent>
      </w:r>
    </w:p>
    <w:tbl>
      <w:tblPr>
        <w:tblStyle w:val="Rutenettabelllys"/>
        <w:tblpPr w:leftFromText="141" w:rightFromText="141" w:vertAnchor="page" w:horzAnchor="page" w:tblpX="1304" w:tblpY="2416"/>
        <w:tblOverlap w:val="never"/>
        <w:tblW w:w="0" w:type="auto"/>
        <w:tblLook w:val="04A0" w:firstRow="1" w:lastRow="0" w:firstColumn="1" w:lastColumn="0" w:noHBand="0" w:noVBand="1"/>
      </w:tblPr>
      <w:tblGrid>
        <w:gridCol w:w="9062"/>
      </w:tblGrid>
      <w:tr w:rsidR="00222C60" w14:paraId="36267A22" w14:textId="77777777">
        <w:trPr>
          <w:trHeight w:val="2127"/>
        </w:trPr>
        <w:tc>
          <w:tcPr>
            <w:tcW w:w="9062" w:type="dxa"/>
            <w:vAlign w:val="bottom"/>
          </w:tcPr>
          <w:p w14:paraId="772734EE" w14:textId="1B94C68B" w:rsidR="00222C60" w:rsidRPr="00FE2CE1" w:rsidRDefault="00222C60" w:rsidP="00FE2CE1">
            <w:pPr>
              <w:pStyle w:val="Kapittel"/>
              <w:framePr w:hSpace="0" w:wrap="auto" w:vAnchor="margin" w:hAnchor="text" w:xAlign="left" w:yAlign="inline"/>
              <w:suppressOverlap w:val="0"/>
            </w:pPr>
            <w:bookmarkStart w:id="10" w:name="_Toc215062162"/>
            <w:r w:rsidRPr="00FE2CE1">
              <w:t xml:space="preserve">Kapittel </w:t>
            </w:r>
            <w:r>
              <w:fldChar w:fldCharType="begin"/>
            </w:r>
            <w:r>
              <w:instrText>seq chap</w:instrText>
            </w:r>
            <w:r>
              <w:fldChar w:fldCharType="separate"/>
            </w:r>
            <w:r>
              <w:rPr>
                <w:noProof/>
              </w:rPr>
              <w:t>2</w:t>
            </w:r>
            <w:bookmarkEnd w:id="10"/>
            <w:r>
              <w:fldChar w:fldCharType="end"/>
            </w:r>
          </w:p>
        </w:tc>
      </w:tr>
    </w:tbl>
    <w:sdt>
      <w:sdtPr>
        <w:id w:val="-959175305"/>
        <w:lock w:val="contentLocked"/>
        <w:placeholder>
          <w:docPart w:val="7BA4950DE51144ABB8B37E4F5CAAA2C0"/>
        </w:placeholder>
        <w:group/>
      </w:sdtPr>
      <w:sdtContent>
        <w:p w14:paraId="7D2844F0" w14:textId="77777777" w:rsidR="00222C60" w:rsidRDefault="00222C60">
          <w:r>
            <w:rPr>
              <w:noProof/>
            </w:rPr>
            <mc:AlternateContent>
              <mc:Choice Requires="wps">
                <w:drawing>
                  <wp:anchor distT="0" distB="0" distL="114300" distR="114300" simplePos="0" relativeHeight="251658260" behindDoc="1" locked="0" layoutInCell="1" allowOverlap="1" wp14:anchorId="29EC796B" wp14:editId="6FFAB8B0">
                    <wp:simplePos x="0" y="0"/>
                    <wp:positionH relativeFrom="page">
                      <wp:posOffset>0</wp:posOffset>
                    </wp:positionH>
                    <wp:positionV relativeFrom="page">
                      <wp:posOffset>3124200</wp:posOffset>
                    </wp:positionV>
                    <wp:extent cx="7559675" cy="7562850"/>
                    <wp:effectExtent l="0" t="0" r="3175" b="0"/>
                    <wp:wrapNone/>
                    <wp:docPr id="1434367893" name="Rectangle 1"/>
                    <wp:cNvGraphicFramePr/>
                    <a:graphic xmlns:a="http://schemas.openxmlformats.org/drawingml/2006/main">
                      <a:graphicData uri="http://schemas.microsoft.com/office/word/2010/wordprocessingShape">
                        <wps:wsp>
                          <wps:cNvSpPr/>
                          <wps:spPr>
                            <a:xfrm>
                              <a:off x="0" y="0"/>
                              <a:ext cx="7559675" cy="7562850"/>
                            </a:xfrm>
                            <a:prstGeom prst="rect">
                              <a:avLst/>
                            </a:prstGeom>
                            <a:solidFill>
                              <a:srgbClr val="03526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w14:anchorId="688EA13A">
                  <v:rect id="Rectangle 1" style="position:absolute;margin-left:0;margin-top:246pt;width:595.25pt;height:595.5pt;z-index:-25163980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35269" stroked="f" strokeweight="1pt" w14:anchorId="5D257A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">
                    <w10:wrap anchorx="page" anchory="page"/>
                  </v:rect>
                </w:pict>
              </mc:Fallback>
            </mc:AlternateContent>
          </w:r>
        </w:p>
      </w:sdtContent>
    </w:sdt>
    <w:p w14:paraId="0CE99C2F" w14:textId="77777777" w:rsidR="00222C60" w:rsidRDefault="00222C60">
      <w:r>
        <w:br w:type="page"/>
      </w:r>
    </w:p>
    <w:p w14:paraId="79196740" w14:textId="2CA113BA" w:rsidR="00222C60" w:rsidRDefault="00222C60" w:rsidP="00C711E2">
      <w:pPr>
        <w:pStyle w:val="Overskrift1"/>
      </w:pPr>
      <w:bookmarkStart w:id="11" w:name="_Toc215062163"/>
      <w:r>
        <w:rPr>
          <w:noProof/>
        </w:rPr>
        <w:lastRenderedPageBreak/>
        <mc:AlternateContent>
          <mc:Choice Requires="wps">
            <w:drawing>
              <wp:anchor distT="5400675" distB="720090" distL="7200900" distR="7200900" simplePos="0" relativeHeight="251658257" behindDoc="0" locked="0" layoutInCell="1" allowOverlap="1" wp14:anchorId="008C2856" wp14:editId="1BF40A0A">
                <wp:simplePos x="0" y="0"/>
                <wp:positionH relativeFrom="page">
                  <wp:posOffset>838200</wp:posOffset>
                </wp:positionH>
                <wp:positionV relativeFrom="page">
                  <wp:posOffset>868680</wp:posOffset>
                </wp:positionV>
                <wp:extent cx="1537200" cy="547200"/>
                <wp:effectExtent l="0" t="0" r="6350" b="5715"/>
                <wp:wrapSquare wrapText="bothSides"/>
                <wp:docPr id="1522528958" name="Graphic 1"/>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0069E8"/>
                        </a:solidFill>
                        <a:ln w="0" cap="flat">
                          <a:noFill/>
                          <a:prstDash val="solid"/>
                          <a:miter/>
                        </a:ln>
                      </wps:spPr>
                      <wps:txbx>
                        <w:txbxContent>
                          <w:p w14:paraId="697DF571" w14:textId="1CA74860" w:rsidR="00222C60" w:rsidRPr="0042456F" w:rsidRDefault="00222C60" w:rsidP="0042456F">
                            <w:pPr>
                              <w:pStyle w:val="Figurtekst"/>
                            </w:pPr>
                            <w:r w:rsidRPr="0042456F">
                              <w:t>Kapittel</w:t>
                            </w:r>
                            <w:r>
                              <w:t xml:space="preserve"> </w:t>
                            </w:r>
                            <w:r w:rsidR="003E7D8E">
                              <w:fldChar w:fldCharType="begin"/>
                            </w:r>
                            <w:r w:rsidR="003E7D8E">
                              <w:instrText xml:space="preserve"> seq chap \c </w:instrText>
                            </w:r>
                            <w:r w:rsidR="003E7D8E">
                              <w:fldChar w:fldCharType="separate"/>
                            </w:r>
                            <w:r w:rsidR="003E7D8E">
                              <w:rPr>
                                <w:noProof/>
                              </w:rPr>
                              <w:t>2</w:t>
                            </w:r>
                            <w:r w:rsidR="003E7D8E">
                              <w:rPr>
                                <w:noProof/>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C2856" id="_x0000_s1034" style="position:absolute;left:0;text-align:left;margin-left:66pt;margin-top:68.4pt;width:121.05pt;height:43.1pt;z-index:251658257;visibility:visible;mso-wrap-style:square;mso-width-percent:0;mso-height-percent:0;mso-wrap-distance-left:567pt;mso-wrap-distance-top:425.25pt;mso-wrap-distance-right:567pt;mso-wrap-distance-bottom:56.7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" adj="-11796480,,5400" path="m,l,548211r1537846,l1537846,274106c1537846,122742,1414870,,1263217,l,xe" fillcolor="#0069e8" stroked="f" strokeweight="0">
                <v:stroke joinstyle="miter"/>
                <v:formulas/>
                <v:path arrowok="t" o:connecttype="custom" o:connectlocs="0,0;0,547200;1537201,547200;1537201,273600;1262687,0;0,0" o:connectangles="0,0,0,0,0,0" textboxrect="0,0,1537845,548211"/>
                <v:textbox inset="5.8mm,3mm">
                  <w:txbxContent>
                    <w:p w14:paraId="697DF571" w14:textId="1CA74860" w:rsidR="00222C60" w:rsidRPr="0042456F" w:rsidRDefault="00222C60" w:rsidP="0042456F">
                      <w:pPr>
                        <w:pStyle w:val="Figurtekst"/>
                      </w:pPr>
                      <w:r w:rsidRPr="0042456F">
                        <w:t>Kapittel</w:t>
                      </w:r>
                      <w:r>
                        <w:t xml:space="preserve"> </w:t>
                      </w:r>
                      <w:r w:rsidR="003E7D8E">
                        <w:fldChar w:fldCharType="begin"/>
                      </w:r>
                      <w:r w:rsidR="003E7D8E">
                        <w:instrText xml:space="preserve"> seq chap \c </w:instrText>
                      </w:r>
                      <w:r w:rsidR="003E7D8E">
                        <w:fldChar w:fldCharType="separate"/>
                      </w:r>
                      <w:r w:rsidR="003E7D8E">
                        <w:rPr>
                          <w:noProof/>
                        </w:rPr>
                        <w:t>2</w:t>
                      </w:r>
                      <w:r w:rsidR="003E7D8E">
                        <w:rPr>
                          <w:noProof/>
                        </w:rPr>
                        <w:fldChar w:fldCharType="end"/>
                      </w:r>
                    </w:p>
                  </w:txbxContent>
                </v:textbox>
                <w10:wrap type="square" anchorx="page" anchory="page"/>
              </v:shape>
            </w:pict>
          </mc:Fallback>
        </mc:AlternateContent>
      </w:r>
      <w:r w:rsidR="00704A0A">
        <w:t>Veikart for hvert strategimål</w:t>
      </w:r>
      <w:bookmarkEnd w:id="11"/>
    </w:p>
    <w:p w14:paraId="09319B75" w14:textId="214CF681" w:rsidR="005D27FA" w:rsidRDefault="005D27FA" w:rsidP="005D27FA">
      <w:pPr>
        <w:pStyle w:val="Ingress"/>
        <w:spacing w:after="280"/>
      </w:pPr>
      <w:r w:rsidRPr="006B06CA">
        <w:rPr>
          <w:rFonts w:ascii="Arial" w:hAnsi="Arial"/>
          <w:kern w:val="0"/>
          <w:sz w:val="22"/>
          <w14:ligatures w14:val="none"/>
        </w:rPr>
        <w:t xml:space="preserve">Oversikt over delmål og tilhørende aktivitet i helse- og </w:t>
      </w:r>
      <w:r w:rsidRPr="006B06CA">
        <w:rPr>
          <w:rFonts w:ascii="Arial" w:hAnsi="Arial"/>
          <w:kern w:val="0"/>
          <w:sz w:val="22"/>
          <w14:ligatures w14:val="none"/>
        </w:rPr>
        <w:t xml:space="preserve">omsorgssektoren </w:t>
      </w:r>
      <w:r w:rsidR="002B2EAE" w:rsidRPr="002B2EAE">
        <w:rPr>
          <w:rFonts w:ascii="Arial" w:hAnsi="Arial"/>
          <w:kern w:val="0"/>
          <w:sz w:val="22"/>
          <w14:ligatures w14:val="none"/>
        </w:rPr>
        <w:t>presenteres per strategisk mål i de følgende delkapitlene.</w:t>
      </w:r>
    </w:p>
    <w:p w14:paraId="40FAD682" w14:textId="73A84B87" w:rsidR="00222C60" w:rsidRPr="005D27FA" w:rsidRDefault="00222C60" w:rsidP="00BB2D95"/>
    <w:p w14:paraId="720405E0" w14:textId="03B983F4" w:rsidR="00222C60" w:rsidRDefault="00222C60" w:rsidP="00DD6E06">
      <w:pPr>
        <w:pStyle w:val="Overskrift2"/>
        <w:numPr>
          <w:ilvl w:val="0"/>
          <w:numId w:val="0"/>
        </w:numPr>
      </w:pPr>
      <w:bookmarkStart w:id="12" w:name="_Toc215062164"/>
      <w:r>
        <w:rPr>
          <w:noProof/>
        </w:rPr>
        <mc:AlternateContent>
          <mc:Choice Requires="wps">
            <w:drawing>
              <wp:anchor distT="5400675" distB="299085" distL="7200900" distR="7200900" simplePos="0" relativeHeight="251658258" behindDoc="0" locked="0" layoutInCell="1" allowOverlap="1" wp14:anchorId="7C31EE35" wp14:editId="6D92E6DE">
                <wp:simplePos x="0" y="0"/>
                <wp:positionH relativeFrom="page">
                  <wp:posOffset>856615</wp:posOffset>
                </wp:positionH>
                <wp:positionV relativeFrom="page">
                  <wp:posOffset>821690</wp:posOffset>
                </wp:positionV>
                <wp:extent cx="1537200" cy="547200"/>
                <wp:effectExtent l="0" t="0" r="6350" b="5715"/>
                <wp:wrapSquare wrapText="bothSides"/>
                <wp:docPr id="1546996926" name="Graphic 210558173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01F35DE0" w14:textId="3110D03B" w:rsidR="00222C60" w:rsidRPr="00482EDB" w:rsidRDefault="00222C60"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1EE35" id="Graphic 2105581732" o:spid="_x0000_s1035" style="position:absolute;margin-left:67.45pt;margin-top:64.7pt;width:121.05pt;height:43.1pt;z-index:251658258;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A/g2lyhAwAADg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01F35DE0" w14:textId="3110D03B" w:rsidR="00222C60" w:rsidRPr="00482EDB" w:rsidRDefault="00222C60"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00DD6E06">
        <w:t xml:space="preserve">Mål 1: </w:t>
      </w:r>
      <w:r w:rsidR="005D27FA">
        <w:t>Aktiv medvirkning i egen og næres helse</w:t>
      </w:r>
      <w:bookmarkEnd w:id="12"/>
    </w:p>
    <w:p w14:paraId="48F5B0E6" w14:textId="6030BEB9" w:rsidR="00F234AC" w:rsidRDefault="00F234AC" w:rsidP="00F234AC">
      <w:r>
        <w:t xml:space="preserve">Digitale helse- og omsorgstjenester gir en mangfoldig befolkning likeverdige og sammenhengende tjenester uavhengig av bosted, og bidrar til en mer bærekraftig helse- og omsorgstjeneste. Digitale helse- og omsorgstjenester skal tilrettelegge for at innbyggere og pårørende, uavhengig av sosial bakgrunn, enkelt kan involvere seg i forebygging, behandling og oppfølging av egen og næres helse og mestring. Når, hvor og hvordan helse- og omsorgstjenester utføres skal i større grad tilpasses innbyggers behov. Dette vil bidra til bedre utnyttelse av kompetanse og kapasitet. </w:t>
      </w:r>
    </w:p>
    <w:p w14:paraId="70004255" w14:textId="222C756B" w:rsidR="009E6D9C" w:rsidRDefault="00F234AC" w:rsidP="00F234AC">
      <w:r>
        <w:br/>
        <w:t xml:space="preserve">Utfyllende beskrivelse av mål 1 finnes på </w:t>
      </w:r>
      <w:hyperlink r:id="rId27" w:history="1">
        <w:r w:rsidRPr="00C8018C">
          <w:rPr>
            <w:rStyle w:val="Hyperkobling"/>
          </w:rPr>
          <w:t>helsedirektoratet.no</w:t>
        </w:r>
      </w:hyperlink>
      <w:r>
        <w:t xml:space="preserve"> og pågående aktivitet innenfor hvert delmål er vist i kapitlene som følger.</w:t>
      </w:r>
      <w:r w:rsidR="00222C60">
        <w:t xml:space="preserve"> </w:t>
      </w:r>
    </w:p>
    <w:p w14:paraId="3FC49162" w14:textId="77777777" w:rsidR="00F65257" w:rsidRDefault="00F65257" w:rsidP="00F234AC"/>
    <w:p w14:paraId="72DEF44F" w14:textId="77777777" w:rsidR="00F65257" w:rsidRDefault="00F65257" w:rsidP="00F234AC"/>
    <w:p w14:paraId="44BDF9C1" w14:textId="77777777" w:rsidR="00F65257" w:rsidRDefault="00F65257" w:rsidP="00F234AC"/>
    <w:p w14:paraId="702D0F61" w14:textId="77777777" w:rsidR="00F65257" w:rsidRDefault="00F65257" w:rsidP="00F234AC"/>
    <w:p w14:paraId="0DE1F68A" w14:textId="77777777" w:rsidR="00F65257" w:rsidRDefault="00F65257" w:rsidP="00F234AC"/>
    <w:p w14:paraId="0DCD9445" w14:textId="77777777" w:rsidR="00F65257" w:rsidRDefault="00F65257" w:rsidP="00F234AC"/>
    <w:p w14:paraId="2DDB4881" w14:textId="77777777" w:rsidR="00F65257" w:rsidRDefault="00F65257" w:rsidP="00F234AC"/>
    <w:p w14:paraId="681C3C13" w14:textId="77777777" w:rsidR="00F65257" w:rsidRDefault="00F65257" w:rsidP="00F234AC"/>
    <w:p w14:paraId="395E8BF9" w14:textId="77777777" w:rsidR="00F65257" w:rsidRDefault="00F65257" w:rsidP="00F234AC"/>
    <w:p w14:paraId="0834005A" w14:textId="77777777" w:rsidR="00F65257" w:rsidRDefault="00F65257" w:rsidP="00F234AC"/>
    <w:p w14:paraId="00356BBC" w14:textId="77777777" w:rsidR="00DA6A0F" w:rsidRDefault="00DA6A0F" w:rsidP="00F234AC"/>
    <w:p w14:paraId="6698DC25" w14:textId="77777777" w:rsidR="00E56068" w:rsidRDefault="00DF04D8" w:rsidP="00E56068">
      <w:pPr>
        <w:pStyle w:val="Overskrift3"/>
      </w:pPr>
      <w:r>
        <w:lastRenderedPageBreak/>
        <w:t xml:space="preserve">Delmål 1.A: </w:t>
      </w:r>
      <w:r w:rsidRPr="008E376F">
        <w:t xml:space="preserve">Innbygger skal </w:t>
      </w:r>
      <w:r>
        <w:t>ha mulighet for å administrere behandlingsforløp, digital dialog og innsynstjenester gjennom Helsenorge</w:t>
      </w:r>
    </w:p>
    <w:p w14:paraId="6B375B4F" w14:textId="5B2E062A" w:rsidR="00222C60" w:rsidRDefault="00F65257">
      <w:r w:rsidRPr="00F65257">
        <w:rPr>
          <w:noProof/>
          <w:szCs w:val="18"/>
        </w:rPr>
        <w:drawing>
          <wp:anchor distT="0" distB="0" distL="114300" distR="114300" simplePos="0" relativeHeight="251658289" behindDoc="0" locked="0" layoutInCell="1" allowOverlap="1" wp14:anchorId="23F4820C" wp14:editId="25FCA164">
            <wp:simplePos x="0" y="0"/>
            <wp:positionH relativeFrom="margin">
              <wp:align>left</wp:align>
            </wp:positionH>
            <wp:positionV relativeFrom="paragraph">
              <wp:posOffset>184785</wp:posOffset>
            </wp:positionV>
            <wp:extent cx="2783205" cy="2549525"/>
            <wp:effectExtent l="0" t="0" r="0" b="3175"/>
            <wp:wrapSquare wrapText="bothSides"/>
            <wp:docPr id="1729571654" name="Bilde 1" descr="Et bilde som inneholder tekst, CD-plate, sirk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1654" name="Bilde 1" descr="Et bilde som inneholder tekst, CD-plate, sirkel&#10;&#10;KI-generert innhold kan være feil."/>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97193" cy="2562746"/>
                    </a:xfrm>
                    <a:prstGeom prst="rect">
                      <a:avLst/>
                    </a:prstGeom>
                  </pic:spPr>
                </pic:pic>
              </a:graphicData>
            </a:graphic>
            <wp14:sizeRelH relativeFrom="margin">
              <wp14:pctWidth>0</wp14:pctWidth>
            </wp14:sizeRelH>
            <wp14:sizeRelV relativeFrom="margin">
              <wp14:pctHeight>0</wp14:pctHeight>
            </wp14:sizeRelV>
          </wp:anchor>
        </w:drawing>
      </w:r>
    </w:p>
    <w:p w14:paraId="736E6A9B" w14:textId="4B23A25B" w:rsidR="00F04E4A" w:rsidRDefault="00E54DAA" w:rsidP="00F04E4A">
      <w:r w:rsidRPr="00BB68A9">
        <w:rPr>
          <w:szCs w:val="18"/>
        </w:rPr>
        <w:t xml:space="preserve">Helsenorge er hovedinngangen til helse- og omsorgstjenester på nett, dette forutsetter at tjenester fra hver enkelt aktør i helse- og omsorgstjenesten er tilgjengelig via den nasjonale portalen. </w:t>
      </w:r>
      <w:r w:rsidR="00F04E4A">
        <w:t xml:space="preserve">Prinsipper for innbyggertjenester beskriver hvordan Helsenorge bør spille sammen med andre e-helseløsninger. </w:t>
      </w:r>
      <w:r w:rsidR="003E0D1C">
        <w:t>Se</w:t>
      </w:r>
      <w:r w:rsidR="00F04E4A">
        <w:t xml:space="preserve"> mer om </w:t>
      </w:r>
      <w:hyperlink r:id="rId29" w:tgtFrame="_blank" w:history="1">
        <w:r w:rsidR="00F04E4A" w:rsidRPr="00BB68A9">
          <w:rPr>
            <w:rStyle w:val="Hyperkobling"/>
          </w:rPr>
          <w:t>innbyggerprinsippene på helsedirektoratet.no</w:t>
        </w:r>
      </w:hyperlink>
      <w:r w:rsidR="00F04E4A">
        <w:t>  </w:t>
      </w:r>
    </w:p>
    <w:p w14:paraId="45AA1F88" w14:textId="3CA3B37A" w:rsidR="002F4AD0" w:rsidRDefault="00E54DAA" w:rsidP="00E54DAA">
      <w:pPr>
        <w:pStyle w:val="paragraph"/>
        <w:spacing w:before="0" w:beforeAutospacing="0" w:after="0" w:afterAutospacing="0" w:line="331" w:lineRule="auto"/>
        <w:textAlignment w:val="baseline"/>
        <w:rPr>
          <w:ins w:id="13" w:author="Kine Markman" w:date="2026-06-17T12:36:00Z" w16du:dateUtc="2026-06-17T10:36:00Z"/>
          <w:rFonts w:asciiTheme="minorHAnsi" w:eastAsiaTheme="minorHAnsi" w:hAnsiTheme="minorHAnsi" w:cstheme="minorBidi"/>
          <w:kern w:val="2"/>
          <w:sz w:val="18"/>
          <w:szCs w:val="18"/>
          <w:lang w:eastAsia="en-US"/>
          <w14:ligatures w14:val="standardContextual"/>
        </w:rPr>
      </w:pPr>
      <w:r w:rsidRPr="00BB68A9">
        <w:rPr>
          <w:rFonts w:asciiTheme="minorHAnsi" w:eastAsiaTheme="minorHAnsi" w:hAnsiTheme="minorHAnsi" w:cstheme="minorBidi"/>
          <w:kern w:val="2"/>
          <w:sz w:val="18"/>
          <w:szCs w:val="18"/>
          <w:lang w:eastAsia="en-US"/>
          <w14:ligatures w14:val="standardContextual"/>
        </w:rPr>
        <w:t>Delmålet ivareta</w:t>
      </w:r>
      <w:r w:rsidR="00C73909">
        <w:rPr>
          <w:rFonts w:asciiTheme="minorHAnsi" w:eastAsiaTheme="minorHAnsi" w:hAnsiTheme="minorHAnsi" w:cstheme="minorBidi"/>
          <w:kern w:val="2"/>
          <w:sz w:val="18"/>
          <w:szCs w:val="18"/>
          <w:lang w:eastAsia="en-US"/>
          <w14:ligatures w14:val="standardContextual"/>
        </w:rPr>
        <w:t>r</w:t>
      </w:r>
      <w:r w:rsidRPr="00BB68A9">
        <w:rPr>
          <w:rFonts w:asciiTheme="minorHAnsi" w:eastAsiaTheme="minorHAnsi" w:hAnsiTheme="minorHAnsi" w:cstheme="minorBidi"/>
          <w:kern w:val="2"/>
          <w:sz w:val="18"/>
          <w:szCs w:val="18"/>
          <w:lang w:eastAsia="en-US"/>
          <w14:ligatures w14:val="standardContextual"/>
        </w:rPr>
        <w:t xml:space="preserve"> innbyggers behov for helhet og oversikt, og støtte</w:t>
      </w:r>
      <w:r w:rsidR="00D322F3">
        <w:rPr>
          <w:rFonts w:asciiTheme="minorHAnsi" w:eastAsiaTheme="minorHAnsi" w:hAnsiTheme="minorHAnsi" w:cstheme="minorBidi"/>
          <w:kern w:val="2"/>
          <w:sz w:val="18"/>
          <w:szCs w:val="18"/>
          <w:lang w:eastAsia="en-US"/>
          <w14:ligatures w14:val="standardContextual"/>
        </w:rPr>
        <w:t>r</w:t>
      </w:r>
      <w:r w:rsidRPr="00BB68A9">
        <w:rPr>
          <w:rFonts w:asciiTheme="minorHAnsi" w:eastAsiaTheme="minorHAnsi" w:hAnsiTheme="minorHAnsi" w:cstheme="minorBidi"/>
          <w:kern w:val="2"/>
          <w:sz w:val="18"/>
          <w:szCs w:val="18"/>
          <w:lang w:eastAsia="en-US"/>
          <w14:ligatures w14:val="standardContextual"/>
        </w:rPr>
        <w:t xml:space="preserve"> regjeringens mål om å gjøre det enklere for pasienter og pårørende å delta i beslutninger om egen helse og behandling, samt øke helsekompetansen i befolkningen. </w:t>
      </w:r>
    </w:p>
    <w:p w14:paraId="229E2392" w14:textId="1CE5FA9B" w:rsidR="002F4AD0" w:rsidRDefault="002F4AD0" w:rsidP="00E54DAA">
      <w:pPr>
        <w:pStyle w:val="paragraph"/>
        <w:spacing w:before="0" w:beforeAutospacing="0" w:after="0" w:afterAutospacing="0" w:line="331" w:lineRule="auto"/>
        <w:textAlignment w:val="baseline"/>
        <w:rPr>
          <w:ins w:id="14" w:author="Kine Markman" w:date="2026-06-17T12:36:00Z" w16du:dateUtc="2026-06-17T10:36:00Z"/>
          <w:del w:id="15" w:author="Anne Greibrokk" w:date="2026-07-07T14:07:00Z" w16du:dateUtc="2026-07-07T12:07:00Z"/>
          <w:rFonts w:asciiTheme="minorHAnsi" w:eastAsiaTheme="minorHAnsi" w:hAnsiTheme="minorHAnsi" w:cstheme="minorBidi"/>
          <w:kern w:val="2"/>
          <w:sz w:val="18"/>
          <w:szCs w:val="18"/>
          <w:lang w:eastAsia="en-US"/>
          <w14:ligatures w14:val="standardContextual"/>
        </w:rPr>
      </w:pPr>
    </w:p>
    <w:p w14:paraId="69A564D7" w14:textId="56BA699B" w:rsidR="004D5348" w:rsidRPr="006B06CA" w:rsidDel="00716D8A" w:rsidRDefault="00AA7036" w:rsidP="00E54DAA">
      <w:r>
        <w:t>T</w:t>
      </w:r>
      <w:r w:rsidR="00E54DAA">
        <w:t xml:space="preserve">ilbudet på Helsenorge </w:t>
      </w:r>
      <w:r w:rsidR="00581E28">
        <w:t>er fremdeles</w:t>
      </w:r>
      <w:r w:rsidR="00E54DAA">
        <w:t xml:space="preserve"> fragmentert, og det er geografiske ulikheter og manglende sammenheng i tilbudet. Det er et viktig å sikre at vår felles helse- og omsorgstjeneste åpner for at innbyggere finner tjenester på Helsenorge, som inngår i et økosystem med andre digitale dialogtjenester. </w:t>
      </w:r>
    </w:p>
    <w:p w14:paraId="5A328914" w14:textId="54D2384C" w:rsidR="001C7F41" w:rsidRDefault="001C7F41" w:rsidP="00E54DAA">
      <w:r>
        <w:t>Realisering av d</w:t>
      </w:r>
      <w:r w:rsidR="00E54DAA" w:rsidRPr="006B06CA">
        <w:t xml:space="preserve">elmålet innebærer at </w:t>
      </w:r>
    </w:p>
    <w:p w14:paraId="7D8B5E90" w14:textId="77777777" w:rsidR="001C7F41" w:rsidRDefault="00E54DAA" w:rsidP="001C7F41">
      <w:pPr>
        <w:pStyle w:val="Listeavsnitt"/>
        <w:numPr>
          <w:ilvl w:val="0"/>
          <w:numId w:val="36"/>
        </w:numPr>
      </w:pPr>
      <w:r w:rsidRPr="006B06CA">
        <w:t xml:space="preserve">innbyggere, pasienter og pårørende får tilgang til å administrerere mest mulig av sitt behandlingsforløp, som inkluderer å se status på henvisninger, følge med på timeavtaler og endre disse. </w:t>
      </w:r>
    </w:p>
    <w:p w14:paraId="49FED217" w14:textId="77777777" w:rsidR="001C7F41" w:rsidRDefault="00E54DAA" w:rsidP="001C7F41">
      <w:pPr>
        <w:pStyle w:val="Listeavsnitt"/>
        <w:numPr>
          <w:ilvl w:val="0"/>
          <w:numId w:val="36"/>
        </w:numPr>
      </w:pPr>
      <w:r w:rsidRPr="006B06CA">
        <w:t>Innbygger skal også ha mulighet til å starte en digital dialog med helsekontaktene sine, foreta oppgaver som reseptfornyelse, og motta varsler eller brev når det skjer endringer eller når det foreligger prøvesvar.</w:t>
      </w:r>
    </w:p>
    <w:p w14:paraId="35C07485" w14:textId="23656BAA" w:rsidR="001C7F41" w:rsidRDefault="00E54DAA" w:rsidP="001C7F41">
      <w:pPr>
        <w:pStyle w:val="Listeavsnitt"/>
        <w:numPr>
          <w:ilvl w:val="0"/>
          <w:numId w:val="36"/>
        </w:numPr>
      </w:pPr>
      <w:r w:rsidRPr="006B06CA">
        <w:t xml:space="preserve">Innbygger skal også </w:t>
      </w:r>
      <w:r w:rsidR="008661EC">
        <w:t>ha tilgang på tjenester</w:t>
      </w:r>
      <w:r w:rsidRPr="006B06CA">
        <w:t xml:space="preserve"> som er relevante for behandlingsforløpet, og kunne gi fullmakt til sine nære. </w:t>
      </w:r>
    </w:p>
    <w:p w14:paraId="05B2AAC4" w14:textId="60EE6C5F" w:rsidR="00E54DAA" w:rsidRDefault="00E54DAA" w:rsidP="001C7F41">
      <w:pPr>
        <w:pStyle w:val="Listeavsnitt"/>
        <w:numPr>
          <w:ilvl w:val="0"/>
          <w:numId w:val="36"/>
        </w:numPr>
      </w:pPr>
      <w:r w:rsidRPr="006B06CA">
        <w:t>Innbygger skal kunne gjennomføre oppgaver i forbindelse med all helsehjelp som mottas fra den offentlige helsetjenesten, samt ha kontroll på hvem og hvordan de nærmeste involveres</w:t>
      </w:r>
      <w:r>
        <w:t>.</w:t>
      </w:r>
    </w:p>
    <w:p w14:paraId="764221DC" w14:textId="77777777" w:rsidR="00BE2180" w:rsidRDefault="00BE2180" w:rsidP="00BE2180">
      <w:pPr>
        <w:rPr>
          <w:ins w:id="16" w:author="Kine Markman" w:date="2026-06-17T12:40:00Z" w16du:dateUtc="2026-06-17T10:40:00Z"/>
        </w:rPr>
      </w:pPr>
    </w:p>
    <w:p w14:paraId="2032836C" w14:textId="13B71CED" w:rsidR="00046521" w:rsidRDefault="00BE2180" w:rsidP="001246A5">
      <w:r>
        <w:t xml:space="preserve">Innbyggere i Norge har i økende grad fått tilgang til tjenester via Helsenorge, noe som er i tråd med innbyggers rettigheter </w:t>
      </w:r>
      <w:r w:rsidR="009538DF">
        <w:t>i</w:t>
      </w:r>
      <w:r>
        <w:t xml:space="preserve"> den Europeiske helsedataforordningen (EHDS). EHDS forordningen </w:t>
      </w:r>
      <w:r w:rsidR="004C5B46">
        <w:t>gir</w:t>
      </w:r>
      <w:r>
        <w:t xml:space="preserve"> innbygger </w:t>
      </w:r>
      <w:r w:rsidR="001246A5">
        <w:t xml:space="preserve">bedre kontroll over egne helseopplysninger. </w:t>
      </w:r>
    </w:p>
    <w:p w14:paraId="7286B7D5" w14:textId="72DD5D94" w:rsidR="00374404" w:rsidRDefault="00374404" w:rsidP="00950561">
      <w:pPr>
        <w:pStyle w:val="Listeavsnitt"/>
        <w:numPr>
          <w:ilvl w:val="0"/>
          <w:numId w:val="39"/>
        </w:numPr>
      </w:pPr>
      <w:r>
        <w:t xml:space="preserve">Innbygger eller innbyggers </w:t>
      </w:r>
      <w:r w:rsidR="00BE2180">
        <w:t>representanter få</w:t>
      </w:r>
      <w:r w:rsidR="00F936D9">
        <w:t>r</w:t>
      </w:r>
      <w:r w:rsidR="00BE2180">
        <w:t xml:space="preserve"> rett til innsyn i egne helseopplysninger, mulighet til å skrive inn i egen journal, mulighet til å be om retting av egne opplysninger, mulighet til å </w:t>
      </w:r>
      <w:r w:rsidR="00816A89">
        <w:t>s</w:t>
      </w:r>
      <w:r w:rsidR="00BE2180">
        <w:t xml:space="preserve">ette tilgangsbegrensninger og tilgang til logg. </w:t>
      </w:r>
    </w:p>
    <w:p w14:paraId="6194DC70" w14:textId="77777777" w:rsidR="00374404" w:rsidRDefault="00BE2180" w:rsidP="00374404">
      <w:pPr>
        <w:pStyle w:val="Listeavsnitt"/>
        <w:numPr>
          <w:ilvl w:val="0"/>
          <w:numId w:val="38"/>
        </w:numPr>
      </w:pPr>
      <w:r w:rsidRPr="00256F55">
        <w:t>Innbyggertjenester kan forbedre informasjonsgrunnlaget for helsepersonell, blant annet ved retting av feil og tilføyelser i pasientjournaler. Dette kan redusere feil og unødvendig behandling, gjøre behandlingen mer målrettet og effektiv, og bidra til bedre ressursutnyttelse i helsetjenesten.</w:t>
      </w:r>
      <w:r>
        <w:t xml:space="preserve"> </w:t>
      </w:r>
    </w:p>
    <w:p w14:paraId="6AFE21A5" w14:textId="31349155" w:rsidR="00BE2180" w:rsidRDefault="00BE2180" w:rsidP="00950561">
      <w:pPr>
        <w:pStyle w:val="Listeavsnitt"/>
        <w:numPr>
          <w:ilvl w:val="0"/>
          <w:numId w:val="38"/>
        </w:numPr>
      </w:pPr>
      <w:r>
        <w:t xml:space="preserve">Ved sekundærbruk av helsedata skal innbyggere også ha mulighet til å reservere seg mot bruk av egne helseopplysninger, og rett til å bli informert ved vesentlige funn som kan ha betydning for egen helse. </w:t>
      </w:r>
    </w:p>
    <w:p w14:paraId="315B1522" w14:textId="35FD8D0F" w:rsidR="001C7F41" w:rsidRDefault="001C7F41" w:rsidP="001C7F41">
      <w:pPr>
        <w:rPr>
          <w:ins w:id="17" w:author="Kine Markman" w:date="2026-06-17T13:00:00Z" w16du:dateUtc="2026-06-17T11:00:00Z"/>
        </w:rPr>
      </w:pPr>
    </w:p>
    <w:p w14:paraId="46A75C11" w14:textId="0826B087" w:rsidR="00494D13" w:rsidRPr="00BB68A9" w:rsidRDefault="00494D13" w:rsidP="00494D13">
      <w:pPr>
        <w:pStyle w:val="paragraph"/>
        <w:spacing w:before="0" w:beforeAutospacing="0" w:after="0" w:afterAutospacing="0" w:line="331" w:lineRule="auto"/>
        <w:textAlignment w:val="baseline"/>
        <w:rPr>
          <w:rFonts w:asciiTheme="minorHAnsi" w:eastAsiaTheme="minorHAnsi" w:hAnsiTheme="minorHAnsi" w:cstheme="minorBidi"/>
          <w:kern w:val="2"/>
          <w:sz w:val="18"/>
          <w:szCs w:val="18"/>
          <w:lang w:eastAsia="en-US"/>
          <w14:ligatures w14:val="standardContextual"/>
        </w:rPr>
      </w:pPr>
      <w:r w:rsidRPr="00BB68A9">
        <w:rPr>
          <w:rFonts w:asciiTheme="minorHAnsi" w:eastAsiaTheme="minorHAnsi" w:hAnsiTheme="minorHAnsi" w:cstheme="minorBidi"/>
          <w:kern w:val="2"/>
          <w:sz w:val="18"/>
          <w:lang w:eastAsia="en-US"/>
          <w14:ligatures w14:val="standardContextual"/>
        </w:rPr>
        <w:t xml:space="preserve">Helsevalg tas hver dag hele livet, både når man er frisk og mens man er syk. Gode helsevalg er en forutsetning for at innbygger holder seg så frisk som mulig og dermed </w:t>
      </w:r>
      <w:r w:rsidR="00F555F1" w:rsidRPr="00F555F1">
        <w:rPr>
          <w:rFonts w:asciiTheme="minorHAnsi" w:eastAsiaTheme="minorHAnsi" w:hAnsiTheme="minorHAnsi" w:cstheme="minorBidi"/>
          <w:kern w:val="2"/>
          <w:sz w:val="18"/>
          <w:lang w:eastAsia="en-US"/>
          <w14:ligatures w14:val="standardContextual"/>
        </w:rPr>
        <w:t>redusere</w:t>
      </w:r>
      <w:r w:rsidR="00E737DE">
        <w:rPr>
          <w:rFonts w:asciiTheme="minorHAnsi" w:eastAsiaTheme="minorHAnsi" w:hAnsiTheme="minorHAnsi" w:cstheme="minorBidi"/>
          <w:kern w:val="2"/>
          <w:sz w:val="18"/>
          <w:lang w:eastAsia="en-US"/>
          <w14:ligatures w14:val="standardContextual"/>
        </w:rPr>
        <w:t>r</w:t>
      </w:r>
      <w:r w:rsidR="00F555F1" w:rsidRPr="00F555F1">
        <w:rPr>
          <w:rFonts w:asciiTheme="minorHAnsi" w:eastAsiaTheme="minorHAnsi" w:hAnsiTheme="minorHAnsi" w:cstheme="minorBidi"/>
          <w:kern w:val="2"/>
          <w:sz w:val="18"/>
          <w:lang w:eastAsia="en-US"/>
          <w14:ligatures w14:val="standardContextual"/>
        </w:rPr>
        <w:t xml:space="preserve"> behovet for helse- og omsorgstjenester.</w:t>
      </w:r>
      <w:r w:rsidRPr="00BB68A9">
        <w:rPr>
          <w:rFonts w:asciiTheme="minorHAnsi" w:eastAsiaTheme="minorHAnsi" w:hAnsiTheme="minorHAnsi" w:cstheme="minorBidi"/>
          <w:kern w:val="2"/>
          <w:sz w:val="18"/>
          <w:lang w:eastAsia="en-US"/>
          <w14:ligatures w14:val="standardContextual"/>
        </w:rPr>
        <w:t>. </w:t>
      </w:r>
      <w:r w:rsidR="009475D3" w:rsidRPr="009475D3">
        <w:rPr>
          <w:rFonts w:asciiTheme="minorHAnsi" w:eastAsiaTheme="minorHAnsi" w:hAnsiTheme="minorHAnsi" w:cstheme="minorBidi"/>
          <w:kern w:val="2"/>
          <w:sz w:val="18"/>
          <w:szCs w:val="18"/>
          <w:lang w:eastAsia="en-US"/>
          <w14:ligatures w14:val="standardContextual"/>
        </w:rPr>
        <w:t>For at innbyggerne skal kunne ta gode helsevalg</w:t>
      </w:r>
      <w:r w:rsidRPr="00BB68A9">
        <w:rPr>
          <w:rFonts w:asciiTheme="minorHAnsi" w:eastAsiaTheme="minorHAnsi" w:hAnsiTheme="minorHAnsi" w:cstheme="minorBidi"/>
          <w:kern w:val="2"/>
          <w:sz w:val="18"/>
          <w:szCs w:val="18"/>
          <w:lang w:eastAsia="en-US"/>
          <w14:ligatures w14:val="standardContextual"/>
        </w:rPr>
        <w:t xml:space="preserve"> er helsekompetanse og digital helsekompetanse en forutsetning. Helsekompetanse er evnen en person har til å </w:t>
      </w:r>
      <w:r>
        <w:rPr>
          <w:rFonts w:asciiTheme="minorHAnsi" w:eastAsiaTheme="minorHAnsi" w:hAnsiTheme="minorHAnsi" w:cstheme="minorBidi"/>
          <w:kern w:val="2"/>
          <w:sz w:val="18"/>
          <w:szCs w:val="18"/>
          <w:lang w:eastAsia="en-US"/>
          <w14:ligatures w14:val="standardContextual"/>
        </w:rPr>
        <w:t xml:space="preserve">finne frem, </w:t>
      </w:r>
      <w:r w:rsidRPr="00BB68A9">
        <w:rPr>
          <w:rFonts w:asciiTheme="minorHAnsi" w:eastAsiaTheme="minorHAnsi" w:hAnsiTheme="minorHAnsi" w:cstheme="minorBidi"/>
          <w:kern w:val="2"/>
          <w:sz w:val="18"/>
          <w:szCs w:val="18"/>
          <w:lang w:eastAsia="en-US"/>
          <w14:ligatures w14:val="standardContextual"/>
        </w:rPr>
        <w:t xml:space="preserve">forstå, vurdere og bruke helseinformasjon for å kunne gjøre kunnskapsbaserte valg relatert til egen helse. Dette gjelder valg knyttet til både livsstil, tiltak for </w:t>
      </w:r>
      <w:r w:rsidRPr="00BB68A9">
        <w:rPr>
          <w:rFonts w:asciiTheme="minorHAnsi" w:eastAsiaTheme="minorHAnsi" w:hAnsiTheme="minorHAnsi" w:cstheme="minorBidi"/>
          <w:kern w:val="2"/>
          <w:sz w:val="18"/>
          <w:szCs w:val="18"/>
          <w:lang w:eastAsia="en-US"/>
          <w14:ligatures w14:val="standardContextual"/>
        </w:rPr>
        <w:lastRenderedPageBreak/>
        <w:t>forebygging av sykdom, mestring av s</w:t>
      </w:r>
      <w:r w:rsidR="008A403C">
        <w:rPr>
          <w:rFonts w:asciiTheme="minorHAnsi" w:eastAsiaTheme="minorHAnsi" w:hAnsiTheme="minorHAnsi" w:cstheme="minorBidi"/>
          <w:kern w:val="2"/>
          <w:sz w:val="18"/>
          <w:szCs w:val="18"/>
          <w:lang w:eastAsia="en-US"/>
          <w14:ligatures w14:val="standardContextual"/>
        </w:rPr>
        <w:t>y</w:t>
      </w:r>
      <w:r w:rsidRPr="00BB68A9">
        <w:rPr>
          <w:rFonts w:asciiTheme="minorHAnsi" w:eastAsiaTheme="minorHAnsi" w:hAnsiTheme="minorHAnsi" w:cstheme="minorBidi"/>
          <w:kern w:val="2"/>
          <w:sz w:val="18"/>
          <w:szCs w:val="18"/>
          <w:lang w:eastAsia="en-US"/>
          <w14:ligatures w14:val="standardContextual"/>
        </w:rPr>
        <w:t>kdom og bruk av helse- og omsorgstjenesten</w:t>
      </w:r>
      <w:r>
        <w:rPr>
          <w:rFonts w:asciiTheme="minorHAnsi" w:eastAsiaTheme="minorHAnsi" w:hAnsiTheme="minorHAnsi" w:cstheme="minorBidi"/>
          <w:kern w:val="2"/>
          <w:sz w:val="18"/>
          <w:szCs w:val="18"/>
          <w:lang w:eastAsia="en-US"/>
          <w14:ligatures w14:val="standardContextual"/>
        </w:rPr>
        <w:t>.</w:t>
      </w:r>
      <w:r w:rsidRPr="00BB68A9">
        <w:rPr>
          <w:rFonts w:asciiTheme="minorHAnsi" w:eastAsiaTheme="minorHAnsi" w:hAnsiTheme="minorHAnsi" w:cstheme="minorBidi"/>
          <w:kern w:val="2"/>
          <w:sz w:val="18"/>
          <w:szCs w:val="18"/>
          <w:lang w:eastAsia="en-US"/>
          <w14:ligatures w14:val="standardContextual"/>
        </w:rPr>
        <w:t> </w:t>
      </w:r>
      <w:r w:rsidR="009D7383" w:rsidRPr="009D7383">
        <w:rPr>
          <w:rFonts w:asciiTheme="minorHAnsi" w:eastAsiaTheme="minorHAnsi" w:hAnsiTheme="minorHAnsi" w:cstheme="minorBidi"/>
          <w:kern w:val="2"/>
          <w:sz w:val="18"/>
          <w:szCs w:val="18"/>
          <w:lang w:eastAsia="en-US"/>
          <w14:ligatures w14:val="standardContextual"/>
        </w:rPr>
        <w:t>Det er derfor en viktig oppgave for helse- og omsorgstjenestene å støtte pasienter og brukere i å forstå, navigere i og benytte tjenestene på en hensiktsmessig måte</w:t>
      </w:r>
      <w:r w:rsidR="00B64BAA">
        <w:rPr>
          <w:rFonts w:asciiTheme="minorHAnsi" w:eastAsiaTheme="minorHAnsi" w:hAnsiTheme="minorHAnsi" w:cstheme="minorBidi"/>
          <w:kern w:val="2"/>
          <w:sz w:val="18"/>
          <w:szCs w:val="18"/>
          <w:lang w:eastAsia="en-US"/>
          <w14:ligatures w14:val="standardContextual"/>
        </w:rPr>
        <w:t xml:space="preserve"> for å opprettholde </w:t>
      </w:r>
      <w:r w:rsidRPr="00BB68A9" w:rsidDel="009D7383">
        <w:rPr>
          <w:rFonts w:asciiTheme="minorHAnsi" w:eastAsiaTheme="minorHAnsi" w:hAnsiTheme="minorHAnsi" w:cstheme="minorBidi"/>
          <w:kern w:val="2"/>
          <w:sz w:val="18"/>
          <w:szCs w:val="18"/>
          <w:lang w:eastAsia="en-US"/>
          <w14:ligatures w14:val="standardContextual"/>
        </w:rPr>
        <w:t>et bærekraftig helsetilbud</w:t>
      </w:r>
      <w:r>
        <w:rPr>
          <w:rFonts w:asciiTheme="minorHAnsi" w:eastAsiaTheme="minorHAnsi" w:hAnsiTheme="minorHAnsi" w:cstheme="minorBidi"/>
          <w:kern w:val="2"/>
          <w:sz w:val="18"/>
          <w:szCs w:val="18"/>
          <w:lang w:eastAsia="en-US"/>
          <w14:ligatures w14:val="standardContextual"/>
        </w:rPr>
        <w:t>.</w:t>
      </w:r>
      <w:r w:rsidRPr="00BB68A9">
        <w:rPr>
          <w:rFonts w:asciiTheme="minorHAnsi" w:eastAsiaTheme="minorHAnsi" w:hAnsiTheme="minorHAnsi" w:cstheme="minorBidi"/>
          <w:kern w:val="2"/>
          <w:sz w:val="18"/>
          <w:szCs w:val="18"/>
          <w:lang w:eastAsia="en-US"/>
          <w14:ligatures w14:val="standardContextual"/>
        </w:rPr>
        <w:t xml:space="preserve"> </w:t>
      </w:r>
    </w:p>
    <w:p w14:paraId="34F6194A" w14:textId="28F31291" w:rsidR="00494D13" w:rsidRDefault="00494D13" w:rsidP="003B5A4D">
      <w:pPr>
        <w:pStyle w:val="pf0"/>
        <w:spacing w:line="331" w:lineRule="auto"/>
      </w:pPr>
      <w:r w:rsidRPr="00BB68A9">
        <w:rPr>
          <w:rFonts w:asciiTheme="minorHAnsi" w:eastAsiaTheme="minorHAnsi" w:hAnsiTheme="minorHAnsi" w:cstheme="minorBidi"/>
          <w:kern w:val="2"/>
          <w:sz w:val="18"/>
          <w:szCs w:val="18"/>
          <w:lang w:eastAsia="en-US"/>
          <w14:ligatures w14:val="standardContextual"/>
        </w:rPr>
        <w:t>Helsenorge har et stort potensial for å styrke helsekompetansen. Gjennom å tilby kvalitetssikret og tilgjengelig informasjon om helse, sykdom, behandling og rettigheter, kan Helsenorge bidra til at innbyggere får bedre forutsetninger for å ivareta egen helse</w:t>
      </w:r>
      <w:r>
        <w:rPr>
          <w:rStyle w:val="Fotnotereferanse"/>
          <w:rFonts w:asciiTheme="minorHAnsi" w:eastAsiaTheme="minorHAnsi" w:hAnsiTheme="minorHAnsi" w:cstheme="minorBidi"/>
          <w:kern w:val="2"/>
          <w:sz w:val="18"/>
          <w:szCs w:val="18"/>
          <w:lang w:eastAsia="en-US"/>
          <w14:ligatures w14:val="standardContextual"/>
        </w:rPr>
        <w:footnoteReference w:id="2"/>
      </w:r>
      <w:r w:rsidRPr="00BB68A9">
        <w:rPr>
          <w:rFonts w:asciiTheme="minorHAnsi" w:eastAsiaTheme="minorHAnsi" w:hAnsiTheme="minorHAnsi" w:cstheme="minorBidi"/>
          <w:kern w:val="2"/>
          <w:sz w:val="18"/>
          <w:szCs w:val="18"/>
          <w:lang w:eastAsia="en-US"/>
          <w14:ligatures w14:val="standardContextual"/>
        </w:rPr>
        <w:t xml:space="preserve">. Plattformen </w:t>
      </w:r>
      <w:r w:rsidR="00D01E95">
        <w:rPr>
          <w:rFonts w:asciiTheme="minorHAnsi" w:eastAsiaTheme="minorHAnsi" w:hAnsiTheme="minorHAnsi" w:cstheme="minorBidi"/>
          <w:kern w:val="2"/>
          <w:sz w:val="18"/>
          <w:szCs w:val="18"/>
          <w:lang w:eastAsia="en-US"/>
          <w14:ligatures w14:val="standardContextual"/>
        </w:rPr>
        <w:t>bør</w:t>
      </w:r>
      <w:r w:rsidRPr="00BB68A9">
        <w:rPr>
          <w:rFonts w:asciiTheme="minorHAnsi" w:eastAsiaTheme="minorHAnsi" w:hAnsiTheme="minorHAnsi" w:cstheme="minorBidi"/>
          <w:kern w:val="2"/>
          <w:sz w:val="18"/>
          <w:szCs w:val="18"/>
          <w:lang w:eastAsia="en-US"/>
          <w14:ligatures w14:val="standardContextual"/>
        </w:rPr>
        <w:t xml:space="preserve"> brukes mer aktivt som et folkehelseverktøy, og inngå som en strategisk komponent i arbeidet med å fremme helsekompetanse på tvers av befolkningen. </w:t>
      </w:r>
    </w:p>
    <w:p w14:paraId="524EB9C6" w14:textId="36B4D305" w:rsidR="003B00BA" w:rsidDel="00BB4C17" w:rsidRDefault="00494D13" w:rsidP="00127FA8">
      <w:pPr>
        <w:keepNext/>
        <w:rPr>
          <w:del w:id="20" w:author="Kine Markman" w:date="2026-07-08T10:12:00Z" w16du:dateUtc="2026-07-08T08:12:00Z"/>
        </w:rPr>
      </w:pPr>
      <w:commentRangeStart w:id="21"/>
      <w:commentRangeStart w:id="22"/>
      <w:commentRangeStart w:id="23"/>
      <w:commentRangeStart w:id="24"/>
      <w:ins w:id="25" w:author="Kine Markman" w:date="2026-06-17T13:01:00Z" w16du:dateUtc="2026-06-17T11:01:00Z">
        <w:r w:rsidRPr="00F5523F">
          <w:rPr>
            <w:highlight w:val="yellow"/>
            <w:rPrChange w:id="26" w:author="Kine Markman" w:date="2026-08-11T11:57:00Z" w16du:dateUtc="2026-08-11T09:57:00Z">
              <w:rPr/>
            </w:rPrChange>
          </w:rPr>
          <w:t xml:space="preserve">Helse Midt-Norge RHF arbeider med tilpasning av informasjonsdeling mellom Helseplattformen og Helsenorge.no. Helse Midt-Norge dekker i stor grad </w:t>
        </w:r>
        <w:r w:rsidRPr="00F5523F">
          <w:rPr>
            <w:rFonts w:hint="eastAsia"/>
            <w:highlight w:val="yellow"/>
            <w:rPrChange w:id="27" w:author="Kine Markman" w:date="2026-08-11T11:57:00Z" w16du:dateUtc="2026-08-11T09:57:00Z">
              <w:rPr>
                <w:rFonts w:hint="eastAsia"/>
              </w:rPr>
            </w:rPrChange>
          </w:rPr>
          <w:t>ø</w:t>
        </w:r>
        <w:r w:rsidRPr="00F5523F">
          <w:rPr>
            <w:highlight w:val="yellow"/>
            <w:rPrChange w:id="28" w:author="Kine Markman" w:date="2026-08-11T11:57:00Z" w16du:dateUtc="2026-08-11T09:57:00Z">
              <w:rPr/>
            </w:rPrChange>
          </w:rPr>
          <w:t>nsket funksjonalitet regionalt for de akt</w:t>
        </w:r>
        <w:r w:rsidRPr="00F5523F">
          <w:rPr>
            <w:rFonts w:hint="eastAsia"/>
            <w:highlight w:val="yellow"/>
            <w:rPrChange w:id="29" w:author="Kine Markman" w:date="2026-08-11T11:57:00Z" w16du:dateUtc="2026-08-11T09:57:00Z">
              <w:rPr>
                <w:rFonts w:hint="eastAsia"/>
              </w:rPr>
            </w:rPrChange>
          </w:rPr>
          <w:t>ø</w:t>
        </w:r>
        <w:r w:rsidRPr="00F5523F">
          <w:rPr>
            <w:highlight w:val="yellow"/>
            <w:rPrChange w:id="30" w:author="Kine Markman" w:date="2026-08-11T11:57:00Z" w16du:dateUtc="2026-08-11T09:57:00Z">
              <w:rPr/>
            </w:rPrChange>
          </w:rPr>
          <w:t>rene som har tatt i bruk Helseplattforme</w:t>
        </w:r>
      </w:ins>
      <w:ins w:id="31" w:author="Kine Markman" w:date="2026-07-08T10:13:00Z" w16du:dateUtc="2026-07-08T08:13:00Z">
        <w:r w:rsidR="002C4D63" w:rsidRPr="00F5523F">
          <w:rPr>
            <w:highlight w:val="yellow"/>
            <w:rPrChange w:id="32" w:author="Kine Markman" w:date="2026-08-11T11:57:00Z" w16du:dateUtc="2026-08-11T09:57:00Z">
              <w:rPr/>
            </w:rPrChange>
          </w:rPr>
          <w:t>n</w:t>
        </w:r>
      </w:ins>
      <w:ins w:id="33" w:author="Anne Greibrokk" w:date="2026-07-13T10:20:00Z" w16du:dateUtc="2026-07-13T08:20:00Z">
        <w:r w:rsidR="004B5A4F" w:rsidRPr="00F5523F">
          <w:rPr>
            <w:highlight w:val="yellow"/>
            <w:rPrChange w:id="34" w:author="Kine Markman" w:date="2026-08-11T11:57:00Z" w16du:dateUtc="2026-08-11T09:57:00Z">
              <w:rPr/>
            </w:rPrChange>
          </w:rPr>
          <w:t>.</w:t>
        </w:r>
        <w:r w:rsidR="004B5A4F">
          <w:t xml:space="preserve"> </w:t>
        </w:r>
      </w:ins>
      <w:commentRangeEnd w:id="21"/>
      <w:r w:rsidR="00B817CF">
        <w:rPr>
          <w:rStyle w:val="Merknadsreferanse"/>
          <w:sz w:val="18"/>
          <w:szCs w:val="22"/>
        </w:rPr>
        <w:commentReference w:id="21"/>
      </w:r>
      <w:commentRangeEnd w:id="22"/>
      <w:r>
        <w:rPr>
          <w:rStyle w:val="Merknadsreferanse"/>
          <w:sz w:val="18"/>
          <w:szCs w:val="22"/>
        </w:rPr>
        <w:commentReference w:id="22"/>
      </w:r>
      <w:commentRangeEnd w:id="23"/>
      <w:r>
        <w:rPr>
          <w:rStyle w:val="Merknadsreferanse"/>
          <w:sz w:val="18"/>
          <w:szCs w:val="22"/>
        </w:rPr>
        <w:commentReference w:id="23"/>
      </w:r>
      <w:commentRangeEnd w:id="24"/>
      <w:r>
        <w:rPr>
          <w:rStyle w:val="Merknadsreferanse"/>
          <w:sz w:val="18"/>
          <w:szCs w:val="22"/>
        </w:rPr>
        <w:commentReference w:id="24"/>
      </w:r>
    </w:p>
    <w:p w14:paraId="08A6DFBB" w14:textId="77777777" w:rsidR="004B5A4F" w:rsidRDefault="004B5A4F" w:rsidP="00127FA8">
      <w:pPr>
        <w:keepNext/>
        <w:rPr>
          <w:ins w:id="38" w:author="Anne Greibrokk" w:date="2026-07-13T10:20:00Z" w16du:dateUtc="2026-07-13T08:20:00Z"/>
        </w:rPr>
      </w:pPr>
    </w:p>
    <w:p w14:paraId="2258B242" w14:textId="555282F7" w:rsidR="00C341D5" w:rsidRDefault="00C341D5" w:rsidP="00BB4C17">
      <w:pPr>
        <w:keepNext/>
      </w:pPr>
    </w:p>
    <w:p w14:paraId="4C419BBD" w14:textId="77777777" w:rsidR="00C341D5" w:rsidRPr="00BC54AE" w:rsidRDefault="00C341D5" w:rsidP="00C341D5">
      <w:pPr>
        <w:pStyle w:val="paragraph"/>
        <w:shd w:val="clear" w:color="auto" w:fill="F0F0F0"/>
        <w:spacing w:before="0" w:beforeAutospacing="0" w:after="0" w:afterAutospacing="0" w:line="331" w:lineRule="auto"/>
        <w:textAlignment w:val="baseline"/>
        <w:rPr>
          <w:rFonts w:asciiTheme="minorHAnsi" w:eastAsiaTheme="minorHAnsi" w:hAnsiTheme="minorHAnsi" w:cstheme="minorBidi"/>
          <w:b/>
          <w:bCs/>
          <w:kern w:val="2"/>
          <w:sz w:val="18"/>
          <w:szCs w:val="22"/>
          <w:lang w:eastAsia="en-US"/>
          <w14:ligatures w14:val="standardContextual"/>
        </w:rPr>
      </w:pPr>
      <w:r>
        <w:rPr>
          <w:rFonts w:asciiTheme="minorHAnsi" w:eastAsiaTheme="minorHAnsi" w:hAnsiTheme="minorHAnsi" w:cstheme="minorBidi"/>
          <w:b/>
          <w:bCs/>
          <w:kern w:val="2"/>
          <w:sz w:val="18"/>
          <w:lang w:eastAsia="en-US"/>
          <w14:ligatures w14:val="standardContextual"/>
        </w:rPr>
        <w:t>Innsynstjenester gjennom Helsenorge</w:t>
      </w:r>
    </w:p>
    <w:p w14:paraId="0C0074AF" w14:textId="77777777" w:rsidR="00C341D5" w:rsidRDefault="00C341D5" w:rsidP="00C341D5">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08891AF2" w14:textId="5496583D" w:rsidR="00C341D5" w:rsidRDefault="001772A2" w:rsidP="00C341D5">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r>
        <w:rPr>
          <w:rFonts w:asciiTheme="minorHAnsi" w:eastAsiaTheme="minorHAnsi" w:hAnsiTheme="minorHAnsi" w:cstheme="minorBidi"/>
          <w:kern w:val="2"/>
          <w:sz w:val="18"/>
          <w:lang w:eastAsia="en-US"/>
          <w14:ligatures w14:val="standardContextual"/>
        </w:rPr>
        <w:t xml:space="preserve">Innbyggertjenester skal gi innbyggere og deres representanter bedre oversikt og kontroll over egne helseopplysninger </w:t>
      </w:r>
      <w:r w:rsidR="00BA44AC">
        <w:rPr>
          <w:rFonts w:asciiTheme="minorHAnsi" w:eastAsiaTheme="minorHAnsi" w:hAnsiTheme="minorHAnsi" w:cstheme="minorBidi"/>
          <w:kern w:val="2"/>
          <w:sz w:val="18"/>
          <w:lang w:eastAsia="en-US"/>
          <w14:ligatures w14:val="standardContextual"/>
        </w:rPr>
        <w:t xml:space="preserve">gjennom Helsenorge. </w:t>
      </w:r>
      <w:r w:rsidR="00C341D5" w:rsidRPr="00F94966">
        <w:rPr>
          <w:rFonts w:asciiTheme="minorHAnsi" w:eastAsiaTheme="minorHAnsi" w:hAnsiTheme="minorHAnsi" w:cstheme="minorBidi"/>
          <w:kern w:val="2"/>
          <w:sz w:val="18"/>
          <w:lang w:eastAsia="en-US"/>
          <w14:ligatures w14:val="standardContextual"/>
        </w:rPr>
        <w:t xml:space="preserve">Tjenestene </w:t>
      </w:r>
      <w:r w:rsidR="00C341D5" w:rsidRPr="00DF2E26">
        <w:rPr>
          <w:rFonts w:asciiTheme="minorHAnsi" w:eastAsiaTheme="minorHAnsi" w:hAnsiTheme="minorHAnsi" w:cstheme="minorBidi"/>
          <w:b/>
          <w:kern w:val="2"/>
          <w:sz w:val="18"/>
          <w:lang w:eastAsia="en-US"/>
          <w14:ligatures w14:val="standardContextual"/>
        </w:rPr>
        <w:t>Pasientens journaldokumenter, Pasientens legemiddelliste</w:t>
      </w:r>
      <w:r w:rsidR="00A16DF9" w:rsidRPr="00DF2E26">
        <w:rPr>
          <w:rFonts w:asciiTheme="minorHAnsi" w:eastAsiaTheme="minorHAnsi" w:hAnsiTheme="minorHAnsi" w:cstheme="minorBidi"/>
          <w:b/>
          <w:kern w:val="2"/>
          <w:sz w:val="18"/>
          <w:lang w:eastAsia="en-US"/>
          <w14:ligatures w14:val="standardContextual"/>
        </w:rPr>
        <w:t>,</w:t>
      </w:r>
      <w:r w:rsidR="00C341D5" w:rsidRPr="00DF2E26">
        <w:rPr>
          <w:rFonts w:asciiTheme="minorHAnsi" w:eastAsiaTheme="minorHAnsi" w:hAnsiTheme="minorHAnsi" w:cstheme="minorBidi"/>
          <w:b/>
          <w:kern w:val="2"/>
          <w:sz w:val="18"/>
          <w:lang w:eastAsia="en-US"/>
          <w14:ligatures w14:val="standardContextual"/>
        </w:rPr>
        <w:t xml:space="preserve"> Pasientens pr</w:t>
      </w:r>
      <w:r w:rsidR="00C341D5" w:rsidRPr="00DF2E26">
        <w:rPr>
          <w:rFonts w:asciiTheme="minorHAnsi" w:eastAsiaTheme="minorHAnsi" w:hAnsiTheme="minorHAnsi" w:cstheme="minorBidi" w:hint="cs"/>
          <w:b/>
          <w:kern w:val="2"/>
          <w:sz w:val="18"/>
          <w:lang w:eastAsia="en-US"/>
          <w14:ligatures w14:val="standardContextual"/>
        </w:rPr>
        <w:t>ø</w:t>
      </w:r>
      <w:r w:rsidR="00C341D5" w:rsidRPr="00DF2E26">
        <w:rPr>
          <w:rFonts w:asciiTheme="minorHAnsi" w:eastAsiaTheme="minorHAnsi" w:hAnsiTheme="minorHAnsi" w:cstheme="minorBidi"/>
          <w:b/>
          <w:kern w:val="2"/>
          <w:sz w:val="18"/>
          <w:lang w:eastAsia="en-US"/>
          <w14:ligatures w14:val="standardContextual"/>
        </w:rPr>
        <w:t>vesvar</w:t>
      </w:r>
      <w:r w:rsidR="00C341D5" w:rsidRPr="00F94966">
        <w:rPr>
          <w:rFonts w:asciiTheme="minorHAnsi" w:eastAsiaTheme="minorHAnsi" w:hAnsiTheme="minorHAnsi" w:cstheme="minorBidi"/>
          <w:kern w:val="2"/>
          <w:sz w:val="18"/>
          <w:lang w:eastAsia="en-US"/>
          <w14:ligatures w14:val="standardContextual"/>
        </w:rPr>
        <w:t xml:space="preserve"> og </w:t>
      </w:r>
      <w:r w:rsidR="00C341D5" w:rsidRPr="00DF2E26">
        <w:rPr>
          <w:rFonts w:asciiTheme="minorHAnsi" w:eastAsiaTheme="minorHAnsi" w:hAnsiTheme="minorHAnsi" w:cstheme="minorBidi"/>
          <w:b/>
          <w:kern w:val="2"/>
          <w:sz w:val="18"/>
          <w:lang w:eastAsia="en-US"/>
          <w14:ligatures w14:val="standardContextual"/>
        </w:rPr>
        <w:t>Pasientens m</w:t>
      </w:r>
      <w:r w:rsidR="00C341D5" w:rsidRPr="00DF2E26">
        <w:rPr>
          <w:rFonts w:asciiTheme="minorHAnsi" w:eastAsiaTheme="minorHAnsi" w:hAnsiTheme="minorHAnsi" w:cstheme="minorBidi" w:hint="cs"/>
          <w:b/>
          <w:kern w:val="2"/>
          <w:sz w:val="18"/>
          <w:lang w:eastAsia="en-US"/>
          <w14:ligatures w14:val="standardContextual"/>
        </w:rPr>
        <w:t>å</w:t>
      </w:r>
      <w:r w:rsidR="00C341D5" w:rsidRPr="00DF2E26">
        <w:rPr>
          <w:rFonts w:asciiTheme="minorHAnsi" w:eastAsiaTheme="minorHAnsi" w:hAnsiTheme="minorHAnsi" w:cstheme="minorBidi"/>
          <w:b/>
          <w:kern w:val="2"/>
          <w:sz w:val="18"/>
          <w:lang w:eastAsia="en-US"/>
          <w14:ligatures w14:val="standardContextual"/>
        </w:rPr>
        <w:t>ledata</w:t>
      </w:r>
      <w:r w:rsidR="00C341D5" w:rsidRPr="00F94966">
        <w:rPr>
          <w:rFonts w:asciiTheme="minorHAnsi" w:eastAsiaTheme="minorHAnsi" w:hAnsiTheme="minorHAnsi" w:cstheme="minorBidi"/>
          <w:kern w:val="2"/>
          <w:sz w:val="18"/>
          <w:lang w:eastAsia="en-US"/>
          <w14:ligatures w14:val="standardContextual"/>
        </w:rPr>
        <w:t xml:space="preserve"> kan </w:t>
      </w:r>
      <w:r w:rsidR="00C06181" w:rsidRPr="00C06181">
        <w:rPr>
          <w:rFonts w:asciiTheme="minorHAnsi" w:eastAsiaTheme="minorHAnsi" w:hAnsiTheme="minorHAnsi" w:cstheme="minorBidi"/>
          <w:kern w:val="2"/>
          <w:sz w:val="18"/>
          <w:lang w:eastAsia="en-US"/>
          <w14:ligatures w14:val="standardContextual"/>
        </w:rPr>
        <w:t xml:space="preserve">bidra til å styrke innbyggernes eierskap </w:t>
      </w:r>
      <w:r w:rsidR="00D321BB">
        <w:rPr>
          <w:rFonts w:asciiTheme="minorHAnsi" w:eastAsiaTheme="minorHAnsi" w:hAnsiTheme="minorHAnsi" w:cstheme="minorBidi"/>
          <w:kern w:val="2"/>
          <w:sz w:val="18"/>
          <w:lang w:eastAsia="en-US"/>
          <w14:ligatures w14:val="standardContextual"/>
        </w:rPr>
        <w:t>og kontroll</w:t>
      </w:r>
      <w:r w:rsidR="001D464C">
        <w:rPr>
          <w:rFonts w:asciiTheme="minorHAnsi" w:eastAsiaTheme="minorHAnsi" w:hAnsiTheme="minorHAnsi" w:cstheme="minorBidi"/>
          <w:kern w:val="2"/>
          <w:sz w:val="18"/>
          <w:lang w:eastAsia="en-US"/>
          <w14:ligatures w14:val="standardContextual"/>
        </w:rPr>
        <w:t xml:space="preserve"> </w:t>
      </w:r>
      <w:r w:rsidR="008523A1">
        <w:rPr>
          <w:rFonts w:asciiTheme="minorHAnsi" w:eastAsiaTheme="minorHAnsi" w:hAnsiTheme="minorHAnsi" w:cstheme="minorBidi"/>
          <w:kern w:val="2"/>
          <w:sz w:val="18"/>
          <w:lang w:eastAsia="en-US"/>
          <w14:ligatures w14:val="standardContextual"/>
        </w:rPr>
        <w:t xml:space="preserve">over </w:t>
      </w:r>
      <w:r w:rsidR="008523A1" w:rsidRPr="00C06181">
        <w:rPr>
          <w:rFonts w:asciiTheme="minorHAnsi" w:eastAsiaTheme="minorHAnsi" w:hAnsiTheme="minorHAnsi" w:cstheme="minorBidi"/>
          <w:kern w:val="2"/>
          <w:sz w:val="18"/>
          <w:lang w:eastAsia="en-US"/>
          <w14:ligatures w14:val="standardContextual"/>
        </w:rPr>
        <w:t>egen</w:t>
      </w:r>
      <w:r w:rsidR="00C06181" w:rsidRPr="00C06181">
        <w:rPr>
          <w:rFonts w:asciiTheme="minorHAnsi" w:eastAsiaTheme="minorHAnsi" w:hAnsiTheme="minorHAnsi" w:cstheme="minorBidi"/>
          <w:kern w:val="2"/>
          <w:sz w:val="18"/>
          <w:lang w:eastAsia="en-US"/>
          <w14:ligatures w14:val="standardContextual"/>
        </w:rPr>
        <w:t xml:space="preserve"> helse. Ved å gi enklere tilgang til relevant helseinformasjon legger tjenestene til rette for at innbyggerne kan ta en mer aktiv rolle i oppfølgingen og håndteringen av egen </w:t>
      </w:r>
      <w:r w:rsidR="0071089D">
        <w:rPr>
          <w:rFonts w:asciiTheme="minorHAnsi" w:eastAsiaTheme="minorHAnsi" w:hAnsiTheme="minorHAnsi" w:cstheme="minorBidi"/>
          <w:kern w:val="2"/>
          <w:sz w:val="18"/>
          <w:lang w:eastAsia="en-US"/>
          <w14:ligatures w14:val="standardContextual"/>
        </w:rPr>
        <w:t>og næres</w:t>
      </w:r>
      <w:r w:rsidR="00C06181" w:rsidRPr="00C06181">
        <w:rPr>
          <w:rFonts w:asciiTheme="minorHAnsi" w:eastAsiaTheme="minorHAnsi" w:hAnsiTheme="minorHAnsi" w:cstheme="minorBidi"/>
          <w:kern w:val="2"/>
          <w:sz w:val="18"/>
          <w:lang w:eastAsia="en-US"/>
          <w14:ligatures w14:val="standardContextual"/>
        </w:rPr>
        <w:t xml:space="preserve"> helse</w:t>
      </w:r>
      <w:r w:rsidR="0071089D">
        <w:rPr>
          <w:rFonts w:asciiTheme="minorHAnsi" w:eastAsiaTheme="minorHAnsi" w:hAnsiTheme="minorHAnsi" w:cstheme="minorBidi"/>
          <w:kern w:val="2"/>
          <w:sz w:val="18"/>
          <w:lang w:eastAsia="en-US"/>
          <w14:ligatures w14:val="standardContextual"/>
        </w:rPr>
        <w:t xml:space="preserve"> og mestring</w:t>
      </w:r>
      <w:r w:rsidR="00C91988">
        <w:rPr>
          <w:rFonts w:asciiTheme="minorHAnsi" w:eastAsiaTheme="minorHAnsi" w:hAnsiTheme="minorHAnsi" w:cstheme="minorBidi"/>
          <w:kern w:val="2"/>
          <w:sz w:val="18"/>
          <w:lang w:eastAsia="en-US"/>
          <w14:ligatures w14:val="standardContextual"/>
        </w:rPr>
        <w:t>.</w:t>
      </w:r>
    </w:p>
    <w:p w14:paraId="110B22A7" w14:textId="77777777" w:rsidR="00C341D5" w:rsidRDefault="00C341D5" w:rsidP="00C341D5">
      <w:pPr>
        <w:pStyle w:val="paragraph"/>
        <w:numPr>
          <w:ilvl w:val="0"/>
          <w:numId w:val="19"/>
        </w:numPr>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 xml:space="preserve">Deling av Pasientens journaldokumenter gir innbygger og helsepersonell sikker tilgang til informasjon om epikriser og sammenfatninger. Flere dokumenter blir tilgjengelig som følge av at flere kilder kobles på. </w:t>
      </w:r>
      <w:hyperlink r:id="rId34" w:history="1">
        <w:r w:rsidRPr="009D4D4C">
          <w:rPr>
            <w:rStyle w:val="Hyperkobling"/>
            <w:rFonts w:asciiTheme="minorHAnsi" w:eastAsiaTheme="minorEastAsia" w:hAnsiTheme="minorHAnsi" w:cstheme="minorBidi"/>
            <w:kern w:val="2"/>
            <w:sz w:val="18"/>
            <w:szCs w:val="18"/>
            <w:lang w:eastAsia="en-US"/>
            <w14:ligatures w14:val="standardContextual"/>
          </w:rPr>
          <w:t>Les mer om Pasientens journaldokumenter på Helsedirektoratets hjemmesider</w:t>
        </w:r>
      </w:hyperlink>
      <w:r>
        <w:rPr>
          <w:rFonts w:asciiTheme="minorHAnsi" w:eastAsiaTheme="minorEastAsia" w:hAnsiTheme="minorHAnsi" w:cstheme="minorBidi"/>
          <w:kern w:val="2"/>
          <w:sz w:val="18"/>
          <w:szCs w:val="18"/>
          <w:lang w:eastAsia="en-US"/>
          <w14:ligatures w14:val="standardContextual"/>
        </w:rPr>
        <w:t xml:space="preserve">. </w:t>
      </w:r>
    </w:p>
    <w:p w14:paraId="733D139E" w14:textId="28065590" w:rsidR="00C341D5" w:rsidRPr="0095430F" w:rsidRDefault="00C341D5" w:rsidP="0095430F">
      <w:pPr>
        <w:pStyle w:val="paragraph"/>
        <w:numPr>
          <w:ilvl w:val="0"/>
          <w:numId w:val="19"/>
        </w:numPr>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Pasientens legemiddelliste er en samlet og oppdatert oversikt over relevante opplysninger om pasientens legemiddelbehandling. Innbyggere f</w:t>
      </w:r>
      <w:r w:rsidR="0095430F">
        <w:rPr>
          <w:rFonts w:asciiTheme="minorHAnsi" w:eastAsiaTheme="minorEastAsia" w:hAnsiTheme="minorHAnsi" w:cstheme="minorBidi"/>
          <w:kern w:val="2"/>
          <w:sz w:val="18"/>
          <w:szCs w:val="18"/>
          <w:lang w:eastAsia="en-US"/>
          <w14:ligatures w14:val="standardContextual"/>
        </w:rPr>
        <w:t>å</w:t>
      </w:r>
      <w:r w:rsidRPr="0095430F">
        <w:rPr>
          <w:rFonts w:asciiTheme="minorHAnsi" w:eastAsiaTheme="minorEastAsia" w:hAnsiTheme="minorHAnsi" w:cstheme="minorBidi"/>
          <w:kern w:val="2"/>
          <w:sz w:val="18"/>
          <w:szCs w:val="18"/>
          <w:lang w:eastAsia="en-US"/>
          <w14:ligatures w14:val="standardContextual"/>
        </w:rPr>
        <w:t xml:space="preserve">r tilgang til sin PLL når helseaktørene i regionene tar i bruk PLL. </w:t>
      </w:r>
      <w:hyperlink r:id="rId35" w:history="1">
        <w:r w:rsidRPr="0095430F">
          <w:rPr>
            <w:rStyle w:val="Hyperkobling"/>
            <w:rFonts w:asciiTheme="minorHAnsi" w:eastAsiaTheme="minorEastAsia" w:hAnsiTheme="minorHAnsi" w:cstheme="minorBidi"/>
            <w:kern w:val="2"/>
            <w:sz w:val="18"/>
            <w:szCs w:val="18"/>
            <w:lang w:eastAsia="en-US"/>
            <w14:ligatures w14:val="standardContextual"/>
          </w:rPr>
          <w:t>Les mer om Pasientens legemiddelliste på Helsedirektoratets hjemmesider</w:t>
        </w:r>
      </w:hyperlink>
      <w:r w:rsidRPr="0095430F">
        <w:rPr>
          <w:rFonts w:asciiTheme="minorHAnsi" w:eastAsiaTheme="minorEastAsia" w:hAnsiTheme="minorHAnsi" w:cstheme="minorBidi"/>
          <w:kern w:val="2"/>
          <w:sz w:val="18"/>
          <w:szCs w:val="18"/>
          <w:lang w:eastAsia="en-US"/>
          <w14:ligatures w14:val="standardContextual"/>
        </w:rPr>
        <w:t xml:space="preserve">. </w:t>
      </w:r>
    </w:p>
    <w:p w14:paraId="09268206" w14:textId="64035C9C" w:rsidR="00C341D5" w:rsidRDefault="00C341D5" w:rsidP="00C341D5">
      <w:pPr>
        <w:pStyle w:val="paragraph"/>
        <w:numPr>
          <w:ilvl w:val="0"/>
          <w:numId w:val="19"/>
        </w:numPr>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 xml:space="preserve">Pasientens prøvesvar gir  tilgang til laboratorie- og radiologisvar digitalt. </w:t>
      </w:r>
      <w:r w:rsidR="00303D49">
        <w:rPr>
          <w:rFonts w:asciiTheme="minorHAnsi" w:eastAsiaTheme="minorEastAsia" w:hAnsiTheme="minorHAnsi" w:cstheme="minorBidi"/>
          <w:kern w:val="2"/>
          <w:sz w:val="18"/>
          <w:szCs w:val="18"/>
          <w:lang w:eastAsia="en-US"/>
          <w14:ligatures w14:val="standardContextual"/>
        </w:rPr>
        <w:t>Slik at i</w:t>
      </w:r>
      <w:r>
        <w:rPr>
          <w:rFonts w:asciiTheme="minorHAnsi" w:eastAsiaTheme="minorEastAsia" w:hAnsiTheme="minorHAnsi" w:cstheme="minorBidi"/>
          <w:kern w:val="2"/>
          <w:sz w:val="18"/>
          <w:szCs w:val="18"/>
          <w:lang w:eastAsia="en-US"/>
          <w14:ligatures w14:val="standardContextual"/>
        </w:rPr>
        <w:t>nnbygger får en samlet oversikt over sine prøver på Helsenorge.no. Mange innbyggere har allerede tilgang på sine prøvesvar</w:t>
      </w:r>
      <w:r w:rsidR="005A568D">
        <w:rPr>
          <w:rFonts w:asciiTheme="minorHAnsi" w:eastAsiaTheme="minorEastAsia" w:hAnsiTheme="minorHAnsi" w:cstheme="minorBidi"/>
          <w:kern w:val="2"/>
          <w:sz w:val="18"/>
          <w:szCs w:val="18"/>
          <w:lang w:eastAsia="en-US"/>
          <w14:ligatures w14:val="standardContextual"/>
        </w:rPr>
        <w:t xml:space="preserve"> og</w:t>
      </w:r>
      <w:r w:rsidR="00C56764">
        <w:rPr>
          <w:rFonts w:asciiTheme="minorHAnsi" w:eastAsiaTheme="minorEastAsia" w:hAnsiTheme="minorHAnsi" w:cstheme="minorBidi"/>
          <w:kern w:val="2"/>
          <w:sz w:val="18"/>
          <w:szCs w:val="18"/>
          <w:lang w:eastAsia="en-US"/>
          <w14:ligatures w14:val="standardContextual"/>
        </w:rPr>
        <w:t xml:space="preserve"> </w:t>
      </w:r>
      <w:r>
        <w:rPr>
          <w:rFonts w:asciiTheme="minorHAnsi" w:eastAsiaTheme="minorEastAsia" w:hAnsiTheme="minorHAnsi" w:cstheme="minorBidi"/>
          <w:kern w:val="2"/>
          <w:sz w:val="18"/>
          <w:szCs w:val="18"/>
          <w:lang w:eastAsia="en-US"/>
          <w14:ligatures w14:val="standardContextual"/>
        </w:rPr>
        <w:t xml:space="preserve">flere blir tilgjengelig som følge av at flere kilder kobles på tjenesten. </w:t>
      </w:r>
      <w:hyperlink r:id="rId36" w:history="1">
        <w:r w:rsidRPr="00654270">
          <w:rPr>
            <w:rStyle w:val="Hyperkobling"/>
            <w:rFonts w:asciiTheme="minorHAnsi" w:eastAsiaTheme="minorEastAsia" w:hAnsiTheme="minorHAnsi" w:cstheme="minorBidi"/>
            <w:kern w:val="2"/>
            <w:sz w:val="18"/>
            <w:szCs w:val="18"/>
            <w:lang w:eastAsia="en-US"/>
            <w14:ligatures w14:val="standardContextual"/>
          </w:rPr>
          <w:t>Les mer om Pasientens prøvesvar på Helsedirektoratets hjemmesider.</w:t>
        </w:r>
      </w:hyperlink>
    </w:p>
    <w:p w14:paraId="2556C9C4" w14:textId="1A591E1D" w:rsidR="00C341D5" w:rsidRPr="007328B0" w:rsidRDefault="00C341D5" w:rsidP="00C341D5">
      <w:pPr>
        <w:pStyle w:val="paragraph"/>
        <w:numPr>
          <w:ilvl w:val="0"/>
          <w:numId w:val="19"/>
        </w:numPr>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Pasientens måledata skal samle og tilgjengeliggjøre medisinske måledata for pasienter som er i behandling og har tatt oppfølging av ulike aktører på tvers av helse- og omsorgstjenesten.</w:t>
      </w:r>
      <w:r w:rsidR="00965D53">
        <w:rPr>
          <w:rFonts w:asciiTheme="minorHAnsi" w:eastAsiaTheme="minorEastAsia" w:hAnsiTheme="minorHAnsi" w:cstheme="minorBidi"/>
          <w:kern w:val="2"/>
          <w:sz w:val="18"/>
          <w:szCs w:val="18"/>
          <w:lang w:eastAsia="en-US"/>
          <w14:ligatures w14:val="standardContextual"/>
        </w:rPr>
        <w:t xml:space="preserve"> </w:t>
      </w:r>
      <w:r w:rsidR="00B336C4">
        <w:rPr>
          <w:rFonts w:asciiTheme="minorHAnsi" w:eastAsiaTheme="minorEastAsia" w:hAnsiTheme="minorHAnsi" w:cstheme="minorBidi"/>
          <w:kern w:val="2"/>
          <w:sz w:val="18"/>
          <w:szCs w:val="18"/>
          <w:lang w:eastAsia="en-US"/>
          <w14:ligatures w14:val="standardContextual"/>
        </w:rPr>
        <w:t xml:space="preserve">Personverninnstillinger </w:t>
      </w:r>
      <w:r w:rsidR="00A3107F">
        <w:rPr>
          <w:rFonts w:asciiTheme="minorHAnsi" w:eastAsiaTheme="minorEastAsia" w:hAnsiTheme="minorHAnsi" w:cstheme="minorBidi"/>
          <w:kern w:val="2"/>
          <w:sz w:val="18"/>
          <w:szCs w:val="18"/>
          <w:lang w:eastAsia="en-US"/>
          <w14:ligatures w14:val="standardContextual"/>
        </w:rPr>
        <w:t xml:space="preserve">og hvem som får tilgang til data fra tjenesten er </w:t>
      </w:r>
      <w:r w:rsidR="0004006E">
        <w:rPr>
          <w:rFonts w:asciiTheme="minorHAnsi" w:eastAsiaTheme="minorEastAsia" w:hAnsiTheme="minorHAnsi" w:cstheme="minorBidi"/>
          <w:kern w:val="2"/>
          <w:sz w:val="18"/>
          <w:szCs w:val="18"/>
          <w:lang w:eastAsia="en-US"/>
          <w14:ligatures w14:val="standardContextual"/>
        </w:rPr>
        <w:t>tilgjengelig for innbygger på Helsenorge.</w:t>
      </w:r>
      <w:r>
        <w:rPr>
          <w:rFonts w:asciiTheme="minorHAnsi" w:eastAsiaTheme="minorEastAsia" w:hAnsiTheme="minorHAnsi" w:cstheme="minorBidi"/>
          <w:kern w:val="2"/>
          <w:sz w:val="18"/>
          <w:szCs w:val="18"/>
          <w:lang w:eastAsia="en-US"/>
          <w14:ligatures w14:val="standardContextual"/>
        </w:rPr>
        <w:t xml:space="preserve"> </w:t>
      </w:r>
      <w:hyperlink r:id="rId37" w:history="1">
        <w:r w:rsidRPr="007328B0">
          <w:rPr>
            <w:rStyle w:val="Hyperkobling"/>
            <w:rFonts w:asciiTheme="minorHAnsi" w:eastAsiaTheme="minorEastAsia" w:hAnsiTheme="minorHAnsi" w:cstheme="minorBidi"/>
            <w:kern w:val="2"/>
            <w:sz w:val="18"/>
            <w:szCs w:val="18"/>
            <w:lang w:eastAsia="en-US"/>
            <w14:ligatures w14:val="standardContextual"/>
          </w:rPr>
          <w:t>Les mer om Pasientens måledata på Helsedirektoratet sine hjemmesider.</w:t>
        </w:r>
      </w:hyperlink>
      <w:r>
        <w:rPr>
          <w:rFonts w:asciiTheme="minorHAnsi" w:eastAsiaTheme="minorEastAsia" w:hAnsiTheme="minorHAnsi" w:cstheme="minorBidi"/>
          <w:kern w:val="2"/>
          <w:sz w:val="18"/>
          <w:szCs w:val="18"/>
          <w:lang w:eastAsia="en-US"/>
          <w14:ligatures w14:val="standardContextual"/>
        </w:rPr>
        <w:t xml:space="preserve"> </w:t>
      </w:r>
      <w:r w:rsidRPr="007328B0">
        <w:rPr>
          <w:rFonts w:asciiTheme="minorHAnsi" w:eastAsiaTheme="minorEastAsia" w:hAnsiTheme="minorHAnsi" w:cstheme="minorBidi"/>
          <w:kern w:val="2"/>
          <w:sz w:val="18"/>
          <w:szCs w:val="18"/>
          <w:lang w:eastAsia="en-US"/>
          <w14:ligatures w14:val="standardContextual"/>
        </w:rPr>
        <w:t xml:space="preserve"> </w:t>
      </w:r>
    </w:p>
    <w:p w14:paraId="0D8736C7" w14:textId="1FC701E1" w:rsidR="00C341D5" w:rsidRPr="007125E4" w:rsidRDefault="00C341D5" w:rsidP="00C341D5">
      <w:pPr>
        <w:pStyle w:val="paragraph"/>
        <w:spacing w:before="0" w:line="331" w:lineRule="auto"/>
        <w:rPr>
          <w:rStyle w:val="Hyperkobling"/>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T</w:t>
      </w:r>
      <w:r w:rsidRPr="007125E4">
        <w:rPr>
          <w:rFonts w:asciiTheme="minorHAnsi" w:eastAsiaTheme="minorEastAsia" w:hAnsiTheme="minorHAnsi" w:cstheme="minorBidi"/>
          <w:kern w:val="2"/>
          <w:sz w:val="18"/>
          <w:szCs w:val="18"/>
          <w:lang w:eastAsia="en-US"/>
          <w14:ligatures w14:val="standardContextual"/>
        </w:rPr>
        <w:t xml:space="preserve">jenestene omtales også under mål 2, </w:t>
      </w:r>
      <w:hyperlink w:anchor="_Delmål_2.E:_Helsepersonell" w:history="1">
        <w:r w:rsidRPr="007125E4">
          <w:rPr>
            <w:rStyle w:val="Hyperkobling"/>
            <w:rFonts w:asciiTheme="minorHAnsi" w:eastAsiaTheme="minorEastAsia" w:hAnsiTheme="minorHAnsi" w:cstheme="minorBidi"/>
            <w:kern w:val="2"/>
            <w:sz w:val="18"/>
            <w:lang w:eastAsia="en-US"/>
            <w14:ligatures w14:val="standardContextual"/>
          </w:rPr>
          <w:t>delmål 2.E (PLL)</w:t>
        </w:r>
      </w:hyperlink>
      <w:r w:rsidRPr="007125E4">
        <w:rPr>
          <w:rFonts w:asciiTheme="minorHAnsi" w:eastAsiaTheme="minorEastAsia" w:hAnsiTheme="minorHAnsi" w:cstheme="minorBidi"/>
          <w:kern w:val="2"/>
          <w:sz w:val="18"/>
          <w:szCs w:val="18"/>
          <w:lang w:eastAsia="en-US"/>
          <w14:ligatures w14:val="standardContextual"/>
        </w:rPr>
        <w:t xml:space="preserve"> og </w:t>
      </w:r>
      <w:r>
        <w:rPr>
          <w:rFonts w:asciiTheme="minorHAnsi" w:eastAsiaTheme="minorEastAsia" w:hAnsiTheme="minorHAnsi" w:cstheme="minorBidi"/>
          <w:kern w:val="2"/>
          <w:sz w:val="18"/>
          <w:lang w:eastAsia="en-US"/>
          <w14:ligatures w14:val="standardContextual"/>
        </w:rPr>
        <w:fldChar w:fldCharType="begin"/>
      </w:r>
      <w:r>
        <w:rPr>
          <w:rFonts w:asciiTheme="minorHAnsi" w:eastAsiaTheme="minorEastAsia" w:hAnsiTheme="minorHAnsi" w:cstheme="minorBidi"/>
          <w:kern w:val="2"/>
          <w:sz w:val="18"/>
          <w:lang w:eastAsia="en-US"/>
          <w14:ligatures w14:val="standardContextual"/>
        </w:rPr>
        <w:instrText>HYPERLINK  \l "_Delmål_2.F:_Helsepersonell"</w:instrText>
      </w:r>
      <w:r>
        <w:rPr>
          <w:rFonts w:asciiTheme="minorHAnsi" w:eastAsiaTheme="minorEastAsia" w:hAnsiTheme="minorHAnsi" w:cstheme="minorBidi"/>
          <w:kern w:val="2"/>
          <w:sz w:val="18"/>
          <w:lang w:eastAsia="en-US"/>
          <w14:ligatures w14:val="standardContextual"/>
        </w:rPr>
      </w:r>
      <w:r>
        <w:rPr>
          <w:rFonts w:asciiTheme="minorHAnsi" w:eastAsiaTheme="minorEastAsia" w:hAnsiTheme="minorHAnsi" w:cstheme="minorBidi"/>
          <w:kern w:val="2"/>
          <w:sz w:val="18"/>
          <w:lang w:eastAsia="en-US"/>
          <w14:ligatures w14:val="standardContextual"/>
        </w:rPr>
        <w:fldChar w:fldCharType="separate"/>
      </w:r>
      <w:r w:rsidR="00E82DA5">
        <w:rPr>
          <w:rStyle w:val="Hyperkobling"/>
          <w:rFonts w:asciiTheme="minorHAnsi" w:eastAsiaTheme="minorEastAsia" w:hAnsiTheme="minorHAnsi" w:cstheme="minorBidi"/>
          <w:kern w:val="2"/>
          <w:sz w:val="18"/>
          <w:lang w:eastAsia="en-US"/>
          <w14:ligatures w14:val="standardContextual"/>
        </w:rPr>
        <w:t>delmål 2</w:t>
      </w:r>
      <w:r w:rsidRPr="007125E4">
        <w:rPr>
          <w:rStyle w:val="Hyperkobling"/>
          <w:rFonts w:asciiTheme="minorHAnsi" w:eastAsiaTheme="minorEastAsia" w:hAnsiTheme="minorHAnsi" w:cstheme="minorBidi"/>
          <w:kern w:val="2"/>
          <w:sz w:val="18"/>
          <w:lang w:eastAsia="en-US"/>
          <w14:ligatures w14:val="standardContextual"/>
        </w:rPr>
        <w:t>.F (samhandlingsverktøy)</w:t>
      </w:r>
    </w:p>
    <w:p w14:paraId="71EC21E9" w14:textId="40305C7D" w:rsidR="00C341D5" w:rsidRDefault="00C341D5" w:rsidP="00C341D5">
      <w:pPr>
        <w:pStyle w:val="paragraph"/>
        <w:spacing w:before="0" w:line="331" w:lineRule="auto"/>
        <w:rPr>
          <w:rFonts w:asciiTheme="minorHAnsi" w:eastAsiaTheme="minorHAnsi" w:hAnsiTheme="minorHAnsi" w:cstheme="minorBidi"/>
          <w:kern w:val="2"/>
          <w:sz w:val="18"/>
          <w:lang w:eastAsia="en-US"/>
          <w14:ligatures w14:val="standardContextual"/>
        </w:rPr>
      </w:pPr>
      <w:r>
        <w:rPr>
          <w:rFonts w:asciiTheme="minorHAnsi" w:eastAsiaTheme="minorEastAsia" w:hAnsiTheme="minorHAnsi" w:cstheme="minorBidi"/>
          <w:kern w:val="2"/>
          <w:sz w:val="18"/>
          <w:lang w:eastAsia="en-US"/>
          <w14:ligatures w14:val="standardContextual"/>
        </w:rPr>
        <w:fldChar w:fldCharType="end"/>
      </w:r>
      <w:r w:rsidRPr="00EA231B">
        <w:rPr>
          <w:rFonts w:asciiTheme="minorHAnsi" w:eastAsiaTheme="minorHAnsi" w:hAnsiTheme="minorHAnsi" w:cstheme="minorBidi"/>
          <w:b/>
          <w:kern w:val="2"/>
          <w:sz w:val="18"/>
          <w:lang w:eastAsia="en-US"/>
          <w14:ligatures w14:val="standardContextual"/>
        </w:rPr>
        <w:t xml:space="preserve">Pasientens rekvisisjoner </w:t>
      </w:r>
      <w:r>
        <w:rPr>
          <w:rFonts w:asciiTheme="minorHAnsi" w:eastAsiaTheme="minorHAnsi" w:hAnsiTheme="minorHAnsi" w:cstheme="minorBidi"/>
          <w:kern w:val="2"/>
          <w:sz w:val="18"/>
          <w:lang w:eastAsia="en-US"/>
          <w14:ligatures w14:val="standardContextual"/>
        </w:rPr>
        <w:t>(ledes av Helse Vest RHF) er en løsning for elektronisk deling av rekvisisjoner på tvers av helsetjenestene. Tjenesten vil fjerne dagens manuelle prosesser med papir revisjoner og sikrer at informasjonen er tilgjengelig der pasienten befinner seg. Tjenesten med brukerfunksjonalitet på Helsenorge</w:t>
      </w:r>
      <w:r w:rsidR="00D9079E">
        <w:rPr>
          <w:rFonts w:asciiTheme="minorHAnsi" w:eastAsiaTheme="minorHAnsi" w:hAnsiTheme="minorHAnsi" w:cstheme="minorBidi"/>
          <w:kern w:val="2"/>
          <w:sz w:val="18"/>
          <w:lang w:eastAsia="en-US"/>
          <w14:ligatures w14:val="standardContextual"/>
        </w:rPr>
        <w:t xml:space="preserve"> er under utvikling.</w:t>
      </w:r>
      <w:r>
        <w:rPr>
          <w:rFonts w:asciiTheme="minorHAnsi" w:eastAsiaTheme="minorHAnsi" w:hAnsiTheme="minorHAnsi" w:cstheme="minorBidi"/>
          <w:kern w:val="2"/>
          <w:sz w:val="18"/>
          <w:lang w:eastAsia="en-US"/>
          <w14:ligatures w14:val="standardContextual"/>
        </w:rPr>
        <w:t xml:space="preserve"> Les mer </w:t>
      </w:r>
      <w:hyperlink r:id="rId38" w:history="1">
        <w:r w:rsidRPr="00FF1AAC">
          <w:rPr>
            <w:rStyle w:val="Hyperkobling"/>
            <w:rFonts w:asciiTheme="minorHAnsi" w:eastAsiaTheme="minorHAnsi" w:hAnsiTheme="minorHAnsi" w:cstheme="minorBidi"/>
            <w:kern w:val="2"/>
            <w:sz w:val="18"/>
            <w:lang w:eastAsia="en-US"/>
            <w14:ligatures w14:val="standardContextual"/>
          </w:rPr>
          <w:t>om tjenesten på Norsk helsenett sine hjemmesider</w:t>
        </w:r>
      </w:hyperlink>
      <w:r>
        <w:rPr>
          <w:rFonts w:asciiTheme="minorHAnsi" w:eastAsiaTheme="minorHAnsi" w:hAnsiTheme="minorHAnsi" w:cstheme="minorBidi"/>
          <w:kern w:val="2"/>
          <w:sz w:val="18"/>
          <w:lang w:eastAsia="en-US"/>
          <w14:ligatures w14:val="standardContextual"/>
        </w:rPr>
        <w:t xml:space="preserve">. </w:t>
      </w:r>
    </w:p>
    <w:p w14:paraId="37E36DC5" w14:textId="478B59FE" w:rsidR="00A04F3F" w:rsidRPr="00A85121" w:rsidRDefault="00A04F3F" w:rsidP="00A04F3F">
      <w:pPr>
        <w:spacing w:before="200" w:line="328" w:lineRule="auto"/>
      </w:pPr>
      <w:r w:rsidRPr="00A85121">
        <w:t xml:space="preserve">Kravene i </w:t>
      </w:r>
      <w:r w:rsidR="00097D8F">
        <w:t>Den Europeiske Helsedataforordningen (EHDS)</w:t>
      </w:r>
      <w:r w:rsidRPr="00A85121">
        <w:t xml:space="preserve"> vil f</w:t>
      </w:r>
      <w:r w:rsidRPr="00A85121">
        <w:rPr>
          <w:rFonts w:hint="eastAsia"/>
        </w:rPr>
        <w:t>ø</w:t>
      </w:r>
      <w:r w:rsidRPr="00A85121">
        <w:t xml:space="preserve">re til at </w:t>
      </w:r>
      <w:r w:rsidRPr="00A85121">
        <w:t xml:space="preserve">innbyggere </w:t>
      </w:r>
      <w:r w:rsidR="00250C9C">
        <w:t xml:space="preserve">får </w:t>
      </w:r>
      <w:r w:rsidRPr="00A85121">
        <w:t>tilgang til mer informasjon om egen helse via Helsenorge. Tilgang til Pasientoppsummering kommer med de f</w:t>
      </w:r>
      <w:r w:rsidRPr="00A85121">
        <w:rPr>
          <w:rFonts w:hint="eastAsia"/>
        </w:rPr>
        <w:t>ø</w:t>
      </w:r>
      <w:r w:rsidRPr="00A85121">
        <w:t xml:space="preserve">rste obligatoriske </w:t>
      </w:r>
      <w:r w:rsidRPr="00A85121">
        <w:t xml:space="preserve">kravene som </w:t>
      </w:r>
      <w:r w:rsidRPr="00A85121">
        <w:lastRenderedPageBreak/>
        <w:t>implementeres innen mars 2029. Pasientoppsummeringen skal gi innbygger rask tilgang til essensiell informasjon og forst</w:t>
      </w:r>
      <w:r w:rsidRPr="00A85121">
        <w:rPr>
          <w:rFonts w:hint="eastAsia"/>
        </w:rPr>
        <w:t>å</w:t>
      </w:r>
      <w:r w:rsidRPr="00A85121">
        <w:t xml:space="preserve">elige helseopplysninger om seg selv. Til mars 2031 skal Pasientoppsummering suppleres med flere obligatoriske krav. </w:t>
      </w:r>
      <w:r w:rsidR="00F55F33">
        <w:t xml:space="preserve">Innbygger får styrket personvern og kan </w:t>
      </w:r>
      <w:r w:rsidR="00525514">
        <w:t>for eks</w:t>
      </w:r>
      <w:r w:rsidR="00EC1D61">
        <w:t>empel</w:t>
      </w:r>
      <w:r w:rsidR="00F55F33">
        <w:t xml:space="preserve"> sperre tilgang til data.</w:t>
      </w:r>
      <w:r w:rsidR="0056176E">
        <w:t xml:space="preserve"> </w:t>
      </w:r>
      <w:r w:rsidRPr="00A85121">
        <w:t>Det stilles ogs</w:t>
      </w:r>
      <w:r w:rsidRPr="00A85121">
        <w:rPr>
          <w:rFonts w:hint="eastAsia"/>
        </w:rPr>
        <w:t>å</w:t>
      </w:r>
      <w:r w:rsidRPr="00A85121">
        <w:t xml:space="preserve"> krav i forordningen til at innbygger kan laste ned og laste opp helseopplysninger, og be om overføring helseopplysninger til en selvvalgt helsevirksomhet i Norge eller EU/EØS. Disse tjenesten må kunne samhandle med journalsystemene. Innbygger skal også varsles ved vesentlig funn av innbyggers helsedata brukt til sekundærbruk, det antas at denne varslingen vil gjøres via Helsenorge. </w:t>
      </w:r>
    </w:p>
    <w:p w14:paraId="1AC3AA72" w14:textId="2FC9BD8C" w:rsidR="002913DD" w:rsidRDefault="00590355" w:rsidP="00AF04B6">
      <w:pPr>
        <w:pStyle w:val="paragraph"/>
        <w:keepNext/>
        <w:spacing w:before="0" w:line="331" w:lineRule="auto"/>
      </w:pPr>
      <w:r>
        <w:rPr>
          <w:noProof/>
        </w:rPr>
        <w:drawing>
          <wp:anchor distT="0" distB="0" distL="114300" distR="114300" simplePos="0" relativeHeight="251658295" behindDoc="1" locked="0" layoutInCell="1" allowOverlap="1" wp14:anchorId="03E677E1" wp14:editId="621FB282">
            <wp:simplePos x="0" y="0"/>
            <wp:positionH relativeFrom="margin">
              <wp:posOffset>-1905</wp:posOffset>
            </wp:positionH>
            <wp:positionV relativeFrom="paragraph">
              <wp:posOffset>1242695</wp:posOffset>
            </wp:positionV>
            <wp:extent cx="5758180" cy="4417695"/>
            <wp:effectExtent l="0" t="0" r="0" b="1905"/>
            <wp:wrapTight wrapText="bothSides">
              <wp:wrapPolygon edited="0">
                <wp:start x="0" y="0"/>
                <wp:lineTo x="0" y="21516"/>
                <wp:lineTo x="21509" y="21516"/>
                <wp:lineTo x="21509" y="0"/>
                <wp:lineTo x="0" y="0"/>
              </wp:wrapPolygon>
            </wp:wrapTight>
            <wp:docPr id="1113389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89011" name="drawing"/>
                    <pic:cNvPicPr/>
                  </pic:nvPicPr>
                  <pic:blipFill>
                    <a:blip r:embed="rId39">
                      <a:extLst>
                        <a:ext uri="{28A0092B-C50C-407E-A947-70E740481C1C}">
                          <a14:useLocalDpi xmlns:a14="http://schemas.microsoft.com/office/drawing/2010/main" val="0"/>
                        </a:ext>
                      </a:extLst>
                    </a:blip>
                    <a:stretch>
                      <a:fillRect/>
                    </a:stretch>
                  </pic:blipFill>
                  <pic:spPr>
                    <a:xfrm>
                      <a:off x="0" y="0"/>
                      <a:ext cx="5758180" cy="4417695"/>
                    </a:xfrm>
                    <a:prstGeom prst="rect">
                      <a:avLst/>
                    </a:prstGeom>
                  </pic:spPr>
                </pic:pic>
              </a:graphicData>
            </a:graphic>
            <wp14:sizeRelV relativeFrom="margin">
              <wp14:pctHeight>0</wp14:pctHeight>
            </wp14:sizeRelV>
          </wp:anchor>
        </w:drawing>
      </w:r>
      <w:r w:rsidR="00C341D5" w:rsidRPr="00C221E9">
        <w:rPr>
          <w:rFonts w:asciiTheme="minorHAnsi" w:eastAsiaTheme="minorEastAsia" w:hAnsiTheme="minorHAnsi" w:cstheme="minorBidi"/>
          <w:kern w:val="2"/>
          <w:sz w:val="18"/>
          <w:szCs w:val="18"/>
          <w:lang w:eastAsia="en-US"/>
          <w14:ligatures w14:val="standardContextual"/>
        </w:rPr>
        <w:t>Mange innbygger ønsker tilgang til egne helseopplysninger</w:t>
      </w:r>
      <w:r w:rsidR="00DA1ADC">
        <w:rPr>
          <w:rFonts w:asciiTheme="minorHAnsi" w:eastAsiaTheme="minorEastAsia" w:hAnsiTheme="minorHAnsi" w:cstheme="minorBidi"/>
          <w:kern w:val="2"/>
          <w:sz w:val="18"/>
          <w:szCs w:val="18"/>
          <w:lang w:eastAsia="en-US"/>
          <w14:ligatures w14:val="standardContextual"/>
        </w:rPr>
        <w:t>.</w:t>
      </w:r>
      <w:r w:rsidR="00C341D5" w:rsidRPr="00C221E9">
        <w:rPr>
          <w:rFonts w:asciiTheme="minorHAnsi" w:eastAsiaTheme="minorEastAsia" w:hAnsiTheme="minorHAnsi" w:cstheme="minorBidi"/>
          <w:kern w:val="2"/>
          <w:sz w:val="18"/>
          <w:szCs w:val="18"/>
          <w:lang w:eastAsia="en-US"/>
          <w14:ligatures w14:val="standardContextual"/>
        </w:rPr>
        <w:t xml:space="preserve"> </w:t>
      </w:r>
      <w:r w:rsidR="00DA1ADC" w:rsidRPr="00DA1ADC">
        <w:rPr>
          <w:rFonts w:asciiTheme="minorHAnsi" w:eastAsiaTheme="minorEastAsia" w:hAnsiTheme="minorHAnsi" w:cstheme="minorBidi"/>
          <w:kern w:val="2"/>
          <w:sz w:val="18"/>
          <w:szCs w:val="18"/>
          <w:lang w:eastAsia="en-US"/>
          <w14:ligatures w14:val="standardContextual"/>
        </w:rPr>
        <w:t>Innbyggerundersøkelsen 202</w:t>
      </w:r>
      <w:r w:rsidR="000256C5">
        <w:rPr>
          <w:rFonts w:asciiTheme="minorHAnsi" w:eastAsiaTheme="minorEastAsia" w:hAnsiTheme="minorHAnsi" w:cstheme="minorBidi"/>
          <w:kern w:val="2"/>
          <w:sz w:val="18"/>
          <w:szCs w:val="18"/>
          <w:lang w:eastAsia="en-US"/>
          <w14:ligatures w14:val="standardContextual"/>
        </w:rPr>
        <w:t>5</w:t>
      </w:r>
      <w:r w:rsidR="00DA1ADC" w:rsidRPr="00DA1ADC">
        <w:rPr>
          <w:rFonts w:asciiTheme="minorHAnsi" w:eastAsiaTheme="minorEastAsia" w:hAnsiTheme="minorHAnsi" w:cstheme="minorBidi"/>
          <w:kern w:val="2"/>
          <w:sz w:val="18"/>
          <w:szCs w:val="18"/>
          <w:lang w:eastAsia="en-US"/>
          <w14:ligatures w14:val="standardContextual"/>
        </w:rPr>
        <w:t xml:space="preserve"> viser at tilgang til journaldokumenter fra fastlege</w:t>
      </w:r>
      <w:r w:rsidR="00C341D5" w:rsidRPr="00C221E9">
        <w:rPr>
          <w:rFonts w:asciiTheme="minorHAnsi" w:eastAsiaTheme="minorEastAsia" w:hAnsiTheme="minorHAnsi" w:cstheme="minorBidi"/>
          <w:kern w:val="2"/>
          <w:sz w:val="18"/>
          <w:szCs w:val="18"/>
          <w:lang w:eastAsia="en-US"/>
          <w14:ligatures w14:val="standardContextual"/>
        </w:rPr>
        <w:t xml:space="preserve"> og </w:t>
      </w:r>
      <w:r w:rsidR="00DA1ADC" w:rsidRPr="00DA1ADC">
        <w:rPr>
          <w:rFonts w:asciiTheme="minorHAnsi" w:eastAsiaTheme="minorEastAsia" w:hAnsiTheme="minorHAnsi" w:cstheme="minorBidi"/>
          <w:kern w:val="2"/>
          <w:sz w:val="18"/>
          <w:szCs w:val="18"/>
          <w:lang w:eastAsia="en-US"/>
          <w14:ligatures w14:val="standardContextual"/>
        </w:rPr>
        <w:t xml:space="preserve">prøvesvar er blant de mest etterspurte digitale helsetjenestene blant innbyggere som ønsker </w:t>
      </w:r>
      <w:r w:rsidR="00FB2A62">
        <w:rPr>
          <w:rFonts w:asciiTheme="minorHAnsi" w:eastAsiaTheme="minorEastAsia" w:hAnsiTheme="minorHAnsi" w:cstheme="minorBidi"/>
          <w:kern w:val="2"/>
          <w:sz w:val="18"/>
          <w:szCs w:val="18"/>
          <w:lang w:eastAsia="en-US"/>
          <w14:ligatures w14:val="standardContextual"/>
        </w:rPr>
        <w:t>flere digitale helsetjenester</w:t>
      </w:r>
      <w:ins w:id="39" w:author="Kine Markman" w:date="2026-08-26T09:50:00Z" w16du:dateUtc="2026-08-26T07:50:00Z">
        <w:r w:rsidR="007B50D6">
          <w:rPr>
            <w:rFonts w:asciiTheme="minorHAnsi" w:eastAsiaTheme="minorEastAsia" w:hAnsiTheme="minorHAnsi" w:cstheme="minorBidi"/>
            <w:kern w:val="2"/>
            <w:sz w:val="18"/>
            <w:szCs w:val="18"/>
            <w:lang w:eastAsia="en-US"/>
            <w14:ligatures w14:val="standardContextual"/>
          </w:rPr>
          <w:t xml:space="preserve"> </w:t>
        </w:r>
      </w:ins>
      <w:r w:rsidR="000256C5">
        <w:rPr>
          <w:rFonts w:asciiTheme="minorHAnsi" w:eastAsiaTheme="minorEastAsia" w:hAnsiTheme="minorHAnsi" w:cstheme="minorBidi"/>
          <w:kern w:val="2"/>
          <w:sz w:val="18"/>
          <w:szCs w:val="18"/>
          <w:lang w:eastAsia="en-US"/>
          <w14:ligatures w14:val="standardContextual"/>
        </w:rPr>
        <w:t>(</w:t>
      </w:r>
      <w:hyperlink r:id="rId40" w:history="1">
        <w:r w:rsidR="000256C5" w:rsidRPr="000256C5">
          <w:rPr>
            <w:rStyle w:val="Hyperkobling"/>
            <w:rFonts w:asciiTheme="minorHAnsi" w:eastAsiaTheme="minorEastAsia" w:hAnsiTheme="minorHAnsi" w:cstheme="minorBidi"/>
            <w:sz w:val="18"/>
            <w:szCs w:val="18"/>
          </w:rPr>
          <w:t>Innbyggerundersøkelsen om digitalisering i helse- og omsorgstjenesten 2025</w:t>
        </w:r>
        <w:r w:rsidR="000256C5">
          <w:rPr>
            <w:rStyle w:val="Hyperkobling"/>
            <w:rFonts w:asciiTheme="minorHAnsi" w:eastAsiaTheme="minorEastAsia" w:hAnsiTheme="minorHAnsi" w:cstheme="minorBidi"/>
            <w:sz w:val="18"/>
            <w:szCs w:val="18"/>
          </w:rPr>
          <w:t>).</w:t>
        </w:r>
        <w:r w:rsidR="000256C5" w:rsidRPr="000256C5">
          <w:rPr>
            <w:rStyle w:val="Hyperkobling"/>
            <w:rFonts w:asciiTheme="minorHAnsi" w:eastAsiaTheme="minorEastAsia" w:hAnsiTheme="minorHAnsi" w:cstheme="minorBidi"/>
            <w:sz w:val="18"/>
            <w:szCs w:val="18"/>
          </w:rPr>
          <w:t xml:space="preserve"> </w:t>
        </w:r>
      </w:hyperlink>
    </w:p>
    <w:p w14:paraId="2B53E14B" w14:textId="47462055" w:rsidR="00127FA8" w:rsidRPr="00DA7AA6" w:rsidRDefault="002913DD" w:rsidP="00DE65D2">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w:t>
      </w:r>
      <w:r w:rsidR="0025052D">
        <w:rPr>
          <w:noProof/>
        </w:rPr>
        <w:fldChar w:fldCharType="end"/>
      </w:r>
      <w:r>
        <w:t xml:space="preserve"> Veikart for pågående og planlagte aktiviteter for innsynstjenester til innbygger gjennom Helsenorge</w:t>
      </w:r>
    </w:p>
    <w:p w14:paraId="10E51964" w14:textId="7797C065" w:rsidR="00127FA8" w:rsidRPr="00BC54AE" w:rsidRDefault="005E1224" w:rsidP="00127FA8">
      <w:pPr>
        <w:pStyle w:val="paragraph"/>
        <w:shd w:val="clear" w:color="auto" w:fill="F0F0F0"/>
        <w:spacing w:before="0" w:beforeAutospacing="0" w:after="0" w:afterAutospacing="0" w:line="331" w:lineRule="auto"/>
        <w:textAlignment w:val="baseline"/>
        <w:rPr>
          <w:rFonts w:asciiTheme="minorHAnsi" w:eastAsiaTheme="minorHAnsi" w:hAnsiTheme="minorHAnsi" w:cstheme="minorBidi"/>
          <w:b/>
          <w:bCs/>
          <w:kern w:val="2"/>
          <w:sz w:val="18"/>
          <w:szCs w:val="22"/>
          <w:lang w:eastAsia="en-US"/>
          <w14:ligatures w14:val="standardContextual"/>
        </w:rPr>
      </w:pPr>
      <w:r>
        <w:rPr>
          <w:rFonts w:asciiTheme="minorHAnsi" w:eastAsiaTheme="minorHAnsi" w:hAnsiTheme="minorHAnsi" w:cstheme="minorBidi"/>
          <w:b/>
          <w:bCs/>
          <w:kern w:val="2"/>
          <w:sz w:val="18"/>
          <w:lang w:eastAsia="en-US"/>
          <w14:ligatures w14:val="standardContextual"/>
        </w:rPr>
        <w:t xml:space="preserve">Tjenester </w:t>
      </w:r>
      <w:r w:rsidR="003929B7">
        <w:rPr>
          <w:rFonts w:asciiTheme="minorHAnsi" w:eastAsiaTheme="minorHAnsi" w:hAnsiTheme="minorHAnsi" w:cstheme="minorBidi"/>
          <w:b/>
          <w:bCs/>
          <w:kern w:val="2"/>
          <w:sz w:val="18"/>
          <w:lang w:eastAsia="en-US"/>
          <w14:ligatures w14:val="standardContextual"/>
        </w:rPr>
        <w:t xml:space="preserve">for samhandling </w:t>
      </w:r>
      <w:r w:rsidR="00566209">
        <w:rPr>
          <w:rFonts w:asciiTheme="minorHAnsi" w:eastAsiaTheme="minorHAnsi" w:hAnsiTheme="minorHAnsi" w:cstheme="minorBidi"/>
          <w:b/>
          <w:bCs/>
          <w:kern w:val="2"/>
          <w:sz w:val="18"/>
          <w:lang w:eastAsia="en-US"/>
          <w14:ligatures w14:val="standardContextual"/>
        </w:rPr>
        <w:t xml:space="preserve">med helsetjenesten </w:t>
      </w:r>
      <w:r w:rsidR="003929B7">
        <w:rPr>
          <w:rFonts w:asciiTheme="minorHAnsi" w:eastAsiaTheme="minorHAnsi" w:hAnsiTheme="minorHAnsi" w:cstheme="minorBidi"/>
          <w:b/>
          <w:bCs/>
          <w:kern w:val="2"/>
          <w:sz w:val="18"/>
          <w:lang w:eastAsia="en-US"/>
          <w14:ligatures w14:val="standardContextual"/>
        </w:rPr>
        <w:t>gjennom Helsenorge</w:t>
      </w:r>
      <w:r w:rsidR="00D9283B">
        <w:rPr>
          <w:rFonts w:asciiTheme="minorHAnsi" w:eastAsiaTheme="minorHAnsi" w:hAnsiTheme="minorHAnsi" w:cstheme="minorBidi"/>
          <w:b/>
          <w:bCs/>
          <w:kern w:val="2"/>
          <w:sz w:val="18"/>
          <w:lang w:eastAsia="en-US"/>
          <w14:ligatures w14:val="standardContextual"/>
        </w:rPr>
        <w:t xml:space="preserve"> </w:t>
      </w:r>
    </w:p>
    <w:p w14:paraId="400BC780" w14:textId="7D6042E0" w:rsidR="00127FA8"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sidRPr="5FDF0F97">
        <w:rPr>
          <w:rFonts w:asciiTheme="minorHAnsi" w:eastAsiaTheme="minorEastAsia" w:hAnsiTheme="minorHAnsi" w:cstheme="minorBidi"/>
          <w:b/>
          <w:kern w:val="2"/>
          <w:sz w:val="18"/>
          <w:szCs w:val="18"/>
          <w:lang w:eastAsia="en-US"/>
          <w14:ligatures w14:val="standardContextual"/>
        </w:rPr>
        <w:t>Digi</w:t>
      </w:r>
      <w:r w:rsidR="009916FE">
        <w:rPr>
          <w:rFonts w:asciiTheme="minorHAnsi" w:eastAsiaTheme="minorEastAsia" w:hAnsiTheme="minorHAnsi" w:cstheme="minorBidi"/>
          <w:b/>
          <w:kern w:val="2"/>
          <w:sz w:val="18"/>
          <w:szCs w:val="18"/>
          <w:lang w:eastAsia="en-US"/>
          <w14:ligatures w14:val="standardContextual"/>
        </w:rPr>
        <w:t>h</w:t>
      </w:r>
      <w:r w:rsidRPr="5FDF0F97">
        <w:rPr>
          <w:rFonts w:asciiTheme="minorHAnsi" w:eastAsiaTheme="minorEastAsia" w:hAnsiTheme="minorHAnsi" w:cstheme="minorBidi"/>
          <w:b/>
          <w:kern w:val="2"/>
          <w:sz w:val="18"/>
          <w:szCs w:val="18"/>
          <w:lang w:eastAsia="en-US"/>
          <w14:ligatures w14:val="standardContextual"/>
        </w:rPr>
        <w:t xml:space="preserve">else </w:t>
      </w:r>
      <w:r w:rsidRPr="5FDF0F97">
        <w:rPr>
          <w:rFonts w:asciiTheme="minorHAnsi" w:eastAsiaTheme="minorEastAsia" w:hAnsiTheme="minorHAnsi" w:cstheme="minorBidi"/>
          <w:kern w:val="2"/>
          <w:sz w:val="18"/>
          <w:szCs w:val="18"/>
          <w:lang w:eastAsia="en-US"/>
          <w14:ligatures w14:val="standardContextual"/>
        </w:rPr>
        <w:t>gir brukere av hjemmebaserte tjenester og deres pårørende med fullmakt mulighet til å ha dialog</w:t>
      </w:r>
      <w:r w:rsidR="000E59AF">
        <w:rPr>
          <w:rFonts w:asciiTheme="minorHAnsi" w:eastAsiaTheme="minorEastAsia" w:hAnsiTheme="minorHAnsi" w:cstheme="minorBidi"/>
          <w:kern w:val="2"/>
          <w:sz w:val="18"/>
          <w:szCs w:val="18"/>
          <w:lang w:eastAsia="en-US"/>
          <w14:ligatures w14:val="standardContextual"/>
        </w:rPr>
        <w:t xml:space="preserve"> digitalt</w:t>
      </w:r>
      <w:r w:rsidRPr="5FDF0F97">
        <w:rPr>
          <w:rFonts w:asciiTheme="minorHAnsi" w:eastAsiaTheme="minorEastAsia" w:hAnsiTheme="minorHAnsi" w:cstheme="minorBidi"/>
          <w:kern w:val="2"/>
          <w:sz w:val="18"/>
          <w:szCs w:val="18"/>
          <w:lang w:eastAsia="en-US"/>
          <w14:ligatures w14:val="standardContextual"/>
        </w:rPr>
        <w:t xml:space="preserve"> med helsetjenestene i sin kommune, via Helsenorge. </w:t>
      </w:r>
      <w:r w:rsidRPr="5FDF0F97">
        <w:rPr>
          <w:rFonts w:asciiTheme="minorHAnsi" w:eastAsiaTheme="minorEastAsia" w:hAnsiTheme="minorHAnsi" w:cstheme="minorBidi"/>
          <w:sz w:val="18"/>
          <w:szCs w:val="18"/>
          <w:lang w:eastAsia="en-US"/>
        </w:rPr>
        <w:t xml:space="preserve">Formålet med Digihelse er å forbedre samarbeidet mellom pasienter, pårørende og helsepersonell. </w:t>
      </w:r>
    </w:p>
    <w:p w14:paraId="2CF70CAE" w14:textId="499F470E" w:rsidR="00127FA8" w:rsidRPr="00903CAD" w:rsidRDefault="00127FA8" w:rsidP="00903CAD">
      <w:pPr>
        <w:spacing w:before="200"/>
        <w:rPr>
          <w:rFonts w:eastAsia="Times New Roman" w:cs="Times New Roman"/>
          <w:kern w:val="0"/>
          <w:szCs w:val="18"/>
          <w:lang w:eastAsia="nb-NO"/>
          <w14:ligatures w14:val="none"/>
        </w:rPr>
      </w:pPr>
      <w:r w:rsidRPr="00B641A0">
        <w:rPr>
          <w:rFonts w:eastAsia="Roboto" w:cs="Roboto"/>
          <w:kern w:val="24"/>
          <w:szCs w:val="18"/>
          <w:lang w:eastAsia="nb-NO"/>
          <w14:ligatures w14:val="none"/>
        </w:rPr>
        <w:t xml:space="preserve">Les mer </w:t>
      </w:r>
      <w:hyperlink r:id="rId41" w:history="1">
        <w:r w:rsidRPr="00B641A0">
          <w:rPr>
            <w:rFonts w:eastAsia="Roboto" w:cs="Segoe UI"/>
            <w:color w:val="004EAD" w:themeColor="accent1" w:themeShade="BF"/>
            <w:kern w:val="24"/>
            <w:szCs w:val="18"/>
            <w:u w:val="single"/>
            <w:lang w:eastAsia="nb-NO"/>
            <w14:ligatures w14:val="none"/>
          </w:rPr>
          <w:t xml:space="preserve">om </w:t>
        </w:r>
      </w:hyperlink>
      <w:hyperlink r:id="rId42" w:history="1">
        <w:r w:rsidRPr="00B641A0">
          <w:rPr>
            <w:rFonts w:eastAsia="Roboto" w:cs="Segoe UI"/>
            <w:color w:val="004EAD" w:themeColor="accent1" w:themeShade="BF"/>
            <w:kern w:val="24"/>
            <w:szCs w:val="18"/>
            <w:u w:val="single"/>
            <w:lang w:eastAsia="nb-NO"/>
            <w14:ligatures w14:val="none"/>
          </w:rPr>
          <w:t>Digihelse</w:t>
        </w:r>
      </w:hyperlink>
      <w:hyperlink r:id="rId43" w:history="1">
        <w:r w:rsidRPr="00B641A0">
          <w:rPr>
            <w:rFonts w:eastAsia="Roboto" w:cs="Segoe UI"/>
            <w:color w:val="004EAD" w:themeColor="accent1" w:themeShade="BF"/>
            <w:kern w:val="24"/>
            <w:szCs w:val="18"/>
            <w:u w:val="single"/>
            <w:lang w:eastAsia="nb-NO"/>
            <w14:ligatures w14:val="none"/>
          </w:rPr>
          <w:t xml:space="preserve"> på Norsk Helsenett sine hjemmesider</w:t>
        </w:r>
      </w:hyperlink>
    </w:p>
    <w:p w14:paraId="0D2DD85A" w14:textId="77777777" w:rsidR="00127FA8" w:rsidRPr="00BC54AE"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32D1A5ED" w14:textId="090A2D46" w:rsidR="00127FA8"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sidRPr="47ADCFF1">
        <w:rPr>
          <w:rFonts w:asciiTheme="minorHAnsi" w:eastAsiaTheme="minorEastAsia" w:hAnsiTheme="minorHAnsi" w:cstheme="minorBidi"/>
          <w:b/>
          <w:kern w:val="2"/>
          <w:sz w:val="18"/>
          <w:szCs w:val="18"/>
          <w:lang w:eastAsia="en-US"/>
          <w14:ligatures w14:val="standardContextual"/>
        </w:rPr>
        <w:lastRenderedPageBreak/>
        <w:t>DigiHelsestasjon</w:t>
      </w:r>
      <w:r w:rsidRPr="47ADCFF1">
        <w:rPr>
          <w:rFonts w:asciiTheme="minorHAnsi" w:eastAsiaTheme="minorEastAsia" w:hAnsiTheme="minorHAnsi" w:cstheme="minorBidi"/>
          <w:kern w:val="2"/>
          <w:sz w:val="18"/>
          <w:szCs w:val="18"/>
          <w:lang w:eastAsia="en-US"/>
          <w14:ligatures w14:val="standardContextual"/>
        </w:rPr>
        <w:t xml:space="preserve"> </w:t>
      </w:r>
      <w:r>
        <w:rPr>
          <w:rFonts w:asciiTheme="minorHAnsi" w:eastAsiaTheme="minorEastAsia" w:hAnsiTheme="minorHAnsi" w:cstheme="minorBidi"/>
          <w:kern w:val="2"/>
          <w:sz w:val="18"/>
          <w:szCs w:val="18"/>
          <w:lang w:eastAsia="en-US"/>
          <w14:ligatures w14:val="standardContextual"/>
        </w:rPr>
        <w:t xml:space="preserve">gjør det mulig for småbarnsforeldre til ungdom å kommunisere direkte med helsestasjon, skolehelsetjenesten eller helsestasjon for ungdom via Helsenorge. </w:t>
      </w:r>
      <w:r w:rsidR="00ED6BAF">
        <w:rPr>
          <w:rFonts w:asciiTheme="minorHAnsi" w:eastAsiaTheme="minorEastAsia" w:hAnsiTheme="minorHAnsi" w:cstheme="minorBidi"/>
          <w:kern w:val="2"/>
          <w:sz w:val="18"/>
          <w:szCs w:val="18"/>
          <w:lang w:eastAsia="en-US"/>
          <w14:ligatures w14:val="standardContextual"/>
        </w:rPr>
        <w:t>Via</w:t>
      </w:r>
      <w:r w:rsidR="006966CC">
        <w:rPr>
          <w:rFonts w:asciiTheme="minorHAnsi" w:eastAsiaTheme="minorEastAsia" w:hAnsiTheme="minorHAnsi" w:cstheme="minorBidi"/>
          <w:kern w:val="2"/>
          <w:sz w:val="18"/>
          <w:szCs w:val="18"/>
          <w:lang w:eastAsia="en-US"/>
          <w14:ligatures w14:val="standardContextual"/>
        </w:rPr>
        <w:t xml:space="preserve"> en trygg digital plattform med høy sikkerhet</w:t>
      </w:r>
      <w:r>
        <w:rPr>
          <w:rFonts w:asciiTheme="minorHAnsi" w:eastAsiaTheme="minorEastAsia" w:hAnsiTheme="minorHAnsi" w:cstheme="minorBidi"/>
          <w:kern w:val="2"/>
          <w:sz w:val="18"/>
          <w:szCs w:val="18"/>
          <w:lang w:eastAsia="en-US"/>
          <w14:ligatures w14:val="standardContextual"/>
        </w:rPr>
        <w:t xml:space="preserve"> kan innbyggerne enkelt sende meldinger, bestille og avbestille timer, få varsler og motta kvalitetssikret helseinformasjon via. </w:t>
      </w:r>
    </w:p>
    <w:p w14:paraId="2FD7358A" w14:textId="7C01FD74" w:rsidR="00127FA8"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 xml:space="preserve">For helsepersonell gir løsningen en effektiv arbeidsflyt der henvendelser registreres direkte i det elektroniske pasientjournalen (EPJ). Dette sikrer bedre dokumentasjon og mer tid til faglig arbeid. </w:t>
      </w:r>
    </w:p>
    <w:p w14:paraId="6E2DAAB3" w14:textId="77777777" w:rsidR="00127FA8" w:rsidRPr="00B641A0" w:rsidRDefault="00127FA8" w:rsidP="00127FA8">
      <w:pPr>
        <w:pStyle w:val="paragraph"/>
        <w:spacing w:before="0" w:line="331" w:lineRule="auto"/>
        <w:textAlignment w:val="baseline"/>
        <w:rPr>
          <w:rFonts w:asciiTheme="minorHAnsi" w:eastAsiaTheme="minorEastAsia" w:hAnsiTheme="minorHAnsi"/>
          <w:sz w:val="18"/>
          <w:szCs w:val="18"/>
        </w:rPr>
      </w:pPr>
      <w:r w:rsidRPr="00B641A0">
        <w:rPr>
          <w:rFonts w:asciiTheme="minorHAnsi" w:eastAsiaTheme="minorEastAsia" w:hAnsiTheme="minorHAnsi"/>
          <w:sz w:val="18"/>
          <w:szCs w:val="18"/>
        </w:rPr>
        <w:t xml:space="preserve">Les mer </w:t>
      </w:r>
      <w:hyperlink r:id="rId44" w:history="1">
        <w:r w:rsidRPr="00B641A0">
          <w:rPr>
            <w:rStyle w:val="Hyperkobling"/>
            <w:rFonts w:asciiTheme="minorHAnsi" w:eastAsiaTheme="minorEastAsia" w:hAnsiTheme="minorHAnsi"/>
            <w:sz w:val="18"/>
            <w:szCs w:val="18"/>
          </w:rPr>
          <w:t>DigiHelsestasjon</w:t>
        </w:r>
      </w:hyperlink>
      <w:hyperlink r:id="rId45" w:history="1">
        <w:r w:rsidRPr="00B641A0">
          <w:rPr>
            <w:rStyle w:val="Hyperkobling"/>
            <w:rFonts w:asciiTheme="minorHAnsi" w:eastAsiaTheme="minorEastAsia" w:hAnsiTheme="minorHAnsi"/>
            <w:sz w:val="18"/>
            <w:szCs w:val="18"/>
          </w:rPr>
          <w:t xml:space="preserve"> på Norsk Helsenett sine </w:t>
        </w:r>
      </w:hyperlink>
      <w:hyperlink r:id="rId46" w:history="1">
        <w:r w:rsidRPr="00B641A0">
          <w:rPr>
            <w:rStyle w:val="Hyperkobling"/>
            <w:rFonts w:asciiTheme="minorHAnsi" w:eastAsiaTheme="minorEastAsia" w:hAnsiTheme="minorHAnsi"/>
            <w:sz w:val="18"/>
            <w:szCs w:val="18"/>
          </w:rPr>
          <w:t>hjemmesider</w:t>
        </w:r>
      </w:hyperlink>
      <w:r w:rsidRPr="00B641A0">
        <w:rPr>
          <w:rFonts w:asciiTheme="minorHAnsi" w:eastAsiaTheme="minorEastAsia" w:hAnsiTheme="minorHAnsi"/>
          <w:sz w:val="18"/>
          <w:szCs w:val="18"/>
        </w:rPr>
        <w:t xml:space="preserve">   </w:t>
      </w:r>
    </w:p>
    <w:p w14:paraId="59EA83D7" w14:textId="5DAC4304" w:rsidR="00127FA8"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sz w:val="18"/>
          <w:szCs w:val="18"/>
          <w:lang w:eastAsia="en-US"/>
        </w:rPr>
      </w:pPr>
      <w:r w:rsidRPr="0012231B">
        <w:rPr>
          <w:rFonts w:asciiTheme="minorHAnsi" w:eastAsiaTheme="minorEastAsia" w:hAnsiTheme="minorHAnsi" w:cstheme="minorBidi"/>
          <w:b/>
          <w:sz w:val="18"/>
          <w:szCs w:val="18"/>
          <w:lang w:eastAsia="en-US"/>
        </w:rPr>
        <w:t>Felles innføringsløp</w:t>
      </w:r>
      <w:r w:rsidRPr="44EF6F75">
        <w:rPr>
          <w:rFonts w:asciiTheme="minorHAnsi" w:eastAsiaTheme="minorEastAsia" w:hAnsiTheme="minorHAnsi" w:cstheme="minorBidi"/>
          <w:b/>
          <w:sz w:val="18"/>
          <w:szCs w:val="18"/>
          <w:lang w:eastAsia="en-US"/>
        </w:rPr>
        <w:t xml:space="preserve"> </w:t>
      </w:r>
      <w:r w:rsidRPr="44EF6F75">
        <w:rPr>
          <w:rFonts w:asciiTheme="minorHAnsi" w:eastAsiaTheme="minorEastAsia" w:hAnsiTheme="minorHAnsi" w:cstheme="minorBidi"/>
          <w:sz w:val="18"/>
          <w:szCs w:val="18"/>
          <w:lang w:eastAsia="en-US"/>
        </w:rPr>
        <w:t>er en modell for innføring av helseteknologi og nasjonale e-helseløsninger</w:t>
      </w:r>
      <w:r>
        <w:rPr>
          <w:rFonts w:asciiTheme="minorHAnsi" w:eastAsiaTheme="minorEastAsia" w:hAnsiTheme="minorHAnsi" w:cstheme="minorBidi"/>
          <w:sz w:val="18"/>
          <w:szCs w:val="18"/>
          <w:lang w:eastAsia="en-US"/>
        </w:rPr>
        <w:t xml:space="preserve"> i kommunesektoren</w:t>
      </w:r>
      <w:r w:rsidRPr="44EF6F75">
        <w:rPr>
          <w:rFonts w:asciiTheme="minorHAnsi" w:eastAsiaTheme="minorEastAsia" w:hAnsiTheme="minorHAnsi" w:cstheme="minorBidi"/>
          <w:sz w:val="18"/>
          <w:szCs w:val="18"/>
          <w:lang w:eastAsia="en-US"/>
        </w:rPr>
        <w:t xml:space="preserve">. En samordnet struktur for nettverk innen e-helse vil bidra til at innføringen av e-helseløsninger går raskere. </w:t>
      </w:r>
      <w:r w:rsidR="00E535D9">
        <w:rPr>
          <w:rFonts w:asciiTheme="minorHAnsi" w:eastAsiaTheme="minorEastAsia" w:hAnsiTheme="minorHAnsi" w:cstheme="minorBidi"/>
          <w:sz w:val="18"/>
          <w:szCs w:val="18"/>
          <w:lang w:eastAsia="en-US"/>
        </w:rPr>
        <w:t>M</w:t>
      </w:r>
      <w:r w:rsidRPr="44EF6F75">
        <w:rPr>
          <w:rFonts w:asciiTheme="minorHAnsi" w:eastAsiaTheme="minorEastAsia" w:hAnsiTheme="minorHAnsi" w:cstheme="minorBidi"/>
          <w:sz w:val="18"/>
          <w:szCs w:val="18"/>
          <w:lang w:eastAsia="en-US"/>
        </w:rPr>
        <w:t xml:space="preserve">odellen er laget i samarbeid med KS, Norsk helsenett og ressurspersoner fra ulike nettverk, og målet er å understøtte felles innføringsløp innen nasjonale e-helseløsninger og helseteknologi, samt bruk av kompetanse og kapasitet i nettverket i større grad. </w:t>
      </w:r>
      <w:r>
        <w:rPr>
          <w:rFonts w:asciiTheme="minorHAnsi" w:eastAsiaTheme="minorEastAsia" w:hAnsiTheme="minorHAnsi" w:cstheme="minorBidi"/>
          <w:sz w:val="18"/>
          <w:szCs w:val="18"/>
          <w:lang w:eastAsia="en-US"/>
        </w:rPr>
        <w:t xml:space="preserve">Kommuner kan melde seg på felles innføringsløp for </w:t>
      </w:r>
      <w:r w:rsidR="00253B96">
        <w:rPr>
          <w:rFonts w:asciiTheme="minorHAnsi" w:eastAsiaTheme="minorEastAsia" w:hAnsiTheme="minorHAnsi" w:cstheme="minorBidi"/>
          <w:sz w:val="18"/>
          <w:szCs w:val="18"/>
          <w:lang w:eastAsia="en-US"/>
        </w:rPr>
        <w:t>nasjonale tjenester</w:t>
      </w:r>
      <w:r w:rsidR="002B0601">
        <w:rPr>
          <w:rFonts w:asciiTheme="minorHAnsi" w:eastAsiaTheme="minorEastAsia" w:hAnsiTheme="minorHAnsi" w:cstheme="minorBidi"/>
          <w:sz w:val="18"/>
          <w:szCs w:val="18"/>
          <w:lang w:eastAsia="en-US"/>
        </w:rPr>
        <w:t>.</w:t>
      </w:r>
      <w:r w:rsidR="00253B96">
        <w:rPr>
          <w:rFonts w:asciiTheme="minorHAnsi" w:eastAsiaTheme="minorEastAsia" w:hAnsiTheme="minorHAnsi" w:cstheme="minorBidi"/>
          <w:sz w:val="18"/>
          <w:szCs w:val="18"/>
          <w:lang w:eastAsia="en-US"/>
        </w:rPr>
        <w:t xml:space="preserve"> </w:t>
      </w:r>
    </w:p>
    <w:p w14:paraId="14D0A979" w14:textId="77777777" w:rsidR="00127FA8"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sz w:val="18"/>
          <w:szCs w:val="18"/>
          <w:lang w:eastAsia="en-US"/>
        </w:rPr>
      </w:pPr>
    </w:p>
    <w:p w14:paraId="24023CAF" w14:textId="713F91AF" w:rsidR="00127FA8" w:rsidRPr="00FF7A85"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sz w:val="18"/>
          <w:szCs w:val="18"/>
          <w:lang w:eastAsia="en-US"/>
        </w:rPr>
      </w:pPr>
      <w:r w:rsidRPr="44EF6F75">
        <w:rPr>
          <w:rFonts w:asciiTheme="minorHAnsi" w:eastAsiaTheme="minorEastAsia" w:hAnsiTheme="minorHAnsi" w:cstheme="minorBidi"/>
          <w:sz w:val="18"/>
          <w:szCs w:val="18"/>
          <w:lang w:eastAsia="en-US"/>
        </w:rPr>
        <w:t>Les mer</w:t>
      </w:r>
      <w:r>
        <w:rPr>
          <w:rFonts w:asciiTheme="minorHAnsi" w:eastAsiaTheme="minorEastAsia" w:hAnsiTheme="minorHAnsi" w:cstheme="minorBidi"/>
          <w:sz w:val="18"/>
          <w:szCs w:val="18"/>
          <w:lang w:eastAsia="en-US"/>
        </w:rPr>
        <w:t xml:space="preserve"> om</w:t>
      </w:r>
      <w:hyperlink r:id="rId47" w:history="1">
        <w:r>
          <w:rPr>
            <w:rStyle w:val="Hyperkobling"/>
            <w:rFonts w:asciiTheme="minorHAnsi" w:eastAsiaTheme="minorEastAsia" w:hAnsiTheme="minorHAnsi" w:cstheme="minorBidi"/>
            <w:sz w:val="18"/>
            <w:szCs w:val="18"/>
            <w:lang w:eastAsia="en-US"/>
          </w:rPr>
          <w:t xml:space="preserve"> modell for innføring av helseteknologi og innføringsløp</w:t>
        </w:r>
      </w:hyperlink>
      <w:r>
        <w:rPr>
          <w:rStyle w:val="Hyperkobling"/>
          <w:rFonts w:asciiTheme="minorHAnsi" w:eastAsiaTheme="minorEastAsia" w:hAnsiTheme="minorHAnsi" w:cstheme="minorBidi"/>
          <w:sz w:val="18"/>
          <w:szCs w:val="18"/>
          <w:lang w:eastAsia="en-US"/>
        </w:rPr>
        <w:t xml:space="preserve"> </w:t>
      </w:r>
      <w:r w:rsidRPr="00FF7A85">
        <w:rPr>
          <w:rFonts w:asciiTheme="minorHAnsi" w:eastAsiaTheme="minorEastAsia" w:hAnsiTheme="minorHAnsi"/>
          <w:sz w:val="18"/>
          <w:szCs w:val="18"/>
        </w:rPr>
        <w:t>på KS sine hjemmesider.</w:t>
      </w:r>
    </w:p>
    <w:p w14:paraId="04DEC21F" w14:textId="77777777" w:rsidR="00127FA8" w:rsidRPr="00013558"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szCs w:val="22"/>
          <w:lang w:eastAsia="en-US"/>
          <w14:ligatures w14:val="standardContextual"/>
        </w:rPr>
      </w:pPr>
    </w:p>
    <w:p w14:paraId="1FE1E98A" w14:textId="64006A52" w:rsidR="00127FA8" w:rsidRPr="00BC54AE" w:rsidRDefault="00C33602" w:rsidP="00127FA8">
      <w:pPr>
        <w:pStyle w:val="paragraph"/>
        <w:spacing w:before="0" w:before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 xml:space="preserve">Innbyggere kan se og bli varslet om timer </w:t>
      </w:r>
      <w:r w:rsidR="00D86F8F">
        <w:rPr>
          <w:rFonts w:asciiTheme="minorHAnsi" w:eastAsiaTheme="minorEastAsia" w:hAnsiTheme="minorHAnsi" w:cstheme="minorBidi"/>
          <w:kern w:val="2"/>
          <w:sz w:val="18"/>
          <w:szCs w:val="18"/>
          <w:lang w:eastAsia="en-US"/>
          <w14:ligatures w14:val="standardContextual"/>
        </w:rPr>
        <w:t>hos</w:t>
      </w:r>
      <w:r w:rsidR="00EB05F8">
        <w:rPr>
          <w:rFonts w:asciiTheme="minorHAnsi" w:eastAsiaTheme="minorEastAsia" w:hAnsiTheme="minorHAnsi" w:cstheme="minorBidi"/>
          <w:kern w:val="2"/>
          <w:sz w:val="18"/>
          <w:szCs w:val="18"/>
          <w:lang w:eastAsia="en-US"/>
          <w14:ligatures w14:val="standardContextual"/>
        </w:rPr>
        <w:t xml:space="preserve"> enkelte</w:t>
      </w:r>
      <w:r w:rsidR="00D153BC">
        <w:rPr>
          <w:rFonts w:asciiTheme="minorHAnsi" w:eastAsiaTheme="minorEastAsia" w:hAnsiTheme="minorHAnsi" w:cstheme="minorBidi"/>
          <w:b/>
          <w:bCs/>
          <w:kern w:val="2"/>
          <w:sz w:val="18"/>
          <w:szCs w:val="18"/>
          <w:lang w:eastAsia="en-US"/>
          <w14:ligatures w14:val="standardContextual"/>
        </w:rPr>
        <w:t xml:space="preserve"> </w:t>
      </w:r>
      <w:r w:rsidR="00127FA8" w:rsidRPr="00B427EA">
        <w:rPr>
          <w:rFonts w:asciiTheme="minorHAnsi" w:eastAsiaTheme="minorEastAsia" w:hAnsiTheme="minorHAnsi" w:cstheme="minorBidi" w:hint="eastAsia"/>
          <w:b/>
          <w:bCs/>
          <w:kern w:val="2"/>
          <w:sz w:val="18"/>
          <w:szCs w:val="18"/>
          <w:lang w:eastAsia="en-US"/>
          <w14:ligatures w14:val="standardContextual"/>
        </w:rPr>
        <w:t>fysio- og manuellterapeuter</w:t>
      </w:r>
      <w:r w:rsidR="00A961E0">
        <w:rPr>
          <w:rFonts w:asciiTheme="minorHAnsi" w:eastAsiaTheme="minorEastAsia" w:hAnsiTheme="minorHAnsi" w:cstheme="minorBidi"/>
          <w:b/>
          <w:bCs/>
          <w:kern w:val="2"/>
          <w:sz w:val="18"/>
          <w:szCs w:val="18"/>
          <w:lang w:eastAsia="en-US"/>
          <w14:ligatures w14:val="standardContextual"/>
        </w:rPr>
        <w:t>.</w:t>
      </w:r>
      <w:r w:rsidR="00215DC7">
        <w:rPr>
          <w:rFonts w:asciiTheme="minorHAnsi" w:eastAsiaTheme="minorEastAsia" w:hAnsiTheme="minorHAnsi" w:cstheme="minorBidi"/>
          <w:kern w:val="2"/>
          <w:sz w:val="18"/>
          <w:szCs w:val="18"/>
          <w:lang w:eastAsia="en-US"/>
          <w14:ligatures w14:val="standardContextual"/>
        </w:rPr>
        <w:t xml:space="preserve"> </w:t>
      </w:r>
      <w:r w:rsidR="00127FA8">
        <w:rPr>
          <w:rFonts w:asciiTheme="minorHAnsi" w:eastAsiaTheme="minorEastAsia" w:hAnsiTheme="minorHAnsi" w:cstheme="minorBidi"/>
          <w:kern w:val="2"/>
          <w:sz w:val="18"/>
          <w:szCs w:val="18"/>
          <w:lang w:eastAsia="en-US"/>
          <w14:ligatures w14:val="standardContextual"/>
        </w:rPr>
        <w:t>Løsningen</w:t>
      </w:r>
      <w:r w:rsidR="00127FA8" w:rsidRPr="00AD2C84">
        <w:rPr>
          <w:rFonts w:asciiTheme="minorHAnsi" w:eastAsiaTheme="minorEastAsia" w:hAnsiTheme="minorHAnsi" w:cstheme="minorBidi"/>
          <w:kern w:val="2"/>
          <w:sz w:val="18"/>
          <w:szCs w:val="18"/>
          <w:lang w:eastAsia="en-US"/>
          <w14:ligatures w14:val="standardContextual"/>
        </w:rPr>
        <w:t xml:space="preserve"> tilrettelegger for trygg og fleksibel kommunikasjon med pasientene, samtidig som den bidrar til å redusere administrativt arbeid</w:t>
      </w:r>
      <w:r w:rsidR="00F05249">
        <w:rPr>
          <w:rFonts w:asciiTheme="minorHAnsi" w:eastAsiaTheme="minorEastAsia" w:hAnsiTheme="minorHAnsi" w:cstheme="minorBidi"/>
          <w:kern w:val="2"/>
          <w:sz w:val="18"/>
          <w:szCs w:val="18"/>
          <w:lang w:eastAsia="en-US"/>
          <w14:ligatures w14:val="standardContextual"/>
        </w:rPr>
        <w:t xml:space="preserve">. </w:t>
      </w:r>
    </w:p>
    <w:p w14:paraId="38C928B4" w14:textId="440C622E" w:rsidR="00127FA8" w:rsidRPr="00BC54AE" w:rsidRDefault="00127FA8" w:rsidP="00127FA8">
      <w:pPr>
        <w:pStyle w:val="paragraph"/>
        <w:spacing w:line="331" w:lineRule="auto"/>
        <w:textAlignment w:val="baseline"/>
        <w:rPr>
          <w:rFonts w:asciiTheme="minorHAnsi" w:eastAsiaTheme="minorEastAsia" w:hAnsiTheme="minorHAnsi" w:cstheme="minorBidi"/>
          <w:kern w:val="2"/>
          <w:sz w:val="18"/>
          <w:szCs w:val="18"/>
          <w:lang w:eastAsia="en-US"/>
          <w14:ligatures w14:val="standardContextual"/>
        </w:rPr>
      </w:pPr>
      <w:r w:rsidRPr="2436444C">
        <w:rPr>
          <w:rFonts w:asciiTheme="minorHAnsi" w:eastAsiaTheme="minorEastAsia" w:hAnsiTheme="minorHAnsi" w:cstheme="minorBidi"/>
          <w:kern w:val="2"/>
          <w:sz w:val="18"/>
          <w:szCs w:val="18"/>
          <w:lang w:eastAsia="en-US"/>
          <w14:ligatures w14:val="standardContextual"/>
        </w:rPr>
        <w:t>I tillegg til tjenestene som er innført på Helsenorge gjennom større satsninger</w:t>
      </w:r>
      <w:r w:rsidR="00510DBF">
        <w:rPr>
          <w:rFonts w:asciiTheme="minorHAnsi" w:eastAsiaTheme="minorEastAsia" w:hAnsiTheme="minorHAnsi" w:cstheme="minorBidi"/>
          <w:kern w:val="2"/>
          <w:sz w:val="18"/>
          <w:szCs w:val="18"/>
          <w:lang w:eastAsia="en-US"/>
          <w14:ligatures w14:val="standardContextual"/>
        </w:rPr>
        <w:t xml:space="preserve"> har </w:t>
      </w:r>
      <w:r w:rsidRPr="2436444C">
        <w:rPr>
          <w:rFonts w:asciiTheme="minorHAnsi" w:eastAsiaTheme="minorEastAsia" w:hAnsiTheme="minorHAnsi" w:cstheme="minorBidi"/>
          <w:kern w:val="2"/>
          <w:sz w:val="18"/>
          <w:szCs w:val="18"/>
          <w:lang w:eastAsia="en-US"/>
          <w14:ligatures w14:val="standardContextual"/>
        </w:rPr>
        <w:t xml:space="preserve">flere </w:t>
      </w:r>
      <w:r w:rsidR="00B427EA" w:rsidRPr="00B427EA">
        <w:rPr>
          <w:rFonts w:asciiTheme="minorHAnsi" w:eastAsiaTheme="minorEastAsia" w:hAnsiTheme="minorHAnsi" w:cstheme="minorBidi"/>
          <w:b/>
          <w:bCs/>
          <w:kern w:val="2"/>
          <w:sz w:val="18"/>
          <w:szCs w:val="18"/>
          <w:lang w:eastAsia="en-US"/>
          <w14:ligatures w14:val="standardContextual"/>
        </w:rPr>
        <w:t xml:space="preserve">kommuner </w:t>
      </w:r>
      <w:r w:rsidR="00B427EA" w:rsidRPr="2436444C">
        <w:rPr>
          <w:rFonts w:asciiTheme="minorHAnsi" w:eastAsiaTheme="minorEastAsia" w:hAnsiTheme="minorHAnsi" w:cstheme="minorBidi"/>
          <w:kern w:val="2"/>
          <w:sz w:val="18"/>
          <w:szCs w:val="18"/>
          <w:lang w:eastAsia="en-US"/>
          <w14:ligatures w14:val="standardContextual"/>
        </w:rPr>
        <w:t>valgt</w:t>
      </w:r>
      <w:r w:rsidRPr="2436444C">
        <w:rPr>
          <w:rFonts w:asciiTheme="minorHAnsi" w:eastAsiaTheme="minorEastAsia" w:hAnsiTheme="minorHAnsi" w:cstheme="minorBidi"/>
          <w:kern w:val="2"/>
          <w:sz w:val="18"/>
          <w:szCs w:val="18"/>
          <w:lang w:eastAsia="en-US"/>
          <w14:ligatures w14:val="standardContextual"/>
        </w:rPr>
        <w:t xml:space="preserve"> å gi innbyggere tilgang til helsekontakter på Helsenorge for ulike tjenester i kommunen. Eksempler</w:t>
      </w:r>
      <w:r w:rsidR="008231FC">
        <w:rPr>
          <w:rFonts w:asciiTheme="minorHAnsi" w:eastAsiaTheme="minorEastAsia" w:hAnsiTheme="minorHAnsi" w:cstheme="minorBidi"/>
          <w:kern w:val="2"/>
          <w:sz w:val="18"/>
          <w:szCs w:val="18"/>
          <w:lang w:eastAsia="en-US"/>
          <w14:ligatures w14:val="standardContextual"/>
        </w:rPr>
        <w:t xml:space="preserve"> på dette</w:t>
      </w:r>
      <w:r w:rsidRPr="2436444C">
        <w:rPr>
          <w:rFonts w:asciiTheme="minorHAnsi" w:eastAsiaTheme="minorEastAsia" w:hAnsiTheme="minorHAnsi" w:cstheme="minorBidi"/>
          <w:kern w:val="2"/>
          <w:sz w:val="18"/>
          <w:szCs w:val="18"/>
          <w:lang w:eastAsia="en-US"/>
          <w14:ligatures w14:val="standardContextual"/>
        </w:rPr>
        <w:t xml:space="preserve"> er helsetjenester i hjemmet, praktisk bistand, hjelpemidler, ergoterapi og frisklivstilbud. Noen kommuner har åpnet for digital kontakt for helsetjenester som demensteam, koordinator med/uten individuell plan, medisinering, kreftteam, rus og psykiatri, dagtilbud/aktivitetssenter og ulike bolig, og bo-støtte tilbud.</w:t>
      </w:r>
    </w:p>
    <w:p w14:paraId="1E7AC8E8" w14:textId="0739E34E" w:rsidR="00127FA8" w:rsidRPr="000D33B1" w:rsidRDefault="00127FA8" w:rsidP="00127FA8">
      <w:pPr>
        <w:pStyle w:val="paragraph"/>
        <w:spacing w:before="0" w:beforeAutospacing="0" w:after="0" w:afterAutospacing="0" w:line="331" w:lineRule="auto"/>
        <w:textAlignment w:val="baseline"/>
        <w:rPr>
          <w:rFonts w:eastAsiaTheme="minorHAnsi"/>
          <w:kern w:val="2"/>
          <w14:ligatures w14:val="standardContextual"/>
        </w:rPr>
      </w:pPr>
      <w:r w:rsidRPr="006430E9">
        <w:rPr>
          <w:rFonts w:asciiTheme="minorHAnsi" w:eastAsiaTheme="minorEastAsia" w:hAnsiTheme="minorHAnsi" w:cstheme="minorBidi" w:hint="eastAsia"/>
          <w:b/>
          <w:bCs/>
          <w:kern w:val="2"/>
          <w:sz w:val="18"/>
          <w:szCs w:val="18"/>
          <w:lang w:eastAsia="en-US"/>
          <w14:ligatures w14:val="standardContextual"/>
        </w:rPr>
        <w:t>Digital Dialog Fastlege (DDFL</w:t>
      </w:r>
      <w:r w:rsidRPr="1DCC379F">
        <w:rPr>
          <w:rFonts w:asciiTheme="minorHAnsi" w:eastAsiaTheme="minorEastAsia" w:hAnsiTheme="minorHAnsi" w:cstheme="minorBidi"/>
          <w:kern w:val="2"/>
          <w:sz w:val="18"/>
          <w:szCs w:val="18"/>
          <w:lang w:eastAsia="en-US"/>
          <w14:ligatures w14:val="standardContextual"/>
        </w:rPr>
        <w:t xml:space="preserve">) gir den enkelte innbygger mulighet til å kommunisere med og administrer avtaler med fastlegetjenesten. </w:t>
      </w:r>
      <w:r w:rsidR="00581505" w:rsidRPr="00581505">
        <w:rPr>
          <w:rFonts w:asciiTheme="minorHAnsi" w:eastAsiaTheme="minorEastAsia" w:hAnsiTheme="minorHAnsi" w:cstheme="minorBidi"/>
          <w:kern w:val="2"/>
          <w:sz w:val="18"/>
          <w:szCs w:val="18"/>
          <w:lang w:eastAsia="en-US"/>
          <w14:ligatures w14:val="standardContextual"/>
        </w:rPr>
        <w:t>De digitale</w:t>
      </w:r>
      <w:r w:rsidR="00CD37AF">
        <w:rPr>
          <w:rFonts w:asciiTheme="minorHAnsi" w:eastAsiaTheme="minorEastAsia" w:hAnsiTheme="minorHAnsi" w:cstheme="minorBidi"/>
          <w:kern w:val="2"/>
          <w:sz w:val="18"/>
          <w:szCs w:val="18"/>
          <w:lang w:eastAsia="en-US"/>
          <w14:ligatures w14:val="standardContextual"/>
        </w:rPr>
        <w:t xml:space="preserve"> </w:t>
      </w:r>
      <w:r w:rsidR="00581505" w:rsidRPr="00581505">
        <w:rPr>
          <w:rFonts w:asciiTheme="minorHAnsi" w:eastAsiaTheme="minorEastAsia" w:hAnsiTheme="minorHAnsi" w:cstheme="minorBidi"/>
          <w:kern w:val="2"/>
          <w:sz w:val="18"/>
          <w:szCs w:val="18"/>
          <w:lang w:eastAsia="en-US"/>
          <w14:ligatures w14:val="standardContextual"/>
        </w:rPr>
        <w:t xml:space="preserve">tjenestene bidrar til bedre ressursutnyttelse ved at </w:t>
      </w:r>
      <w:r w:rsidR="00D0206E">
        <w:rPr>
          <w:rFonts w:asciiTheme="minorHAnsi" w:eastAsiaTheme="minorEastAsia" w:hAnsiTheme="minorHAnsi" w:cstheme="minorBidi"/>
          <w:kern w:val="2"/>
          <w:sz w:val="18"/>
          <w:szCs w:val="18"/>
          <w:lang w:eastAsia="en-US"/>
          <w14:ligatures w14:val="standardContextual"/>
        </w:rPr>
        <w:t>innbygger</w:t>
      </w:r>
      <w:r w:rsidR="00581505" w:rsidRPr="00581505">
        <w:rPr>
          <w:rFonts w:asciiTheme="minorHAnsi" w:eastAsiaTheme="minorEastAsia" w:hAnsiTheme="minorHAnsi" w:cstheme="minorBidi"/>
          <w:kern w:val="2"/>
          <w:sz w:val="18"/>
          <w:szCs w:val="18"/>
          <w:lang w:eastAsia="en-US"/>
          <w14:ligatures w14:val="standardContextual"/>
        </w:rPr>
        <w:t xml:space="preserve"> gis anledning til å administrere timebestillinger og reseptfornyelser via Helsenorge</w:t>
      </w:r>
      <w:r w:rsidR="00E04971">
        <w:rPr>
          <w:rFonts w:asciiTheme="minorHAnsi" w:eastAsiaTheme="minorEastAsia" w:hAnsiTheme="minorHAnsi" w:cstheme="minorBidi"/>
          <w:kern w:val="2"/>
          <w:sz w:val="18"/>
          <w:szCs w:val="18"/>
          <w:lang w:eastAsia="en-US"/>
          <w14:ligatures w14:val="standardContextual"/>
        </w:rPr>
        <w:t>.</w:t>
      </w:r>
      <w:r w:rsidR="00046B5C" w:rsidRPr="00046B5C">
        <w:rPr>
          <w:rFonts w:asciiTheme="minorHAnsi" w:eastAsiaTheme="minorEastAsia" w:hAnsiTheme="minorHAnsi" w:cstheme="minorBidi"/>
          <w:kern w:val="2"/>
          <w:sz w:val="18"/>
          <w:szCs w:val="18"/>
          <w:lang w:eastAsia="en-US"/>
          <w14:ligatures w14:val="standardContextual"/>
        </w:rPr>
        <w:t xml:space="preserve"> Tjenestene bidrar til spart tid og reisevei</w:t>
      </w:r>
      <w:r w:rsidR="00596467">
        <w:rPr>
          <w:rFonts w:asciiTheme="minorHAnsi" w:eastAsiaTheme="minorEastAsia" w:hAnsiTheme="minorHAnsi" w:cstheme="minorBidi"/>
          <w:kern w:val="2"/>
          <w:sz w:val="18"/>
          <w:szCs w:val="18"/>
          <w:lang w:eastAsia="en-US"/>
          <w14:ligatures w14:val="standardContextual"/>
        </w:rPr>
        <w:t xml:space="preserve">, </w:t>
      </w:r>
      <w:r w:rsidR="00046B5C" w:rsidRPr="00046B5C">
        <w:rPr>
          <w:rFonts w:asciiTheme="minorHAnsi" w:eastAsiaTheme="minorEastAsia" w:hAnsiTheme="minorHAnsi" w:cstheme="minorBidi"/>
          <w:kern w:val="2"/>
          <w:sz w:val="18"/>
          <w:szCs w:val="18"/>
          <w:lang w:eastAsia="en-US"/>
          <w14:ligatures w14:val="standardContextual"/>
        </w:rPr>
        <w:t>bedre informasjonsflyt og økt tilgjengelighet.</w:t>
      </w:r>
    </w:p>
    <w:p w14:paraId="677A40F3" w14:textId="77777777" w:rsidR="00127FA8" w:rsidRPr="00BC54AE"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02E14047" w14:textId="70B06A84" w:rsidR="00591B19" w:rsidRDefault="001F13B1" w:rsidP="00127FA8">
      <w:pPr>
        <w:pStyle w:val="paragraph"/>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 xml:space="preserve">Om lag </w:t>
      </w:r>
      <w:r w:rsidR="00127FA8">
        <w:rPr>
          <w:rFonts w:asciiTheme="minorHAnsi" w:eastAsiaTheme="minorEastAsia" w:hAnsiTheme="minorHAnsi" w:cstheme="minorBidi"/>
          <w:kern w:val="2"/>
          <w:sz w:val="18"/>
          <w:szCs w:val="18"/>
          <w:lang w:eastAsia="en-US"/>
          <w14:ligatures w14:val="standardContextual"/>
        </w:rPr>
        <w:t>90</w:t>
      </w:r>
      <w:r w:rsidR="00127FA8" w:rsidRPr="04F11DA4">
        <w:rPr>
          <w:rFonts w:asciiTheme="minorHAnsi" w:eastAsiaTheme="minorEastAsia" w:hAnsiTheme="minorHAnsi" w:cstheme="minorBidi"/>
          <w:kern w:val="2"/>
          <w:sz w:val="18"/>
          <w:szCs w:val="18"/>
          <w:lang w:eastAsia="en-US"/>
          <w14:ligatures w14:val="standardContextual"/>
        </w:rPr>
        <w:t xml:space="preserve"> prosent av fastlegene</w:t>
      </w:r>
      <w:r w:rsidR="00127FA8" w:rsidRPr="7109CE71">
        <w:rPr>
          <w:rFonts w:asciiTheme="minorHAnsi" w:eastAsiaTheme="minorEastAsia" w:hAnsiTheme="minorHAnsi" w:cstheme="minorBidi"/>
          <w:kern w:val="2"/>
          <w:sz w:val="18"/>
          <w:szCs w:val="18"/>
          <w:lang w:eastAsia="en-US"/>
          <w14:ligatures w14:val="standardContextual"/>
        </w:rPr>
        <w:t xml:space="preserve"> </w:t>
      </w:r>
      <w:r w:rsidR="00127FA8" w:rsidRPr="153775A3">
        <w:rPr>
          <w:rFonts w:asciiTheme="minorHAnsi" w:eastAsiaTheme="minorEastAsia" w:hAnsiTheme="minorHAnsi" w:cstheme="minorBidi"/>
          <w:kern w:val="2"/>
          <w:sz w:val="18"/>
          <w:szCs w:val="18"/>
          <w:lang w:eastAsia="en-US"/>
          <w14:ligatures w14:val="standardContextual"/>
        </w:rPr>
        <w:t xml:space="preserve">har nå </w:t>
      </w:r>
      <w:r w:rsidR="00127FA8" w:rsidRPr="7109CE71">
        <w:rPr>
          <w:rFonts w:asciiTheme="minorHAnsi" w:eastAsiaTheme="minorEastAsia" w:hAnsiTheme="minorHAnsi" w:cstheme="minorBidi"/>
          <w:kern w:val="2"/>
          <w:sz w:val="18"/>
          <w:szCs w:val="18"/>
          <w:lang w:eastAsia="en-US"/>
          <w14:ligatures w14:val="standardContextual"/>
        </w:rPr>
        <w:t xml:space="preserve">koblet seg til </w:t>
      </w:r>
      <w:r w:rsidR="00127FA8">
        <w:rPr>
          <w:rFonts w:asciiTheme="minorHAnsi" w:eastAsiaTheme="minorEastAsia" w:hAnsiTheme="minorHAnsi" w:cstheme="minorBidi"/>
          <w:kern w:val="2"/>
          <w:sz w:val="18"/>
          <w:szCs w:val="18"/>
          <w:lang w:eastAsia="en-US"/>
          <w14:ligatures w14:val="standardContextual"/>
        </w:rPr>
        <w:t xml:space="preserve">en eller flere </w:t>
      </w:r>
      <w:r w:rsidR="00127FA8" w:rsidRPr="7109CE71">
        <w:rPr>
          <w:rFonts w:asciiTheme="minorHAnsi" w:eastAsiaTheme="minorEastAsia" w:hAnsiTheme="minorHAnsi" w:cstheme="minorBidi"/>
          <w:kern w:val="2"/>
          <w:sz w:val="18"/>
          <w:szCs w:val="18"/>
          <w:lang w:eastAsia="en-US"/>
          <w14:ligatures w14:val="standardContextual"/>
        </w:rPr>
        <w:t>DDFL-</w:t>
      </w:r>
      <w:r w:rsidR="00127FA8" w:rsidRPr="5CDCC78E">
        <w:rPr>
          <w:rFonts w:asciiTheme="minorHAnsi" w:eastAsiaTheme="minorEastAsia" w:hAnsiTheme="minorHAnsi" w:cstheme="minorBidi"/>
          <w:kern w:val="2"/>
          <w:sz w:val="18"/>
          <w:szCs w:val="18"/>
          <w:lang w:eastAsia="en-US"/>
          <w14:ligatures w14:val="standardContextual"/>
        </w:rPr>
        <w:t>tjeneste</w:t>
      </w:r>
      <w:r w:rsidR="00127FA8">
        <w:rPr>
          <w:rFonts w:asciiTheme="minorHAnsi" w:eastAsiaTheme="minorEastAsia" w:hAnsiTheme="minorHAnsi" w:cstheme="minorBidi"/>
          <w:kern w:val="2"/>
          <w:sz w:val="18"/>
          <w:szCs w:val="18"/>
          <w:lang w:eastAsia="en-US"/>
          <w14:ligatures w14:val="standardContextual"/>
        </w:rPr>
        <w:t>r</w:t>
      </w:r>
      <w:r w:rsidR="00127FA8" w:rsidRPr="5CDCC78E">
        <w:rPr>
          <w:rFonts w:asciiTheme="minorHAnsi" w:eastAsiaTheme="minorEastAsia" w:hAnsiTheme="minorHAnsi" w:cstheme="minorBidi"/>
          <w:kern w:val="2"/>
          <w:sz w:val="18"/>
          <w:szCs w:val="18"/>
          <w:lang w:eastAsia="en-US"/>
          <w14:ligatures w14:val="standardContextual"/>
        </w:rPr>
        <w:t xml:space="preserve">. </w:t>
      </w:r>
      <w:r w:rsidR="00F3792B">
        <w:rPr>
          <w:rFonts w:asciiTheme="minorHAnsi" w:eastAsiaTheme="minorEastAsia" w:hAnsiTheme="minorHAnsi" w:cstheme="minorBidi"/>
          <w:kern w:val="2"/>
          <w:sz w:val="18"/>
          <w:szCs w:val="18"/>
          <w:lang w:eastAsia="en-US"/>
          <w14:ligatures w14:val="standardContextual"/>
        </w:rPr>
        <w:t>Etter forskrift om standarder og nasjonale e-helseløsninger skal fastlegene tilb</w:t>
      </w:r>
      <w:r w:rsidR="00763FFA">
        <w:rPr>
          <w:rFonts w:asciiTheme="minorHAnsi" w:eastAsiaTheme="minorEastAsia" w:hAnsiTheme="minorHAnsi" w:cstheme="minorBidi"/>
          <w:kern w:val="2"/>
          <w:sz w:val="18"/>
          <w:szCs w:val="18"/>
          <w:lang w:eastAsia="en-US"/>
          <w14:ligatures w14:val="standardContextual"/>
        </w:rPr>
        <w:t xml:space="preserve">y tjenestene e-kontakt, digital reseptfornyelse </w:t>
      </w:r>
      <w:r w:rsidR="002D6F50">
        <w:rPr>
          <w:rFonts w:asciiTheme="minorHAnsi" w:eastAsiaTheme="minorEastAsia" w:hAnsiTheme="minorHAnsi" w:cstheme="minorBidi"/>
          <w:kern w:val="2"/>
          <w:sz w:val="18"/>
          <w:szCs w:val="18"/>
          <w:lang w:eastAsia="en-US"/>
          <w14:ligatures w14:val="standardContextual"/>
        </w:rPr>
        <w:t xml:space="preserve">og timeadministrasjon gjennom Helsenorge. </w:t>
      </w:r>
      <w:r w:rsidR="004625FA">
        <w:rPr>
          <w:rFonts w:asciiTheme="minorHAnsi" w:eastAsiaTheme="minorEastAsia" w:hAnsiTheme="minorHAnsi" w:cstheme="minorBidi"/>
          <w:kern w:val="2"/>
          <w:sz w:val="18"/>
          <w:szCs w:val="18"/>
          <w:lang w:eastAsia="en-US"/>
          <w14:ligatures w14:val="standardContextual"/>
        </w:rPr>
        <w:t xml:space="preserve">Regjeringen har vedtatt endringer i regelverket for fastlegene med krav om at alle fastleger </w:t>
      </w:r>
      <w:r w:rsidR="00A103EA">
        <w:rPr>
          <w:rFonts w:asciiTheme="minorHAnsi" w:eastAsiaTheme="minorEastAsia" w:hAnsiTheme="minorHAnsi" w:cstheme="minorBidi"/>
          <w:kern w:val="2"/>
          <w:sz w:val="18"/>
          <w:szCs w:val="18"/>
          <w:lang w:eastAsia="en-US"/>
          <w14:ligatures w14:val="standardContextual"/>
        </w:rPr>
        <w:t xml:space="preserve">i tillegg </w:t>
      </w:r>
      <w:r w:rsidR="004625FA">
        <w:rPr>
          <w:rFonts w:asciiTheme="minorHAnsi" w:eastAsiaTheme="minorEastAsia" w:hAnsiTheme="minorHAnsi" w:cstheme="minorBidi"/>
          <w:kern w:val="2"/>
          <w:sz w:val="18"/>
          <w:szCs w:val="18"/>
          <w:lang w:eastAsia="en-US"/>
          <w14:ligatures w14:val="standardContextual"/>
        </w:rPr>
        <w:t>skal tilby digitale konsultasjoner i form a</w:t>
      </w:r>
      <w:r w:rsidR="00F158A3">
        <w:rPr>
          <w:rFonts w:asciiTheme="minorHAnsi" w:eastAsiaTheme="minorEastAsia" w:hAnsiTheme="minorHAnsi" w:cstheme="minorBidi"/>
          <w:kern w:val="2"/>
          <w:sz w:val="18"/>
          <w:szCs w:val="18"/>
          <w:lang w:eastAsia="en-US"/>
          <w14:ligatures w14:val="standardContextual"/>
        </w:rPr>
        <w:t>v</w:t>
      </w:r>
      <w:r w:rsidR="004625FA">
        <w:rPr>
          <w:rFonts w:asciiTheme="minorHAnsi" w:eastAsiaTheme="minorEastAsia" w:hAnsiTheme="minorHAnsi" w:cstheme="minorBidi"/>
          <w:kern w:val="2"/>
          <w:sz w:val="18"/>
          <w:szCs w:val="18"/>
          <w:lang w:eastAsia="en-US"/>
          <w14:ligatures w14:val="standardContextual"/>
        </w:rPr>
        <w:t xml:space="preserve"> video, tekst og telefon, </w:t>
      </w:r>
      <w:hyperlink r:id="rId48" w:history="1">
        <w:r w:rsidR="004625FA" w:rsidRPr="004625FA">
          <w:rPr>
            <w:rStyle w:val="Hyperkobling"/>
            <w:rFonts w:asciiTheme="minorHAnsi" w:eastAsiaTheme="minorEastAsia" w:hAnsiTheme="minorHAnsi" w:cstheme="minorBidi"/>
            <w:kern w:val="2"/>
            <w:sz w:val="18"/>
            <w:szCs w:val="18"/>
            <w:lang w:eastAsia="en-US"/>
            <w14:ligatures w14:val="standardContextual"/>
          </w:rPr>
          <w:t>les mer på Regjeringens hjemmesider.</w:t>
        </w:r>
      </w:hyperlink>
      <w:r w:rsidR="004625FA">
        <w:rPr>
          <w:rFonts w:asciiTheme="minorHAnsi" w:eastAsiaTheme="minorEastAsia" w:hAnsiTheme="minorHAnsi" w:cstheme="minorBidi"/>
          <w:kern w:val="2"/>
          <w:sz w:val="18"/>
          <w:szCs w:val="18"/>
          <w:lang w:eastAsia="en-US"/>
          <w14:ligatures w14:val="standardContextual"/>
        </w:rPr>
        <w:t xml:space="preserve"> </w:t>
      </w:r>
    </w:p>
    <w:p w14:paraId="581A8DDB" w14:textId="31277B34" w:rsidR="00127FA8" w:rsidRPr="00BC54AE" w:rsidRDefault="00127FA8" w:rsidP="00127FA8">
      <w:pPr>
        <w:pStyle w:val="paragraph"/>
        <w:spacing w:before="0" w:beforeAutospacing="0" w:after="0" w:afterAutospacing="0" w:line="331" w:lineRule="auto"/>
        <w:textAlignment w:val="baseline"/>
        <w:rPr>
          <w:rFonts w:asciiTheme="minorHAnsi" w:eastAsiaTheme="minorEastAsia" w:hAnsiTheme="minorHAnsi" w:cstheme="minorBidi"/>
          <w:kern w:val="2"/>
          <w:sz w:val="18"/>
          <w:szCs w:val="18"/>
          <w:lang w:eastAsia="en-US"/>
          <w14:ligatures w14:val="standardContextual"/>
        </w:rPr>
      </w:pPr>
      <w:r>
        <w:rPr>
          <w:rFonts w:asciiTheme="minorHAnsi" w:eastAsiaTheme="minorEastAsia" w:hAnsiTheme="minorHAnsi" w:cstheme="minorBidi"/>
          <w:kern w:val="2"/>
          <w:sz w:val="18"/>
          <w:szCs w:val="18"/>
          <w:lang w:eastAsia="en-US"/>
          <w14:ligatures w14:val="standardContextual"/>
        </w:rPr>
        <w:t>T</w:t>
      </w:r>
      <w:r w:rsidRPr="153775A3">
        <w:rPr>
          <w:rFonts w:asciiTheme="minorHAnsi" w:eastAsiaTheme="minorEastAsia" w:hAnsiTheme="minorHAnsi" w:cstheme="minorBidi"/>
          <w:kern w:val="2"/>
          <w:sz w:val="18"/>
          <w:szCs w:val="18"/>
          <w:lang w:eastAsia="en-US"/>
          <w14:ligatures w14:val="standardContextual"/>
        </w:rPr>
        <w:t>jenestene</w:t>
      </w:r>
      <w:r w:rsidRPr="04F11DA4">
        <w:rPr>
          <w:rFonts w:asciiTheme="minorHAnsi" w:eastAsiaTheme="minorEastAsia" w:hAnsiTheme="minorHAnsi" w:cstheme="minorBidi"/>
          <w:kern w:val="2"/>
          <w:sz w:val="18"/>
          <w:szCs w:val="18"/>
          <w:lang w:eastAsia="en-US"/>
          <w14:ligatures w14:val="standardContextual"/>
        </w:rPr>
        <w:t xml:space="preserve"> for fastleger er under kontinuerlig utvikling basert på identifiserte behov i sektoren, og egne prosjekter med særskilt finansiering, eksempel</w:t>
      </w:r>
      <w:r w:rsidR="00B828B8">
        <w:rPr>
          <w:rFonts w:asciiTheme="minorHAnsi" w:eastAsiaTheme="minorEastAsia" w:hAnsiTheme="minorHAnsi" w:cstheme="minorBidi"/>
          <w:kern w:val="2"/>
          <w:sz w:val="18"/>
          <w:szCs w:val="18"/>
          <w:lang w:eastAsia="en-US"/>
          <w14:ligatures w14:val="standardContextual"/>
        </w:rPr>
        <w:t>vis</w:t>
      </w:r>
      <w:r w:rsidRPr="04F11DA4">
        <w:rPr>
          <w:rFonts w:asciiTheme="minorHAnsi" w:eastAsiaTheme="minorEastAsia" w:hAnsiTheme="minorHAnsi" w:cstheme="minorBidi"/>
          <w:kern w:val="2"/>
          <w:sz w:val="18"/>
          <w:szCs w:val="18"/>
          <w:lang w:eastAsia="en-US"/>
          <w14:ligatures w14:val="standardContextual"/>
        </w:rPr>
        <w:t xml:space="preserve"> EPJ-løftet</w:t>
      </w:r>
    </w:p>
    <w:p w14:paraId="0DC0F3C3" w14:textId="77777777" w:rsidR="00127FA8" w:rsidRPr="00BC54AE"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szCs w:val="22"/>
          <w:lang w:eastAsia="en-US"/>
          <w14:ligatures w14:val="standardContextual"/>
        </w:rPr>
      </w:pPr>
      <w:r w:rsidRPr="00BC54AE">
        <w:rPr>
          <w:rFonts w:asciiTheme="minorHAnsi" w:eastAsiaTheme="minorHAnsi" w:hAnsiTheme="minorHAnsi" w:cstheme="minorBidi"/>
          <w:kern w:val="2"/>
          <w:sz w:val="18"/>
          <w:lang w:eastAsia="en-US"/>
          <w14:ligatures w14:val="standardContextual"/>
        </w:rPr>
        <w:t> </w:t>
      </w:r>
    </w:p>
    <w:p w14:paraId="3F63FA8C" w14:textId="77777777" w:rsidR="00127FA8" w:rsidRPr="00BC54AE"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r w:rsidRPr="000B69FD">
        <w:rPr>
          <w:rFonts w:asciiTheme="minorHAnsi" w:eastAsiaTheme="minorHAnsi" w:hAnsiTheme="minorHAnsi" w:cstheme="minorBidi"/>
          <w:b/>
          <w:bCs/>
          <w:kern w:val="2"/>
          <w:sz w:val="18"/>
          <w:lang w:eastAsia="en-US"/>
          <w14:ligatures w14:val="standardContextual"/>
        </w:rPr>
        <w:t>Spesialisthelsetjenesten</w:t>
      </w:r>
      <w:r w:rsidRPr="00BC54AE">
        <w:rPr>
          <w:rFonts w:asciiTheme="minorHAnsi" w:eastAsiaTheme="minorHAnsi" w:hAnsiTheme="minorHAnsi" w:cstheme="minorBidi"/>
          <w:kern w:val="2"/>
          <w:sz w:val="18"/>
          <w:lang w:eastAsia="en-US"/>
          <w14:ligatures w14:val="standardContextual"/>
        </w:rPr>
        <w:t xml:space="preserve"> har kommet lengst i å tilby digitale helse- og omsorgstjenester. </w:t>
      </w:r>
    </w:p>
    <w:p w14:paraId="5DE1E341" w14:textId="3BCE8394" w:rsidR="00127FA8" w:rsidRPr="00BC54AE" w:rsidRDefault="00ED3B1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r w:rsidRPr="00ED3B18">
        <w:rPr>
          <w:rFonts w:asciiTheme="minorHAnsi" w:eastAsiaTheme="minorHAnsi" w:hAnsiTheme="minorHAnsi" w:cstheme="minorBidi"/>
          <w:kern w:val="2"/>
          <w:sz w:val="18"/>
          <w:lang w:eastAsia="en-US"/>
          <w14:ligatures w14:val="standardContextual"/>
        </w:rPr>
        <w:t>1. januar 2023</w:t>
      </w:r>
      <w:r w:rsidR="00B6072C">
        <w:rPr>
          <w:rFonts w:asciiTheme="minorHAnsi" w:eastAsiaTheme="minorHAnsi" w:hAnsiTheme="minorHAnsi" w:cstheme="minorBidi"/>
          <w:kern w:val="2"/>
          <w:sz w:val="18"/>
          <w:lang w:eastAsia="en-US"/>
          <w14:ligatures w14:val="standardContextual"/>
        </w:rPr>
        <w:t xml:space="preserve"> kom </w:t>
      </w:r>
      <w:r w:rsidR="00127FA8" w:rsidRPr="00BC54AE">
        <w:rPr>
          <w:rFonts w:asciiTheme="minorHAnsi" w:eastAsiaTheme="minorHAnsi" w:hAnsiTheme="minorHAnsi" w:cstheme="minorBidi"/>
          <w:kern w:val="2"/>
          <w:sz w:val="18"/>
          <w:lang w:eastAsia="en-US"/>
          <w14:ligatures w14:val="standardContextual"/>
        </w:rPr>
        <w:t xml:space="preserve">Forskrift om standarder og nasjonale e-helseløsninger </w:t>
      </w:r>
      <w:r w:rsidR="00B6072C">
        <w:rPr>
          <w:rFonts w:asciiTheme="minorHAnsi" w:eastAsiaTheme="minorHAnsi" w:hAnsiTheme="minorHAnsi" w:cstheme="minorBidi"/>
          <w:kern w:val="2"/>
          <w:sz w:val="18"/>
          <w:lang w:eastAsia="en-US"/>
          <w14:ligatures w14:val="standardContextual"/>
        </w:rPr>
        <w:t>som gir</w:t>
      </w:r>
      <w:r w:rsidR="003D0CD7">
        <w:rPr>
          <w:rFonts w:asciiTheme="minorHAnsi" w:eastAsiaTheme="minorHAnsi" w:hAnsiTheme="minorHAnsi" w:cstheme="minorBidi"/>
          <w:kern w:val="2"/>
          <w:sz w:val="18"/>
          <w:lang w:eastAsia="en-US"/>
          <w14:ligatures w14:val="standardContextual"/>
        </w:rPr>
        <w:t xml:space="preserve"> </w:t>
      </w:r>
      <w:r w:rsidR="007835E6">
        <w:rPr>
          <w:rFonts w:asciiTheme="minorHAnsi" w:eastAsiaTheme="minorHAnsi" w:hAnsiTheme="minorHAnsi" w:cstheme="minorBidi"/>
          <w:kern w:val="2"/>
          <w:sz w:val="18"/>
          <w:lang w:eastAsia="en-US"/>
          <w14:ligatures w14:val="standardContextual"/>
        </w:rPr>
        <w:t>h</w:t>
      </w:r>
      <w:r w:rsidR="00127FA8" w:rsidRPr="002105CB">
        <w:rPr>
          <w:rFonts w:asciiTheme="minorHAnsi" w:eastAsiaTheme="minorHAnsi" w:hAnsiTheme="minorHAnsi" w:cstheme="minorBidi"/>
          <w:kern w:val="2"/>
          <w:sz w:val="18"/>
          <w:lang w:eastAsia="en-US"/>
          <w14:ligatures w14:val="standardContextual"/>
        </w:rPr>
        <w:t>elseforetak plikt</w:t>
      </w:r>
      <w:r w:rsidR="00127FA8" w:rsidRPr="00BC54AE">
        <w:rPr>
          <w:rFonts w:asciiTheme="minorHAnsi" w:eastAsiaTheme="minorHAnsi" w:hAnsiTheme="minorHAnsi" w:cstheme="minorBidi"/>
          <w:kern w:val="2"/>
          <w:sz w:val="18"/>
          <w:lang w:eastAsia="en-US"/>
          <w14:ligatures w14:val="standardContextual"/>
        </w:rPr>
        <w:t xml:space="preserve"> til å gjøre tjenester for selvbetjening, dialog og innsyn tilgjengelig for pasienter og brukere på Helsenorge. Helseregionene har som mål å samarbeide </w:t>
      </w:r>
      <w:r w:rsidR="00CF2B32">
        <w:rPr>
          <w:rFonts w:asciiTheme="minorHAnsi" w:eastAsiaTheme="minorHAnsi" w:hAnsiTheme="minorHAnsi" w:cstheme="minorBidi"/>
          <w:kern w:val="2"/>
          <w:sz w:val="18"/>
          <w:lang w:eastAsia="en-US"/>
          <w14:ligatures w14:val="standardContextual"/>
        </w:rPr>
        <w:t>om</w:t>
      </w:r>
      <w:r w:rsidR="00127FA8" w:rsidRPr="00BC54AE">
        <w:rPr>
          <w:rFonts w:asciiTheme="minorHAnsi" w:eastAsiaTheme="minorHAnsi" w:hAnsiTheme="minorHAnsi" w:cstheme="minorBidi"/>
          <w:kern w:val="2"/>
          <w:sz w:val="18"/>
          <w:lang w:eastAsia="en-US"/>
          <w14:ligatures w14:val="standardContextual"/>
        </w:rPr>
        <w:t xml:space="preserve"> å utvikle og bredde digitale innbygger tjenester for å bidra til at pasienten</w:t>
      </w:r>
      <w:r w:rsidR="004101DE">
        <w:rPr>
          <w:rFonts w:asciiTheme="minorHAnsi" w:eastAsiaTheme="minorHAnsi" w:hAnsiTheme="minorHAnsi" w:cstheme="minorBidi"/>
          <w:kern w:val="2"/>
          <w:sz w:val="18"/>
          <w:lang w:eastAsia="en-US"/>
          <w14:ligatures w14:val="standardContextual"/>
        </w:rPr>
        <w:t>e får</w:t>
      </w:r>
      <w:r w:rsidR="00127FA8" w:rsidRPr="00BC54AE">
        <w:rPr>
          <w:rFonts w:asciiTheme="minorHAnsi" w:eastAsiaTheme="minorHAnsi" w:hAnsiTheme="minorHAnsi" w:cstheme="minorBidi"/>
          <w:kern w:val="2"/>
          <w:sz w:val="18"/>
          <w:lang w:eastAsia="en-US"/>
          <w14:ligatures w14:val="standardContextual"/>
        </w:rPr>
        <w:t xml:space="preserve"> en likeverdig helsetjeneste og at forskjellene i det digitale tjenestetilbudet i Norge reduseres. </w:t>
      </w:r>
      <w:r w:rsidR="00127FA8" w:rsidRPr="04F11DA4">
        <w:rPr>
          <w:rFonts w:asciiTheme="minorHAnsi" w:eastAsiaTheme="minorEastAsia" w:hAnsiTheme="minorHAnsi" w:cstheme="minorBidi"/>
          <w:kern w:val="2"/>
          <w:sz w:val="18"/>
          <w:szCs w:val="18"/>
          <w:lang w:eastAsia="en-US"/>
          <w14:ligatures w14:val="standardContextual"/>
        </w:rPr>
        <w:t>De regionale helseforetakene fordeler ansvar mellom seg for å få på plass nasjonale løsninger. </w:t>
      </w:r>
      <w:r w:rsidR="00127FA8" w:rsidRPr="04F11DA4" w:rsidDel="003D1337">
        <w:rPr>
          <w:rFonts w:asciiTheme="minorHAnsi" w:eastAsiaTheme="minorEastAsia" w:hAnsiTheme="minorHAnsi" w:cstheme="minorBidi"/>
          <w:kern w:val="2"/>
          <w:sz w:val="18"/>
          <w:szCs w:val="18"/>
          <w:lang w:eastAsia="en-US"/>
          <w14:ligatures w14:val="standardContextual"/>
        </w:rPr>
        <w:t>Viktige prosjekter e</w:t>
      </w:r>
      <w:r w:rsidR="00127FA8">
        <w:rPr>
          <w:rFonts w:asciiTheme="minorHAnsi" w:eastAsiaTheme="minorEastAsia" w:hAnsiTheme="minorHAnsi" w:cstheme="minorBidi"/>
          <w:kern w:val="2"/>
          <w:sz w:val="18"/>
          <w:szCs w:val="18"/>
          <w:lang w:eastAsia="en-US"/>
          <w14:ligatures w14:val="standardContextual"/>
        </w:rPr>
        <w:t>r</w:t>
      </w:r>
      <w:r w:rsidR="00127FA8" w:rsidRPr="000D33B1" w:rsidDel="003D1337">
        <w:rPr>
          <w:rFonts w:asciiTheme="minorHAnsi" w:eastAsiaTheme="majorEastAsia" w:hAnsiTheme="minorHAnsi"/>
          <w:sz w:val="18"/>
          <w:szCs w:val="18"/>
          <w:lang w:eastAsia="en-US"/>
        </w:rPr>
        <w:t xml:space="preserve"> </w:t>
      </w:r>
      <w:hyperlink r:id="rId49" w:anchor="tjenester-under-utvikling" w:tgtFrame="_blank" w:history="1">
        <w:r w:rsidR="00127FA8" w:rsidRPr="000D33B1" w:rsidDel="003D1337">
          <w:rPr>
            <w:rStyle w:val="Hyperkobling"/>
            <w:rFonts w:asciiTheme="minorHAnsi" w:eastAsiaTheme="majorEastAsia" w:hAnsiTheme="minorHAnsi"/>
            <w:sz w:val="18"/>
            <w:szCs w:val="18"/>
            <w:lang w:eastAsia="en-US"/>
          </w:rPr>
          <w:t>Digitale pasienttjenester i Nord (Helse Nord)</w:t>
        </w:r>
      </w:hyperlink>
      <w:r w:rsidR="00127FA8" w:rsidRPr="000D33B1" w:rsidDel="003D1337">
        <w:rPr>
          <w:rFonts w:asciiTheme="minorHAnsi" w:eastAsiaTheme="majorEastAsia" w:hAnsiTheme="minorHAnsi"/>
          <w:sz w:val="18"/>
          <w:szCs w:val="18"/>
          <w:lang w:eastAsia="en-US"/>
        </w:rPr>
        <w:t xml:space="preserve"> og </w:t>
      </w:r>
      <w:hyperlink r:id="rId50" w:tgtFrame="_blank" w:history="1">
        <w:r w:rsidR="00127FA8" w:rsidRPr="000D33B1" w:rsidDel="003D1337">
          <w:rPr>
            <w:rStyle w:val="Hyperkobling"/>
            <w:rFonts w:asciiTheme="minorHAnsi" w:eastAsiaTheme="majorEastAsia" w:hAnsiTheme="minorHAnsi"/>
            <w:sz w:val="18"/>
            <w:szCs w:val="18"/>
            <w:lang w:eastAsia="en-US"/>
          </w:rPr>
          <w:t xml:space="preserve">Digitale innbyggertjenester - </w:t>
        </w:r>
        <w:r w:rsidR="00127FA8" w:rsidRPr="000D33B1">
          <w:rPr>
            <w:rStyle w:val="Hyperkobling"/>
            <w:rFonts w:asciiTheme="minorHAnsi" w:eastAsiaTheme="majorEastAsia" w:hAnsiTheme="minorHAnsi"/>
            <w:sz w:val="18"/>
            <w:szCs w:val="18"/>
            <w:lang w:eastAsia="en-US"/>
          </w:rPr>
          <w:t>M</w:t>
        </w:r>
        <w:r w:rsidR="00127FA8" w:rsidRPr="000D33B1" w:rsidDel="003D1337">
          <w:rPr>
            <w:rStyle w:val="Hyperkobling"/>
            <w:rFonts w:asciiTheme="minorHAnsi" w:eastAsiaTheme="majorEastAsia" w:hAnsiTheme="minorHAnsi"/>
            <w:sz w:val="18"/>
            <w:szCs w:val="18"/>
            <w:lang w:eastAsia="en-US"/>
          </w:rPr>
          <w:t>ine timeavtaler (Helse Sør-Øst).</w:t>
        </w:r>
      </w:hyperlink>
      <w:r w:rsidR="00127FA8" w:rsidRPr="04F11DA4">
        <w:rPr>
          <w:rFonts w:asciiTheme="minorHAnsi" w:eastAsiaTheme="minorEastAsia" w:hAnsiTheme="minorHAnsi" w:cstheme="minorBidi"/>
          <w:kern w:val="2"/>
          <w:sz w:val="18"/>
          <w:szCs w:val="18"/>
          <w:lang w:eastAsia="en-US"/>
          <w14:ligatures w14:val="standardContextual"/>
        </w:rPr>
        <w:t> </w:t>
      </w:r>
      <w:r w:rsidR="00127FA8" w:rsidRPr="008C3288" w:rsidDel="003D1337">
        <w:rPr>
          <w:rFonts w:asciiTheme="minorHAnsi" w:eastAsiaTheme="minorEastAsia" w:hAnsiTheme="minorHAnsi" w:cstheme="minorBidi"/>
          <w:kern w:val="2"/>
          <w:sz w:val="18"/>
          <w:szCs w:val="18"/>
          <w:lang w:eastAsia="en-US"/>
          <w14:ligatures w14:val="standardContextual"/>
        </w:rPr>
        <w:t>Videreutvikling av innbyggertjenestene utover dette foregår i det enkelte</w:t>
      </w:r>
      <w:r w:rsidR="00127FA8" w:rsidRPr="008C3288">
        <w:rPr>
          <w:rFonts w:asciiTheme="minorHAnsi" w:eastAsiaTheme="minorEastAsia" w:hAnsiTheme="minorHAnsi" w:cstheme="minorBidi"/>
          <w:kern w:val="2"/>
          <w:sz w:val="18"/>
          <w:szCs w:val="18"/>
          <w:lang w:eastAsia="en-US"/>
          <w14:ligatures w14:val="standardContextual"/>
        </w:rPr>
        <w:t xml:space="preserve"> regionale</w:t>
      </w:r>
      <w:r w:rsidR="00127FA8" w:rsidRPr="008C3288" w:rsidDel="003D1337">
        <w:rPr>
          <w:rFonts w:asciiTheme="minorHAnsi" w:eastAsiaTheme="minorEastAsia" w:hAnsiTheme="minorHAnsi" w:cstheme="minorBidi"/>
          <w:kern w:val="2"/>
          <w:sz w:val="18"/>
          <w:szCs w:val="18"/>
          <w:lang w:eastAsia="en-US"/>
          <w14:ligatures w14:val="standardContextual"/>
        </w:rPr>
        <w:t xml:space="preserve"> helseforetak.</w:t>
      </w:r>
    </w:p>
    <w:p w14:paraId="3DD815DF" w14:textId="77777777" w:rsidR="00127FA8" w:rsidRPr="00BC54AE"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25CBDD03" w14:textId="50462128" w:rsidR="00127FA8" w:rsidRDefault="00127FA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r>
        <w:rPr>
          <w:rFonts w:asciiTheme="minorHAnsi" w:eastAsiaTheme="minorHAnsi" w:hAnsiTheme="minorHAnsi" w:cstheme="minorBidi"/>
          <w:kern w:val="2"/>
          <w:sz w:val="18"/>
          <w:lang w:eastAsia="en-US"/>
          <w14:ligatures w14:val="standardContextual"/>
        </w:rPr>
        <w:lastRenderedPageBreak/>
        <w:t xml:space="preserve">Digital dialog (Helse Nord RHF) </w:t>
      </w:r>
      <w:r w:rsidR="007A6767">
        <w:rPr>
          <w:rFonts w:asciiTheme="minorHAnsi" w:eastAsiaTheme="minorHAnsi" w:hAnsiTheme="minorHAnsi" w:cstheme="minorBidi"/>
          <w:kern w:val="2"/>
          <w:sz w:val="18"/>
          <w:lang w:eastAsia="en-US"/>
          <w14:ligatures w14:val="standardContextual"/>
        </w:rPr>
        <w:t>gjør det enklere for innbygger å komme i kontakt med s</w:t>
      </w:r>
      <w:r w:rsidR="00C91E28">
        <w:rPr>
          <w:rFonts w:asciiTheme="minorHAnsi" w:eastAsiaTheme="minorHAnsi" w:hAnsiTheme="minorHAnsi" w:cstheme="minorBidi"/>
          <w:kern w:val="2"/>
          <w:sz w:val="18"/>
          <w:lang w:eastAsia="en-US"/>
          <w14:ligatures w14:val="standardContextual"/>
        </w:rPr>
        <w:t>pesialist</w:t>
      </w:r>
      <w:r w:rsidR="00FA2F32">
        <w:rPr>
          <w:rFonts w:asciiTheme="minorHAnsi" w:eastAsiaTheme="minorHAnsi" w:hAnsiTheme="minorHAnsi" w:cstheme="minorBidi"/>
          <w:kern w:val="2"/>
          <w:sz w:val="18"/>
          <w:lang w:eastAsia="en-US"/>
          <w14:ligatures w14:val="standardContextual"/>
        </w:rPr>
        <w:t>helsetjenesten</w:t>
      </w:r>
      <w:r w:rsidR="0032205C">
        <w:rPr>
          <w:rFonts w:asciiTheme="minorHAnsi" w:eastAsiaTheme="minorHAnsi" w:hAnsiTheme="minorHAnsi" w:cstheme="minorBidi"/>
          <w:kern w:val="2"/>
          <w:sz w:val="18"/>
          <w:lang w:eastAsia="en-US"/>
          <w14:ligatures w14:val="standardContextual"/>
        </w:rPr>
        <w:t xml:space="preserve">. </w:t>
      </w:r>
      <w:r>
        <w:rPr>
          <w:rFonts w:asciiTheme="minorHAnsi" w:eastAsiaTheme="minorHAnsi" w:hAnsiTheme="minorHAnsi" w:cstheme="minorBidi"/>
          <w:kern w:val="2"/>
          <w:sz w:val="18"/>
          <w:lang w:eastAsia="en-US"/>
          <w14:ligatures w14:val="standardContextual"/>
        </w:rPr>
        <w:t>Det vil trolig også bli enklere for helsepersonell</w:t>
      </w:r>
      <w:r w:rsidR="0032205C">
        <w:rPr>
          <w:rFonts w:asciiTheme="minorHAnsi" w:eastAsiaTheme="minorHAnsi" w:hAnsiTheme="minorHAnsi" w:cstheme="minorBidi"/>
          <w:kern w:val="2"/>
          <w:sz w:val="18"/>
          <w:lang w:eastAsia="en-US"/>
          <w14:ligatures w14:val="standardContextual"/>
        </w:rPr>
        <w:t xml:space="preserve"> å</w:t>
      </w:r>
      <w:r w:rsidR="005C68F8">
        <w:rPr>
          <w:rFonts w:asciiTheme="minorHAnsi" w:eastAsiaTheme="minorHAnsi" w:hAnsiTheme="minorHAnsi" w:cstheme="minorBidi"/>
          <w:kern w:val="2"/>
          <w:sz w:val="18"/>
          <w:lang w:eastAsia="en-US"/>
          <w14:ligatures w14:val="standardContextual"/>
        </w:rPr>
        <w:t xml:space="preserve"> </w:t>
      </w:r>
      <w:r>
        <w:rPr>
          <w:rFonts w:asciiTheme="minorHAnsi" w:eastAsiaTheme="minorHAnsi" w:hAnsiTheme="minorHAnsi" w:cstheme="minorBidi"/>
          <w:kern w:val="2"/>
          <w:sz w:val="18"/>
          <w:lang w:eastAsia="en-US"/>
          <w14:ligatures w14:val="standardContextual"/>
        </w:rPr>
        <w:t xml:space="preserve">henvende seg til pasienten når det passer best. </w:t>
      </w:r>
    </w:p>
    <w:p w14:paraId="6020BF29" w14:textId="77777777" w:rsidR="00D81018" w:rsidRDefault="00D81018"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18EA7D21" w14:textId="0BE4B5D7" w:rsidR="00127FA8" w:rsidRDefault="00127FA8" w:rsidP="00632036">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r w:rsidRPr="00210DF5">
        <w:rPr>
          <w:rFonts w:asciiTheme="minorHAnsi" w:eastAsiaTheme="minorHAnsi" w:hAnsiTheme="minorHAnsi" w:cstheme="minorBidi"/>
          <w:kern w:val="2"/>
          <w:sz w:val="18"/>
          <w:lang w:eastAsia="en-US"/>
          <w14:ligatures w14:val="standardContextual"/>
        </w:rPr>
        <w:t xml:space="preserve">Digitale skjema brukes i kommunikasjon med pasienten, i mange tilfeller kan skjema erstatte eller fremskynde besøk på sykehusene, det kan også føre til at pasienter slipper unødvendige reiser til sykehus. </w:t>
      </w:r>
      <w:hyperlink r:id="rId51" w:history="1">
        <w:r w:rsidRPr="00210DF5">
          <w:rPr>
            <w:rStyle w:val="Hyperkobling"/>
            <w:rFonts w:asciiTheme="minorHAnsi" w:eastAsiaTheme="minorHAnsi" w:hAnsiTheme="minorHAnsi" w:cstheme="minorBidi"/>
            <w:kern w:val="2"/>
            <w:sz w:val="18"/>
            <w:lang w:eastAsia="en-US"/>
            <w14:ligatures w14:val="standardContextual"/>
          </w:rPr>
          <w:t>Les mer om digitale skjema på Helse Nord sine hjemmesider</w:t>
        </w:r>
      </w:hyperlink>
      <w:r w:rsidRPr="00210DF5">
        <w:rPr>
          <w:rFonts w:asciiTheme="minorHAnsi" w:eastAsiaTheme="minorHAnsi" w:hAnsiTheme="minorHAnsi" w:cstheme="minorBidi"/>
          <w:kern w:val="2"/>
          <w:sz w:val="18"/>
          <w:lang w:eastAsia="en-US"/>
          <w14:ligatures w14:val="standardContextual"/>
        </w:rPr>
        <w:t xml:space="preserve">. </w:t>
      </w:r>
    </w:p>
    <w:p w14:paraId="44466690" w14:textId="77777777" w:rsidR="00E35B6E" w:rsidRDefault="00E35B6E" w:rsidP="00127FA8">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2A860E68" w14:textId="77777777" w:rsidR="00297D6B" w:rsidRDefault="009D2AD2" w:rsidP="00297D6B">
      <w:r>
        <w:t xml:space="preserve">Spesialisthelsetjenesten tilgjengeliggjør timeavtaler til innbygger på Helsenorge, </w:t>
      </w:r>
      <w:r w:rsidR="00A05971">
        <w:t xml:space="preserve">og videreutvikler tjenestene slik at innbygger </w:t>
      </w:r>
      <w:r w:rsidR="00A46140">
        <w:t xml:space="preserve">får mer informasjon, lettere kontakt med behandler og </w:t>
      </w:r>
      <w:r w:rsidR="00250ABB">
        <w:t xml:space="preserve">mulighet for å godkjenne og endre sine timer. </w:t>
      </w:r>
    </w:p>
    <w:p w14:paraId="408AF289" w14:textId="77777777" w:rsidR="00297D6B" w:rsidRPr="00F2014C" w:rsidRDefault="0010498A" w:rsidP="00297D6B">
      <w:pPr>
        <w:pStyle w:val="Listeavsnitt"/>
        <w:numPr>
          <w:ilvl w:val="0"/>
          <w:numId w:val="45"/>
        </w:numPr>
        <w:rPr>
          <w:rFonts w:ascii="Arial" w:hAnsi="Arial" w:cs="Arial"/>
          <w:color w:val="000000"/>
        </w:rPr>
      </w:pPr>
      <w:r>
        <w:t>Timeavtaler gir in</w:t>
      </w:r>
      <w:r w:rsidR="009C169D">
        <w:t>nbyggere oversikt over timer fra spesialisthelsetjenesten på Helsenorge</w:t>
      </w:r>
      <w:r w:rsidR="00724CF9">
        <w:t xml:space="preserve">, tjenesten er tilgjengelig </w:t>
      </w:r>
      <w:r w:rsidR="00F8147A">
        <w:t xml:space="preserve">i flere helseregioner. </w:t>
      </w:r>
    </w:p>
    <w:p w14:paraId="07979B66" w14:textId="35E6E10F" w:rsidR="00297D6B" w:rsidRDefault="00127FA8" w:rsidP="00297D6B">
      <w:pPr>
        <w:pStyle w:val="Listeavsnitt"/>
        <w:numPr>
          <w:ilvl w:val="0"/>
          <w:numId w:val="45"/>
        </w:numPr>
        <w:rPr>
          <w:rStyle w:val="size"/>
          <w:rFonts w:ascii="Arial" w:hAnsi="Arial" w:cs="Arial"/>
          <w:color w:val="000000"/>
        </w:rPr>
      </w:pPr>
      <w:r>
        <w:t>Mine</w:t>
      </w:r>
      <w:r w:rsidRPr="00210DF5">
        <w:t xml:space="preserve"> Timeavtaler </w:t>
      </w:r>
      <w:r w:rsidR="00F8147A">
        <w:t xml:space="preserve">fra </w:t>
      </w:r>
      <w:r w:rsidRPr="00210DF5">
        <w:t xml:space="preserve">Helse Sør-Øst RHF vil gi innbygger en forbedret timetjeneste på Helsenorge som gjør det mulig å </w:t>
      </w:r>
      <w:r w:rsidR="00941B6F">
        <w:t xml:space="preserve">legge til </w:t>
      </w:r>
      <w:r w:rsidRPr="00210DF5">
        <w:t xml:space="preserve">informasjon basert på alder, kjønn, timetype, hvor undersøkelsen og behandlingen skal foregå. </w:t>
      </w:r>
      <w:r w:rsidRPr="00210DF5">
        <w:t>Dette vil også legge til rette for bedre og mer relevant informasjon til innbygger</w:t>
      </w:r>
      <w:r w:rsidR="00604FB9">
        <w:t>slik</w:t>
      </w:r>
      <w:r w:rsidRPr="00210DF5">
        <w:t xml:space="preserve"> at innbygger møter bedre forberedt til avtalen på sykehuset.</w:t>
      </w:r>
      <w:r w:rsidR="2E30E862" w:rsidRPr="00297D6B">
        <w:rPr>
          <w:rStyle w:val="size"/>
          <w:rFonts w:ascii="Arial" w:hAnsi="Arial" w:cs="Arial"/>
          <w:color w:val="000000"/>
        </w:rPr>
        <w:t>. </w:t>
      </w:r>
    </w:p>
    <w:p w14:paraId="487B15AD" w14:textId="15C05EF1" w:rsidR="009634B5" w:rsidRPr="00297D6B" w:rsidRDefault="00BE7E1B" w:rsidP="00F2014C">
      <w:pPr>
        <w:pStyle w:val="Listeavsnitt"/>
        <w:numPr>
          <w:ilvl w:val="0"/>
          <w:numId w:val="45"/>
        </w:numPr>
        <w:rPr>
          <w:rStyle w:val="size"/>
          <w:rFonts w:ascii="Arial" w:hAnsi="Arial" w:cs="Arial"/>
          <w:color w:val="000000"/>
        </w:rPr>
      </w:pPr>
      <w:r>
        <w:t xml:space="preserve">Mitt timevalg i </w:t>
      </w:r>
      <w:r w:rsidR="00852F40" w:rsidRPr="00297D6B">
        <w:rPr>
          <w:rStyle w:val="size"/>
          <w:rFonts w:ascii="Arial" w:hAnsi="Arial" w:cs="Arial"/>
          <w:color w:val="000000"/>
        </w:rPr>
        <w:t>Helse</w:t>
      </w:r>
      <w:r>
        <w:rPr>
          <w:rStyle w:val="size"/>
          <w:rFonts w:ascii="Arial" w:hAnsi="Arial" w:cs="Arial"/>
          <w:color w:val="000000"/>
        </w:rPr>
        <w:t xml:space="preserve"> Vest </w:t>
      </w:r>
      <w:r w:rsidR="002A25DF">
        <w:rPr>
          <w:rStyle w:val="size"/>
          <w:rFonts w:ascii="Arial" w:hAnsi="Arial" w:cs="Arial"/>
          <w:color w:val="000000"/>
        </w:rPr>
        <w:t xml:space="preserve">vil gi innbygger mulighet til å endre og velge timer selv. </w:t>
      </w:r>
      <w:r w:rsidR="00852F40" w:rsidRPr="00297D6B">
        <w:rPr>
          <w:rStyle w:val="size"/>
          <w:rFonts w:ascii="Arial" w:hAnsi="Arial" w:cs="Arial"/>
          <w:color w:val="000000"/>
        </w:rPr>
        <w:t xml:space="preserve"> </w:t>
      </w:r>
    </w:p>
    <w:p w14:paraId="4D31A327" w14:textId="77777777" w:rsidR="00DE65D2" w:rsidRDefault="00DE65D2" w:rsidP="00EA231B">
      <w:pPr>
        <w:keepNext/>
      </w:pPr>
      <w:r w:rsidRPr="00DE65D2">
        <w:rPr>
          <w:rFonts w:ascii="Arial" w:hAnsi="Arial" w:cs="Arial"/>
          <w:noProof/>
          <w:color w:val="000000"/>
        </w:rPr>
        <w:drawing>
          <wp:inline distT="0" distB="0" distL="0" distR="0" wp14:anchorId="58D35C98" wp14:editId="1A412FEF">
            <wp:extent cx="5574969" cy="4118610"/>
            <wp:effectExtent l="0" t="0" r="6985" b="0"/>
            <wp:docPr id="107694288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2884" name="Bilde 1"/>
                    <pic:cNvPicPr/>
                  </pic:nvPicPr>
                  <pic:blipFill rotWithShape="1">
                    <a:blip r:embed="rId52">
                      <a:extLst>
                        <a:ext uri="{28A0092B-C50C-407E-A947-70E740481C1C}">
                          <a14:useLocalDpi xmlns:a14="http://schemas.microsoft.com/office/drawing/2010/main" val="0"/>
                        </a:ext>
                      </a:extLst>
                    </a:blip>
                    <a:srcRect l="285"/>
                    <a:stretch>
                      <a:fillRect/>
                    </a:stretch>
                  </pic:blipFill>
                  <pic:spPr bwMode="auto">
                    <a:xfrm>
                      <a:off x="0" y="0"/>
                      <a:ext cx="5581512" cy="4123444"/>
                    </a:xfrm>
                    <a:prstGeom prst="rect">
                      <a:avLst/>
                    </a:prstGeom>
                    <a:ln>
                      <a:noFill/>
                    </a:ln>
                    <a:extLst>
                      <a:ext uri="{53640926-AAD7-44D8-BBD7-CCE9431645EC}">
                        <a14:shadowObscured xmlns:a14="http://schemas.microsoft.com/office/drawing/2010/main"/>
                      </a:ext>
                    </a:extLst>
                  </pic:spPr>
                </pic:pic>
              </a:graphicData>
            </a:graphic>
          </wp:inline>
        </w:drawing>
      </w:r>
    </w:p>
    <w:p w14:paraId="704C74C4" w14:textId="01C02F41" w:rsidR="00DE65D2" w:rsidRDefault="00DE65D2" w:rsidP="008E4C30">
      <w:pPr>
        <w:pStyle w:val="Bildetekst"/>
        <w:rPr>
          <w:rFonts w:ascii="Arial" w:hAnsi="Arial" w:cs="Arial"/>
          <w:color w:val="000000"/>
        </w:rPr>
      </w:pPr>
      <w:r>
        <w:t xml:space="preserve">Figur </w:t>
      </w:r>
      <w:r>
        <w:fldChar w:fldCharType="begin"/>
      </w:r>
      <w:r>
        <w:instrText xml:space="preserve"> SEQ Figur \* ARABIC </w:instrText>
      </w:r>
      <w:r>
        <w:fldChar w:fldCharType="separate"/>
      </w:r>
      <w:r w:rsidR="0025052D">
        <w:rPr>
          <w:noProof/>
        </w:rPr>
        <w:t>4</w:t>
      </w:r>
      <w:r>
        <w:fldChar w:fldCharType="end"/>
      </w:r>
      <w:r>
        <w:t xml:space="preserve"> V</w:t>
      </w:r>
      <w:r w:rsidR="00FD2090">
        <w:t>iser v</w:t>
      </w:r>
      <w:r>
        <w:t>eikart for pågående aktiviteter for samhandling mellom innbygger og helsetjenesten gjennom Helsenorge</w:t>
      </w:r>
    </w:p>
    <w:p w14:paraId="4484D3F6" w14:textId="77777777" w:rsidR="00DE65D2" w:rsidRPr="00734CE9" w:rsidRDefault="00DE65D2" w:rsidP="00D84AF0">
      <w:pPr>
        <w:rPr>
          <w:rFonts w:ascii="Arial" w:hAnsi="Arial" w:cs="Arial"/>
          <w:color w:val="000000"/>
        </w:rPr>
      </w:pPr>
    </w:p>
    <w:p w14:paraId="7C22314D" w14:textId="77777777" w:rsidR="002C3F5A" w:rsidRDefault="002C3F5A" w:rsidP="00632036">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38EEA2D5" w14:textId="77777777" w:rsidR="002C3F5A" w:rsidRPr="00E34092" w:rsidRDefault="002C3F5A" w:rsidP="002C3F5A">
      <w:pPr>
        <w:pStyle w:val="paragraph"/>
        <w:shd w:val="clear" w:color="auto" w:fill="F0F0F0"/>
        <w:spacing w:before="0" w:beforeAutospacing="0" w:after="0" w:afterAutospacing="0" w:line="331" w:lineRule="auto"/>
        <w:textAlignment w:val="baseline"/>
        <w:rPr>
          <w:rFonts w:asciiTheme="minorHAnsi" w:eastAsiaTheme="minorEastAsia" w:hAnsiTheme="minorHAnsi" w:cstheme="minorBidi"/>
          <w:b/>
          <w:kern w:val="2"/>
          <w:sz w:val="18"/>
          <w:szCs w:val="18"/>
          <w:lang w:eastAsia="en-US"/>
          <w14:ligatures w14:val="standardContextual"/>
        </w:rPr>
      </w:pPr>
      <w:r>
        <w:rPr>
          <w:rFonts w:asciiTheme="minorHAnsi" w:eastAsiaTheme="minorEastAsia" w:hAnsiTheme="minorHAnsi" w:cstheme="minorBidi"/>
          <w:b/>
          <w:kern w:val="2"/>
          <w:sz w:val="18"/>
          <w:szCs w:val="18"/>
          <w:lang w:eastAsia="en-US"/>
          <w14:ligatures w14:val="standardContextual"/>
        </w:rPr>
        <w:t>Fullmakt, representasjon og tilgangsbegrensning gjennom Helsenorge</w:t>
      </w:r>
    </w:p>
    <w:p w14:paraId="35E98A2A" w14:textId="3032F24A" w:rsidR="002C3F5A" w:rsidRPr="00E34092" w:rsidRDefault="002C3F5A" w:rsidP="002C3F5A">
      <w:pPr>
        <w:spacing w:before="200" w:line="328" w:lineRule="auto"/>
        <w:textAlignment w:val="baseline"/>
        <w:rPr>
          <w:szCs w:val="24"/>
        </w:rPr>
      </w:pPr>
      <w:r w:rsidRPr="00E34092">
        <w:rPr>
          <w:szCs w:val="24"/>
        </w:rPr>
        <w:t xml:space="preserve">I dagens helse- og omsorgstjeneste har mange behov for å bli representert av pårørende eller andre i korte eller lengre perioder av livet pga. lav alder, dårlig helse, manglende samtykkekompetanse, manglende digital kompetanse, manglende tilgang på eID-løsninger eller av andre grunner. </w:t>
      </w:r>
      <w:r w:rsidR="00D21185">
        <w:rPr>
          <w:szCs w:val="24"/>
        </w:rPr>
        <w:t>Innbygger har</w:t>
      </w:r>
      <w:r w:rsidRPr="00E34092">
        <w:rPr>
          <w:szCs w:val="24"/>
        </w:rPr>
        <w:t xml:space="preserve"> derfor behov for å kunne </w:t>
      </w:r>
      <w:r w:rsidRPr="00E34092">
        <w:rPr>
          <w:szCs w:val="24"/>
        </w:rPr>
        <w:lastRenderedPageBreak/>
        <w:t xml:space="preserve">opptre på vegne av andre i digitale løsninger, noe som kan løses gjennom digital representasjon og fullmakts løsninger. På den måten vil flere kunne involvere seg i forebygging, behandling og oppfølging av næres helse. Innbygger har i dag mulig å gi andre fullmakt til å bruke tjenester på Helsenorge, og gi fullmakt til at andre som kan hente reseptvarer på utvalgte apotek eller hos bandasjist. </w:t>
      </w:r>
      <w:hyperlink r:id="rId53" w:history="1">
        <w:r w:rsidRPr="00E34092">
          <w:rPr>
            <w:szCs w:val="24"/>
          </w:rPr>
          <w:t>Les mer på Helsenorge.no</w:t>
        </w:r>
      </w:hyperlink>
      <w:r w:rsidRPr="00E34092">
        <w:rPr>
          <w:szCs w:val="24"/>
        </w:rPr>
        <w:t xml:space="preserve">. </w:t>
      </w:r>
    </w:p>
    <w:p w14:paraId="5B663D5B" w14:textId="43CD4696" w:rsidR="002C3F5A" w:rsidRPr="00E34092" w:rsidRDefault="002C3F5A" w:rsidP="002C3F5A">
      <w:pPr>
        <w:spacing w:before="200" w:line="328" w:lineRule="auto"/>
        <w:textAlignment w:val="baseline"/>
        <w:rPr>
          <w:szCs w:val="24"/>
        </w:rPr>
      </w:pPr>
      <w:r w:rsidRPr="00E34092">
        <w:rPr>
          <w:szCs w:val="24"/>
        </w:rPr>
        <w:t>I forbindelse med EHDS-forordningen skal tjenester for fullmakt- og representasjon</w:t>
      </w:r>
      <w:r w:rsidR="00A958C0">
        <w:rPr>
          <w:szCs w:val="24"/>
        </w:rPr>
        <w:t xml:space="preserve"> videreutvikles</w:t>
      </w:r>
      <w:r w:rsidRPr="00E34092">
        <w:rPr>
          <w:szCs w:val="24"/>
        </w:rPr>
        <w:t xml:space="preserve">, i tilknytning til tilgangstjenester for innbygger. Det skal også etableres mulighet for at representanter fra andre </w:t>
      </w:r>
      <w:r w:rsidRPr="00D5746D">
        <w:rPr>
          <w:szCs w:val="24"/>
        </w:rPr>
        <w:t>EU/EØS-land</w:t>
      </w:r>
      <w:r w:rsidRPr="00E34092">
        <w:rPr>
          <w:szCs w:val="24"/>
        </w:rPr>
        <w:t xml:space="preserve"> kan representere norske innbyggere på Helsenorge. </w:t>
      </w:r>
    </w:p>
    <w:p w14:paraId="7C4CAC90" w14:textId="3519C661" w:rsidR="002C3F5A" w:rsidRDefault="002C3F5A" w:rsidP="002C3F5A">
      <w:pPr>
        <w:spacing w:before="200" w:line="328" w:lineRule="auto"/>
        <w:textAlignment w:val="baseline"/>
        <w:rPr>
          <w:szCs w:val="24"/>
        </w:rPr>
      </w:pPr>
      <w:r w:rsidRPr="00E34092">
        <w:rPr>
          <w:szCs w:val="24"/>
        </w:rPr>
        <w:t>EHDS-forordningen gi</w:t>
      </w:r>
      <w:r w:rsidR="00B67041">
        <w:rPr>
          <w:szCs w:val="24"/>
        </w:rPr>
        <w:t>r</w:t>
      </w:r>
      <w:r w:rsidRPr="00E34092">
        <w:rPr>
          <w:szCs w:val="24"/>
        </w:rPr>
        <w:t xml:space="preserve"> innbyggere bedre tilgang til og kontroll på egne helseopplysninger enn hva innbyggere har etter personvernforordningen i dag. Dette innebærer tilpasning og videreutvikling av tjenester for tilgangsbegrensning, slik at innbygger kan begrense helsepersonell eller helsevirksomheters tilgang til hele eller deles av egne helseopplysninger. </w:t>
      </w:r>
    </w:p>
    <w:p w14:paraId="25D0E1D9" w14:textId="77777777" w:rsidR="0002327F" w:rsidRDefault="0002327F" w:rsidP="00734CE9">
      <w:pPr>
        <w:keepNext/>
        <w:spacing w:before="200" w:line="328" w:lineRule="auto"/>
        <w:textAlignment w:val="baseline"/>
      </w:pPr>
      <w:r w:rsidRPr="0002327F">
        <w:rPr>
          <w:noProof/>
          <w:szCs w:val="24"/>
        </w:rPr>
        <w:drawing>
          <wp:inline distT="0" distB="0" distL="0" distR="0" wp14:anchorId="2D54148E" wp14:editId="65DC85CE">
            <wp:extent cx="5774326" cy="4517162"/>
            <wp:effectExtent l="0" t="0" r="0" b="0"/>
            <wp:docPr id="39628283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2837" name="Bilde 1"/>
                    <pic:cNvPicPr/>
                  </pic:nvPicPr>
                  <pic:blipFill>
                    <a:blip r:embed="rId54">
                      <a:extLst>
                        <a:ext uri="{28A0092B-C50C-407E-A947-70E740481C1C}">
                          <a14:useLocalDpi xmlns:a14="http://schemas.microsoft.com/office/drawing/2010/main" val="0"/>
                        </a:ext>
                      </a:extLst>
                    </a:blip>
                    <a:stretch>
                      <a:fillRect/>
                    </a:stretch>
                  </pic:blipFill>
                  <pic:spPr>
                    <a:xfrm>
                      <a:off x="0" y="0"/>
                      <a:ext cx="5774326" cy="4517162"/>
                    </a:xfrm>
                    <a:prstGeom prst="rect">
                      <a:avLst/>
                    </a:prstGeom>
                  </pic:spPr>
                </pic:pic>
              </a:graphicData>
            </a:graphic>
          </wp:inline>
        </w:drawing>
      </w:r>
    </w:p>
    <w:p w14:paraId="1025F097" w14:textId="0C537940" w:rsidR="0002327F" w:rsidRDefault="0002327F" w:rsidP="008E4C30">
      <w:pPr>
        <w:pStyle w:val="Bildetekst"/>
        <w:rPr>
          <w:szCs w:val="24"/>
        </w:rPr>
      </w:pPr>
      <w:r>
        <w:t xml:space="preserve">Figur </w:t>
      </w:r>
      <w:r w:rsidR="0025052D">
        <w:fldChar w:fldCharType="begin"/>
      </w:r>
      <w:r w:rsidR="0025052D">
        <w:instrText xml:space="preserve"> SEQ Figur \* ARABIC </w:instrText>
      </w:r>
      <w:r w:rsidR="0025052D">
        <w:fldChar w:fldCharType="separate"/>
      </w:r>
      <w:r w:rsidR="0025052D">
        <w:rPr>
          <w:noProof/>
        </w:rPr>
        <w:t>5</w:t>
      </w:r>
      <w:r w:rsidR="0025052D">
        <w:rPr>
          <w:noProof/>
        </w:rPr>
        <w:fldChar w:fldCharType="end"/>
      </w:r>
      <w:r>
        <w:t xml:space="preserve"> V</w:t>
      </w:r>
      <w:r w:rsidR="00FD2090">
        <w:t>iser v</w:t>
      </w:r>
      <w:r>
        <w:t xml:space="preserve">eikart for eksisterende fullmakter og tilgangsbegrensninger, og </w:t>
      </w:r>
      <w:r w:rsidR="004E3893">
        <w:t xml:space="preserve">tentative planer </w:t>
      </w:r>
      <w:r w:rsidR="004A5D94">
        <w:t xml:space="preserve">for </w:t>
      </w:r>
      <w:r>
        <w:t>aktiviteter som må gjennomføres for å tilfredsstille 2029 kravene i Helsedataforordningen</w:t>
      </w:r>
      <w:r w:rsidR="006A484C">
        <w:t xml:space="preserve"> knyttet til fullmakt, representasjon og </w:t>
      </w:r>
      <w:r w:rsidR="003E77D0">
        <w:t>tilgangsbegrensning på tvers av landegrenser</w:t>
      </w:r>
    </w:p>
    <w:p w14:paraId="49DF6C7D" w14:textId="77777777" w:rsidR="0002327F" w:rsidRDefault="0002327F" w:rsidP="002C3F5A">
      <w:pPr>
        <w:spacing w:before="200" w:line="328" w:lineRule="auto"/>
        <w:textAlignment w:val="baseline"/>
        <w:rPr>
          <w:szCs w:val="24"/>
        </w:rPr>
      </w:pPr>
    </w:p>
    <w:p w14:paraId="24850EB8" w14:textId="11E6AE07" w:rsidR="002C3F5A" w:rsidRPr="00E34092" w:rsidRDefault="002C3F5A" w:rsidP="002C3F5A">
      <w:pPr>
        <w:pStyle w:val="paragraph"/>
        <w:shd w:val="clear" w:color="auto" w:fill="F0F0F0"/>
        <w:spacing w:before="0" w:beforeAutospacing="0" w:after="0" w:afterAutospacing="0" w:line="331" w:lineRule="auto"/>
        <w:textAlignment w:val="baseline"/>
        <w:rPr>
          <w:rFonts w:eastAsiaTheme="minorEastAsia"/>
          <w:b/>
          <w:szCs w:val="18"/>
        </w:rPr>
      </w:pPr>
      <w:r>
        <w:rPr>
          <w:rFonts w:asciiTheme="minorHAnsi" w:eastAsiaTheme="minorEastAsia" w:hAnsiTheme="minorHAnsi" w:cstheme="minorBidi"/>
          <w:b/>
          <w:kern w:val="2"/>
          <w:sz w:val="18"/>
          <w:szCs w:val="18"/>
          <w:lang w:eastAsia="en-US"/>
          <w14:ligatures w14:val="standardContextual"/>
        </w:rPr>
        <w:t xml:space="preserve">Innbyggers mulighet til å </w:t>
      </w:r>
      <w:r w:rsidR="00E82196">
        <w:rPr>
          <w:rFonts w:asciiTheme="minorHAnsi" w:eastAsiaTheme="minorEastAsia" w:hAnsiTheme="minorHAnsi" w:cstheme="minorBidi"/>
          <w:b/>
          <w:kern w:val="2"/>
          <w:sz w:val="18"/>
          <w:szCs w:val="18"/>
          <w:lang w:eastAsia="en-US"/>
          <w14:ligatures w14:val="standardContextual"/>
        </w:rPr>
        <w:t xml:space="preserve">supplere og anmode retting av informasjon </w:t>
      </w:r>
      <w:r w:rsidR="007F7350">
        <w:rPr>
          <w:rFonts w:asciiTheme="minorHAnsi" w:eastAsiaTheme="minorEastAsia" w:hAnsiTheme="minorHAnsi" w:cstheme="minorBidi"/>
          <w:b/>
          <w:kern w:val="2"/>
          <w:sz w:val="18"/>
          <w:szCs w:val="18"/>
          <w:lang w:eastAsia="en-US"/>
          <w14:ligatures w14:val="standardContextual"/>
        </w:rPr>
        <w:t>i pasientjournalsystemer</w:t>
      </w:r>
    </w:p>
    <w:p w14:paraId="1F926CCE" w14:textId="7704C0A5" w:rsidR="002C3F5A" w:rsidRPr="003178E9" w:rsidRDefault="002C3F5A" w:rsidP="002C3F5A">
      <w:pPr>
        <w:spacing w:before="200" w:line="328" w:lineRule="auto"/>
        <w:textAlignment w:val="baseline"/>
        <w:rPr>
          <w:szCs w:val="24"/>
        </w:rPr>
      </w:pPr>
      <w:r w:rsidRPr="003178E9">
        <w:rPr>
          <w:szCs w:val="24"/>
        </w:rPr>
        <w:t xml:space="preserve">EHDS forordningen stiller krav </w:t>
      </w:r>
      <w:r w:rsidR="00416A32">
        <w:rPr>
          <w:szCs w:val="24"/>
        </w:rPr>
        <w:t>om</w:t>
      </w:r>
      <w:r w:rsidRPr="003178E9">
        <w:rPr>
          <w:szCs w:val="24"/>
        </w:rPr>
        <w:t xml:space="preserve"> innbyggere</w:t>
      </w:r>
      <w:r w:rsidR="00F746C8">
        <w:rPr>
          <w:szCs w:val="24"/>
        </w:rPr>
        <w:t>s</w:t>
      </w:r>
      <w:r w:rsidRPr="003178E9">
        <w:rPr>
          <w:szCs w:val="24"/>
        </w:rPr>
        <w:t xml:space="preserve"> rett til å skrive inn supplerende opplysninger i egen pasientjournal, eventuelt i en personlig journal som </w:t>
      </w:r>
      <w:r w:rsidRPr="003178E9">
        <w:rPr>
          <w:szCs w:val="24"/>
        </w:rPr>
        <w:t>helsepersonell har tilgang til. Informasjon fra innbygger skal tydelig skilles fra det helsepersonell dokumenterer, og innbygger har ikke rett til å endre på helsepersonells dokumentasjon. I dag sk</w:t>
      </w:r>
      <w:r w:rsidR="002F60C7">
        <w:rPr>
          <w:szCs w:val="24"/>
        </w:rPr>
        <w:t>r</w:t>
      </w:r>
      <w:r w:rsidRPr="003178E9">
        <w:rPr>
          <w:szCs w:val="24"/>
        </w:rPr>
        <w:t xml:space="preserve">iver innbygger inn i egen journal ved e-konsultasjon med fastlege gjennom Helsenorge. </w:t>
      </w:r>
    </w:p>
    <w:p w14:paraId="5919ED0C" w14:textId="77777777" w:rsidR="00962568" w:rsidRDefault="002C3F5A" w:rsidP="002C3F5A">
      <w:pPr>
        <w:spacing w:before="200" w:line="328" w:lineRule="auto"/>
        <w:textAlignment w:val="baseline"/>
        <w:rPr>
          <w:szCs w:val="24"/>
        </w:rPr>
      </w:pPr>
      <w:r w:rsidRPr="003178E9">
        <w:rPr>
          <w:szCs w:val="24"/>
        </w:rPr>
        <w:lastRenderedPageBreak/>
        <w:t xml:space="preserve">Helsepersonelloven </w:t>
      </w:r>
      <w:r w:rsidRPr="003178E9">
        <w:rPr>
          <w:szCs w:val="24"/>
        </w:rPr>
        <w:t xml:space="preserve">sier at pasienten eller brukeren på visse vilkår har krav på å få rettet eller slettet journalnotater, </w:t>
      </w:r>
      <w:r w:rsidR="00F5273F">
        <w:rPr>
          <w:szCs w:val="24"/>
        </w:rPr>
        <w:t xml:space="preserve">og </w:t>
      </w:r>
      <w:r w:rsidRPr="003178E9">
        <w:rPr>
          <w:szCs w:val="24"/>
        </w:rPr>
        <w:t>krav o</w:t>
      </w:r>
      <w:r w:rsidR="00F5273F">
        <w:rPr>
          <w:szCs w:val="24"/>
        </w:rPr>
        <w:t>m</w:t>
      </w:r>
      <w:r w:rsidRPr="003178E9">
        <w:rPr>
          <w:szCs w:val="24"/>
        </w:rPr>
        <w:t xml:space="preserve"> sletting eller retting må rettes til virksomheten som er ansvarlig for pasientjournalen. </w:t>
      </w:r>
      <w:hyperlink r:id="rId55" w:history="1">
        <w:r w:rsidRPr="003178E9">
          <w:rPr>
            <w:rStyle w:val="Hyperkobling"/>
            <w:szCs w:val="24"/>
          </w:rPr>
          <w:t>Les mer på Helsedirektoratets hjemmesider</w:t>
        </w:r>
      </w:hyperlink>
      <w:r w:rsidRPr="003178E9">
        <w:rPr>
          <w:szCs w:val="24"/>
        </w:rPr>
        <w:t xml:space="preserve">. </w:t>
      </w:r>
    </w:p>
    <w:p w14:paraId="4F64EB02" w14:textId="50333F8D" w:rsidR="002C3F5A" w:rsidRPr="003178E9" w:rsidRDefault="002C3F5A" w:rsidP="002C3F5A">
      <w:pPr>
        <w:spacing w:before="200" w:line="328" w:lineRule="auto"/>
        <w:textAlignment w:val="baseline"/>
        <w:rPr>
          <w:szCs w:val="24"/>
        </w:rPr>
      </w:pPr>
      <w:r w:rsidRPr="003178E9">
        <w:rPr>
          <w:szCs w:val="24"/>
        </w:rPr>
        <w:t>For retting av helseopplysninger er Helsenorges rolle begrenset til å gi beskjed om hva som er feil og motta respons når retting er gjort (eller avslått). Retting gjøre</w:t>
      </w:r>
      <w:r w:rsidR="008D526C">
        <w:rPr>
          <w:szCs w:val="24"/>
        </w:rPr>
        <w:t>s</w:t>
      </w:r>
      <w:r w:rsidRPr="003178E9">
        <w:rPr>
          <w:szCs w:val="24"/>
        </w:rPr>
        <w:t xml:space="preserve"> i kilde, oppdateres til nasjonal tjeneste og blir deretter tilgjengelig for innbyggers innsyn. For å rette eventuelle feil i journalnotater fra spesialisthelsetjenesten gjøres dette ved å be om </w:t>
      </w:r>
      <w:r w:rsidR="001F29D7">
        <w:rPr>
          <w:szCs w:val="24"/>
        </w:rPr>
        <w:t>retningsanmodning</w:t>
      </w:r>
      <w:r w:rsidRPr="003178E9">
        <w:rPr>
          <w:szCs w:val="24"/>
        </w:rPr>
        <w:t xml:space="preserve"> i elektronisk skjema. Med EHDS forordningen kommer det krav om at innbygger digital</w:t>
      </w:r>
      <w:r>
        <w:rPr>
          <w:szCs w:val="24"/>
        </w:rPr>
        <w:t>t</w:t>
      </w:r>
      <w:r w:rsidRPr="003178E9">
        <w:rPr>
          <w:szCs w:val="24"/>
        </w:rPr>
        <w:t xml:space="preserve"> skal kunne be om </w:t>
      </w:r>
      <w:r w:rsidR="000A0034">
        <w:rPr>
          <w:szCs w:val="24"/>
        </w:rPr>
        <w:t>retningsanmodning i</w:t>
      </w:r>
      <w:r w:rsidRPr="003178E9">
        <w:rPr>
          <w:szCs w:val="24"/>
        </w:rPr>
        <w:t xml:space="preserve"> journalnotat. </w:t>
      </w:r>
    </w:p>
    <w:p w14:paraId="699D7C02" w14:textId="77777777" w:rsidR="002C3F5A" w:rsidRDefault="002C3F5A" w:rsidP="00632036">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68E51FFC" w14:textId="77777777" w:rsidR="002B38E7" w:rsidRDefault="002B38E7" w:rsidP="00734CE9">
      <w:pPr>
        <w:pStyle w:val="paragraph"/>
        <w:keepNext/>
        <w:spacing w:before="0" w:beforeAutospacing="0" w:after="0" w:afterAutospacing="0" w:line="331" w:lineRule="auto"/>
        <w:textAlignment w:val="baseline"/>
      </w:pPr>
      <w:r w:rsidRPr="002B38E7">
        <w:rPr>
          <w:rFonts w:asciiTheme="minorHAnsi" w:eastAsiaTheme="minorHAnsi" w:hAnsiTheme="minorHAnsi" w:cstheme="minorBidi"/>
          <w:noProof/>
          <w:kern w:val="2"/>
          <w:sz w:val="18"/>
          <w:lang w:eastAsia="en-US"/>
          <w14:ligatures w14:val="standardContextual"/>
        </w:rPr>
        <w:drawing>
          <wp:inline distT="0" distB="0" distL="0" distR="0" wp14:anchorId="6775BB36" wp14:editId="77F6EC09">
            <wp:extent cx="5967691" cy="2885336"/>
            <wp:effectExtent l="0" t="0" r="0" b="0"/>
            <wp:docPr id="154423827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38271" name="Bilde 1"/>
                    <pic:cNvPicPr/>
                  </pic:nvPicPr>
                  <pic:blipFill>
                    <a:blip r:embed="rId56">
                      <a:extLst>
                        <a:ext uri="{28A0092B-C50C-407E-A947-70E740481C1C}">
                          <a14:useLocalDpi xmlns:a14="http://schemas.microsoft.com/office/drawing/2010/main" val="0"/>
                        </a:ext>
                      </a:extLst>
                    </a:blip>
                    <a:stretch>
                      <a:fillRect/>
                    </a:stretch>
                  </pic:blipFill>
                  <pic:spPr>
                    <a:xfrm>
                      <a:off x="0" y="0"/>
                      <a:ext cx="5967691" cy="2885336"/>
                    </a:xfrm>
                    <a:prstGeom prst="rect">
                      <a:avLst/>
                    </a:prstGeom>
                  </pic:spPr>
                </pic:pic>
              </a:graphicData>
            </a:graphic>
          </wp:inline>
        </w:drawing>
      </w:r>
    </w:p>
    <w:p w14:paraId="016859D6" w14:textId="5C2345A2" w:rsidR="002B38E7" w:rsidRDefault="002B38E7" w:rsidP="008E4C3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6</w:t>
      </w:r>
      <w:r w:rsidR="0025052D">
        <w:rPr>
          <w:noProof/>
        </w:rPr>
        <w:fldChar w:fldCharType="end"/>
      </w:r>
      <w:r>
        <w:t xml:space="preserve"> V</w:t>
      </w:r>
      <w:r w:rsidR="00FD2090">
        <w:t>iser v</w:t>
      </w:r>
      <w:r>
        <w:t xml:space="preserve">eikart </w:t>
      </w:r>
      <w:r w:rsidR="001974F0">
        <w:t xml:space="preserve">med tentative planer </w:t>
      </w:r>
      <w:r>
        <w:t>for aktiviteter som må gjennomføres for å tilfredsstille 2029 kravene</w:t>
      </w:r>
      <w:r w:rsidR="0084558A">
        <w:t xml:space="preserve"> i Helsedataforordningen</w:t>
      </w:r>
      <w:r>
        <w:t xml:space="preserve"> </w:t>
      </w:r>
      <w:r w:rsidR="0084558A">
        <w:t xml:space="preserve">knyttet til innbyggers rett til å supplere informasjon og anmode retting </w:t>
      </w:r>
    </w:p>
    <w:p w14:paraId="3C03A52A" w14:textId="77777777" w:rsidR="002B38E7" w:rsidRDefault="002B38E7" w:rsidP="00632036">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59A6AE7F" w14:textId="77777777" w:rsidR="002B38E7" w:rsidRDefault="002B38E7" w:rsidP="00632036">
      <w:pPr>
        <w:pStyle w:val="paragraph"/>
        <w:spacing w:before="0" w:beforeAutospacing="0" w:after="0" w:afterAutospacing="0" w:line="331" w:lineRule="auto"/>
        <w:textAlignment w:val="baseline"/>
        <w:rPr>
          <w:rFonts w:asciiTheme="minorHAnsi" w:eastAsiaTheme="minorHAnsi" w:hAnsiTheme="minorHAnsi" w:cstheme="minorBidi"/>
          <w:kern w:val="2"/>
          <w:sz w:val="18"/>
          <w:lang w:eastAsia="en-US"/>
          <w14:ligatures w14:val="standardContextual"/>
        </w:rPr>
      </w:pPr>
    </w:p>
    <w:p w14:paraId="4DFA2870" w14:textId="701C69F7" w:rsidR="00AD532B" w:rsidRDefault="00AD532B" w:rsidP="00AD532B">
      <w:pPr>
        <w:pStyle w:val="Overskrift3"/>
      </w:pPr>
      <w:r>
        <w:t>Delmål 1.B: Innbyggere skal ha tilgang på velferdsteknologi og digital hjemmeoppfølging</w:t>
      </w:r>
    </w:p>
    <w:p w14:paraId="2D026083" w14:textId="0D1A1215" w:rsidR="00BA7EED" w:rsidRDefault="00DB58F3" w:rsidP="00AD532B">
      <w:pPr>
        <w:rPr>
          <w:rStyle w:val="normaltextrun"/>
          <w:rFonts w:cs="Arial"/>
          <w:lang w:eastAsia="nb-NO"/>
        </w:rPr>
      </w:pPr>
      <w:r>
        <w:rPr>
          <w:noProof/>
        </w:rPr>
        <w:drawing>
          <wp:anchor distT="0" distB="0" distL="114300" distR="114300" simplePos="0" relativeHeight="251658262" behindDoc="1" locked="0" layoutInCell="1" allowOverlap="1" wp14:anchorId="675991E1" wp14:editId="3C347217">
            <wp:simplePos x="0" y="0"/>
            <wp:positionH relativeFrom="margin">
              <wp:align>left</wp:align>
            </wp:positionH>
            <wp:positionV relativeFrom="paragraph">
              <wp:posOffset>133985</wp:posOffset>
            </wp:positionV>
            <wp:extent cx="3148330" cy="2916555"/>
            <wp:effectExtent l="0" t="0" r="0" b="0"/>
            <wp:wrapTight wrapText="bothSides">
              <wp:wrapPolygon edited="0">
                <wp:start x="0" y="0"/>
                <wp:lineTo x="0" y="21445"/>
                <wp:lineTo x="21434" y="21445"/>
                <wp:lineTo x="21434" y="0"/>
                <wp:lineTo x="0" y="0"/>
              </wp:wrapPolygon>
            </wp:wrapTight>
            <wp:docPr id="15" name="Bilde 15" descr="Et bilde som inneholder tekst, tegnefil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e 15" descr="Et bilde som inneholder tekst, tegnefilm&#10;&#10;KI-generert innhold kan være feil."/>
                    <pic:cNvPicPr/>
                  </pic:nvPicPr>
                  <pic:blipFill rotWithShape="1">
                    <a:blip r:embed="rId57">
                      <a:extLst>
                        <a:ext uri="{28A0092B-C50C-407E-A947-70E740481C1C}">
                          <a14:useLocalDpi xmlns:a14="http://schemas.microsoft.com/office/drawing/2010/main" val="0"/>
                        </a:ext>
                      </a:extLst>
                    </a:blip>
                    <a:srcRect l="3180" r="1"/>
                    <a:stretch/>
                  </pic:blipFill>
                  <pic:spPr bwMode="auto">
                    <a:xfrm>
                      <a:off x="0" y="0"/>
                      <a:ext cx="3148330" cy="2916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32325B" w14:textId="7E6164FE" w:rsidR="00AE7E55" w:rsidRDefault="00AD532B" w:rsidP="00386AC3">
      <w:r w:rsidRPr="002840A8">
        <w:rPr>
          <w:rStyle w:val="normaltextrun"/>
          <w:rFonts w:cs="Arial"/>
          <w:lang w:eastAsia="nb-NO"/>
        </w:rPr>
        <w:t>Velferdsteknologi og digital hjemmeoppfølging gi</w:t>
      </w:r>
      <w:r w:rsidR="00F324FF">
        <w:rPr>
          <w:rStyle w:val="normaltextrun"/>
          <w:rFonts w:cs="Arial"/>
          <w:lang w:eastAsia="nb-NO"/>
        </w:rPr>
        <w:t>r</w:t>
      </w:r>
      <w:r w:rsidRPr="002840A8">
        <w:rPr>
          <w:rStyle w:val="normaltextrun"/>
          <w:rFonts w:cs="Arial"/>
          <w:lang w:eastAsia="nb-NO"/>
        </w:rPr>
        <w:t xml:space="preserve"> gevinster både for innbyggere og for helsetjenesten</w:t>
      </w:r>
      <w:r>
        <w:t xml:space="preserve">. </w:t>
      </w:r>
      <w:r w:rsidR="00BC6058">
        <w:t>Innbyggers tilgang til velferdsteknologi og digital hjemmeoppfølging vil tilrettelegge for en mer aktiv medvirkning i egen og næres helse.</w:t>
      </w:r>
      <w:r w:rsidR="0054505F">
        <w:t xml:space="preserve"> </w:t>
      </w:r>
      <w:r w:rsidR="003E7C9A">
        <w:t>D</w:t>
      </w:r>
      <w:r>
        <w:t>et forventes en økning av antall innbyggere som trenger helse- og omsorgstjenester fremover.</w:t>
      </w:r>
      <w:r w:rsidR="00581EE7">
        <w:t xml:space="preserve"> </w:t>
      </w:r>
      <w:r>
        <w:t xml:space="preserve"> </w:t>
      </w:r>
      <w:r w:rsidR="004F0165">
        <w:t xml:space="preserve">Økt bruk av velferdsteknologi </w:t>
      </w:r>
      <w:r w:rsidR="00AE7E55">
        <w:t>skal bidra til å forbedre brukernes mulighet til å mestre egen hverdag</w:t>
      </w:r>
      <w:r w:rsidR="00D623C9">
        <w:t xml:space="preserve">, </w:t>
      </w:r>
      <w:r w:rsidR="00AE7E55">
        <w:t>øke brukernes og pårørendes trygghet,</w:t>
      </w:r>
      <w:r w:rsidR="00BD0EF2">
        <w:t xml:space="preserve"> </w:t>
      </w:r>
      <w:r w:rsidR="00AE7E55">
        <w:t>avlaste pårørende for bekymring</w:t>
      </w:r>
      <w:r w:rsidR="00E1662F">
        <w:t xml:space="preserve">, </w:t>
      </w:r>
      <w:r w:rsidR="00DE7431">
        <w:t>ø</w:t>
      </w:r>
      <w:r w:rsidR="00AE7E55">
        <w:t>ke brukernes og pårørendes deltakelse i brukernettverk</w:t>
      </w:r>
      <w:r w:rsidR="00AF140C">
        <w:t xml:space="preserve">. </w:t>
      </w:r>
      <w:r w:rsidR="00A03965">
        <w:t>Ved b</w:t>
      </w:r>
      <w:r w:rsidR="00CD5531">
        <w:t xml:space="preserve">ruk av digital hjemmeoppfølging </w:t>
      </w:r>
      <w:r w:rsidR="00A03965">
        <w:t>overføres</w:t>
      </w:r>
      <w:r w:rsidR="000F20E4">
        <w:t xml:space="preserve"> helseinformasjon fra </w:t>
      </w:r>
      <w:r w:rsidR="00A03965">
        <w:t>innbygger</w:t>
      </w:r>
      <w:r w:rsidR="000F20E4">
        <w:t xml:space="preserve"> til kommune, </w:t>
      </w:r>
      <w:r w:rsidR="000F20E4">
        <w:lastRenderedPageBreak/>
        <w:t xml:space="preserve">fastlege og sykehus. </w:t>
      </w:r>
      <w:r w:rsidR="001375BC">
        <w:t xml:space="preserve">For innbygger </w:t>
      </w:r>
      <w:r w:rsidR="00734C2E">
        <w:t>betyr dette oppfølging med</w:t>
      </w:r>
      <w:r w:rsidR="008B30D9">
        <w:t xml:space="preserve"> </w:t>
      </w:r>
      <w:r w:rsidR="00734C2E">
        <w:t>behandlere uten at de må reise til sykehus eller legekontor</w:t>
      </w:r>
      <w:r w:rsidR="00E37CD4">
        <w:t xml:space="preserve">, </w:t>
      </w:r>
      <w:r w:rsidR="00B37ED0">
        <w:t>når</w:t>
      </w:r>
      <w:r w:rsidR="007100F1" w:rsidDel="00B37ED0">
        <w:t xml:space="preserve"> </w:t>
      </w:r>
      <w:r w:rsidR="007100F1">
        <w:t>hele eller deler av behandlingen kan gjennomføres digitalt.</w:t>
      </w:r>
    </w:p>
    <w:p w14:paraId="189EA4C9" w14:textId="77777777" w:rsidR="008353AB" w:rsidRDefault="008353AB" w:rsidP="00AD532B"/>
    <w:p w14:paraId="1717E4A9" w14:textId="4D74F5A7" w:rsidR="009F2C84" w:rsidRDefault="00C82A84" w:rsidP="00143A9E">
      <w:r>
        <w:t xml:space="preserve">Velferdsteknologi og digital </w:t>
      </w:r>
      <w:r w:rsidR="00416A37">
        <w:t xml:space="preserve">hjemmeoppfølging </w:t>
      </w:r>
      <w:r w:rsidR="00AD532B">
        <w:t>tilrettelegge</w:t>
      </w:r>
      <w:r w:rsidR="00FE100B">
        <w:t>r også</w:t>
      </w:r>
      <w:r w:rsidR="00AD532B">
        <w:t xml:space="preserve"> for en mer målrettet bruk av helsepersonell ut fra innbyggers behov (fra kalenderbasert til brukerstyrt kontakt). I tillegg vise</w:t>
      </w:r>
      <w:r w:rsidR="00F324FF">
        <w:t>r</w:t>
      </w:r>
      <w:r w:rsidR="00AD532B">
        <w:t xml:space="preserve"> rapporter, herunder gevinstrapporten som Oslo Economics ga ut i 2024 på oppdrag fra KS, at velferdsteknologi sparer tid og penger for helse- og omsorgstjenesten. Dette kan øke omsorgskapasiteten og demme opp for noe av mangelen på helsepersonell framover, gitt at bruken av velferdsteknologi øker fra dagens nivå. Nasjonalt velferdsteknologiprogram </w:t>
      </w:r>
      <w:r w:rsidR="007F06F3">
        <w:t>som ble avsluttet i 2023,</w:t>
      </w:r>
      <w:r w:rsidR="00AD532B">
        <w:t xml:space="preserve"> arbeidet med tilrettelegging for innføring av velferdsteknologi og digital hjemmeoppfølging i helse- og omsorgstjenesten. Fra nasjonale myndigheters ståsted fortsetter satsningen i helseteknologiordningen, som gjennom flere virkemidler skal stimulere kommunene til å innføre velferdsteknologi og digital hjemmeoppfølging i tjenestene (samt fasiliteter bedre anskaffelser av journalsystemer). </w:t>
      </w:r>
      <w:r w:rsidR="00F44A67">
        <w:t xml:space="preserve">I figuren under er pågående og planlagte aktiviteter innen </w:t>
      </w:r>
      <w:r w:rsidR="003B44D1">
        <w:t>v</w:t>
      </w:r>
      <w:r w:rsidR="00F44A67">
        <w:t xml:space="preserve">elferdsteknologi og digital hjemmeoppfølging synliggjort.  </w:t>
      </w:r>
    </w:p>
    <w:p w14:paraId="5CF896EA" w14:textId="77777777" w:rsidR="00783EF3" w:rsidRPr="009F2C84" w:rsidRDefault="00783EF3" w:rsidP="00143A9E"/>
    <w:p w14:paraId="5599B3F7" w14:textId="23C528E9" w:rsidR="00AD532B" w:rsidRPr="00885137" w:rsidRDefault="00AD532B" w:rsidP="00AD532B">
      <w:pPr>
        <w:pStyle w:val="paragraph"/>
        <w:shd w:val="clear" w:color="auto" w:fill="F0F0F0"/>
        <w:spacing w:before="0" w:beforeAutospacing="0" w:after="0" w:afterAutospacing="0" w:line="360" w:lineRule="auto"/>
        <w:textAlignment w:val="baseline"/>
        <w:rPr>
          <w:rFonts w:asciiTheme="minorHAnsi" w:eastAsiaTheme="minorHAnsi" w:hAnsiTheme="minorHAnsi" w:cstheme="minorBidi"/>
          <w:b/>
          <w:bCs/>
          <w:kern w:val="2"/>
          <w:sz w:val="18"/>
          <w:lang w:eastAsia="en-US"/>
          <w14:ligatures w14:val="standardContextual"/>
        </w:rPr>
      </w:pPr>
      <w:r>
        <w:rPr>
          <w:rFonts w:asciiTheme="minorHAnsi" w:eastAsiaTheme="minorHAnsi" w:hAnsiTheme="minorHAnsi" w:cstheme="minorBidi"/>
          <w:b/>
          <w:bCs/>
          <w:kern w:val="2"/>
          <w:sz w:val="18"/>
          <w:lang w:eastAsia="en-US"/>
          <w14:ligatures w14:val="standardContextual"/>
        </w:rPr>
        <w:t xml:space="preserve">Velferdsteknologi </w:t>
      </w:r>
      <w:r w:rsidRPr="00885137">
        <w:rPr>
          <w:rFonts w:asciiTheme="minorHAnsi" w:eastAsiaTheme="minorHAnsi" w:hAnsiTheme="minorHAnsi" w:cstheme="minorBidi"/>
          <w:b/>
          <w:bCs/>
          <w:kern w:val="2"/>
          <w:sz w:val="18"/>
          <w:lang w:eastAsia="en-US"/>
          <w14:ligatures w14:val="standardContextual"/>
        </w:rPr>
        <w:t xml:space="preserve">og </w:t>
      </w:r>
      <w:r>
        <w:rPr>
          <w:rFonts w:asciiTheme="minorHAnsi" w:eastAsiaTheme="minorHAnsi" w:hAnsiTheme="minorHAnsi" w:cstheme="minorBidi"/>
          <w:b/>
          <w:bCs/>
          <w:kern w:val="2"/>
          <w:sz w:val="18"/>
          <w:lang w:eastAsia="en-US"/>
          <w14:ligatures w14:val="standardContextual"/>
        </w:rPr>
        <w:t xml:space="preserve">digital hjemmeoppfølging </w:t>
      </w:r>
    </w:p>
    <w:p w14:paraId="6475934D" w14:textId="76D1AF22" w:rsidR="00B720DF" w:rsidRDefault="00D1261E" w:rsidP="00AD532B">
      <w:r>
        <w:t>"</w:t>
      </w:r>
      <w:r w:rsidR="00B720DF" w:rsidRPr="00143A9E">
        <w:t>Velferdsteknologi</w:t>
      </w:r>
      <w:r w:rsidR="000E1D33">
        <w:t xml:space="preserve"> (VFT)</w:t>
      </w:r>
      <w:r w:rsidR="00AF4BB7" w:rsidRPr="00143A9E">
        <w:t xml:space="preserve"> er teknologisk assistanse </w:t>
      </w:r>
      <w:r w:rsidR="00F667ED" w:rsidRPr="00143A9E">
        <w:t>som bidrar til økt trygghet, sikkerhet, sosial deltagelse, mobilitet og fysisk og kulturell aktivitet, og styrker den enkeltes evne til å klare seg selv i hverdagen til tross for sykdom og sosial, psykososial eller fysisk nedsatt funksjonsevne</w:t>
      </w:r>
      <w:r>
        <w:t>"</w:t>
      </w:r>
      <w:sdt>
        <w:sdtPr>
          <w:id w:val="-995960962"/>
          <w:citation/>
        </w:sdtPr>
        <w:sdtContent>
          <w:r w:rsidR="0044711E">
            <w:fldChar w:fldCharType="begin"/>
          </w:r>
          <w:r w:rsidR="0044711E">
            <w:instrText xml:space="preserve"> CITATION Hel23 \l 1044 </w:instrText>
          </w:r>
          <w:r w:rsidR="0044711E">
            <w:fldChar w:fldCharType="separate"/>
          </w:r>
          <w:r w:rsidR="0044711E">
            <w:rPr>
              <w:noProof/>
            </w:rPr>
            <w:t xml:space="preserve"> (Helsedirektoratet, 2023)</w:t>
          </w:r>
          <w:r w:rsidR="0044711E">
            <w:fldChar w:fldCharType="end"/>
          </w:r>
        </w:sdtContent>
      </w:sdt>
      <w:r w:rsidR="00F667ED" w:rsidRPr="00F667ED">
        <w:t xml:space="preserve">. </w:t>
      </w:r>
      <w:r w:rsidR="00B720DF" w:rsidRPr="00F667ED">
        <w:t xml:space="preserve"> </w:t>
      </w:r>
    </w:p>
    <w:p w14:paraId="4227A254" w14:textId="248A65AE" w:rsidR="005D5BFD" w:rsidRPr="00143A9E" w:rsidRDefault="00D20E9C" w:rsidP="00AD532B">
      <w:r>
        <w:t>"</w:t>
      </w:r>
      <w:r w:rsidRPr="00D20E9C">
        <w:t xml:space="preserve"> </w:t>
      </w:r>
      <w:r>
        <w:t xml:space="preserve">Digital hjemmeoppfølging </w:t>
      </w:r>
      <w:r w:rsidR="00A21445">
        <w:t xml:space="preserve">(DHO) </w:t>
      </w:r>
      <w:r>
        <w:t xml:space="preserve">innebærer at hele eller deler av et behandlingstilbud foregår uten fysisk kontakt, der dialog og deling av data mellom pasient/bruker og behandler skjer digitalt </w:t>
      </w:r>
      <w:sdt>
        <w:sdtPr>
          <w:id w:val="6482693"/>
          <w:citation/>
        </w:sdtPr>
        <w:sdtContent>
          <w:r>
            <w:fldChar w:fldCharType="begin"/>
          </w:r>
          <w:r>
            <w:instrText xml:space="preserve"> CITATION Hel23 \l 1044 </w:instrText>
          </w:r>
          <w:r>
            <w:fldChar w:fldCharType="separate"/>
          </w:r>
          <w:r>
            <w:rPr>
              <w:noProof/>
            </w:rPr>
            <w:t xml:space="preserve"> (Helsedirektoratet, 2023)</w:t>
          </w:r>
          <w:r>
            <w:fldChar w:fldCharType="end"/>
          </w:r>
        </w:sdtContent>
      </w:sdt>
      <w:r>
        <w:t>"</w:t>
      </w:r>
      <w:r w:rsidR="00D1261E">
        <w:t xml:space="preserve">. </w:t>
      </w:r>
    </w:p>
    <w:p w14:paraId="127AEE00" w14:textId="77777777" w:rsidR="00B539F6" w:rsidRDefault="00B539F6" w:rsidP="00AD532B"/>
    <w:p w14:paraId="22F317E6" w14:textId="77777777" w:rsidR="00AD532B" w:rsidRPr="00CE0918" w:rsidRDefault="00AD532B" w:rsidP="00AD532B">
      <w:r w:rsidRPr="00CE0918">
        <w:t>Målet med å innføre velferdsteknologi og digital hjemmeoppfølging er at det skal bidra til god helse og mestring i befolkningen og bærekraftig samfunnsutvikling.</w:t>
      </w:r>
    </w:p>
    <w:p w14:paraId="62E889ED" w14:textId="77777777" w:rsidR="00AD532B" w:rsidRPr="00CE0918" w:rsidRDefault="00AD532B" w:rsidP="00AD532B">
      <w:r w:rsidRPr="00CE0918">
        <w:t>Økt bruk av velferdsteknologi og digital hjemmeoppfølging i helse- og omsorgstjenestene skal bidra til at:</w:t>
      </w:r>
    </w:p>
    <w:p w14:paraId="0E002BDB" w14:textId="77777777" w:rsidR="00AD532B" w:rsidRPr="00CE0918" w:rsidRDefault="00AD532B" w:rsidP="00AD532B">
      <w:pPr>
        <w:pStyle w:val="Listeavsnitt"/>
        <w:numPr>
          <w:ilvl w:val="0"/>
          <w:numId w:val="20"/>
        </w:numPr>
        <w:spacing w:after="100" w:afterAutospacing="1"/>
      </w:pPr>
      <w:r w:rsidRPr="00CE0918">
        <w:t>Pasienter og brukere opplever økt trygghet og bedre helse</w:t>
      </w:r>
      <w:r>
        <w:t>.</w:t>
      </w:r>
    </w:p>
    <w:p w14:paraId="379F3378" w14:textId="77777777" w:rsidR="00AD532B" w:rsidRPr="00CE0918" w:rsidRDefault="00AD532B" w:rsidP="00AD532B">
      <w:pPr>
        <w:pStyle w:val="Punktliste"/>
        <w:numPr>
          <w:ilvl w:val="0"/>
          <w:numId w:val="20"/>
        </w:numPr>
        <w:spacing w:after="100" w:afterAutospacing="1"/>
      </w:pPr>
      <w:r w:rsidRPr="00CE0918">
        <w:t>Pasienter og brukere opplever økt mestring og bedre evne til å ivareta egen helse</w:t>
      </w:r>
      <w:r>
        <w:t>.</w:t>
      </w:r>
    </w:p>
    <w:p w14:paraId="7186644C" w14:textId="77777777" w:rsidR="00AD532B" w:rsidRPr="00CE0918" w:rsidRDefault="00AD532B" w:rsidP="00AD532B">
      <w:pPr>
        <w:pStyle w:val="Punktliste"/>
        <w:numPr>
          <w:ilvl w:val="0"/>
          <w:numId w:val="20"/>
        </w:numPr>
        <w:spacing w:after="100" w:afterAutospacing="1"/>
      </w:pPr>
      <w:r w:rsidRPr="00CE0918">
        <w:t>Pasienter og brukere er mer tilfreds med oppfølgingen fra helse- og omsorgstjenestene</w:t>
      </w:r>
      <w:r>
        <w:t>.</w:t>
      </w:r>
    </w:p>
    <w:p w14:paraId="4BC2B26B" w14:textId="77777777" w:rsidR="00AD532B" w:rsidRPr="00CE0918" w:rsidRDefault="00AD532B" w:rsidP="00AD532B">
      <w:pPr>
        <w:pStyle w:val="Punktliste"/>
        <w:numPr>
          <w:ilvl w:val="0"/>
          <w:numId w:val="20"/>
        </w:numPr>
        <w:spacing w:after="100" w:afterAutospacing="1"/>
      </w:pPr>
      <w:r w:rsidRPr="00CE0918">
        <w:t>Det er økt kvalitet i helse- og omsorgstjenestene på tvers av tjenestenivåer</w:t>
      </w:r>
      <w:r>
        <w:t>.</w:t>
      </w:r>
    </w:p>
    <w:p w14:paraId="074381A0" w14:textId="77777777" w:rsidR="00AD532B" w:rsidRPr="00CE0918" w:rsidRDefault="00AD532B" w:rsidP="00AD532B">
      <w:pPr>
        <w:pStyle w:val="Punktliste"/>
        <w:numPr>
          <w:ilvl w:val="0"/>
          <w:numId w:val="20"/>
        </w:numPr>
        <w:spacing w:after="100" w:afterAutospacing="1"/>
      </w:pPr>
      <w:r w:rsidRPr="00CE0918">
        <w:t>Spart tid og unngåtte kostnader i helse- og omsorgstjenestene gir samfunnsøkonomiske gevinster og økt omsorgskapasitet</w:t>
      </w:r>
      <w:r>
        <w:t>.</w:t>
      </w:r>
    </w:p>
    <w:p w14:paraId="43D086EE" w14:textId="77777777" w:rsidR="00AD532B" w:rsidRPr="00CE0918" w:rsidRDefault="00AD532B" w:rsidP="00AD532B">
      <w:pPr>
        <w:pStyle w:val="Punktliste"/>
        <w:numPr>
          <w:ilvl w:val="0"/>
          <w:numId w:val="0"/>
        </w:numPr>
      </w:pPr>
    </w:p>
    <w:p w14:paraId="31D52DF5" w14:textId="05638A5A" w:rsidR="00AD532B" w:rsidRDefault="00AD532B" w:rsidP="00CC0053">
      <w:r w:rsidRPr="000718E1">
        <w:t xml:space="preserve">Antall registrerte mottakere av en eller flere velferdsteknologitjenester har økt fra </w:t>
      </w:r>
      <w:r>
        <w:t>95 718</w:t>
      </w:r>
      <w:r w:rsidRPr="000718E1">
        <w:t xml:space="preserve"> personer i 201</w:t>
      </w:r>
      <w:r>
        <w:t>7</w:t>
      </w:r>
      <w:r w:rsidRPr="000718E1">
        <w:t xml:space="preserve"> til </w:t>
      </w:r>
      <w:r w:rsidRPr="00846322">
        <w:t>133 731</w:t>
      </w:r>
      <w:r w:rsidR="0024597C">
        <w:t xml:space="preserve"> </w:t>
      </w:r>
      <w:r w:rsidRPr="000718E1">
        <w:t>personer i 202</w:t>
      </w:r>
      <w:r>
        <w:t>4</w:t>
      </w:r>
      <w:r w:rsidRPr="009A6638">
        <w:t xml:space="preserve">. </w:t>
      </w:r>
    </w:p>
    <w:p w14:paraId="61659C8A" w14:textId="15CB3D10" w:rsidR="00DE22B3" w:rsidRPr="00B720DF" w:rsidDel="003345E7" w:rsidRDefault="00F35EBB" w:rsidP="00DE22B3">
      <w:pPr>
        <w:spacing w:before="200"/>
      </w:pPr>
      <w:r>
        <w:t xml:space="preserve">Mange kommuner </w:t>
      </w:r>
      <w:r w:rsidR="00FE33B6">
        <w:t>strever med innføring</w:t>
      </w:r>
      <w:r w:rsidR="000E1D06">
        <w:t xml:space="preserve">, og flere initiativer er iverksatt for </w:t>
      </w:r>
      <w:r w:rsidR="001533CC">
        <w:t xml:space="preserve">å øke innføringstakten i kommunene. </w:t>
      </w:r>
      <w:r w:rsidR="00FB3FB2">
        <w:t>KS utarbeider</w:t>
      </w:r>
      <w:r w:rsidR="00534EF3">
        <w:t xml:space="preserve"> </w:t>
      </w:r>
      <w:r w:rsidR="006205DE">
        <w:t xml:space="preserve">en ressursbank bygget på Helhetlig tjenestemodell </w:t>
      </w:r>
      <w:r w:rsidR="00037797">
        <w:t xml:space="preserve">på digitalt tilsyn og elektronisk medisineringsstøtte, som skal tilbys kommunene fra </w:t>
      </w:r>
      <w:r w:rsidR="0017744C">
        <w:t>hø</w:t>
      </w:r>
      <w:r w:rsidR="00037797">
        <w:t>sten 2026</w:t>
      </w:r>
      <w:r w:rsidR="004D01E8">
        <w:t>. KS</w:t>
      </w:r>
      <w:r w:rsidR="00DE22B3">
        <w:t xml:space="preserve"> planlegger </w:t>
      </w:r>
      <w:r w:rsidR="004D01E8">
        <w:t>og</w:t>
      </w:r>
      <w:r w:rsidR="0017744C">
        <w:t xml:space="preserve">så </w:t>
      </w:r>
      <w:r w:rsidR="00DE22B3">
        <w:t xml:space="preserve">veiledet innføringsløp på </w:t>
      </w:r>
      <w:r w:rsidR="006205DE">
        <w:t>digitalt tilsyn og elektronisk medisineringsstøtte</w:t>
      </w:r>
      <w:r w:rsidR="0017744C">
        <w:t xml:space="preserve"> høsten 2026</w:t>
      </w:r>
      <w:r w:rsidR="006205DE">
        <w:t xml:space="preserve">. </w:t>
      </w:r>
    </w:p>
    <w:p w14:paraId="7A00EDCB" w14:textId="123343DC" w:rsidR="00F35EBB" w:rsidRDefault="00F35EBB" w:rsidP="00CC0053"/>
    <w:p w14:paraId="4FE9A0CB" w14:textId="225E47A2" w:rsidR="00773426" w:rsidRPr="00CE0918" w:rsidRDefault="00773426" w:rsidP="00CC0053">
      <w:r>
        <w:t>Helseteknologiordningen gir drahjelp til kommuner som tar initiativ til å investere i helseteknologi som journalløsninger og velferdsteknologi. Den skal stimulere kommuner til å gå foran, og til å samarbeide med andre kommuner om digitaliseringsarbeidet. Helseteknologiordningen skal bidra til stabile rammebetingelser for leverandører av helseteknologi, og øke investeringene i markedet.​</w:t>
      </w:r>
    </w:p>
    <w:p w14:paraId="01245B6E" w14:textId="77777777" w:rsidR="009C6100" w:rsidRPr="009A6638" w:rsidRDefault="009C6100" w:rsidP="00CC0053"/>
    <w:p w14:paraId="5591C36B" w14:textId="54B5024B" w:rsidR="00773426" w:rsidRDefault="00AD532B" w:rsidP="00CC0053">
      <w:r w:rsidRPr="009A6638">
        <w:t xml:space="preserve">I arbeidet med å tilrettelegge for datadeling innen velferdsteknologi (VFT) og digital hjemmeoppfølging (DHO) har det spesielt vært arbeidet med infrastruktur, standardisering og juridiske rammebetingelser for deling av journalnotater og måledata mellom VFT/DHO utstyr og </w:t>
      </w:r>
      <w:r w:rsidR="00065D19">
        <w:t>EPJ-</w:t>
      </w:r>
      <w:r w:rsidRPr="009A6638">
        <w:t>system innenfor samme virksomhet</w:t>
      </w:r>
      <w:r w:rsidRPr="000718E1">
        <w:t xml:space="preserve"> </w:t>
      </w:r>
    </w:p>
    <w:p w14:paraId="7D9308C4" w14:textId="77777777" w:rsidR="00C6613C" w:rsidRDefault="00C6613C" w:rsidP="00CC0053"/>
    <w:p w14:paraId="5A50CD25" w14:textId="3818CBA6" w:rsidR="00AD532B" w:rsidRDefault="00950F6A" w:rsidP="00CC0053">
      <w:r>
        <w:t xml:space="preserve">Velferdsteknologisk knutepunkt (VKP) er en løsning som sikrer </w:t>
      </w:r>
      <w:r w:rsidR="009E7E74">
        <w:t xml:space="preserve">dataflyt mellom velferdsteknologiske </w:t>
      </w:r>
      <w:r w:rsidR="00ED4505">
        <w:t>systemer</w:t>
      </w:r>
      <w:r w:rsidR="009E7E74">
        <w:t xml:space="preserve"> og </w:t>
      </w:r>
      <w:r w:rsidR="00ED4505">
        <w:t>EPJ-systemer</w:t>
      </w:r>
      <w:r w:rsidR="009E7E74">
        <w:t xml:space="preserve"> (</w:t>
      </w:r>
      <w:hyperlink r:id="rId58" w:history="1">
        <w:r w:rsidR="003E7D6F" w:rsidRPr="003E7D6F">
          <w:rPr>
            <w:rStyle w:val="Hyperkobling"/>
          </w:rPr>
          <w:t xml:space="preserve">KS – FoU 244004, </w:t>
        </w:r>
        <w:r w:rsidR="00ED1E3E" w:rsidRPr="003E7D6F">
          <w:rPr>
            <w:rStyle w:val="Hyperkobling"/>
          </w:rPr>
          <w:t xml:space="preserve">Gir helseteknologi </w:t>
        </w:r>
        <w:r w:rsidR="003E7D6F" w:rsidRPr="003E7D6F">
          <w:rPr>
            <w:rStyle w:val="Hyperkobling"/>
          </w:rPr>
          <w:t>forventede gevinster</w:t>
        </w:r>
      </w:hyperlink>
      <w:r w:rsidR="003E7D6F">
        <w:t xml:space="preserve">). </w:t>
      </w:r>
      <w:r w:rsidR="00AD532B" w:rsidRPr="009A6638">
        <w:t xml:space="preserve">VKP </w:t>
      </w:r>
      <w:r w:rsidR="00AD532B">
        <w:t xml:space="preserve">inngår  </w:t>
      </w:r>
      <w:r w:rsidR="00AD532B" w:rsidRPr="009A6638">
        <w:t xml:space="preserve">i den nasjonale e-helseløsningen Helsenettet. Det er mange kommuner som ønsker å benytte VKP, så det forventes at utbredelsen vil øke. </w:t>
      </w:r>
      <w:r w:rsidR="00AD532B">
        <w:t xml:space="preserve">Se Norsk helsenett sine hjemmesider for oversikt over </w:t>
      </w:r>
      <w:hyperlink r:id="rId59" w:history="1">
        <w:r w:rsidR="00AD532B">
          <w:rPr>
            <w:rStyle w:val="Hyperkobling"/>
          </w:rPr>
          <w:t xml:space="preserve">kommuner som har </w:t>
        </w:r>
        <w:bookmarkStart w:id="40" w:name="_Hlt234565521"/>
        <w:bookmarkStart w:id="41" w:name="_Hlt234565522"/>
        <w:r w:rsidR="00AD532B">
          <w:rPr>
            <w:rStyle w:val="Hyperkobling"/>
          </w:rPr>
          <w:t>t</w:t>
        </w:r>
        <w:bookmarkEnd w:id="40"/>
        <w:bookmarkEnd w:id="41"/>
        <w:r w:rsidR="00AD532B">
          <w:rPr>
            <w:rStyle w:val="Hyperkobling"/>
          </w:rPr>
          <w:t>att i</w:t>
        </w:r>
        <w:bookmarkStart w:id="42" w:name="_Hlt234565636"/>
        <w:bookmarkStart w:id="43" w:name="_Hlt234565637"/>
        <w:r w:rsidR="00AD532B">
          <w:rPr>
            <w:rStyle w:val="Hyperkobling"/>
          </w:rPr>
          <w:t xml:space="preserve"> </w:t>
        </w:r>
        <w:bookmarkEnd w:id="42"/>
        <w:bookmarkEnd w:id="43"/>
        <w:r w:rsidR="00AD532B">
          <w:rPr>
            <w:rStyle w:val="Hyperkobling"/>
          </w:rPr>
          <w:t>bruk</w:t>
        </w:r>
        <w:bookmarkStart w:id="44" w:name="_Hlt234565562"/>
        <w:bookmarkStart w:id="45" w:name="_Hlt234565563"/>
        <w:r w:rsidR="00AD532B">
          <w:rPr>
            <w:rStyle w:val="Hyperkobling"/>
          </w:rPr>
          <w:t xml:space="preserve"> </w:t>
        </w:r>
        <w:bookmarkEnd w:id="44"/>
        <w:bookmarkEnd w:id="45"/>
        <w:r w:rsidR="00AD532B">
          <w:rPr>
            <w:rStyle w:val="Hyperkobling"/>
          </w:rPr>
          <w:t>VKP.</w:t>
        </w:r>
      </w:hyperlink>
      <w:r w:rsidR="00AD532B">
        <w:t xml:space="preserve"> </w:t>
      </w:r>
    </w:p>
    <w:p w14:paraId="0BF9B881" w14:textId="77777777" w:rsidR="00AA4AD0" w:rsidRPr="00B720DF" w:rsidDel="003345E7" w:rsidRDefault="00AA4AD0" w:rsidP="00AA4AD0">
      <w:pPr>
        <w:spacing w:before="200"/>
      </w:pPr>
      <w:r>
        <w:t xml:space="preserve">Det gjennomføres også felles innføringsløp for velferdsteknologisk knutepunkt puljevis. Puljene gjennomføres etter et standardisert innføringsløp, hvor sentrale aktiviteter og datoer illustreres i en felles fremdriftsplan. </w:t>
      </w:r>
      <w:r w:rsidRPr="00B641A0">
        <w:rPr>
          <w:rFonts w:eastAsiaTheme="minorEastAsia"/>
          <w:kern w:val="0"/>
          <w:szCs w:val="18"/>
          <w14:ligatures w14:val="none"/>
        </w:rPr>
        <w:t>Les mer om</w:t>
      </w:r>
      <w:r w:rsidRPr="002E24D7">
        <w:rPr>
          <w:rFonts w:eastAsia="Roboto" w:cs="Roboto"/>
          <w:color w:val="FF0000"/>
          <w:kern w:val="24"/>
          <w:szCs w:val="18"/>
        </w:rPr>
        <w:t xml:space="preserve"> </w:t>
      </w:r>
      <w:hyperlink r:id="rId60" w:history="1">
        <w:r w:rsidRPr="00B641A0">
          <w:rPr>
            <w:rFonts w:eastAsia="Roboto" w:cs="Segoe UI"/>
            <w:color w:val="004EAD" w:themeColor="accent1" w:themeShade="BF"/>
            <w:kern w:val="24"/>
            <w:szCs w:val="18"/>
            <w:u w:val="single"/>
          </w:rPr>
          <w:t>Felles innføringsløp på KS sine hjemmesider</w:t>
        </w:r>
      </w:hyperlink>
      <w:r>
        <w:t>.</w:t>
      </w:r>
    </w:p>
    <w:p w14:paraId="38FDD7BD" w14:textId="77777777" w:rsidR="003B1433" w:rsidRDefault="003B1433" w:rsidP="007956B3">
      <w:pPr>
        <w:keepNext/>
      </w:pPr>
      <w:r w:rsidRPr="003B1433">
        <w:rPr>
          <w:noProof/>
        </w:rPr>
        <w:drawing>
          <wp:inline distT="0" distB="0" distL="0" distR="0" wp14:anchorId="0C07680C" wp14:editId="720B1681">
            <wp:extent cx="5826868" cy="3650961"/>
            <wp:effectExtent l="0" t="0" r="2540" b="6985"/>
            <wp:docPr id="177739843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8431" name=""/>
                    <pic:cNvPicPr/>
                  </pic:nvPicPr>
                  <pic:blipFill>
                    <a:blip r:embed="rId61"/>
                    <a:stretch>
                      <a:fillRect/>
                    </a:stretch>
                  </pic:blipFill>
                  <pic:spPr>
                    <a:xfrm>
                      <a:off x="0" y="0"/>
                      <a:ext cx="5845702" cy="3662762"/>
                    </a:xfrm>
                    <a:prstGeom prst="rect">
                      <a:avLst/>
                    </a:prstGeom>
                  </pic:spPr>
                </pic:pic>
              </a:graphicData>
            </a:graphic>
          </wp:inline>
        </w:drawing>
      </w:r>
    </w:p>
    <w:p w14:paraId="03FB9DF0" w14:textId="513258B9" w:rsidR="00AA4AD0" w:rsidRDefault="003B1433" w:rsidP="008E4C3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7</w:t>
      </w:r>
      <w:r w:rsidR="0025052D">
        <w:rPr>
          <w:noProof/>
        </w:rPr>
        <w:fldChar w:fldCharType="end"/>
      </w:r>
      <w:r>
        <w:t xml:space="preserve"> Viser veikart for pågående aktiviteter innen velferdsteknologi og digital hjemmeoppfølging </w:t>
      </w:r>
      <w:r w:rsidR="007A386B">
        <w:t>i</w:t>
      </w:r>
      <w:r>
        <w:t xml:space="preserve"> kommunal sektor</w:t>
      </w:r>
    </w:p>
    <w:p w14:paraId="614A6EA6" w14:textId="77777777" w:rsidR="00C6613C" w:rsidRDefault="00C6613C" w:rsidP="00AD532B"/>
    <w:p w14:paraId="5A1D15A2" w14:textId="305F97C6" w:rsidR="000E6434" w:rsidRPr="007844CE" w:rsidRDefault="000E6434" w:rsidP="000E6434">
      <w:pPr>
        <w:pStyle w:val="paragraph"/>
        <w:shd w:val="clear" w:color="auto" w:fill="F0F0F0"/>
        <w:spacing w:before="0" w:beforeAutospacing="0" w:after="0" w:afterAutospacing="0" w:line="360" w:lineRule="auto"/>
        <w:textAlignment w:val="baseline"/>
        <w:rPr>
          <w:rFonts w:asciiTheme="minorHAnsi" w:eastAsiaTheme="minorEastAsia" w:hAnsiTheme="minorHAnsi" w:cstheme="minorBidi"/>
          <w:b/>
          <w:kern w:val="2"/>
          <w:sz w:val="18"/>
          <w:szCs w:val="18"/>
          <w:lang w:eastAsia="en-US"/>
          <w14:ligatures w14:val="standardContextual"/>
        </w:rPr>
      </w:pPr>
      <w:r>
        <w:rPr>
          <w:rFonts w:asciiTheme="minorHAnsi" w:eastAsiaTheme="minorEastAsia" w:hAnsiTheme="minorHAnsi" w:cstheme="minorBidi"/>
          <w:b/>
          <w:kern w:val="2"/>
          <w:sz w:val="18"/>
          <w:szCs w:val="18"/>
          <w:lang w:eastAsia="en-US"/>
          <w14:ligatures w14:val="standardContextual"/>
        </w:rPr>
        <w:t xml:space="preserve">Digital hjemmeoppfølging </w:t>
      </w:r>
      <w:r w:rsidR="003060CC">
        <w:rPr>
          <w:rFonts w:asciiTheme="minorHAnsi" w:eastAsiaTheme="minorEastAsia" w:hAnsiTheme="minorHAnsi" w:cstheme="minorBidi"/>
          <w:b/>
          <w:kern w:val="2"/>
          <w:sz w:val="18"/>
          <w:szCs w:val="18"/>
          <w:lang w:eastAsia="en-US"/>
          <w14:ligatures w14:val="standardContextual"/>
        </w:rPr>
        <w:t>fra spesialist</w:t>
      </w:r>
    </w:p>
    <w:p w14:paraId="458D61E2" w14:textId="77777777" w:rsidR="003060CC" w:rsidRDefault="003060CC" w:rsidP="003060CC">
      <w:r>
        <w:t xml:space="preserve">Det er stort fokus på å øke andelen av konsultasjoner i spesialisthelsetjenesten som ytes digitalt. Nasjonal helse- og samhandlingsplan viderefører satsningen fra Nasjonal helse- og sykehusplan om å flytte flere spesialisthelsetjenester hjem til bruker/pasient ved hjelp av teknologi. </w:t>
      </w:r>
    </w:p>
    <w:p w14:paraId="29153316" w14:textId="77777777" w:rsidR="003060CC" w:rsidRDefault="003060CC" w:rsidP="003060CC"/>
    <w:p w14:paraId="7C2DE012" w14:textId="0A70C99D" w:rsidR="00A277B2" w:rsidRDefault="003060CC" w:rsidP="00AD532B">
      <w:r>
        <w:t xml:space="preserve">Digital hjemmeoppfølging er omfattet av innsatsstyrt finansiering. Gjennom denne ordningen, og rapporteringen til den, blir digital </w:t>
      </w:r>
      <w:r w:rsidR="00FC7C16">
        <w:t>hjemmeoppfølging monitorert</w:t>
      </w:r>
      <w:r>
        <w:t xml:space="preserve"> og finansiert med økonomiske incentiver. Av elementer innen digital hjemmeoppfølging </w:t>
      </w:r>
      <w:r w:rsidR="00961DD8">
        <w:t>dekket av</w:t>
      </w:r>
      <w:r>
        <w:t xml:space="preserve"> innsatsstyrt finansiering kan nevnes telefonkonsultasjoner, videokonsultasjoner, meldinger og annen asynkron oppfølging, pasientregistrerte data, data fra sensorer eller medisinsk teknisk utstyr og nettbasert behandlingsprogram. </w:t>
      </w:r>
    </w:p>
    <w:p w14:paraId="5B8A81FE" w14:textId="77777777" w:rsidR="00B15375" w:rsidRDefault="00B15375" w:rsidP="003E6357">
      <w:pPr>
        <w:keepNext/>
      </w:pPr>
      <w:r w:rsidRPr="00B15375">
        <w:rPr>
          <w:noProof/>
        </w:rPr>
        <w:lastRenderedPageBreak/>
        <w:drawing>
          <wp:inline distT="0" distB="0" distL="0" distR="0" wp14:anchorId="29EB91F8" wp14:editId="1CF3D9D1">
            <wp:extent cx="5765165" cy="2594513"/>
            <wp:effectExtent l="0" t="0" r="6985" b="0"/>
            <wp:docPr id="65657591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5911" name="Bilde 1"/>
                    <pic:cNvPicPr/>
                  </pic:nvPicPr>
                  <pic:blipFill rotWithShape="1">
                    <a:blip r:embed="rId62">
                      <a:extLst>
                        <a:ext uri="{28A0092B-C50C-407E-A947-70E740481C1C}">
                          <a14:useLocalDpi xmlns:a14="http://schemas.microsoft.com/office/drawing/2010/main" val="0"/>
                        </a:ext>
                      </a:extLst>
                    </a:blip>
                    <a:srcRect l="329"/>
                    <a:stretch>
                      <a:fillRect/>
                    </a:stretch>
                  </pic:blipFill>
                  <pic:spPr bwMode="auto">
                    <a:xfrm>
                      <a:off x="0" y="0"/>
                      <a:ext cx="5765435" cy="2594635"/>
                    </a:xfrm>
                    <a:prstGeom prst="rect">
                      <a:avLst/>
                    </a:prstGeom>
                    <a:ln>
                      <a:noFill/>
                    </a:ln>
                    <a:extLst>
                      <a:ext uri="{53640926-AAD7-44D8-BBD7-CCE9431645EC}">
                        <a14:shadowObscured xmlns:a14="http://schemas.microsoft.com/office/drawing/2010/main"/>
                      </a:ext>
                    </a:extLst>
                  </pic:spPr>
                </pic:pic>
              </a:graphicData>
            </a:graphic>
          </wp:inline>
        </w:drawing>
      </w:r>
    </w:p>
    <w:p w14:paraId="3E914E03" w14:textId="6F53BF67" w:rsidR="003B1433" w:rsidRDefault="00B15375" w:rsidP="008E4C3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8</w:t>
      </w:r>
      <w:r w:rsidR="0025052D">
        <w:rPr>
          <w:noProof/>
        </w:rPr>
        <w:fldChar w:fldCharType="end"/>
      </w:r>
      <w:r>
        <w:t xml:space="preserve"> </w:t>
      </w:r>
      <w:r w:rsidR="009B3118">
        <w:t>V</w:t>
      </w:r>
      <w:r w:rsidR="00FD2090">
        <w:t>iser v</w:t>
      </w:r>
      <w:r w:rsidRPr="003B380C">
        <w:t xml:space="preserve">eikart for pågående aktiviteter innen digital hjemmeoppfølging </w:t>
      </w:r>
      <w:r>
        <w:rPr>
          <w:noProof/>
        </w:rPr>
        <w:t>fra spesialisthelsetjenesten</w:t>
      </w:r>
    </w:p>
    <w:p w14:paraId="3F812858" w14:textId="77777777" w:rsidR="000E6434" w:rsidRDefault="000E6434" w:rsidP="00AD532B"/>
    <w:p w14:paraId="0C3C0910" w14:textId="79023AD6" w:rsidR="00A277B2" w:rsidRPr="007844CE" w:rsidRDefault="00A277B2" w:rsidP="00A277B2">
      <w:pPr>
        <w:pStyle w:val="paragraph"/>
        <w:shd w:val="clear" w:color="auto" w:fill="F0F0F0"/>
        <w:spacing w:before="0" w:beforeAutospacing="0" w:after="0" w:afterAutospacing="0" w:line="360" w:lineRule="auto"/>
        <w:textAlignment w:val="baseline"/>
        <w:rPr>
          <w:rFonts w:asciiTheme="minorHAnsi" w:eastAsiaTheme="minorEastAsia" w:hAnsiTheme="minorHAnsi" w:cstheme="minorBidi"/>
          <w:b/>
          <w:kern w:val="2"/>
          <w:sz w:val="18"/>
          <w:szCs w:val="18"/>
          <w:lang w:eastAsia="en-US"/>
          <w14:ligatures w14:val="standardContextual"/>
        </w:rPr>
      </w:pPr>
      <w:r w:rsidRPr="5EE8E780">
        <w:rPr>
          <w:rFonts w:asciiTheme="minorHAnsi" w:eastAsiaTheme="minorEastAsia" w:hAnsiTheme="minorHAnsi" w:cstheme="minorBidi"/>
          <w:b/>
          <w:kern w:val="2"/>
          <w:sz w:val="18"/>
          <w:szCs w:val="18"/>
          <w:lang w:eastAsia="en-US"/>
          <w14:ligatures w14:val="standardContextual"/>
        </w:rPr>
        <w:t xml:space="preserve">Deling av </w:t>
      </w:r>
      <w:r>
        <w:rPr>
          <w:rFonts w:asciiTheme="minorHAnsi" w:eastAsiaTheme="minorEastAsia" w:hAnsiTheme="minorHAnsi" w:cstheme="minorBidi"/>
          <w:b/>
          <w:kern w:val="2"/>
          <w:sz w:val="18"/>
          <w:szCs w:val="18"/>
          <w:lang w:eastAsia="en-US"/>
          <w14:ligatures w14:val="standardContextual"/>
        </w:rPr>
        <w:t>Pasientens planer</w:t>
      </w:r>
    </w:p>
    <w:p w14:paraId="796F8F86" w14:textId="5B57BF07" w:rsidR="00D758A4" w:rsidRDefault="00305A1C" w:rsidP="00AD532B">
      <w:pPr>
        <w:spacing w:after="160" w:line="259" w:lineRule="auto"/>
      </w:pPr>
      <w:r>
        <w:t>T</w:t>
      </w:r>
      <w:r w:rsidR="00A277B2">
        <w:t>ilrettelegg</w:t>
      </w:r>
      <w:r>
        <w:t>ing</w:t>
      </w:r>
      <w:r w:rsidR="00A277B2" w:rsidRPr="007844CE">
        <w:t xml:space="preserve"> for endring og deling av </w:t>
      </w:r>
      <w:r w:rsidR="009661DD">
        <w:t>pasientens planer</w:t>
      </w:r>
      <w:r w:rsidR="00A277B2">
        <w:t xml:space="preserve"> </w:t>
      </w:r>
      <w:r w:rsidR="00A277B2" w:rsidRPr="007844CE">
        <w:t xml:space="preserve">mellom involverte behandlere er også et høyt prioritert behov ved bruk av digital hjemmeoppfølging. Helsedirektoratet </w:t>
      </w:r>
      <w:r w:rsidR="00D12650">
        <w:t>arbeidet</w:t>
      </w:r>
      <w:r w:rsidR="00A277B2" w:rsidRPr="007844CE">
        <w:t xml:space="preserve"> sammen med Norsk helsenett</w:t>
      </w:r>
      <w:r w:rsidR="001234AC">
        <w:t xml:space="preserve"> </w:t>
      </w:r>
      <w:r w:rsidR="00A277B2" w:rsidRPr="007844CE">
        <w:t xml:space="preserve">med konsept </w:t>
      </w:r>
      <w:r w:rsidR="001234AC">
        <w:t xml:space="preserve">for å </w:t>
      </w:r>
      <w:r w:rsidR="00A277B2" w:rsidRPr="007844CE">
        <w:t xml:space="preserve">møte disse behovene </w:t>
      </w:r>
      <w:r w:rsidR="00455CBA">
        <w:t>i prosjektet Digitale behandlings- og egenbehandlingsplaner</w:t>
      </w:r>
      <w:r w:rsidR="00A277B2" w:rsidRPr="007844CE">
        <w:t xml:space="preserve">. </w:t>
      </w:r>
      <w:r w:rsidR="00455CBA">
        <w:t>K</w:t>
      </w:r>
      <w:r w:rsidR="00455CBA" w:rsidRPr="007844CE">
        <w:t>onseptet</w:t>
      </w:r>
      <w:r w:rsidR="00455CBA">
        <w:t xml:space="preserve"> var</w:t>
      </w:r>
      <w:r w:rsidR="00A277B2" w:rsidRPr="007844CE">
        <w:t xml:space="preserve"> basert på masterlagring av planene i Kjernejournal, </w:t>
      </w:r>
      <w:r w:rsidR="00455CBA">
        <w:t xml:space="preserve">og ble </w:t>
      </w:r>
      <w:r w:rsidR="00A277B2" w:rsidRPr="007844CE">
        <w:t>prøv</w:t>
      </w:r>
      <w:r w:rsidR="00B62391">
        <w:t>d</w:t>
      </w:r>
      <w:r w:rsidR="00455CBA">
        <w:t xml:space="preserve"> ut</w:t>
      </w:r>
      <w:r w:rsidR="00A277B2" w:rsidRPr="007844CE">
        <w:t xml:space="preserve"> i Helse Nord i 2023. </w:t>
      </w:r>
      <w:r w:rsidR="00A277B2">
        <w:t>Vurderingen etter utprøvingen</w:t>
      </w:r>
      <w:r w:rsidR="00A277B2" w:rsidRPr="007844CE">
        <w:t xml:space="preserve"> </w:t>
      </w:r>
      <w:r w:rsidR="004C66B5">
        <w:t>var</w:t>
      </w:r>
      <w:r w:rsidR="00A277B2" w:rsidRPr="007844CE">
        <w:t xml:space="preserve"> at integrasjoner mot </w:t>
      </w:r>
      <w:r w:rsidR="00DA23D2">
        <w:t>pasient</w:t>
      </w:r>
      <w:r w:rsidR="00A277B2" w:rsidRPr="007844CE">
        <w:t>journalsystem, og noe mer funksjonalitet, må</w:t>
      </w:r>
      <w:r w:rsidR="00BE5C31">
        <w:t>tte</w:t>
      </w:r>
      <w:r w:rsidR="00A277B2" w:rsidRPr="007844CE">
        <w:t xml:space="preserve"> på plass før </w:t>
      </w:r>
      <w:r w:rsidR="00BE5C31">
        <w:t>løsningen var</w:t>
      </w:r>
      <w:r w:rsidR="00A277B2" w:rsidRPr="007844CE">
        <w:t xml:space="preserve"> klart for bredding. </w:t>
      </w:r>
      <w:r w:rsidR="00A277B2">
        <w:t xml:space="preserve">I 2024 besluttet Norsk helsenett å finansiere videreutvikling av løsningen under navnet Pasientens planer, som en del av sin “Satsning for fart”. Helse Nord </w:t>
      </w:r>
      <w:r w:rsidR="00DB58F3">
        <w:t xml:space="preserve">har </w:t>
      </w:r>
      <w:r w:rsidR="00A277B2">
        <w:t>bidra</w:t>
      </w:r>
      <w:r w:rsidR="00DB58F3">
        <w:t>tt</w:t>
      </w:r>
      <w:r w:rsidR="00A277B2">
        <w:t xml:space="preserve"> med innsiktsarbeid i den første fasen. </w:t>
      </w:r>
      <w:r w:rsidR="007D6336" w:rsidRPr="007D6336">
        <w:t>Løsning utvikles stegvis og utprøving planlegges i andre halvår 2026 med Helse Sør-Øst</w:t>
      </w:r>
      <w:r w:rsidR="000135AE">
        <w:t>,</w:t>
      </w:r>
      <w:r w:rsidR="007D6336" w:rsidRPr="007D6336">
        <w:t xml:space="preserve"> Ullensaker kommune med flere.  </w:t>
      </w:r>
      <w:r w:rsidR="00A277B2">
        <w:t xml:space="preserve">Les </w:t>
      </w:r>
      <w:r w:rsidR="00A277B2">
        <w:t xml:space="preserve">mer </w:t>
      </w:r>
      <w:r w:rsidR="00725470">
        <w:t xml:space="preserve">om </w:t>
      </w:r>
      <w:r w:rsidR="00A277B2">
        <w:t xml:space="preserve"> </w:t>
      </w:r>
      <w:hyperlink r:id="rId63" w:history="1">
        <w:r w:rsidR="00A277B2" w:rsidRPr="003832CD">
          <w:rPr>
            <w:rStyle w:val="Hyperkobling"/>
          </w:rPr>
          <w:t>Norsk helsenett sin videreutvikling av løsningen på Norsk helsenett sin hjemmeside</w:t>
        </w:r>
        <w:r w:rsidR="00A277B2">
          <w:rPr>
            <w:rStyle w:val="Hyperkobling"/>
          </w:rPr>
          <w:t>,</w:t>
        </w:r>
      </w:hyperlink>
    </w:p>
    <w:p w14:paraId="43C5ACC0" w14:textId="77777777" w:rsidR="00D758A4" w:rsidRDefault="00D758A4" w:rsidP="00AD532B">
      <w:pPr>
        <w:spacing w:after="160" w:line="259" w:lineRule="auto"/>
      </w:pPr>
    </w:p>
    <w:p w14:paraId="5911C1C1" w14:textId="77777777" w:rsidR="00B33AF7" w:rsidRDefault="00B33AF7" w:rsidP="00F324FF">
      <w:pPr>
        <w:keepNext/>
        <w:spacing w:after="160" w:line="259" w:lineRule="auto"/>
      </w:pPr>
      <w:r w:rsidRPr="00B33AF7">
        <w:rPr>
          <w:noProof/>
        </w:rPr>
        <w:drawing>
          <wp:inline distT="0" distB="0" distL="0" distR="0" wp14:anchorId="0360E0B7" wp14:editId="0A0178D4">
            <wp:extent cx="5826868" cy="2267359"/>
            <wp:effectExtent l="0" t="0" r="2540" b="0"/>
            <wp:docPr id="199518176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1764" name=""/>
                    <pic:cNvPicPr/>
                  </pic:nvPicPr>
                  <pic:blipFill>
                    <a:blip r:embed="rId64"/>
                    <a:stretch>
                      <a:fillRect/>
                    </a:stretch>
                  </pic:blipFill>
                  <pic:spPr>
                    <a:xfrm>
                      <a:off x="0" y="0"/>
                      <a:ext cx="5863483" cy="2281607"/>
                    </a:xfrm>
                    <a:prstGeom prst="rect">
                      <a:avLst/>
                    </a:prstGeom>
                  </pic:spPr>
                </pic:pic>
              </a:graphicData>
            </a:graphic>
          </wp:inline>
        </w:drawing>
      </w:r>
    </w:p>
    <w:p w14:paraId="7666BE63" w14:textId="219ACD2E" w:rsidR="00B417E7" w:rsidRDefault="00B33AF7" w:rsidP="008E4C3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9</w:t>
      </w:r>
      <w:r w:rsidR="0025052D">
        <w:rPr>
          <w:noProof/>
        </w:rPr>
        <w:fldChar w:fldCharType="end"/>
      </w:r>
      <w:r>
        <w:t xml:space="preserve"> </w:t>
      </w:r>
      <w:r w:rsidR="009B3118">
        <w:t>V</w:t>
      </w:r>
      <w:r w:rsidR="00FD2090">
        <w:t>iser v</w:t>
      </w:r>
      <w:r>
        <w:t xml:space="preserve">eikart </w:t>
      </w:r>
      <w:r w:rsidR="00175F26">
        <w:t xml:space="preserve">med </w:t>
      </w:r>
      <w:r>
        <w:t>planlagt aktivitet for Pasientens planer</w:t>
      </w:r>
    </w:p>
    <w:p w14:paraId="5E35A4A6" w14:textId="74E720C3" w:rsidR="002C5C37" w:rsidRDefault="002C5C37" w:rsidP="002C5C37">
      <w:pPr>
        <w:pStyle w:val="Overskrift3"/>
      </w:pPr>
      <w:r>
        <w:lastRenderedPageBreak/>
        <w:t xml:space="preserve">Delmål 1.C: </w:t>
      </w:r>
      <w:r w:rsidR="002623BF" w:rsidRPr="002623BF">
        <w:t xml:space="preserve">Innbygger skal </w:t>
      </w:r>
      <w:r w:rsidR="000403D6">
        <w:t>ha</w:t>
      </w:r>
      <w:r w:rsidR="002623BF" w:rsidRPr="002623BF">
        <w:t xml:space="preserve"> tilbud om </w:t>
      </w:r>
      <w:r w:rsidR="001806F2">
        <w:t xml:space="preserve">relevante </w:t>
      </w:r>
      <w:r w:rsidR="002623BF" w:rsidRPr="002623BF">
        <w:t xml:space="preserve">digitale </w:t>
      </w:r>
      <w:r w:rsidR="000B6FCB">
        <w:t>selvhjelp, -</w:t>
      </w:r>
      <w:r w:rsidR="001806F2">
        <w:t xml:space="preserve"> lærin</w:t>
      </w:r>
      <w:r w:rsidR="00DB7370">
        <w:t>gs- og mestringsressurser</w:t>
      </w:r>
    </w:p>
    <w:p w14:paraId="04B4E385" w14:textId="0784930F" w:rsidR="00ED432B" w:rsidRDefault="00DB58F3">
      <w:r w:rsidRPr="00780754">
        <w:rPr>
          <w:noProof/>
        </w:rPr>
        <w:drawing>
          <wp:anchor distT="0" distB="0" distL="114300" distR="114300" simplePos="0" relativeHeight="251658291" behindDoc="1" locked="0" layoutInCell="1" allowOverlap="1" wp14:anchorId="4756D446" wp14:editId="370C9D1F">
            <wp:simplePos x="0" y="0"/>
            <wp:positionH relativeFrom="margin">
              <wp:align>left</wp:align>
            </wp:positionH>
            <wp:positionV relativeFrom="paragraph">
              <wp:posOffset>193675</wp:posOffset>
            </wp:positionV>
            <wp:extent cx="3044825" cy="2995930"/>
            <wp:effectExtent l="0" t="0" r="3175" b="0"/>
            <wp:wrapSquare wrapText="bothSides"/>
            <wp:docPr id="1252907179" name="Bilde 1" descr="Et bilde som inneholder tekst, CD-plate, tegnefil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7179" name="Bilde 1" descr="Et bilde som inneholder tekst, CD-plate, tegnefilm&#10;&#10;KI-generert innhold kan være feil."/>
                    <pic:cNvPicPr/>
                  </pic:nvPicPr>
                  <pic:blipFill>
                    <a:blip r:embed="rId65">
                      <a:extLst>
                        <a:ext uri="{28A0092B-C50C-407E-A947-70E740481C1C}">
                          <a14:useLocalDpi xmlns:a14="http://schemas.microsoft.com/office/drawing/2010/main" val="0"/>
                        </a:ext>
                      </a:extLst>
                    </a:blip>
                    <a:stretch>
                      <a:fillRect/>
                    </a:stretch>
                  </pic:blipFill>
                  <pic:spPr>
                    <a:xfrm>
                      <a:off x="0" y="0"/>
                      <a:ext cx="3044825" cy="2995930"/>
                    </a:xfrm>
                    <a:prstGeom prst="rect">
                      <a:avLst/>
                    </a:prstGeom>
                  </pic:spPr>
                </pic:pic>
              </a:graphicData>
            </a:graphic>
            <wp14:sizeRelH relativeFrom="margin">
              <wp14:pctWidth>0</wp14:pctWidth>
            </wp14:sizeRelH>
            <wp14:sizeRelV relativeFrom="margin">
              <wp14:pctHeight>0</wp14:pctHeight>
            </wp14:sizeRelV>
          </wp:anchor>
        </w:drawing>
      </w:r>
    </w:p>
    <w:p w14:paraId="063CB532" w14:textId="05D0571D" w:rsidR="00066A82" w:rsidRDefault="00CC4849" w:rsidP="00066A82">
      <w:r w:rsidRPr="00CC4849">
        <w:t>Digitalisering og helseteknologi gjør det mulig for innbygger å ta en mer aktiv rolle i egen helse, og følge opp og mestre mer selv</w:t>
      </w:r>
      <w:r w:rsidR="007F2DEB">
        <w:t xml:space="preserve"> og dermed</w:t>
      </w:r>
      <w:r w:rsidRPr="00CC4849">
        <w:t xml:space="preserve"> bidra til å opprettholde en robust helse- og omsorgstjeneste i fremtiden. Det er godt dokumentert at digitale tilbud </w:t>
      </w:r>
      <w:r w:rsidRPr="00CC4849">
        <w:t xml:space="preserve">er effektive og trygge, men tilbudene </w:t>
      </w:r>
      <w:r w:rsidR="00CF570A">
        <w:t>ikke er godt nok</w:t>
      </w:r>
      <w:r w:rsidRPr="00CC4849">
        <w:t xml:space="preserve"> kjent hos helsepersonell og innbyggere.</w:t>
      </w:r>
      <w:r w:rsidR="00C06C48">
        <w:t xml:space="preserve"> </w:t>
      </w:r>
      <w:r w:rsidR="00B56A0F" w:rsidRPr="00B56A0F">
        <w:t xml:space="preserve">Informasjon og digital selvhjelp, lærings- og mestringsressurser, digitale selvhjelpsverktøy og veiledet internettbehandling kan bidra til økt helsekompetanse og mestringsatferd. Hjelpen kan tilbys raskere enn </w:t>
      </w:r>
      <w:r w:rsidR="00CF570A">
        <w:t xml:space="preserve">for </w:t>
      </w:r>
      <w:r w:rsidR="00B56A0F" w:rsidRPr="00B56A0F">
        <w:t>en</w:t>
      </w:r>
      <w:r w:rsidR="00CF570A">
        <w:t>-</w:t>
      </w:r>
      <w:r w:rsidR="00B56A0F" w:rsidRPr="00B56A0F">
        <w:t>til</w:t>
      </w:r>
      <w:r w:rsidR="00CF570A">
        <w:t>-</w:t>
      </w:r>
      <w:r w:rsidR="00B56A0F" w:rsidRPr="00B56A0F">
        <w:t>en behandling. Økt bruk av internettveiledet kartlegging og behandling kan gjøre hjelpen mer tilgjengelig og mer fleksibel for pasienter og redusere ressursinnsatsen per behandler. Det kan også bidra til å redusere uønsket variasjon i tilgang på tjenester</w:t>
      </w:r>
      <w:r w:rsidR="00B56A0F">
        <w:t xml:space="preserve">. </w:t>
      </w:r>
      <w:r w:rsidR="005F242E" w:rsidRPr="005F242E">
        <w:t>Veiledet internettbehandling inneholder de samme elementene som kognitiv atferdsterapi. Tilbudet finnes i kommunen og fra spesialisthelsetjenesten, for innbyggere med utvalgte psykiske lidelser og kan være et nyttig alternativ til tradisjonell terapi for angst og depresjon.</w:t>
      </w:r>
    </w:p>
    <w:p w14:paraId="1F1128DE" w14:textId="77777777" w:rsidR="00A17F97" w:rsidRDefault="00A17F97" w:rsidP="00066A82"/>
    <w:p w14:paraId="475975A1" w14:textId="5DED71CB" w:rsidR="00241E4A" w:rsidRDefault="72068504" w:rsidP="78112316">
      <w:r>
        <w:t>Helse- og omsorgstjenestene må i økende grad vektlegge forebygging og tidlig innsats. Digitale løsninger skal legge til rette for et bedre samspill om forebygging, læring og mestring mellom tjenestene og innbygger.</w:t>
      </w:r>
      <w:r w:rsidR="555A1036">
        <w:t xml:space="preserve"> </w:t>
      </w:r>
      <w:r w:rsidR="00253AD3">
        <w:t xml:space="preserve">Helsedirektoratet </w:t>
      </w:r>
      <w:r w:rsidR="00996765">
        <w:t>jobber nå med en satsning på Digitalførstelinje</w:t>
      </w:r>
      <w:r w:rsidR="00301055" w:rsidRPr="00301055">
        <w:rPr>
          <w:rFonts w:ascii="Aptos" w:hAnsi="Aptos"/>
          <w:color w:val="000000"/>
          <w:sz w:val="22"/>
          <w:bdr w:val="none" w:sz="0" w:space="0" w:color="auto" w:frame="1"/>
        </w:rPr>
        <w:t xml:space="preserve"> </w:t>
      </w:r>
      <w:r w:rsidR="00301055">
        <w:rPr>
          <w:rFonts w:ascii="Aptos" w:hAnsi="Aptos"/>
          <w:color w:val="000000"/>
          <w:sz w:val="22"/>
          <w:bdr w:val="none" w:sz="0" w:space="0" w:color="auto" w:frame="1"/>
        </w:rPr>
        <w:t>hvor målet er å</w:t>
      </w:r>
      <w:r w:rsidR="00301055" w:rsidRPr="00301055">
        <w:t xml:space="preserve"> legge til rette for at innbyggere bedre kan mestre egen helse med digital støtte, og avlaste helsetjenesten</w:t>
      </w:r>
      <w:r w:rsidR="00DB7810">
        <w:t xml:space="preserve">. </w:t>
      </w:r>
      <w:r w:rsidR="00996765">
        <w:t xml:space="preserve"> </w:t>
      </w:r>
      <w:r w:rsidR="3F9160EC" w:rsidRPr="00B0229F">
        <w:rPr>
          <w:noProof/>
        </w:rPr>
        <w:t>Helsedirektoratet</w:t>
      </w:r>
      <w:r w:rsidR="7189526C" w:rsidRPr="00B0229F">
        <w:rPr>
          <w:noProof/>
        </w:rPr>
        <w:t xml:space="preserve"> </w:t>
      </w:r>
      <w:r w:rsidR="56A5D6C4" w:rsidRPr="00B0229F">
        <w:rPr>
          <w:noProof/>
        </w:rPr>
        <w:t xml:space="preserve">leverte </w:t>
      </w:r>
      <w:r w:rsidR="2581BE7F" w:rsidRPr="00B0229F">
        <w:rPr>
          <w:noProof/>
        </w:rPr>
        <w:t xml:space="preserve">i 2025 </w:t>
      </w:r>
      <w:r w:rsidR="56A5D6C4" w:rsidRPr="00B0229F">
        <w:rPr>
          <w:noProof/>
        </w:rPr>
        <w:t xml:space="preserve">en rapport </w:t>
      </w:r>
      <w:r w:rsidR="7CC00571" w:rsidRPr="00B0229F">
        <w:rPr>
          <w:noProof/>
        </w:rPr>
        <w:t xml:space="preserve"> med tiltak for </w:t>
      </w:r>
      <w:r w:rsidR="5B95A7D2" w:rsidRPr="00B0229F">
        <w:rPr>
          <w:noProof/>
        </w:rPr>
        <w:t>å øke br</w:t>
      </w:r>
      <w:r w:rsidR="0129037F" w:rsidRPr="00B0229F">
        <w:rPr>
          <w:noProof/>
        </w:rPr>
        <w:t>uk av kvalitetssikrede digitale løsninger innen</w:t>
      </w:r>
      <w:r w:rsidR="0129037F" w:rsidRPr="78112316">
        <w:rPr>
          <w:noProof/>
        </w:rPr>
        <w:t xml:space="preserve"> psykisk helse og rus/avhengighet</w:t>
      </w:r>
      <w:r w:rsidR="5B95A7D2" w:rsidRPr="78112316">
        <w:rPr>
          <w:noProof/>
        </w:rPr>
        <w:t>. Arbei</w:t>
      </w:r>
      <w:r w:rsidR="4ED05EC8" w:rsidRPr="78112316">
        <w:rPr>
          <w:noProof/>
        </w:rPr>
        <w:t xml:space="preserve">d med oppfølging av foreslåtte tiltak </w:t>
      </w:r>
      <w:r w:rsidR="3F772E66" w:rsidRPr="78112316">
        <w:rPr>
          <w:noProof/>
        </w:rPr>
        <w:t xml:space="preserve">i rapporten </w:t>
      </w:r>
      <w:r w:rsidR="5B95A7D2" w:rsidRPr="78112316">
        <w:rPr>
          <w:noProof/>
        </w:rPr>
        <w:t>pågår</w:t>
      </w:r>
      <w:r w:rsidR="3F772E66" w:rsidRPr="78112316">
        <w:rPr>
          <w:noProof/>
        </w:rPr>
        <w:t>.</w:t>
      </w:r>
      <w:r w:rsidR="752BBC98" w:rsidRPr="78112316">
        <w:rPr>
          <w:noProof/>
        </w:rPr>
        <w:t xml:space="preserve"> Et av</w:t>
      </w:r>
      <w:r w:rsidR="752BBC98" w:rsidRPr="34B63512">
        <w:rPr>
          <w:noProof/>
        </w:rPr>
        <w:t xml:space="preserve"> </w:t>
      </w:r>
      <w:r w:rsidR="00634BA6">
        <w:rPr>
          <w:noProof/>
        </w:rPr>
        <w:t>de pågående</w:t>
      </w:r>
      <w:r w:rsidR="752BBC98" w:rsidRPr="78112316">
        <w:rPr>
          <w:noProof/>
        </w:rPr>
        <w:t xml:space="preserve"> tiltakene fra denne rapporten er utvikling av en veiviser </w:t>
      </w:r>
      <w:r w:rsidR="0067301B">
        <w:rPr>
          <w:noProof/>
        </w:rPr>
        <w:t xml:space="preserve">for psykiskhelse </w:t>
      </w:r>
      <w:r w:rsidR="752BBC98" w:rsidRPr="78112316">
        <w:rPr>
          <w:noProof/>
        </w:rPr>
        <w:t>på Helsenorge.</w:t>
      </w:r>
      <w:r w:rsidR="64A281B2" w:rsidRPr="78112316">
        <w:rPr>
          <w:noProof/>
        </w:rPr>
        <w:t xml:space="preserve"> </w:t>
      </w:r>
      <w:r w:rsidR="64A281B2" w:rsidRPr="1844F5AF">
        <w:rPr>
          <w:noProof/>
        </w:rPr>
        <w:t xml:space="preserve">Målet er at innbygger enklere skal finne frem </w:t>
      </w:r>
      <w:r w:rsidR="2A828371" w:rsidRPr="36638A52">
        <w:rPr>
          <w:noProof/>
        </w:rPr>
        <w:t>til</w:t>
      </w:r>
      <w:r w:rsidR="64A281B2" w:rsidRPr="78112316">
        <w:rPr>
          <w:noProof/>
        </w:rPr>
        <w:t xml:space="preserve"> ressurser som </w:t>
      </w:r>
      <w:r w:rsidR="002A74D4">
        <w:rPr>
          <w:noProof/>
        </w:rPr>
        <w:t xml:space="preserve">er tilpasset </w:t>
      </w:r>
      <w:r w:rsidR="00BA5312">
        <w:rPr>
          <w:noProof/>
        </w:rPr>
        <w:t xml:space="preserve">deres </w:t>
      </w:r>
      <w:r w:rsidR="64A281B2" w:rsidRPr="78112316">
        <w:rPr>
          <w:noProof/>
        </w:rPr>
        <w:t>behov</w:t>
      </w:r>
      <w:r w:rsidR="0018292F">
        <w:rPr>
          <w:noProof/>
        </w:rPr>
        <w:t>, slik at de kan gjøre mere selv med digital støtte</w:t>
      </w:r>
      <w:r w:rsidR="0073450B">
        <w:rPr>
          <w:noProof/>
        </w:rPr>
        <w:t xml:space="preserve"> og på denne måten avlaste helse og omsorgstjenestene</w:t>
      </w:r>
      <w:r w:rsidR="1D7F3E07" w:rsidRPr="7BF262CB">
        <w:rPr>
          <w:noProof/>
        </w:rPr>
        <w:t>.</w:t>
      </w:r>
      <w:r w:rsidR="64A281B2" w:rsidRPr="78112316">
        <w:rPr>
          <w:noProof/>
        </w:rPr>
        <w:t xml:space="preserve"> </w:t>
      </w:r>
    </w:p>
    <w:p w14:paraId="14B1D79D" w14:textId="77777777" w:rsidR="00A6252C" w:rsidRDefault="00A6252C" w:rsidP="00066A82"/>
    <w:p w14:paraId="568754C4" w14:textId="0E2C0B64" w:rsidR="00A6252C" w:rsidRPr="006E527F" w:rsidRDefault="00762088" w:rsidP="00A6252C">
      <w:pPr>
        <w:pStyle w:val="paragraph"/>
        <w:shd w:val="clear" w:color="auto" w:fill="D8D8D8"/>
        <w:spacing w:before="0" w:beforeAutospacing="0" w:after="0" w:afterAutospacing="0" w:line="331" w:lineRule="auto"/>
        <w:textAlignment w:val="baseline"/>
        <w:rPr>
          <w:rFonts w:asciiTheme="minorHAnsi" w:hAnsiTheme="minorHAnsi" w:cs="Segoe UI"/>
          <w:b/>
          <w:bCs/>
          <w:sz w:val="18"/>
          <w:szCs w:val="18"/>
        </w:rPr>
      </w:pPr>
      <w:r>
        <w:rPr>
          <w:rStyle w:val="normaltextrun"/>
          <w:rFonts w:asciiTheme="minorHAnsi" w:eastAsiaTheme="majorEastAsia" w:hAnsiTheme="minorHAnsi" w:cs="Arial"/>
          <w:b/>
          <w:bCs/>
          <w:sz w:val="18"/>
          <w:szCs w:val="18"/>
          <w:shd w:val="clear" w:color="auto" w:fill="D8D8D8"/>
        </w:rPr>
        <w:t>Digital selvhjelp</w:t>
      </w:r>
    </w:p>
    <w:p w14:paraId="25CFD612" w14:textId="1B412CBF" w:rsidR="00A6252C" w:rsidRDefault="009A5763" w:rsidP="00066A82">
      <w:r>
        <w:t xml:space="preserve">Digital selvhjelp </w:t>
      </w:r>
      <w:r>
        <w:t>er digital</w:t>
      </w:r>
      <w:r w:rsidR="00A925CF">
        <w:t>e</w:t>
      </w:r>
      <w:r>
        <w:t xml:space="preserve"> løsninger som brukes på egenhånd for å mestre</w:t>
      </w:r>
      <w:r w:rsidR="00056072">
        <w:t xml:space="preserve"> </w:t>
      </w:r>
      <w:r>
        <w:t>blant annet vanlige p</w:t>
      </w:r>
      <w:r w:rsidR="000C2DCE">
        <w:t>sy</w:t>
      </w:r>
      <w:r w:rsidR="00A925CF">
        <w:t>kiske utfordringer</w:t>
      </w:r>
      <w:r w:rsidR="00DD1564">
        <w:t xml:space="preserve"> og </w:t>
      </w:r>
      <w:r w:rsidR="00DD1564">
        <w:t>forbedre egen helse</w:t>
      </w:r>
      <w:r w:rsidR="00A925CF">
        <w:t xml:space="preserve">. </w:t>
      </w:r>
      <w:r w:rsidR="00B45DF9">
        <w:t xml:space="preserve">Helseverktøy </w:t>
      </w:r>
      <w:r w:rsidR="00927EAA">
        <w:t xml:space="preserve">kan </w:t>
      </w:r>
      <w:r w:rsidR="00780349">
        <w:t xml:space="preserve">innbygger bruke på egen hånd eller i samråd med behandler. </w:t>
      </w:r>
      <w:r w:rsidR="00847E23">
        <w:t>Helsenorge.no</w:t>
      </w:r>
      <w:r w:rsidR="00E026F5">
        <w:t xml:space="preserve"> </w:t>
      </w:r>
      <w:r w:rsidR="004A3988">
        <w:t>har en rekke verk</w:t>
      </w:r>
      <w:r w:rsidR="00DB26BE">
        <w:t>t</w:t>
      </w:r>
      <w:r w:rsidR="004A3988">
        <w:t xml:space="preserve">øy </w:t>
      </w:r>
      <w:r w:rsidR="00E026F5">
        <w:t>som kan brukes via nettleser eller via app på telefonen</w:t>
      </w:r>
      <w:r w:rsidR="00C63FEB">
        <w:t xml:space="preserve">. </w:t>
      </w:r>
      <w:hyperlink r:id="rId66" w:history="1">
        <w:r w:rsidR="00C63FEB" w:rsidRPr="00C63FEB">
          <w:rPr>
            <w:rStyle w:val="Hyperkobling"/>
          </w:rPr>
          <w:t>Les mer på Helsenorge.no</w:t>
        </w:r>
      </w:hyperlink>
    </w:p>
    <w:p w14:paraId="6FD79E09" w14:textId="77777777" w:rsidR="006015C2" w:rsidRDefault="006015C2" w:rsidP="001F413B">
      <w:pPr>
        <w:keepNext/>
      </w:pPr>
      <w:r w:rsidRPr="006015C2">
        <w:rPr>
          <w:noProof/>
        </w:rPr>
        <w:lastRenderedPageBreak/>
        <w:drawing>
          <wp:inline distT="0" distB="0" distL="0" distR="0" wp14:anchorId="1489C83A" wp14:editId="13B8FDDA">
            <wp:extent cx="5884973" cy="2206081"/>
            <wp:effectExtent l="0" t="0" r="1905" b="3810"/>
            <wp:docPr id="165314833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8336" name="Bilde 1"/>
                    <pic:cNvPicPr/>
                  </pic:nvPicPr>
                  <pic:blipFill>
                    <a:blip r:embed="rId67">
                      <a:extLst>
                        <a:ext uri="{28A0092B-C50C-407E-A947-70E740481C1C}">
                          <a14:useLocalDpi xmlns:a14="http://schemas.microsoft.com/office/drawing/2010/main" val="0"/>
                        </a:ext>
                      </a:extLst>
                    </a:blip>
                    <a:stretch>
                      <a:fillRect/>
                    </a:stretch>
                  </pic:blipFill>
                  <pic:spPr>
                    <a:xfrm>
                      <a:off x="0" y="0"/>
                      <a:ext cx="5884973" cy="2206081"/>
                    </a:xfrm>
                    <a:prstGeom prst="rect">
                      <a:avLst/>
                    </a:prstGeom>
                  </pic:spPr>
                </pic:pic>
              </a:graphicData>
            </a:graphic>
          </wp:inline>
        </w:drawing>
      </w:r>
    </w:p>
    <w:p w14:paraId="748E82B0" w14:textId="0AF4E189" w:rsidR="008E41C7" w:rsidRDefault="006015C2" w:rsidP="00C00113">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10</w:t>
      </w:r>
      <w:r w:rsidR="0025052D">
        <w:rPr>
          <w:noProof/>
        </w:rPr>
        <w:fldChar w:fldCharType="end"/>
      </w:r>
      <w:r>
        <w:t xml:space="preserve"> </w:t>
      </w:r>
      <w:r w:rsidR="007E20D3">
        <w:t>V</w:t>
      </w:r>
      <w:r w:rsidR="00FD2090">
        <w:t>iser v</w:t>
      </w:r>
      <w:r w:rsidR="00411F4B">
        <w:t xml:space="preserve">eikart </w:t>
      </w:r>
      <w:r w:rsidR="00021B18">
        <w:t xml:space="preserve">for </w:t>
      </w:r>
      <w:r>
        <w:t>tilgjengelig helseverktøy på Helsenorge</w:t>
      </w:r>
    </w:p>
    <w:p w14:paraId="74299A56" w14:textId="51932FC9" w:rsidR="00A6252C" w:rsidRPr="00B0229F" w:rsidRDefault="00A6252C" w:rsidP="009D5CD3">
      <w:pPr>
        <w:pStyle w:val="paragraph"/>
        <w:shd w:val="clear" w:color="auto" w:fill="F0F0F0"/>
        <w:spacing w:before="0" w:beforeAutospacing="0" w:after="0" w:afterAutospacing="0" w:line="331" w:lineRule="auto"/>
        <w:textAlignment w:val="baseline"/>
        <w:rPr>
          <w:rStyle w:val="normaltextrun"/>
          <w:rFonts w:asciiTheme="minorHAnsi" w:eastAsiaTheme="majorEastAsia" w:hAnsiTheme="minorHAnsi" w:cs="Arial"/>
          <w:b/>
          <w:bCs/>
          <w:sz w:val="18"/>
          <w:szCs w:val="18"/>
          <w:shd w:val="clear" w:color="auto" w:fill="D8D8D8"/>
        </w:rPr>
      </w:pPr>
      <w:r w:rsidRPr="00EF635A">
        <w:rPr>
          <w:rStyle w:val="normaltextrun"/>
          <w:rFonts w:asciiTheme="minorHAnsi" w:eastAsiaTheme="majorEastAsia" w:hAnsiTheme="minorHAnsi" w:cs="Arial"/>
          <w:b/>
          <w:bCs/>
          <w:sz w:val="18"/>
          <w:szCs w:val="18"/>
          <w:shd w:val="clear" w:color="auto" w:fill="D8D8D8"/>
        </w:rPr>
        <w:t>Veiledet internettbehandling fra kommunale helsetjenester</w:t>
      </w:r>
    </w:p>
    <w:p w14:paraId="204A7006" w14:textId="1CF17B32" w:rsidR="00EE396F" w:rsidRDefault="00EE396F" w:rsidP="00EE396F">
      <w:r>
        <w:t>Rask psykisk helsehjelp er et lavterskeltilbud for voksne med lettere til moderat angst og depresjon. Tilbudet er gratis og krever ingen henvisning fra lege. Studie gjennomfør</w:t>
      </w:r>
      <w:r w:rsidR="00B40428">
        <w:t>t</w:t>
      </w:r>
      <w:r>
        <w:t xml:space="preserve"> av FHI viser at veiledet internettbehandling gav </w:t>
      </w:r>
      <w:r>
        <w:t>vesentlig bedring i symptomer på angst og depresjon, i tillegg er det betydelige tidsbesparelse som kan bidra til at flere med behov kan få hjelp (</w:t>
      </w:r>
      <w:hyperlink r:id="rId68" w:history="1">
        <w:r w:rsidRPr="008542DB">
          <w:rPr>
            <w:rStyle w:val="Hyperkobling"/>
          </w:rPr>
          <w:t>Veiledet internettbehandling kan hjelpe flere med angst og depresjon - FHI</w:t>
        </w:r>
      </w:hyperlink>
      <w:r>
        <w:t>)</w:t>
      </w:r>
    </w:p>
    <w:p w14:paraId="6B069427" w14:textId="77777777" w:rsidR="007E20D3" w:rsidRDefault="007E20D3" w:rsidP="00EE396F"/>
    <w:p w14:paraId="2A5987DB" w14:textId="77777777" w:rsidR="00461838" w:rsidRDefault="00461838" w:rsidP="00C06C48">
      <w:pPr>
        <w:keepNext/>
      </w:pPr>
      <w:r w:rsidRPr="00461838">
        <w:rPr>
          <w:noProof/>
        </w:rPr>
        <w:drawing>
          <wp:inline distT="0" distB="0" distL="0" distR="0" wp14:anchorId="3D2B49E0" wp14:editId="5957DEB2">
            <wp:extent cx="5783402" cy="2147945"/>
            <wp:effectExtent l="0" t="0" r="8255" b="5080"/>
            <wp:docPr id="113026680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6809" name="Bilde 1"/>
                    <pic:cNvPicPr/>
                  </pic:nvPicPr>
                  <pic:blipFill>
                    <a:blip r:embed="rId69">
                      <a:extLst>
                        <a:ext uri="{28A0092B-C50C-407E-A947-70E740481C1C}">
                          <a14:useLocalDpi xmlns:a14="http://schemas.microsoft.com/office/drawing/2010/main" val="0"/>
                        </a:ext>
                      </a:extLst>
                    </a:blip>
                    <a:stretch>
                      <a:fillRect/>
                    </a:stretch>
                  </pic:blipFill>
                  <pic:spPr>
                    <a:xfrm>
                      <a:off x="0" y="0"/>
                      <a:ext cx="5783402" cy="2147945"/>
                    </a:xfrm>
                    <a:prstGeom prst="rect">
                      <a:avLst/>
                    </a:prstGeom>
                  </pic:spPr>
                </pic:pic>
              </a:graphicData>
            </a:graphic>
          </wp:inline>
        </w:drawing>
      </w:r>
    </w:p>
    <w:p w14:paraId="04EB987F" w14:textId="22AF2A84" w:rsidR="006F57DD" w:rsidRDefault="00461838" w:rsidP="00C00113">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11</w:t>
      </w:r>
      <w:r w:rsidR="0025052D">
        <w:rPr>
          <w:noProof/>
        </w:rPr>
        <w:fldChar w:fldCharType="end"/>
      </w:r>
      <w:r>
        <w:t xml:space="preserve"> </w:t>
      </w:r>
      <w:r w:rsidR="007E20D3">
        <w:t>V</w:t>
      </w:r>
      <w:r w:rsidR="00FD2090">
        <w:t>iser v</w:t>
      </w:r>
      <w:r w:rsidR="001257D3">
        <w:t xml:space="preserve">eikart </w:t>
      </w:r>
      <w:r w:rsidR="00BD1674">
        <w:t xml:space="preserve">for </w:t>
      </w:r>
      <w:r>
        <w:t>veiledet internettbehandling som er tilgjengelig fra kommuner</w:t>
      </w:r>
    </w:p>
    <w:p w14:paraId="61BC14C5" w14:textId="77777777" w:rsidR="009D6BDA" w:rsidRPr="009D6BDA" w:rsidRDefault="009D6BDA" w:rsidP="00B0229F"/>
    <w:p w14:paraId="6A4C5E8E" w14:textId="20250B97" w:rsidR="00A6252C" w:rsidRPr="00283075" w:rsidRDefault="00100908" w:rsidP="00283075">
      <w:pPr>
        <w:pStyle w:val="paragraph"/>
        <w:shd w:val="clear" w:color="auto" w:fill="F0F0F0"/>
        <w:spacing w:before="0" w:beforeAutospacing="0" w:after="0" w:afterAutospacing="0" w:line="331" w:lineRule="auto"/>
        <w:textAlignment w:val="baseline"/>
        <w:rPr>
          <w:rStyle w:val="normaltextrun"/>
          <w:rFonts w:eastAsiaTheme="majorEastAsia" w:cs="Arial"/>
          <w:bCs/>
          <w:shd w:val="clear" w:color="auto" w:fill="D8D8D8"/>
        </w:rPr>
      </w:pPr>
      <w:r w:rsidRPr="00EF635A">
        <w:rPr>
          <w:rStyle w:val="normaltextrun"/>
          <w:rFonts w:asciiTheme="minorHAnsi" w:eastAsiaTheme="majorEastAsia" w:hAnsiTheme="minorHAnsi" w:cs="Arial"/>
          <w:b/>
          <w:bCs/>
          <w:sz w:val="18"/>
          <w:szCs w:val="18"/>
          <w:shd w:val="clear" w:color="auto" w:fill="D8D8D8"/>
        </w:rPr>
        <w:t>V</w:t>
      </w:r>
      <w:r w:rsidR="00A6252C" w:rsidRPr="00EF635A">
        <w:rPr>
          <w:rStyle w:val="normaltextrun"/>
          <w:rFonts w:asciiTheme="minorHAnsi" w:eastAsiaTheme="majorEastAsia" w:hAnsiTheme="minorHAnsi" w:cs="Arial"/>
          <w:b/>
          <w:bCs/>
          <w:sz w:val="18"/>
          <w:szCs w:val="18"/>
          <w:shd w:val="clear" w:color="auto" w:fill="D8D8D8"/>
        </w:rPr>
        <w:t>eiledet</w:t>
      </w:r>
      <w:r w:rsidRPr="00EF635A">
        <w:rPr>
          <w:rStyle w:val="normaltextrun"/>
          <w:rFonts w:asciiTheme="minorHAnsi" w:eastAsiaTheme="majorEastAsia" w:hAnsiTheme="minorHAnsi" w:cs="Arial"/>
          <w:b/>
          <w:bCs/>
          <w:sz w:val="18"/>
          <w:szCs w:val="18"/>
          <w:shd w:val="clear" w:color="auto" w:fill="D8D8D8"/>
        </w:rPr>
        <w:t xml:space="preserve"> (eBehandling)</w:t>
      </w:r>
      <w:r w:rsidR="00A6252C" w:rsidRPr="00EF635A">
        <w:rPr>
          <w:rStyle w:val="normaltextrun"/>
          <w:rFonts w:asciiTheme="minorHAnsi" w:eastAsiaTheme="majorEastAsia" w:hAnsiTheme="minorHAnsi" w:cs="Arial"/>
          <w:b/>
          <w:bCs/>
          <w:sz w:val="18"/>
          <w:szCs w:val="18"/>
          <w:shd w:val="clear" w:color="auto" w:fill="D8D8D8"/>
        </w:rPr>
        <w:t xml:space="preserve"> internettbehandling fra spesialisthelsetjenesten </w:t>
      </w:r>
    </w:p>
    <w:p w14:paraId="0466B2B4" w14:textId="55088C75" w:rsidR="00B4350E" w:rsidRDefault="00462AA3" w:rsidP="00DB259A">
      <w:r>
        <w:t>eBehandling</w:t>
      </w:r>
      <w:r w:rsidR="00DD43CC">
        <w:t xml:space="preserve"> er veiledet internettbehandling og bygger på kognitiv atferdsterapi</w:t>
      </w:r>
      <w:r w:rsidR="00521099">
        <w:t>, som har vist seg å være effektiv behandling av psykiske helseplager</w:t>
      </w:r>
      <w:r w:rsidR="00C7052D">
        <w:t>.</w:t>
      </w:r>
      <w:r w:rsidR="00411756">
        <w:rPr>
          <w:rStyle w:val="Fotnotereferanse"/>
        </w:rPr>
        <w:footnoteReference w:id="3"/>
      </w:r>
      <w:r w:rsidR="00C7052D">
        <w:t xml:space="preserve"> </w:t>
      </w:r>
      <w:r w:rsidR="00411756">
        <w:t>(</w:t>
      </w:r>
      <w:hyperlink r:id="rId70" w:history="1">
        <w:r w:rsidR="00411756">
          <w:rPr>
            <w:rStyle w:val="Hyperkobling"/>
          </w:rPr>
          <w:t>Felles plan 2024 IKT-utvikling og digitalisering</w:t>
        </w:r>
      </w:hyperlink>
      <w:r w:rsidR="00411756">
        <w:t>)</w:t>
      </w:r>
      <w:r w:rsidR="00BE23AB">
        <w:t xml:space="preserve"> </w:t>
      </w:r>
      <w:r w:rsidR="00C7052D">
        <w:t>eBehandling / v</w:t>
      </w:r>
      <w:r w:rsidR="0085728B">
        <w:t>eiledet internettbehandling</w:t>
      </w:r>
      <w:r>
        <w:t xml:space="preserve"> </w:t>
      </w:r>
      <w:r w:rsidR="0085728B">
        <w:t xml:space="preserve">for depresjon, sosial angst og panikklidelse er nå tilgjengelig ved alle sykehus i Norge. </w:t>
      </w:r>
      <w:r w:rsidR="00640F7A">
        <w:t>Behandlingen for</w:t>
      </w:r>
      <w:r w:rsidR="007F5835">
        <w:t xml:space="preserve">egår via internett </w:t>
      </w:r>
      <w:r w:rsidR="0028484E">
        <w:t xml:space="preserve">der innbygger får </w:t>
      </w:r>
      <w:r w:rsidR="008E41C7">
        <w:t>tilgang til kunnskapsbasert behandlingsprogram via PC, skjermbrett og mobil</w:t>
      </w:r>
      <w:r w:rsidR="0028484E">
        <w:t>. Mottakere av eBehandling f</w:t>
      </w:r>
      <w:r w:rsidR="00CC6ED3">
        <w:t>å</w:t>
      </w:r>
      <w:r w:rsidR="0028484E">
        <w:t xml:space="preserve">r oppfølging av </w:t>
      </w:r>
      <w:r w:rsidR="0038171B">
        <w:t>behandler</w:t>
      </w:r>
      <w:r w:rsidR="00675FEB">
        <w:t xml:space="preserve"> fra </w:t>
      </w:r>
      <w:r w:rsidR="008E41C7">
        <w:t>spesialisthelsetjenesten</w:t>
      </w:r>
      <w:r w:rsidR="0038171B">
        <w:t xml:space="preserve">, i form av </w:t>
      </w:r>
      <w:r w:rsidR="002761AC">
        <w:t xml:space="preserve">ukentlige </w:t>
      </w:r>
      <w:r w:rsidR="0038171B">
        <w:t>tekstlige meldinger</w:t>
      </w:r>
      <w:r w:rsidR="00174D1B">
        <w:t xml:space="preserve"> i behandlingsprogrammet. </w:t>
      </w:r>
      <w:r w:rsidR="00663372">
        <w:t xml:space="preserve">Interregionalt kompetansenettverk </w:t>
      </w:r>
      <w:r w:rsidR="009D4923">
        <w:t xml:space="preserve">arbeidet med forslag til hvordan veiledet internettbehandling kan utvikles og </w:t>
      </w:r>
      <w:r w:rsidR="009D4923">
        <w:t xml:space="preserve">forvaltes nasjonalt. </w:t>
      </w:r>
      <w:r w:rsidR="004267A1">
        <w:rPr>
          <w:rStyle w:val="Fotnotereferanse"/>
        </w:rPr>
        <w:footnoteReference w:id="4"/>
      </w:r>
      <w:r w:rsidR="00476CBB">
        <w:t xml:space="preserve"> </w:t>
      </w:r>
      <w:r w:rsidR="008A05F6" w:rsidRPr="008A05F6">
        <w:t>eBehandling innen psykisk helse</w:t>
      </w:r>
      <w:r w:rsidR="00C66720">
        <w:t xml:space="preserve"> </w:t>
      </w:r>
      <w:r w:rsidR="008A05F6" w:rsidRPr="008A05F6">
        <w:t>vokser i alle helseforetak. Det jobbes interregionalt med å øke kompetansen om eBehand</w:t>
      </w:r>
      <w:r w:rsidR="0023273C">
        <w:t>l</w:t>
      </w:r>
      <w:r w:rsidR="008A05F6" w:rsidRPr="008A05F6">
        <w:t xml:space="preserve">ing hos pasienter, blant annet med nettsiden </w:t>
      </w:r>
      <w:hyperlink r:id="rId71" w:history="1">
        <w:r w:rsidR="008A05F6" w:rsidRPr="003D48DB">
          <w:rPr>
            <w:rStyle w:val="Hyperkobling"/>
          </w:rPr>
          <w:t>https://www.ebehandling.no/.</w:t>
        </w:r>
      </w:hyperlink>
      <w:r w:rsidR="008A05F6" w:rsidRPr="003D48DB">
        <w:t xml:space="preserve"> </w:t>
      </w:r>
      <w:r w:rsidR="00CC6ED3">
        <w:t xml:space="preserve">Les mer </w:t>
      </w:r>
      <w:r w:rsidR="00D32D8D">
        <w:t xml:space="preserve">på </w:t>
      </w:r>
      <w:hyperlink r:id="rId72" w:history="1">
        <w:r w:rsidR="00D32D8D" w:rsidRPr="00D32D8D">
          <w:rPr>
            <w:rStyle w:val="Hyperkobling"/>
          </w:rPr>
          <w:t>Helse Bergen sine hjemmesider</w:t>
        </w:r>
      </w:hyperlink>
      <w:r w:rsidR="00DB259A">
        <w:t xml:space="preserve"> og </w:t>
      </w:r>
      <w:hyperlink r:id="rId73" w:history="1">
        <w:r w:rsidR="00DB259A" w:rsidRPr="00DB259A">
          <w:rPr>
            <w:rStyle w:val="Hyperkobling"/>
          </w:rPr>
          <w:t>Helse Nord sine hjemmesider</w:t>
        </w:r>
      </w:hyperlink>
      <w:r w:rsidR="00DB259A">
        <w:t>.</w:t>
      </w:r>
    </w:p>
    <w:p w14:paraId="638A9B31" w14:textId="77777777" w:rsidR="00C00113" w:rsidRDefault="00C00113" w:rsidP="005E0C83">
      <w:pPr>
        <w:keepNext/>
      </w:pPr>
      <w:r w:rsidRPr="00C00113">
        <w:rPr>
          <w:noProof/>
        </w:rPr>
        <w:lastRenderedPageBreak/>
        <w:drawing>
          <wp:inline distT="0" distB="0" distL="0" distR="0" wp14:anchorId="27347AE8" wp14:editId="6C928D15">
            <wp:extent cx="5834157" cy="2489736"/>
            <wp:effectExtent l="0" t="0" r="0" b="6350"/>
            <wp:docPr id="49640465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4652" name="Bilde 1"/>
                    <pic:cNvPicPr/>
                  </pic:nvPicPr>
                  <pic:blipFill>
                    <a:blip r:embed="rId74">
                      <a:extLst>
                        <a:ext uri="{28A0092B-C50C-407E-A947-70E740481C1C}">
                          <a14:useLocalDpi xmlns:a14="http://schemas.microsoft.com/office/drawing/2010/main" val="0"/>
                        </a:ext>
                      </a:extLst>
                    </a:blip>
                    <a:stretch>
                      <a:fillRect/>
                    </a:stretch>
                  </pic:blipFill>
                  <pic:spPr>
                    <a:xfrm>
                      <a:off x="0" y="0"/>
                      <a:ext cx="5834157" cy="2489736"/>
                    </a:xfrm>
                    <a:prstGeom prst="rect">
                      <a:avLst/>
                    </a:prstGeom>
                  </pic:spPr>
                </pic:pic>
              </a:graphicData>
            </a:graphic>
          </wp:inline>
        </w:drawing>
      </w:r>
    </w:p>
    <w:p w14:paraId="31AB40E2" w14:textId="4B8592AB" w:rsidR="00C00113" w:rsidRDefault="00C00113" w:rsidP="008E4C3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12</w:t>
      </w:r>
      <w:r w:rsidR="0025052D">
        <w:rPr>
          <w:noProof/>
        </w:rPr>
        <w:fldChar w:fldCharType="end"/>
      </w:r>
      <w:r>
        <w:t xml:space="preserve"> Viser veikart for veiledet internettbehandling fra spesialisthelsetjenesten</w:t>
      </w:r>
    </w:p>
    <w:p w14:paraId="3DC734FA" w14:textId="77777777" w:rsidR="00B4350E" w:rsidRDefault="00B4350E" w:rsidP="00476CBB">
      <w:pPr>
        <w:pStyle w:val="Listeavsnitt"/>
      </w:pPr>
    </w:p>
    <w:p w14:paraId="69117A7F" w14:textId="77777777" w:rsidR="00E1370A" w:rsidRPr="00325C49" w:rsidRDefault="00E1370A" w:rsidP="00476CBB">
      <w:pPr>
        <w:pStyle w:val="Listeavsnitt"/>
      </w:pPr>
    </w:p>
    <w:p w14:paraId="12EAC79E" w14:textId="5D2AD9A7" w:rsidR="00CE6BB2" w:rsidRDefault="00CE6BB2" w:rsidP="00CE6BB2">
      <w:pPr>
        <w:pStyle w:val="Overskrift3"/>
      </w:pPr>
      <w:r>
        <w:t>Delmål 1.</w:t>
      </w:r>
      <w:r w:rsidR="002623BF">
        <w:t>D</w:t>
      </w:r>
      <w:r>
        <w:t xml:space="preserve">: Ungdom skal ha tilgang </w:t>
      </w:r>
      <w:r w:rsidR="00490BB3">
        <w:t>på</w:t>
      </w:r>
      <w:r>
        <w:t xml:space="preserve"> digitale tjenester</w:t>
      </w:r>
    </w:p>
    <w:p w14:paraId="782312B2" w14:textId="77777777" w:rsidR="00CE6BB2" w:rsidRPr="00CE6BB2" w:rsidRDefault="00CE6BB2" w:rsidP="00476CBB"/>
    <w:p w14:paraId="7CF9E700" w14:textId="77777777" w:rsidR="00D758A4" w:rsidRPr="00D758A4" w:rsidRDefault="00D758A4" w:rsidP="00D758A4"/>
    <w:p w14:paraId="4AFA624D" w14:textId="77777777" w:rsidR="002C5C37" w:rsidRDefault="002C5C37" w:rsidP="002C5C37">
      <w:pPr>
        <w:rPr>
          <w:rStyle w:val="normaltextrun"/>
          <w:rFonts w:cs="Arial"/>
          <w:color w:val="000000"/>
          <w:bdr w:val="none" w:sz="0" w:space="0" w:color="auto" w:frame="1"/>
        </w:rPr>
      </w:pPr>
      <w:r>
        <w:rPr>
          <w:noProof/>
        </w:rPr>
        <w:drawing>
          <wp:anchor distT="0" distB="0" distL="114300" distR="114300" simplePos="0" relativeHeight="251658263" behindDoc="1" locked="0" layoutInCell="1" allowOverlap="1" wp14:anchorId="5E8A8537" wp14:editId="65834BE0">
            <wp:simplePos x="0" y="0"/>
            <wp:positionH relativeFrom="margin">
              <wp:align>left</wp:align>
            </wp:positionH>
            <wp:positionV relativeFrom="paragraph">
              <wp:posOffset>6350</wp:posOffset>
            </wp:positionV>
            <wp:extent cx="3223260" cy="3209925"/>
            <wp:effectExtent l="0" t="0" r="0" b="0"/>
            <wp:wrapTight wrapText="bothSides">
              <wp:wrapPolygon edited="0">
                <wp:start x="0" y="0"/>
                <wp:lineTo x="0" y="21408"/>
                <wp:lineTo x="21447" y="21408"/>
                <wp:lineTo x="21447" y="0"/>
                <wp:lineTo x="0" y="0"/>
              </wp:wrapPolygon>
            </wp:wrapTight>
            <wp:docPr id="16" name="Bilde 16" descr="Et bilde som inneholder tekst, CD-plat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e 16" descr="Et bilde som inneholder tekst, CD-plate&#10;&#10;KI-generert innhold kan være feil."/>
                    <pic:cNvPicPr/>
                  </pic:nvPicPr>
                  <pic:blipFill>
                    <a:blip r:embed="rId75">
                      <a:extLst>
                        <a:ext uri="{28A0092B-C50C-407E-A947-70E740481C1C}">
                          <a14:useLocalDpi xmlns:a14="http://schemas.microsoft.com/office/drawing/2010/main" val="0"/>
                        </a:ext>
                      </a:extLst>
                    </a:blip>
                    <a:stretch>
                      <a:fillRect/>
                    </a:stretch>
                  </pic:blipFill>
                  <pic:spPr>
                    <a:xfrm>
                      <a:off x="0" y="0"/>
                      <a:ext cx="3226818" cy="3213412"/>
                    </a:xfrm>
                    <a:prstGeom prst="rect">
                      <a:avLst/>
                    </a:prstGeom>
                  </pic:spPr>
                </pic:pic>
              </a:graphicData>
            </a:graphic>
            <wp14:sizeRelH relativeFrom="margin">
              <wp14:pctWidth>0</wp14:pctWidth>
            </wp14:sizeRelH>
            <wp14:sizeRelV relativeFrom="margin">
              <wp14:pctHeight>0</wp14:pctHeight>
            </wp14:sizeRelV>
          </wp:anchor>
        </w:drawing>
      </w:r>
      <w:r>
        <w:rPr>
          <w:rStyle w:val="normaltextrun"/>
          <w:rFonts w:cs="Arial"/>
          <w:color w:val="000000"/>
          <w:bdr w:val="none" w:sz="0" w:space="0" w:color="auto" w:frame="1"/>
        </w:rPr>
        <w:t>Ungdom ønsker tjenester som er tilgjengelige der de er, på de plattformer de foretrekker. Det finnes mange tilbud og informasjonstjenester i dag, men det er problematisk at tjenestene ikke når frem til ungdommene som har behov for hjelp eller søker informasjon.</w:t>
      </w:r>
    </w:p>
    <w:p w14:paraId="0F5B55E0" w14:textId="77777777" w:rsidR="00B965C8" w:rsidRDefault="00B965C8" w:rsidP="002C5C37">
      <w:pPr>
        <w:rPr>
          <w:rStyle w:val="normaltextrun"/>
          <w:rFonts w:cs="Arial"/>
          <w:color w:val="000000"/>
          <w:bdr w:val="none" w:sz="0" w:space="0" w:color="auto" w:frame="1"/>
        </w:rPr>
      </w:pPr>
    </w:p>
    <w:p w14:paraId="66A57D83" w14:textId="5456C81C" w:rsidR="002C5C37" w:rsidRDefault="00D83DE7" w:rsidP="002C5C37">
      <w:r>
        <w:t>Selv om u</w:t>
      </w:r>
      <w:r w:rsidR="002C5C37" w:rsidRPr="00D5662A">
        <w:t xml:space="preserve">ngdommer er en heterogen pasientgruppe, </w:t>
      </w:r>
      <w:r w:rsidR="000478B4">
        <w:t xml:space="preserve">har </w:t>
      </w:r>
      <w:r w:rsidR="002C5C37" w:rsidRPr="00D5662A">
        <w:t>de en del felles også. De gjennomgår store endringer både fysisk og psykisk, og det finnes stort potensial for forebygging og tidlig intervensjon i denne målgruppen. Nasjonal e-helsestrategi (2023-2030) trekke</w:t>
      </w:r>
      <w:r w:rsidR="00201B17">
        <w:t>r</w:t>
      </w:r>
      <w:r w:rsidR="002C5C37" w:rsidRPr="00D5662A">
        <w:t xml:space="preserve"> frem flere brukergrupper, særlig aldersgruppen 12-1</w:t>
      </w:r>
      <w:r w:rsidR="002C5C37">
        <w:t>6</w:t>
      </w:r>
      <w:r w:rsidR="002C5C37" w:rsidRPr="00D5662A">
        <w:t xml:space="preserve"> år som per nå ikke har noen digitale tjenester på Helsenorge. </w:t>
      </w:r>
    </w:p>
    <w:p w14:paraId="61299085" w14:textId="77777777" w:rsidR="00E13EDB" w:rsidRDefault="00E13EDB" w:rsidP="002C5C37"/>
    <w:p w14:paraId="31863F77" w14:textId="4986649B" w:rsidR="002C5C37" w:rsidRDefault="002C5C37" w:rsidP="002C5C37"/>
    <w:p w14:paraId="063D7FB7" w14:textId="6C5AD1EE" w:rsidR="002C5C37" w:rsidRPr="00B31DCE" w:rsidRDefault="002E739E" w:rsidP="00B31DCE">
      <w:pPr>
        <w:pStyle w:val="paragraph"/>
        <w:shd w:val="clear" w:color="auto" w:fill="D8D8D8"/>
        <w:spacing w:before="0" w:beforeAutospacing="0" w:after="0" w:afterAutospacing="0" w:line="331" w:lineRule="auto"/>
        <w:textAlignment w:val="baseline"/>
        <w:rPr>
          <w:rStyle w:val="normaltextrun"/>
          <w:rFonts w:eastAsiaTheme="majorEastAsia" w:cs="Arial"/>
          <w:shd w:val="clear" w:color="auto" w:fill="D8D8D8"/>
        </w:rPr>
      </w:pPr>
      <w:r>
        <w:rPr>
          <w:rStyle w:val="normaltextrun"/>
          <w:rFonts w:asciiTheme="minorHAnsi" w:eastAsiaTheme="majorEastAsia" w:hAnsiTheme="minorHAnsi" w:cs="Arial"/>
          <w:b/>
          <w:bCs/>
          <w:sz w:val="18"/>
          <w:szCs w:val="18"/>
          <w:shd w:val="clear" w:color="auto" w:fill="D8D8D8"/>
        </w:rPr>
        <w:t>Digitale tjenester til barn og unge (0-16 år)</w:t>
      </w:r>
    </w:p>
    <w:p w14:paraId="46F7FCCB" w14:textId="07457B14" w:rsidR="008952F9" w:rsidRDefault="008952F9" w:rsidP="008952F9">
      <w:pPr>
        <w:pStyle w:val="paragraph"/>
        <w:spacing w:before="0" w:beforeAutospacing="0" w:after="0" w:afterAutospacing="0" w:line="331" w:lineRule="auto"/>
        <w:textAlignment w:val="baseline"/>
        <w:rPr>
          <w:rStyle w:val="normaltextrun"/>
          <w:rFonts w:asciiTheme="minorHAnsi" w:eastAsiaTheme="majorEastAsia" w:hAnsiTheme="minorHAnsi" w:cs="Arial"/>
          <w:sz w:val="18"/>
          <w:szCs w:val="18"/>
        </w:rPr>
      </w:pPr>
      <w:r w:rsidRPr="00E035E8">
        <w:rPr>
          <w:rStyle w:val="normaltextrun"/>
          <w:rFonts w:asciiTheme="minorHAnsi" w:eastAsiaTheme="majorEastAsia" w:hAnsiTheme="minorHAnsi" w:cs="Arial"/>
          <w:sz w:val="18"/>
          <w:szCs w:val="18"/>
        </w:rPr>
        <w:t>Regjeringen besluttet i 2022 at ung.no skal være statens primære tverrsektorielle kanal for digital informasjon, dialog og digitale tjenester til barn og unge. Dette skjer blant annet gjennom realisering av samarbeid gjennom DigiUng</w:t>
      </w:r>
      <w:r>
        <w:rPr>
          <w:rStyle w:val="Fotnotereferanse"/>
          <w:rFonts w:asciiTheme="minorHAnsi" w:eastAsiaTheme="majorEastAsia" w:hAnsiTheme="minorHAnsi" w:cs="Arial"/>
          <w:sz w:val="18"/>
          <w:szCs w:val="18"/>
        </w:rPr>
        <w:footnoteReference w:id="5"/>
      </w:r>
      <w:r w:rsidRPr="00E035E8">
        <w:rPr>
          <w:rStyle w:val="normaltextrun"/>
          <w:rFonts w:asciiTheme="minorHAnsi" w:eastAsiaTheme="majorEastAsia" w:hAnsiTheme="minorHAnsi" w:cs="Arial"/>
          <w:sz w:val="18"/>
          <w:szCs w:val="18"/>
        </w:rPr>
        <w:t xml:space="preserve">. </w:t>
      </w:r>
      <w:r>
        <w:rPr>
          <w:rStyle w:val="normaltextrun"/>
          <w:rFonts w:asciiTheme="minorHAnsi" w:eastAsiaTheme="majorEastAsia" w:hAnsiTheme="minorHAnsi" w:cs="Arial"/>
          <w:sz w:val="18"/>
          <w:szCs w:val="18"/>
        </w:rPr>
        <w:t>DigiUng</w:t>
      </w:r>
      <w:r w:rsidRPr="006E527F">
        <w:rPr>
          <w:rStyle w:val="normaltextrun"/>
          <w:rFonts w:asciiTheme="minorHAnsi" w:eastAsiaTheme="majorEastAsia" w:hAnsiTheme="minorHAnsi" w:cs="Arial"/>
          <w:sz w:val="18"/>
          <w:szCs w:val="18"/>
        </w:rPr>
        <w:t xml:space="preserve"> skal levere lett tilgjengelig, og kvalitetssikret informasjon, veiledning og tjenester til ungdom, gjennom et helhetlig tverrsektorielt digitalt tilbud som bidrar til mestring og selvhjelp. Alle programmets tjenester samles på ung.no</w:t>
      </w:r>
      <w:r w:rsidR="00AC4FFD">
        <w:rPr>
          <w:rStyle w:val="normaltextrun"/>
          <w:rFonts w:asciiTheme="minorHAnsi" w:eastAsiaTheme="majorEastAsia" w:hAnsiTheme="minorHAnsi" w:cs="Arial"/>
          <w:sz w:val="18"/>
          <w:szCs w:val="18"/>
        </w:rPr>
        <w:t xml:space="preserve"> </w:t>
      </w:r>
      <w:sdt>
        <w:sdtPr>
          <w:rPr>
            <w:rStyle w:val="normaltextrun"/>
            <w:rFonts w:asciiTheme="minorHAnsi" w:eastAsiaTheme="majorEastAsia" w:hAnsiTheme="minorHAnsi" w:cs="Arial"/>
            <w:sz w:val="18"/>
            <w:szCs w:val="18"/>
          </w:rPr>
          <w:id w:val="-2037180319"/>
          <w:citation/>
        </w:sdtPr>
        <w:sdtContent>
          <w:r w:rsidRPr="006E527F">
            <w:rPr>
              <w:rStyle w:val="normaltextrun"/>
              <w:rFonts w:asciiTheme="minorHAnsi" w:eastAsiaTheme="majorEastAsia" w:hAnsiTheme="minorHAnsi" w:cs="Arial"/>
              <w:sz w:val="18"/>
              <w:szCs w:val="18"/>
            </w:rPr>
            <w:fldChar w:fldCharType="begin"/>
          </w:r>
          <w:r>
            <w:rPr>
              <w:rStyle w:val="normaltextrun"/>
              <w:rFonts w:asciiTheme="minorHAnsi" w:eastAsiaTheme="majorEastAsia" w:hAnsiTheme="minorHAnsi" w:cs="Arial"/>
              <w:sz w:val="18"/>
              <w:szCs w:val="18"/>
            </w:rPr>
            <w:instrText xml:space="preserve">CITATION Dig \l 1044 </w:instrText>
          </w:r>
          <w:r w:rsidRPr="006E527F">
            <w:rPr>
              <w:rStyle w:val="normaltextrun"/>
              <w:rFonts w:asciiTheme="minorHAnsi" w:eastAsiaTheme="majorEastAsia" w:hAnsiTheme="minorHAnsi" w:cs="Arial"/>
              <w:sz w:val="18"/>
              <w:szCs w:val="18"/>
            </w:rPr>
            <w:fldChar w:fldCharType="separate"/>
          </w:r>
          <w:r w:rsidRPr="000B42AB">
            <w:rPr>
              <w:rFonts w:asciiTheme="minorHAnsi" w:eastAsiaTheme="majorEastAsia" w:hAnsiTheme="minorHAnsi" w:cs="Arial"/>
              <w:noProof/>
              <w:sz w:val="18"/>
              <w:szCs w:val="18"/>
            </w:rPr>
            <w:t>(Digiung, 2024)</w:t>
          </w:r>
          <w:r w:rsidRPr="006E527F">
            <w:rPr>
              <w:rStyle w:val="normaltextrun"/>
              <w:rFonts w:asciiTheme="minorHAnsi" w:eastAsiaTheme="majorEastAsia" w:hAnsiTheme="minorHAnsi" w:cs="Arial"/>
              <w:sz w:val="18"/>
              <w:szCs w:val="18"/>
            </w:rPr>
            <w:fldChar w:fldCharType="end"/>
          </w:r>
        </w:sdtContent>
      </w:sdt>
      <w:r w:rsidRPr="006E527F">
        <w:rPr>
          <w:rStyle w:val="normaltextrun"/>
          <w:rFonts w:asciiTheme="minorHAnsi" w:eastAsiaTheme="majorEastAsia" w:hAnsiTheme="minorHAnsi" w:cs="Arial"/>
          <w:sz w:val="18"/>
          <w:szCs w:val="18"/>
        </w:rPr>
        <w:t>.</w:t>
      </w:r>
    </w:p>
    <w:p w14:paraId="32A9D170" w14:textId="438307CA" w:rsidR="008952F9" w:rsidRDefault="008952F9" w:rsidP="008952F9">
      <w:pPr>
        <w:pStyle w:val="paragraph"/>
        <w:spacing w:after="0" w:afterAutospacing="0" w:line="331" w:lineRule="auto"/>
        <w:textAlignment w:val="baseline"/>
        <w:rPr>
          <w:rStyle w:val="normaltextrun"/>
          <w:rFonts w:asciiTheme="minorHAnsi" w:eastAsiaTheme="majorEastAsia" w:hAnsiTheme="minorHAnsi" w:cs="Arial"/>
          <w:sz w:val="18"/>
          <w:szCs w:val="18"/>
        </w:rPr>
      </w:pPr>
      <w:r w:rsidRPr="009336BE">
        <w:rPr>
          <w:rStyle w:val="normaltextrun"/>
          <w:rFonts w:asciiTheme="minorHAnsi" w:eastAsiaTheme="majorEastAsia" w:hAnsiTheme="minorHAnsi" w:cs="Arial"/>
          <w:sz w:val="18"/>
          <w:szCs w:val="18"/>
        </w:rPr>
        <w:lastRenderedPageBreak/>
        <w:t xml:space="preserve">Ungdom er en gruppe som </w:t>
      </w:r>
      <w:r>
        <w:rPr>
          <w:rStyle w:val="normaltextrun"/>
          <w:rFonts w:asciiTheme="minorHAnsi" w:eastAsiaTheme="majorEastAsia" w:hAnsiTheme="minorHAnsi" w:cs="Arial"/>
          <w:sz w:val="18"/>
          <w:szCs w:val="18"/>
        </w:rPr>
        <w:t xml:space="preserve">benytter helsetjenester i liten grad. Et eksempel er </w:t>
      </w:r>
      <w:r w:rsidRPr="009336BE">
        <w:rPr>
          <w:rStyle w:val="normaltextrun"/>
          <w:rFonts w:asciiTheme="minorHAnsi" w:eastAsiaTheme="majorEastAsia" w:hAnsiTheme="minorHAnsi" w:cs="Arial"/>
          <w:sz w:val="18"/>
          <w:szCs w:val="18"/>
        </w:rPr>
        <w:t>allmennlegetjenesten</w:t>
      </w:r>
      <w:r>
        <w:rPr>
          <w:rStyle w:val="normaltextrun"/>
          <w:rFonts w:asciiTheme="minorHAnsi" w:eastAsiaTheme="majorEastAsia" w:hAnsiTheme="minorHAnsi" w:cs="Arial"/>
          <w:sz w:val="18"/>
          <w:szCs w:val="18"/>
        </w:rPr>
        <w:t>.</w:t>
      </w:r>
      <w:r w:rsidRPr="009336BE">
        <w:rPr>
          <w:rStyle w:val="normaltextrun"/>
          <w:rFonts w:asciiTheme="minorHAnsi" w:eastAsiaTheme="majorEastAsia" w:hAnsiTheme="minorHAnsi" w:cs="Arial"/>
          <w:sz w:val="18"/>
          <w:szCs w:val="18"/>
        </w:rPr>
        <w:t xml:space="preserve"> Brukerinnsikt viser at mange ungdommer kvier seg for å ta kontakt med fastlegen, det er utfordrende for dem å komme seg frem til fastlegekontorer </w:t>
      </w:r>
      <w:r>
        <w:rPr>
          <w:rStyle w:val="normaltextrun"/>
          <w:rFonts w:asciiTheme="minorHAnsi" w:eastAsiaTheme="majorEastAsia" w:hAnsiTheme="minorHAnsi" w:cs="Arial"/>
          <w:sz w:val="18"/>
          <w:szCs w:val="18"/>
        </w:rPr>
        <w:t>og</w:t>
      </w:r>
      <w:r w:rsidRPr="009336BE">
        <w:rPr>
          <w:rStyle w:val="normaltextrun"/>
          <w:rFonts w:asciiTheme="minorHAnsi" w:eastAsiaTheme="majorEastAsia" w:hAnsiTheme="minorHAnsi" w:cs="Arial"/>
          <w:sz w:val="18"/>
          <w:szCs w:val="18"/>
        </w:rPr>
        <w:t xml:space="preserve"> de er usikre på hva de kan spørre om/få hjelp til</w:t>
      </w:r>
      <w:r>
        <w:rPr>
          <w:rStyle w:val="normaltextrun"/>
          <w:rFonts w:asciiTheme="minorHAnsi" w:eastAsiaTheme="majorEastAsia" w:hAnsiTheme="minorHAnsi" w:cs="Arial"/>
          <w:sz w:val="18"/>
          <w:szCs w:val="18"/>
        </w:rPr>
        <w:t>. De vet også</w:t>
      </w:r>
      <w:r w:rsidRPr="009336BE">
        <w:rPr>
          <w:rStyle w:val="normaltextrun"/>
          <w:rFonts w:asciiTheme="minorHAnsi" w:eastAsiaTheme="majorEastAsia" w:hAnsiTheme="minorHAnsi" w:cs="Arial"/>
          <w:sz w:val="18"/>
          <w:szCs w:val="18"/>
        </w:rPr>
        <w:t xml:space="preserve"> generelt for lite om tilbudet. Ungdommer representerer ca. 10 prosent av konsultasjonene hos fastlegen (totalt 400 000 pasienter i året).</w:t>
      </w:r>
      <w:r>
        <w:rPr>
          <w:rStyle w:val="normaltextrun"/>
          <w:rFonts w:asciiTheme="minorHAnsi" w:eastAsiaTheme="majorEastAsia" w:hAnsiTheme="minorHAnsi" w:cs="Arial"/>
          <w:sz w:val="18"/>
          <w:szCs w:val="18"/>
        </w:rPr>
        <w:t xml:space="preserve"> Ungdom er en gruppe som ikke har fått tilgang til digitale helsetjenester på Helsenorge</w:t>
      </w:r>
      <w:r w:rsidR="005818E7">
        <w:rPr>
          <w:rStyle w:val="normaltextrun"/>
          <w:rFonts w:asciiTheme="minorHAnsi" w:eastAsiaTheme="majorEastAsia" w:hAnsiTheme="minorHAnsi" w:cs="Arial"/>
          <w:sz w:val="18"/>
          <w:szCs w:val="18"/>
        </w:rPr>
        <w:t>. F</w:t>
      </w:r>
      <w:r>
        <w:rPr>
          <w:rStyle w:val="normaltextrun"/>
          <w:rFonts w:asciiTheme="minorHAnsi" w:eastAsiaTheme="majorEastAsia" w:hAnsiTheme="minorHAnsi" w:cs="Arial"/>
          <w:sz w:val="18"/>
          <w:szCs w:val="18"/>
        </w:rPr>
        <w:t>or</w:t>
      </w:r>
      <w:r w:rsidRPr="00BE2EF3">
        <w:rPr>
          <w:rStyle w:val="normaltextrun"/>
          <w:rFonts w:asciiTheme="minorHAnsi" w:eastAsiaTheme="majorEastAsia" w:hAnsiTheme="minorHAnsi" w:cs="Arial"/>
          <w:sz w:val="18"/>
          <w:szCs w:val="18"/>
        </w:rPr>
        <w:t xml:space="preserve"> denne gruppen skyldes ikke utenforskapet digitale ferdigheter, men at det ikke har vært løsninger som dekker kravene for denne brukergruppen.</w:t>
      </w:r>
    </w:p>
    <w:p w14:paraId="6D4305DD" w14:textId="4051B794" w:rsidR="008952F9" w:rsidRPr="00E74566" w:rsidRDefault="008952F9" w:rsidP="002203BD">
      <w:pPr>
        <w:pStyle w:val="paragraph"/>
        <w:spacing w:before="0" w:beforeAutospacing="0" w:after="0" w:afterAutospacing="0" w:line="331" w:lineRule="auto"/>
        <w:textAlignment w:val="baseline"/>
        <w:rPr>
          <w:rStyle w:val="normaltextrun"/>
          <w:rFonts w:asciiTheme="minorHAnsi" w:eastAsiaTheme="majorEastAsia" w:hAnsiTheme="minorHAnsi" w:cs="Arial"/>
          <w:kern w:val="2"/>
          <w:sz w:val="18"/>
          <w:szCs w:val="18"/>
          <w:lang w:eastAsia="en-US"/>
          <w14:ligatures w14:val="standardContextual"/>
        </w:rPr>
      </w:pPr>
      <w:r w:rsidRPr="4B223CEE">
        <w:rPr>
          <w:rStyle w:val="normaltextrun"/>
          <w:rFonts w:asciiTheme="minorHAnsi" w:eastAsiaTheme="majorEastAsia" w:hAnsiTheme="minorHAnsi" w:cs="Arial"/>
          <w:sz w:val="18"/>
          <w:szCs w:val="18"/>
        </w:rPr>
        <w:t xml:space="preserve">Det er behov for at ungdom i alderen 13 til 16 år får tilgang til tjenester på Helsenorge. Det er viktig å sikre at ungdom får tilgang til tjenester som gir de mer kontroll over egen helseinformasjon og enklere tilgang til helsehjelp. </w:t>
      </w:r>
      <w:r>
        <w:rPr>
          <w:rStyle w:val="normaltextrun"/>
          <w:rFonts w:asciiTheme="minorHAnsi" w:eastAsiaTheme="majorEastAsia" w:hAnsiTheme="minorHAnsi" w:cs="Arial"/>
          <w:sz w:val="18"/>
          <w:szCs w:val="18"/>
        </w:rPr>
        <w:t xml:space="preserve">Det </w:t>
      </w:r>
      <w:r w:rsidR="008C1346">
        <w:rPr>
          <w:rStyle w:val="normaltextrun"/>
          <w:rFonts w:asciiTheme="minorHAnsi" w:eastAsiaTheme="majorEastAsia" w:hAnsiTheme="minorHAnsi" w:cs="Arial"/>
          <w:sz w:val="18"/>
          <w:szCs w:val="18"/>
        </w:rPr>
        <w:t>finnes</w:t>
      </w:r>
      <w:r>
        <w:rPr>
          <w:rStyle w:val="normaltextrun"/>
          <w:rFonts w:asciiTheme="minorHAnsi" w:eastAsiaTheme="majorEastAsia" w:hAnsiTheme="minorHAnsi" w:cs="Arial"/>
          <w:sz w:val="18"/>
          <w:szCs w:val="18"/>
        </w:rPr>
        <w:t xml:space="preserve"> prosjekter som har tatt tak i dette og jobbe</w:t>
      </w:r>
      <w:r w:rsidR="008C1346">
        <w:rPr>
          <w:rStyle w:val="normaltextrun"/>
          <w:rFonts w:asciiTheme="minorHAnsi" w:eastAsiaTheme="majorEastAsia" w:hAnsiTheme="minorHAnsi" w:cs="Arial"/>
          <w:sz w:val="18"/>
          <w:szCs w:val="18"/>
        </w:rPr>
        <w:t>r</w:t>
      </w:r>
      <w:r>
        <w:rPr>
          <w:rStyle w:val="normaltextrun"/>
          <w:rFonts w:asciiTheme="minorHAnsi" w:eastAsiaTheme="majorEastAsia" w:hAnsiTheme="minorHAnsi" w:cs="Arial"/>
          <w:sz w:val="18"/>
          <w:szCs w:val="18"/>
        </w:rPr>
        <w:t xml:space="preserve"> frem tjenester for ungdom, eksempler er Digi</w:t>
      </w:r>
      <w:r w:rsidR="00F105A0">
        <w:rPr>
          <w:rStyle w:val="normaltextrun"/>
          <w:rFonts w:asciiTheme="minorHAnsi" w:eastAsiaTheme="majorEastAsia" w:hAnsiTheme="minorHAnsi" w:cs="Arial"/>
          <w:sz w:val="18"/>
          <w:szCs w:val="18"/>
        </w:rPr>
        <w:t>H</w:t>
      </w:r>
      <w:r>
        <w:rPr>
          <w:rStyle w:val="normaltextrun"/>
          <w:rFonts w:asciiTheme="minorHAnsi" w:eastAsiaTheme="majorEastAsia" w:hAnsiTheme="minorHAnsi" w:cs="Arial"/>
          <w:sz w:val="18"/>
          <w:szCs w:val="18"/>
        </w:rPr>
        <w:t>elsestasjon ungdomsløsningen og p</w:t>
      </w:r>
      <w:r w:rsidRPr="00664BAB">
        <w:rPr>
          <w:rStyle w:val="normaltextrun"/>
          <w:rFonts w:asciiTheme="minorHAnsi" w:eastAsiaTheme="majorEastAsia" w:hAnsiTheme="minorHAnsi" w:cs="Arial"/>
          <w:sz w:val="18"/>
          <w:szCs w:val="18"/>
        </w:rPr>
        <w:t>rosjektet "Fastlegetjenester for ungdom</w:t>
      </w:r>
      <w:r>
        <w:rPr>
          <w:rStyle w:val="normaltextrun"/>
          <w:rFonts w:asciiTheme="minorHAnsi" w:eastAsiaTheme="majorEastAsia" w:hAnsiTheme="minorHAnsi" w:cs="Arial"/>
          <w:sz w:val="18"/>
          <w:szCs w:val="18"/>
        </w:rPr>
        <w:t xml:space="preserve">, </w:t>
      </w:r>
      <w:r w:rsidRPr="20DAAA19">
        <w:rPr>
          <w:rStyle w:val="normaltextrun"/>
          <w:rFonts w:asciiTheme="minorHAnsi" w:eastAsiaTheme="majorEastAsia" w:hAnsiTheme="minorHAnsi" w:cs="Arial"/>
          <w:sz w:val="18"/>
          <w:szCs w:val="18"/>
        </w:rPr>
        <w:t>som nå</w:t>
      </w:r>
      <w:r w:rsidRPr="203FE134">
        <w:rPr>
          <w:rStyle w:val="normaltextrun"/>
          <w:rFonts w:asciiTheme="minorHAnsi" w:eastAsiaTheme="majorEastAsia" w:hAnsiTheme="minorHAnsi" w:cs="Arial"/>
          <w:sz w:val="18"/>
          <w:szCs w:val="18"/>
        </w:rPr>
        <w:t xml:space="preserve"> er</w:t>
      </w:r>
      <w:r>
        <w:rPr>
          <w:rStyle w:val="normaltextrun"/>
          <w:rFonts w:asciiTheme="minorHAnsi" w:eastAsiaTheme="majorEastAsia" w:hAnsiTheme="minorHAnsi" w:cs="Arial"/>
          <w:sz w:val="18"/>
          <w:szCs w:val="18"/>
        </w:rPr>
        <w:t xml:space="preserve"> </w:t>
      </w:r>
      <w:r w:rsidRPr="20DAAA19">
        <w:rPr>
          <w:rStyle w:val="normaltextrun"/>
          <w:rFonts w:asciiTheme="minorHAnsi" w:eastAsiaTheme="majorEastAsia" w:hAnsiTheme="minorHAnsi" w:cs="Arial"/>
          <w:sz w:val="18"/>
          <w:szCs w:val="18"/>
        </w:rPr>
        <w:t xml:space="preserve">samlet i </w:t>
      </w:r>
      <w:r>
        <w:rPr>
          <w:rStyle w:val="normaltextrun"/>
          <w:rFonts w:asciiTheme="minorHAnsi" w:eastAsiaTheme="majorEastAsia" w:hAnsiTheme="minorHAnsi" w:cs="Arial"/>
          <w:sz w:val="18"/>
          <w:szCs w:val="18"/>
        </w:rPr>
        <w:t>prosjektet Helsenorge for ungdom</w:t>
      </w:r>
      <w:r w:rsidRPr="20DAAA19">
        <w:rPr>
          <w:rStyle w:val="normaltextrun"/>
          <w:rFonts w:asciiTheme="minorHAnsi" w:eastAsiaTheme="majorEastAsia" w:hAnsiTheme="minorHAnsi" w:cs="Arial"/>
          <w:sz w:val="18"/>
          <w:szCs w:val="18"/>
        </w:rPr>
        <w:t xml:space="preserve">. </w:t>
      </w:r>
      <w:r w:rsidRPr="00B20BE8">
        <w:rPr>
          <w:rStyle w:val="normaltextrun"/>
          <w:rFonts w:asciiTheme="minorHAnsi" w:eastAsiaTheme="majorEastAsia" w:hAnsiTheme="minorHAnsi" w:cs="Arial"/>
          <w:sz w:val="18"/>
          <w:szCs w:val="18"/>
        </w:rPr>
        <w:t xml:space="preserve">Prosjektet skal sørge for at ungdom har </w:t>
      </w:r>
      <w:r w:rsidRPr="00B20BE8">
        <w:rPr>
          <w:rStyle w:val="normaltextrun"/>
          <w:rFonts w:asciiTheme="minorHAnsi" w:eastAsiaTheme="majorEastAsia" w:hAnsiTheme="minorHAnsi" w:cs="Arial"/>
          <w:sz w:val="18"/>
          <w:szCs w:val="18"/>
        </w:rPr>
        <w:t>tilgang til nødvendige tjenester på Helsenorge</w:t>
      </w:r>
      <w:r>
        <w:rPr>
          <w:rStyle w:val="normaltextrun"/>
          <w:rFonts w:asciiTheme="minorHAnsi" w:eastAsiaTheme="majorEastAsia" w:hAnsiTheme="minorHAnsi" w:cs="Arial"/>
          <w:sz w:val="18"/>
          <w:szCs w:val="18"/>
        </w:rPr>
        <w:t xml:space="preserve">, </w:t>
      </w:r>
      <w:r w:rsidRPr="00B20BE8">
        <w:rPr>
          <w:rStyle w:val="normaltextrun"/>
          <w:rFonts w:asciiTheme="minorHAnsi" w:eastAsiaTheme="majorEastAsia" w:hAnsiTheme="minorHAnsi" w:cs="Arial"/>
          <w:sz w:val="18"/>
          <w:szCs w:val="18"/>
        </w:rPr>
        <w:t xml:space="preserve">som informasjon om sin fastlege, timebestilling, oversikt over resepter og vaksiner, tilgang til selvhjelpsverktøy, med mer. Målet er at ungdom tidlig skal lære seg å benytte Helsenorge.no </w:t>
      </w:r>
      <w:r w:rsidRPr="4609AA9A">
        <w:rPr>
          <w:rStyle w:val="normaltextrun"/>
          <w:rFonts w:asciiTheme="minorHAnsi" w:eastAsiaTheme="majorEastAsia" w:hAnsiTheme="minorHAnsi" w:cs="Arial"/>
          <w:sz w:val="18"/>
          <w:szCs w:val="18"/>
        </w:rPr>
        <w:t>slik at de enklere kan oppsøke helsehjelp.</w:t>
      </w:r>
      <w:r w:rsidRPr="00B20BE8">
        <w:rPr>
          <w:rStyle w:val="normaltextrun"/>
          <w:rFonts w:asciiTheme="minorHAnsi" w:eastAsiaTheme="majorEastAsia" w:hAnsiTheme="minorHAnsi" w:cs="Arial"/>
          <w:sz w:val="18"/>
          <w:szCs w:val="18"/>
        </w:rPr>
        <w:t xml:space="preserve"> </w:t>
      </w:r>
      <w:r>
        <w:rPr>
          <w:rStyle w:val="normaltextrun"/>
          <w:rFonts w:asciiTheme="minorHAnsi" w:eastAsiaTheme="majorEastAsia" w:hAnsiTheme="minorHAnsi" w:cs="Arial"/>
          <w:sz w:val="18"/>
          <w:szCs w:val="18"/>
        </w:rPr>
        <w:t xml:space="preserve">Prosjektet har allerede fått på plass </w:t>
      </w:r>
      <w:r w:rsidRPr="76CA59E2">
        <w:rPr>
          <w:rStyle w:val="normaltextrun"/>
          <w:rFonts w:asciiTheme="minorHAnsi" w:eastAsiaTheme="majorEastAsia" w:hAnsiTheme="minorHAnsi" w:cs="Arial"/>
          <w:sz w:val="18"/>
          <w:szCs w:val="18"/>
        </w:rPr>
        <w:t>flere</w:t>
      </w:r>
      <w:r>
        <w:rPr>
          <w:rStyle w:val="normaltextrun"/>
          <w:rFonts w:asciiTheme="minorHAnsi" w:eastAsiaTheme="majorEastAsia" w:hAnsiTheme="minorHAnsi" w:cs="Arial"/>
          <w:sz w:val="18"/>
          <w:szCs w:val="18"/>
        </w:rPr>
        <w:t xml:space="preserve"> tjenester</w:t>
      </w:r>
      <w:r w:rsidRPr="76CA59E2">
        <w:rPr>
          <w:rStyle w:val="normaltextrun"/>
          <w:rFonts w:asciiTheme="minorHAnsi" w:eastAsiaTheme="majorEastAsia" w:hAnsiTheme="minorHAnsi" w:cs="Arial"/>
          <w:sz w:val="18"/>
          <w:szCs w:val="18"/>
        </w:rPr>
        <w:t xml:space="preserve"> for ungdom på </w:t>
      </w:r>
      <w:r w:rsidRPr="34418169">
        <w:rPr>
          <w:rStyle w:val="normaltextrun"/>
          <w:rFonts w:asciiTheme="minorHAnsi" w:eastAsiaTheme="majorEastAsia" w:hAnsiTheme="minorHAnsi" w:cs="Arial"/>
          <w:sz w:val="18"/>
          <w:szCs w:val="18"/>
        </w:rPr>
        <w:t>Helsenorge.</w:t>
      </w:r>
      <w:r w:rsidR="0050441A">
        <w:rPr>
          <w:rStyle w:val="normaltextrun"/>
          <w:rFonts w:asciiTheme="minorHAnsi" w:eastAsiaTheme="majorEastAsia" w:hAnsiTheme="minorHAnsi" w:cs="Arial"/>
          <w:sz w:val="18"/>
          <w:szCs w:val="18"/>
        </w:rPr>
        <w:t xml:space="preserve"> </w:t>
      </w:r>
    </w:p>
    <w:p w14:paraId="3F44E320" w14:textId="77777777" w:rsidR="008952F9" w:rsidRPr="008F362E" w:rsidRDefault="008952F9" w:rsidP="008952F9">
      <w:pPr>
        <w:pStyle w:val="paragraph"/>
        <w:spacing w:after="0" w:afterAutospacing="0" w:line="331" w:lineRule="auto"/>
        <w:textAlignment w:val="baseline"/>
        <w:rPr>
          <w:rFonts w:asciiTheme="minorHAnsi" w:eastAsiaTheme="majorEastAsia" w:hAnsiTheme="minorHAnsi" w:cs="Arial"/>
          <w:sz w:val="18"/>
          <w:szCs w:val="18"/>
        </w:rPr>
      </w:pPr>
      <w:r w:rsidRPr="34418169">
        <w:rPr>
          <w:rStyle w:val="normaltextrun"/>
          <w:rFonts w:asciiTheme="minorHAnsi" w:eastAsiaTheme="majorEastAsia" w:hAnsiTheme="minorHAnsi" w:cs="Arial"/>
          <w:sz w:val="18"/>
          <w:szCs w:val="18"/>
        </w:rPr>
        <w:t>Ungdom fra og med 13 år</w:t>
      </w:r>
      <w:r>
        <w:rPr>
          <w:rStyle w:val="normaltextrun"/>
          <w:rFonts w:asciiTheme="minorHAnsi" w:eastAsiaTheme="majorEastAsia" w:hAnsiTheme="minorHAnsi" w:cs="Arial"/>
          <w:sz w:val="18"/>
          <w:szCs w:val="18"/>
        </w:rPr>
        <w:t xml:space="preserve"> kan </w:t>
      </w:r>
      <w:r w:rsidRPr="34418169">
        <w:rPr>
          <w:rStyle w:val="normaltextrun"/>
          <w:rFonts w:asciiTheme="minorHAnsi" w:eastAsiaTheme="majorEastAsia" w:hAnsiTheme="minorHAnsi" w:cs="Arial"/>
          <w:sz w:val="18"/>
          <w:szCs w:val="18"/>
        </w:rPr>
        <w:t>nå</w:t>
      </w:r>
      <w:r>
        <w:rPr>
          <w:rStyle w:val="normaltextrun"/>
          <w:rFonts w:asciiTheme="minorHAnsi" w:eastAsiaTheme="majorEastAsia" w:hAnsiTheme="minorHAnsi" w:cs="Arial"/>
          <w:sz w:val="18"/>
          <w:szCs w:val="18"/>
        </w:rPr>
        <w:t xml:space="preserve"> bruke </w:t>
      </w:r>
      <w:r w:rsidRPr="00D32687">
        <w:rPr>
          <w:rStyle w:val="normaltextrun"/>
          <w:rFonts w:asciiTheme="minorHAnsi" w:eastAsiaTheme="majorEastAsia" w:hAnsiTheme="minorHAnsi" w:cs="Arial"/>
          <w:sz w:val="18"/>
          <w:szCs w:val="18"/>
        </w:rPr>
        <w:t xml:space="preserve">Helsenorge med og uten foreldresamtykke. Med foreldrenes samtykke kan ungdom logge inn med </w:t>
      </w:r>
      <w:r w:rsidRPr="4A952226">
        <w:rPr>
          <w:rStyle w:val="normaltextrun"/>
          <w:rFonts w:asciiTheme="minorHAnsi" w:eastAsiaTheme="majorEastAsia" w:hAnsiTheme="minorHAnsi" w:cs="Arial"/>
          <w:sz w:val="18"/>
          <w:szCs w:val="18"/>
        </w:rPr>
        <w:t>BankID</w:t>
      </w:r>
      <w:r w:rsidRPr="00D32687">
        <w:rPr>
          <w:rStyle w:val="normaltextrun"/>
          <w:rFonts w:asciiTheme="minorHAnsi" w:eastAsiaTheme="majorEastAsia" w:hAnsiTheme="minorHAnsi" w:cs="Arial"/>
          <w:sz w:val="18"/>
          <w:szCs w:val="18"/>
        </w:rPr>
        <w:t xml:space="preserve"> </w:t>
      </w:r>
      <w:r w:rsidRPr="5DB0E295">
        <w:rPr>
          <w:rStyle w:val="normaltextrun"/>
          <w:rFonts w:asciiTheme="minorHAnsi" w:eastAsiaTheme="majorEastAsia" w:hAnsiTheme="minorHAnsi" w:cs="Arial"/>
          <w:sz w:val="18"/>
          <w:szCs w:val="18"/>
        </w:rPr>
        <w:t>og</w:t>
      </w:r>
      <w:r w:rsidRPr="00D32687">
        <w:rPr>
          <w:rStyle w:val="normaltextrun"/>
          <w:rFonts w:asciiTheme="minorHAnsi" w:eastAsiaTheme="majorEastAsia" w:hAnsiTheme="minorHAnsi" w:cs="Arial"/>
          <w:sz w:val="18"/>
          <w:szCs w:val="18"/>
        </w:rPr>
        <w:t xml:space="preserve"> </w:t>
      </w:r>
      <w:r>
        <w:rPr>
          <w:rStyle w:val="normaltextrun"/>
          <w:rFonts w:asciiTheme="minorHAnsi" w:eastAsiaTheme="majorEastAsia" w:hAnsiTheme="minorHAnsi" w:cs="Arial"/>
          <w:sz w:val="18"/>
          <w:szCs w:val="18"/>
        </w:rPr>
        <w:t>bruke Helsenorge.</w:t>
      </w:r>
      <w:r w:rsidRPr="00D32687">
        <w:rPr>
          <w:rStyle w:val="normaltextrun"/>
          <w:rFonts w:asciiTheme="minorHAnsi" w:eastAsiaTheme="majorEastAsia" w:hAnsiTheme="minorHAnsi" w:cs="Arial"/>
          <w:sz w:val="18"/>
          <w:szCs w:val="18"/>
        </w:rPr>
        <w:t xml:space="preserve"> Tjenester som tilbys er</w:t>
      </w:r>
      <w:r>
        <w:rPr>
          <w:rStyle w:val="normaltextrun"/>
          <w:rFonts w:asciiTheme="minorHAnsi" w:eastAsiaTheme="majorEastAsia" w:hAnsiTheme="minorHAnsi" w:cs="Arial"/>
          <w:sz w:val="18"/>
          <w:szCs w:val="18"/>
        </w:rPr>
        <w:t xml:space="preserve"> å</w:t>
      </w:r>
      <w:r w:rsidRPr="00D32687">
        <w:rPr>
          <w:rStyle w:val="normaltextrun"/>
          <w:rFonts w:asciiTheme="minorHAnsi" w:eastAsiaTheme="majorEastAsia" w:hAnsiTheme="minorHAnsi" w:cs="Arial"/>
          <w:sz w:val="18"/>
          <w:szCs w:val="18"/>
        </w:rPr>
        <w:t xml:space="preserve"> se oversikt over </w:t>
      </w:r>
      <w:r>
        <w:rPr>
          <w:rStyle w:val="normaltextrun"/>
          <w:rFonts w:asciiTheme="minorHAnsi" w:eastAsiaTheme="majorEastAsia" w:hAnsiTheme="minorHAnsi" w:cs="Arial"/>
          <w:sz w:val="18"/>
          <w:szCs w:val="18"/>
        </w:rPr>
        <w:t xml:space="preserve">sine </w:t>
      </w:r>
      <w:r w:rsidRPr="00D32687">
        <w:rPr>
          <w:rStyle w:val="normaltextrun"/>
          <w:rFonts w:asciiTheme="minorHAnsi" w:eastAsiaTheme="majorEastAsia" w:hAnsiTheme="minorHAnsi" w:cs="Arial"/>
          <w:sz w:val="18"/>
          <w:szCs w:val="18"/>
        </w:rPr>
        <w:t>resepte</w:t>
      </w:r>
      <w:r>
        <w:rPr>
          <w:rStyle w:val="normaltextrun"/>
          <w:rFonts w:asciiTheme="minorHAnsi" w:eastAsiaTheme="majorEastAsia" w:hAnsiTheme="minorHAnsi" w:cs="Arial"/>
          <w:sz w:val="18"/>
          <w:szCs w:val="18"/>
        </w:rPr>
        <w:t>r,</w:t>
      </w:r>
      <w:r w:rsidRPr="00D32687">
        <w:rPr>
          <w:rStyle w:val="normaltextrun"/>
          <w:rFonts w:asciiTheme="minorHAnsi" w:eastAsiaTheme="majorEastAsia" w:hAnsiTheme="minorHAnsi" w:cs="Arial"/>
          <w:sz w:val="18"/>
          <w:szCs w:val="18"/>
        </w:rPr>
        <w:t xml:space="preserve"> se kontaktinformasjonen til fastlegen, se liste over hvilke vaksiner de har tatt og selvhjelpsverktøy (apper, videoer og kurs). Flere funksjoner er under utvikling. Planlagte tjenester er for eksempel bestille time hos fastlegen og fornye resepter.  </w:t>
      </w:r>
    </w:p>
    <w:p w14:paraId="50CA1592" w14:textId="77777777" w:rsidR="008952F9" w:rsidRDefault="008952F9" w:rsidP="008952F9">
      <w:r>
        <w:t xml:space="preserve">Ungdom kan også gjøre enkelte ting på Helsenorge uten å ha foreldresamtykke, dette er beskrevet over i ungdomsløsningen. </w:t>
      </w:r>
    </w:p>
    <w:p w14:paraId="2EDD0506" w14:textId="6E05CAF6" w:rsidR="008952F9" w:rsidRDefault="008952F9" w:rsidP="007D5F83">
      <w:pPr>
        <w:rPr>
          <w:rStyle w:val="normaltextrun"/>
          <w:rFonts w:eastAsiaTheme="majorEastAsia" w:cs="Arial"/>
          <w:szCs w:val="18"/>
        </w:rPr>
      </w:pPr>
      <w:r>
        <w:t xml:space="preserve">Les mer om </w:t>
      </w:r>
      <w:hyperlink r:id="rId76" w:history="1">
        <w:r w:rsidRPr="001A2B3E">
          <w:rPr>
            <w:rStyle w:val="Hyperkobling"/>
          </w:rPr>
          <w:t>ungdomstjenester på Helsenorge sine hjemmesider</w:t>
        </w:r>
      </w:hyperlink>
      <w:r>
        <w:t xml:space="preserve">. </w:t>
      </w:r>
    </w:p>
    <w:p w14:paraId="6E2A26A1" w14:textId="05E394BA" w:rsidR="002C5C37" w:rsidRDefault="002C5C37" w:rsidP="007D5F83">
      <w:pPr>
        <w:pStyle w:val="paragraph"/>
        <w:spacing w:after="0" w:afterAutospacing="0" w:line="331" w:lineRule="auto"/>
        <w:textAlignment w:val="baseline"/>
        <w:rPr>
          <w:rStyle w:val="normaltextrun"/>
          <w:rFonts w:ascii="Arial" w:eastAsiaTheme="majorEastAsia" w:hAnsi="Arial" w:cs="Arial"/>
          <w:sz w:val="22"/>
          <w:szCs w:val="22"/>
        </w:rPr>
      </w:pPr>
      <w:r w:rsidRPr="00595448">
        <w:rPr>
          <w:rFonts w:asciiTheme="minorHAnsi" w:eastAsiaTheme="majorEastAsia" w:hAnsiTheme="minorHAnsi" w:cs="Arial"/>
          <w:sz w:val="18"/>
          <w:szCs w:val="18"/>
        </w:rPr>
        <w:t xml:space="preserve">KS avventer at </w:t>
      </w:r>
      <w:r w:rsidR="003D14E1">
        <w:rPr>
          <w:rFonts w:asciiTheme="minorHAnsi" w:eastAsiaTheme="majorEastAsia" w:hAnsiTheme="minorHAnsi" w:cs="Arial"/>
          <w:sz w:val="18"/>
          <w:szCs w:val="18"/>
        </w:rPr>
        <w:t xml:space="preserve">det blir </w:t>
      </w:r>
      <w:r w:rsidRPr="00595448">
        <w:rPr>
          <w:rFonts w:asciiTheme="minorHAnsi" w:eastAsiaTheme="majorEastAsia" w:hAnsiTheme="minorHAnsi" w:cs="Arial"/>
          <w:sz w:val="18"/>
          <w:szCs w:val="18"/>
        </w:rPr>
        <w:t>etabler</w:t>
      </w:r>
      <w:r w:rsidR="003D14E1">
        <w:rPr>
          <w:rFonts w:asciiTheme="minorHAnsi" w:eastAsiaTheme="majorEastAsia" w:hAnsiTheme="minorHAnsi" w:cs="Arial"/>
          <w:sz w:val="18"/>
          <w:szCs w:val="18"/>
        </w:rPr>
        <w:t>t</w:t>
      </w:r>
      <w:r w:rsidRPr="00595448">
        <w:rPr>
          <w:rFonts w:asciiTheme="minorHAnsi" w:eastAsiaTheme="majorEastAsia" w:hAnsiTheme="minorHAnsi" w:cs="Arial"/>
          <w:sz w:val="18"/>
          <w:szCs w:val="18"/>
        </w:rPr>
        <w:t xml:space="preserve"> nødvendig funksjonalitet som sikker innlogging samt timebestilling før det kan anbefales innføringsløp i kommunal sektor</w:t>
      </w:r>
      <w:r w:rsidRPr="006B2CA2">
        <w:rPr>
          <w:rStyle w:val="normaltextrun"/>
          <w:rFonts w:asciiTheme="minorHAnsi" w:eastAsiaTheme="majorEastAsia" w:hAnsiTheme="minorHAnsi" w:cs="Arial"/>
          <w:sz w:val="18"/>
          <w:szCs w:val="18"/>
        </w:rPr>
        <w:t xml:space="preserve"> av DigiHelsestasjon med både basis- og ungdomsfunksjonalitet. Kommunene kan selv velge hvilken funksjonalitet de vil ta i bruk.  For å lykkes med å nå ut til ungdommen, bør den enkelte skoleeier (kommune/fylkeskommune) i tett samarbeid med kommunens helsestasjons- og skolehelsetjeneste, sørge for god informasjon om hvordan ungdommene kan ta i bruk tjenesten.</w:t>
      </w:r>
      <w:r w:rsidRPr="00E92D48">
        <w:rPr>
          <w:rStyle w:val="normaltextrun"/>
          <w:rFonts w:asciiTheme="minorHAnsi" w:eastAsiaTheme="majorEastAsia" w:hAnsiTheme="minorHAnsi" w:cs="Arial"/>
          <w:sz w:val="18"/>
          <w:szCs w:val="18"/>
        </w:rPr>
        <w:t xml:space="preserve"> </w:t>
      </w:r>
    </w:p>
    <w:p w14:paraId="6218DB0F" w14:textId="77777777" w:rsidR="002C5C37" w:rsidRDefault="002C5C37" w:rsidP="002C5C37">
      <w:pPr>
        <w:pStyle w:val="paragraph"/>
        <w:spacing w:before="0" w:beforeAutospacing="0" w:after="0" w:afterAutospacing="0" w:line="331" w:lineRule="auto"/>
        <w:textAlignment w:val="baseline"/>
        <w:rPr>
          <w:rFonts w:asciiTheme="minorHAnsi" w:eastAsiaTheme="majorEastAsia" w:hAnsiTheme="minorHAnsi" w:cs="Arial"/>
          <w:sz w:val="18"/>
          <w:szCs w:val="18"/>
        </w:rPr>
      </w:pPr>
      <w:r w:rsidRPr="00FE65B5">
        <w:rPr>
          <w:rFonts w:asciiTheme="minorHAnsi" w:eastAsiaTheme="majorEastAsia" w:hAnsiTheme="minorHAnsi" w:cs="Arial"/>
          <w:sz w:val="18"/>
          <w:szCs w:val="18"/>
        </w:rPr>
        <w:t>Les mer om  </w:t>
      </w:r>
      <w:hyperlink r:id="rId77" w:tgtFrame="_blank" w:history="1">
        <w:r w:rsidRPr="00FE65B5">
          <w:rPr>
            <w:rStyle w:val="Hyperkobling"/>
            <w:rFonts w:asciiTheme="minorHAnsi" w:eastAsiaTheme="majorEastAsia" w:hAnsiTheme="minorHAnsi" w:cs="Arial"/>
            <w:sz w:val="18"/>
            <w:szCs w:val="18"/>
          </w:rPr>
          <w:t>DigiHelsestasjon for ungdom på Digiung.no</w:t>
        </w:r>
      </w:hyperlink>
      <w:r w:rsidRPr="00FE65B5">
        <w:rPr>
          <w:rFonts w:asciiTheme="minorHAnsi" w:eastAsiaTheme="majorEastAsia" w:hAnsiTheme="minorHAnsi" w:cs="Arial"/>
          <w:sz w:val="18"/>
          <w:szCs w:val="18"/>
        </w:rPr>
        <w:t>. </w:t>
      </w:r>
    </w:p>
    <w:p w14:paraId="44157968" w14:textId="77777777" w:rsidR="00CC0053" w:rsidRDefault="00CC0053" w:rsidP="002C5C37"/>
    <w:p w14:paraId="49C1D2D5" w14:textId="1DD314C2" w:rsidR="002C5C37" w:rsidRPr="00DF2650" w:rsidRDefault="002C5C37" w:rsidP="002C5C37">
      <w:pPr>
        <w:pStyle w:val="paragraph"/>
        <w:spacing w:before="0" w:beforeAutospacing="0" w:after="0" w:afterAutospacing="0" w:line="331" w:lineRule="auto"/>
        <w:textAlignment w:val="baseline"/>
        <w:rPr>
          <w:rFonts w:asciiTheme="minorHAnsi" w:hAnsiTheme="minorHAnsi" w:cs="Segoe UI"/>
          <w:sz w:val="18"/>
          <w:szCs w:val="18"/>
        </w:rPr>
      </w:pPr>
      <w:r w:rsidRPr="00DF2650">
        <w:rPr>
          <w:rStyle w:val="normaltextrun"/>
          <w:rFonts w:asciiTheme="minorHAnsi" w:eastAsiaTheme="majorEastAsia" w:hAnsiTheme="minorHAnsi" w:cs="Arial"/>
          <w:sz w:val="18"/>
          <w:szCs w:val="18"/>
        </w:rPr>
        <w:t xml:space="preserve">De regionale helseforetakene arbeider med tilgjengeliggjøre av innbyggertjenester for ungdom i aldergruppen 12 - </w:t>
      </w:r>
      <w:r w:rsidRPr="3F185C61">
        <w:rPr>
          <w:rStyle w:val="normaltextrun"/>
          <w:rFonts w:asciiTheme="minorHAnsi" w:eastAsiaTheme="majorEastAsia" w:hAnsiTheme="minorHAnsi" w:cs="Arial"/>
          <w:sz w:val="18"/>
          <w:szCs w:val="18"/>
        </w:rPr>
        <w:t>16</w:t>
      </w:r>
      <w:r w:rsidRPr="00DF2650">
        <w:rPr>
          <w:rStyle w:val="normaltextrun"/>
          <w:rFonts w:asciiTheme="minorHAnsi" w:eastAsiaTheme="majorEastAsia" w:hAnsiTheme="minorHAnsi" w:cs="Arial"/>
          <w:sz w:val="18"/>
          <w:szCs w:val="18"/>
        </w:rPr>
        <w:t xml:space="preserve"> år. Det dreier seg blant annet om tilgang til dokumenter for barn og unge</w:t>
      </w:r>
      <w:r w:rsidRPr="007E1788">
        <w:rPr>
          <w:rStyle w:val="normaltextrun"/>
          <w:rFonts w:asciiTheme="minorHAnsi" w:eastAsiaTheme="majorEastAsia" w:hAnsiTheme="minorHAnsi" w:cs="Arial"/>
          <w:sz w:val="18"/>
          <w:szCs w:val="18"/>
        </w:rPr>
        <w:t xml:space="preserve"> og</w:t>
      </w:r>
      <w:r w:rsidRPr="43704B63">
        <w:rPr>
          <w:rStyle w:val="normaltextrun"/>
          <w:rFonts w:asciiTheme="minorHAnsi" w:eastAsiaTheme="majorEastAsia" w:hAnsiTheme="minorHAnsi" w:cs="Arial"/>
          <w:sz w:val="18"/>
          <w:szCs w:val="18"/>
        </w:rPr>
        <w:t xml:space="preserve"> deres </w:t>
      </w:r>
      <w:r w:rsidRPr="00DF2650">
        <w:rPr>
          <w:rStyle w:val="normaltextrun"/>
          <w:rFonts w:asciiTheme="minorHAnsi" w:eastAsiaTheme="majorEastAsia" w:hAnsiTheme="minorHAnsi" w:cs="Arial"/>
          <w:sz w:val="18"/>
          <w:szCs w:val="18"/>
        </w:rPr>
        <w:t>foreldre. Ungdom i Helse Midt-Norge har tilgang til innbyggertjenester som blant annet vaksinasjon gjennom HelsaMi</w:t>
      </w:r>
      <w:r>
        <w:rPr>
          <w:rStyle w:val="normaltextrun"/>
          <w:rFonts w:asciiTheme="minorHAnsi" w:eastAsiaTheme="majorEastAsia" w:hAnsiTheme="minorHAnsi" w:cs="Arial"/>
          <w:sz w:val="18"/>
          <w:szCs w:val="18"/>
        </w:rPr>
        <w:t>.</w:t>
      </w:r>
      <w:r w:rsidRPr="00DF2650">
        <w:rPr>
          <w:rStyle w:val="normaltextrun"/>
          <w:rFonts w:asciiTheme="minorHAnsi" w:eastAsiaTheme="majorEastAsia" w:hAnsiTheme="minorHAnsi" w:cs="Arial"/>
          <w:sz w:val="18"/>
          <w:szCs w:val="18"/>
        </w:rPr>
        <w:t>  </w:t>
      </w:r>
      <w:r w:rsidRPr="00DF2650">
        <w:rPr>
          <w:rStyle w:val="eop"/>
          <w:rFonts w:asciiTheme="minorHAnsi" w:eastAsiaTheme="majorEastAsia" w:hAnsiTheme="minorHAnsi" w:cs="Arial"/>
          <w:sz w:val="18"/>
          <w:szCs w:val="18"/>
        </w:rPr>
        <w:t> </w:t>
      </w:r>
    </w:p>
    <w:p w14:paraId="703E6E47" w14:textId="77777777" w:rsidR="00D7634B" w:rsidRDefault="002C5C37" w:rsidP="00D7634B">
      <w:pPr>
        <w:pStyle w:val="pf0"/>
        <w:spacing w:line="331" w:lineRule="auto"/>
        <w:rPr>
          <w:rStyle w:val="normaltextrun"/>
          <w:rFonts w:asciiTheme="minorHAnsi" w:eastAsiaTheme="majorEastAsia" w:hAnsiTheme="minorHAnsi" w:cs="Arial"/>
          <w:sz w:val="18"/>
          <w:szCs w:val="18"/>
        </w:rPr>
      </w:pPr>
      <w:r w:rsidRPr="00DF2650" w:rsidDel="00FC3BB8">
        <w:rPr>
          <w:rStyle w:val="normaltextrun"/>
          <w:rFonts w:asciiTheme="minorHAnsi" w:eastAsiaTheme="majorEastAsia" w:hAnsiTheme="minorHAnsi" w:cs="Arial"/>
          <w:b/>
          <w:bCs/>
          <w:sz w:val="18"/>
          <w:szCs w:val="18"/>
        </w:rPr>
        <w:t>Tjenester for ungdom</w:t>
      </w:r>
      <w:r w:rsidRPr="00DF2650" w:rsidDel="00FC3BB8">
        <w:rPr>
          <w:rStyle w:val="normaltextrun"/>
          <w:rFonts w:asciiTheme="minorHAnsi" w:eastAsiaTheme="majorEastAsia" w:hAnsiTheme="minorHAnsi" w:cs="Arial"/>
          <w:sz w:val="18"/>
          <w:szCs w:val="18"/>
        </w:rPr>
        <w:t xml:space="preserve"> (ledes av Helse Nord RHF) skal gi ungdom mellom </w:t>
      </w:r>
      <w:r w:rsidRPr="00DF2650">
        <w:rPr>
          <w:rStyle w:val="normaltextrun"/>
          <w:rFonts w:asciiTheme="minorHAnsi" w:eastAsiaTheme="majorEastAsia" w:hAnsiTheme="minorHAnsi" w:cs="Arial"/>
          <w:sz w:val="18"/>
          <w:szCs w:val="18"/>
        </w:rPr>
        <w:t>1</w:t>
      </w:r>
      <w:r>
        <w:rPr>
          <w:rStyle w:val="normaltextrun"/>
          <w:rFonts w:asciiTheme="minorHAnsi" w:eastAsiaTheme="majorEastAsia" w:hAnsiTheme="minorHAnsi" w:cs="Arial"/>
          <w:sz w:val="18"/>
          <w:szCs w:val="18"/>
        </w:rPr>
        <w:t>2</w:t>
      </w:r>
      <w:r w:rsidRPr="00DF2650" w:rsidDel="00FC3BB8">
        <w:rPr>
          <w:rStyle w:val="normaltextrun"/>
          <w:rFonts w:asciiTheme="minorHAnsi" w:eastAsiaTheme="majorEastAsia" w:hAnsiTheme="minorHAnsi" w:cs="Arial"/>
          <w:sz w:val="18"/>
          <w:szCs w:val="18"/>
        </w:rPr>
        <w:t xml:space="preserve"> og 1</w:t>
      </w:r>
      <w:r w:rsidRPr="374B0A70" w:rsidDel="00FC3BB8">
        <w:rPr>
          <w:rStyle w:val="normaltextrun"/>
          <w:rFonts w:asciiTheme="minorHAnsi" w:eastAsiaTheme="majorEastAsia" w:hAnsiTheme="minorHAnsi" w:cs="Arial"/>
          <w:sz w:val="18"/>
          <w:szCs w:val="18"/>
        </w:rPr>
        <w:t>6</w:t>
      </w:r>
      <w:r w:rsidRPr="00DF2650" w:rsidDel="00FC3BB8">
        <w:rPr>
          <w:rStyle w:val="normaltextrun"/>
          <w:rFonts w:asciiTheme="minorHAnsi" w:eastAsiaTheme="majorEastAsia" w:hAnsiTheme="minorHAnsi" w:cs="Arial"/>
          <w:sz w:val="18"/>
          <w:szCs w:val="18"/>
        </w:rPr>
        <w:t xml:space="preserve"> år tilgang til utvalgte helsetjenester på Helsenorge. </w:t>
      </w:r>
    </w:p>
    <w:p w14:paraId="103991FA" w14:textId="086AA207" w:rsidR="002C5C37" w:rsidRPr="00A22DC4" w:rsidRDefault="002C5C37" w:rsidP="00A22DC4">
      <w:pPr>
        <w:pStyle w:val="pf0"/>
        <w:spacing w:line="331" w:lineRule="auto"/>
        <w:rPr>
          <w:rFonts w:asciiTheme="minorHAnsi" w:hAnsiTheme="minorHAnsi" w:cs="Segoe UI"/>
          <w:sz w:val="18"/>
          <w:szCs w:val="18"/>
        </w:rPr>
      </w:pPr>
      <w:r w:rsidRPr="708C8813" w:rsidDel="005060A6">
        <w:rPr>
          <w:rFonts w:asciiTheme="minorHAnsi" w:eastAsiaTheme="minorEastAsia" w:hAnsiTheme="minorHAnsi" w:cstheme="minorBidi"/>
          <w:b/>
          <w:sz w:val="18"/>
          <w:szCs w:val="18"/>
          <w:lang w:eastAsia="en-US"/>
        </w:rPr>
        <w:t>Tjenester for foreldre til ungdom mellom 1</w:t>
      </w:r>
      <w:r>
        <w:rPr>
          <w:rFonts w:asciiTheme="minorHAnsi" w:eastAsiaTheme="minorEastAsia" w:hAnsiTheme="minorHAnsi" w:cstheme="minorBidi"/>
          <w:b/>
          <w:sz w:val="18"/>
          <w:szCs w:val="18"/>
          <w:lang w:eastAsia="en-US"/>
        </w:rPr>
        <w:t>2</w:t>
      </w:r>
      <w:r w:rsidRPr="708C8813" w:rsidDel="005060A6">
        <w:rPr>
          <w:rFonts w:asciiTheme="minorHAnsi" w:eastAsiaTheme="minorEastAsia" w:hAnsiTheme="minorHAnsi" w:cstheme="minorBidi"/>
          <w:b/>
          <w:sz w:val="18"/>
          <w:szCs w:val="18"/>
          <w:lang w:eastAsia="en-US"/>
        </w:rPr>
        <w:t xml:space="preserve"> og 1</w:t>
      </w:r>
      <w:r>
        <w:rPr>
          <w:rFonts w:asciiTheme="minorHAnsi" w:eastAsiaTheme="minorEastAsia" w:hAnsiTheme="minorHAnsi" w:cstheme="minorBidi"/>
          <w:b/>
          <w:sz w:val="18"/>
          <w:szCs w:val="18"/>
          <w:lang w:eastAsia="en-US"/>
        </w:rPr>
        <w:t>6</w:t>
      </w:r>
      <w:r w:rsidRPr="708C8813" w:rsidDel="005060A6">
        <w:rPr>
          <w:rFonts w:asciiTheme="minorHAnsi" w:eastAsiaTheme="minorEastAsia" w:hAnsiTheme="minorHAnsi" w:cstheme="minorBidi"/>
          <w:b/>
          <w:sz w:val="18"/>
          <w:szCs w:val="18"/>
          <w:lang w:eastAsia="en-US"/>
        </w:rPr>
        <w:t xml:space="preserve"> år</w:t>
      </w:r>
      <w:r w:rsidRPr="708C8813" w:rsidDel="005060A6">
        <w:rPr>
          <w:rFonts w:asciiTheme="minorHAnsi" w:eastAsiaTheme="minorEastAsia" w:hAnsiTheme="minorHAnsi" w:cstheme="minorBidi"/>
          <w:sz w:val="18"/>
          <w:szCs w:val="18"/>
          <w:lang w:eastAsia="en-US"/>
        </w:rPr>
        <w:t xml:space="preserve"> (ledes av Helse Nord RHF)</w:t>
      </w:r>
      <w:r w:rsidR="00F47AFA">
        <w:rPr>
          <w:rFonts w:asciiTheme="minorHAnsi" w:eastAsiaTheme="minorEastAsia" w:hAnsiTheme="minorHAnsi" w:cstheme="minorBidi"/>
          <w:sz w:val="18"/>
          <w:szCs w:val="18"/>
          <w:lang w:eastAsia="en-US"/>
        </w:rPr>
        <w:t xml:space="preserve">: </w:t>
      </w:r>
      <w:r w:rsidRPr="708C8813" w:rsidDel="005060A6">
        <w:rPr>
          <w:rFonts w:asciiTheme="minorHAnsi" w:eastAsiaTheme="minorEastAsia" w:hAnsiTheme="minorHAnsi" w:cstheme="minorBidi"/>
          <w:sz w:val="18"/>
          <w:szCs w:val="18"/>
          <w:lang w:eastAsia="en-US"/>
        </w:rPr>
        <w:t xml:space="preserve">Etter hvert som barn og ungdom modnes, skal de involveres mer og mer i helsehjelpen selv i tillegg til foreldrene. I noen særlige tilfeller skal også ungdom kunne kontakte helsetjenesten uten at foreldrene involveres. Helse Nord etablerer funksjonalitet i EPJ der kliniker kan gi og holde tilbake informasjon fra foreldre i tråd med barns bestevurdering.  </w:t>
      </w:r>
    </w:p>
    <w:p w14:paraId="0E651922" w14:textId="0FEA2984" w:rsidR="00312AAB" w:rsidRDefault="002C5C37" w:rsidP="00A22DC4">
      <w:pPr>
        <w:spacing w:after="160"/>
        <w:rPr>
          <w:rStyle w:val="cf01"/>
        </w:rPr>
      </w:pPr>
      <w:r w:rsidRPr="00A22DC4">
        <w:rPr>
          <w:rFonts w:eastAsiaTheme="minorEastAsia"/>
          <w:kern w:val="0"/>
          <w14:ligatures w14:val="none"/>
        </w:rPr>
        <w:t xml:space="preserve">Helsedirektoratet har utarbeidet </w:t>
      </w:r>
      <w:r w:rsidRPr="002203BD">
        <w:rPr>
          <w:rFonts w:eastAsiaTheme="minorEastAsia"/>
          <w:b/>
          <w:bCs/>
          <w:kern w:val="0"/>
          <w:szCs w:val="18"/>
          <w14:ligatures w14:val="none"/>
        </w:rPr>
        <w:t>veileder</w:t>
      </w:r>
      <w:r w:rsidR="00A513E0">
        <w:rPr>
          <w:rFonts w:eastAsiaTheme="minorEastAsia"/>
          <w:b/>
          <w:bCs/>
          <w:kern w:val="0"/>
          <w:szCs w:val="18"/>
          <w14:ligatures w14:val="none"/>
        </w:rPr>
        <w:t>en</w:t>
      </w:r>
      <w:r w:rsidRPr="002203BD">
        <w:rPr>
          <w:rFonts w:eastAsiaTheme="minorEastAsia"/>
          <w:b/>
          <w:bCs/>
          <w:kern w:val="0"/>
          <w:szCs w:val="18"/>
          <w14:ligatures w14:val="none"/>
        </w:rPr>
        <w:t xml:space="preserve"> "Foreldres tilgang til barns digitale innbyggertjenester fra helse og omsorgstjenesten</w:t>
      </w:r>
      <w:r w:rsidRPr="00A22DC4">
        <w:rPr>
          <w:rFonts w:eastAsiaTheme="minorEastAsia"/>
          <w:kern w:val="0"/>
          <w:szCs w:val="18"/>
          <w14:ligatures w14:val="none"/>
        </w:rPr>
        <w:t>",</w:t>
      </w:r>
      <w:r w:rsidRPr="00A22DC4">
        <w:rPr>
          <w:rFonts w:eastAsiaTheme="minorEastAsia"/>
          <w:kern w:val="0"/>
          <w14:ligatures w14:val="none"/>
        </w:rPr>
        <w:t xml:space="preserve"> for å redusere uønsket variasjon i om og hvordan foreldre får tilgang til digitale tjenester fra helse- og omsorgstjenesten.</w:t>
      </w:r>
      <w:r w:rsidRPr="4B223CEE">
        <w:rPr>
          <w:rStyle w:val="cf01"/>
        </w:rPr>
        <w:t xml:space="preserve"> </w:t>
      </w:r>
      <w:hyperlink r:id="rId78" w:history="1">
        <w:r w:rsidRPr="4B223CEE">
          <w:rPr>
            <w:rStyle w:val="Hyperkobling"/>
            <w:rFonts w:cs="Segoe UI"/>
          </w:rPr>
          <w:t>Les mer om veilederen på Helsedirektoratets hjemmesider</w:t>
        </w:r>
      </w:hyperlink>
      <w:r w:rsidRPr="4B223CEE">
        <w:rPr>
          <w:rStyle w:val="cf01"/>
        </w:rPr>
        <w:t xml:space="preserve">. </w:t>
      </w:r>
    </w:p>
    <w:p w14:paraId="6E9F71FA" w14:textId="77777777" w:rsidR="00213022" w:rsidRDefault="00213022" w:rsidP="006F4A5D">
      <w:pPr>
        <w:keepNext/>
        <w:spacing w:after="160"/>
      </w:pPr>
      <w:r w:rsidRPr="00213022">
        <w:rPr>
          <w:rStyle w:val="cf01"/>
          <w:noProof/>
        </w:rPr>
        <w:lastRenderedPageBreak/>
        <w:drawing>
          <wp:inline distT="0" distB="0" distL="0" distR="0" wp14:anchorId="340DF42D" wp14:editId="046C3430">
            <wp:extent cx="5729591" cy="3508570"/>
            <wp:effectExtent l="0" t="0" r="5080" b="0"/>
            <wp:docPr id="99512238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22388" name=""/>
                    <pic:cNvPicPr/>
                  </pic:nvPicPr>
                  <pic:blipFill>
                    <a:blip r:embed="rId79"/>
                    <a:stretch>
                      <a:fillRect/>
                    </a:stretch>
                  </pic:blipFill>
                  <pic:spPr>
                    <a:xfrm>
                      <a:off x="0" y="0"/>
                      <a:ext cx="5738793" cy="3514205"/>
                    </a:xfrm>
                    <a:prstGeom prst="rect">
                      <a:avLst/>
                    </a:prstGeom>
                  </pic:spPr>
                </pic:pic>
              </a:graphicData>
            </a:graphic>
          </wp:inline>
        </w:drawing>
      </w:r>
    </w:p>
    <w:p w14:paraId="2FEAF08A" w14:textId="290085F4" w:rsidR="00312AAB" w:rsidRDefault="00213022" w:rsidP="008E4C3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13</w:t>
      </w:r>
      <w:r w:rsidR="0025052D">
        <w:rPr>
          <w:noProof/>
        </w:rPr>
        <w:fldChar w:fldCharType="end"/>
      </w:r>
      <w:r>
        <w:t xml:space="preserve"> Viser veikart for pågående og planlagte aktiviteter for å gi barn og unge digitale tjenester</w:t>
      </w:r>
    </w:p>
    <w:p w14:paraId="66FCDD4D" w14:textId="77777777" w:rsidR="00B37C23" w:rsidRPr="00AD36BC" w:rsidRDefault="00B37C23" w:rsidP="00AD36BC"/>
    <w:p w14:paraId="4AB6F2C9" w14:textId="3B0C73B5" w:rsidR="008A13FA" w:rsidRDefault="008A13FA" w:rsidP="008A13FA">
      <w:pPr>
        <w:pStyle w:val="Overskrift3"/>
      </w:pPr>
      <w:r>
        <w:t>Delmål 1.</w:t>
      </w:r>
      <w:r w:rsidR="002623BF">
        <w:t>E</w:t>
      </w:r>
      <w:r>
        <w:t>: Redusere digitale barrierer</w:t>
      </w:r>
    </w:p>
    <w:p w14:paraId="1BB1B49B" w14:textId="77777777" w:rsidR="00A178CC" w:rsidRDefault="00A178CC" w:rsidP="008A13FA"/>
    <w:p w14:paraId="142E6112" w14:textId="77777777" w:rsidR="009A35B2" w:rsidRDefault="00A178CC" w:rsidP="00674003">
      <w:pPr>
        <w:pStyle w:val="paragraph"/>
        <w:spacing w:before="0" w:beforeAutospacing="0" w:after="0" w:afterAutospacing="0" w:line="331" w:lineRule="auto"/>
        <w:textAlignment w:val="baseline"/>
        <w:rPr>
          <w:rStyle w:val="eop"/>
          <w:rFonts w:asciiTheme="minorHAnsi" w:eastAsiaTheme="majorEastAsia" w:hAnsiTheme="minorHAnsi" w:cs="Arial"/>
          <w:sz w:val="18"/>
          <w:szCs w:val="18"/>
        </w:rPr>
      </w:pPr>
      <w:r w:rsidRPr="00AD36BC">
        <w:rPr>
          <w:rStyle w:val="eop"/>
          <w:rFonts w:asciiTheme="minorHAnsi" w:eastAsiaTheme="majorEastAsia" w:hAnsiTheme="minorHAnsi" w:cs="Arial"/>
          <w:sz w:val="18"/>
          <w:szCs w:val="18"/>
        </w:rPr>
        <w:drawing>
          <wp:anchor distT="0" distB="0" distL="114300" distR="114300" simplePos="0" relativeHeight="251658265" behindDoc="0" locked="0" layoutInCell="1" allowOverlap="1" wp14:anchorId="2089AB77" wp14:editId="02C6728C">
            <wp:simplePos x="0" y="0"/>
            <wp:positionH relativeFrom="margin">
              <wp:align>left</wp:align>
            </wp:positionH>
            <wp:positionV relativeFrom="paragraph">
              <wp:posOffset>84455</wp:posOffset>
            </wp:positionV>
            <wp:extent cx="3155315" cy="2924175"/>
            <wp:effectExtent l="0" t="0" r="6985" b="9525"/>
            <wp:wrapSquare wrapText="bothSides"/>
            <wp:docPr id="685714907" name="Bilde 1" descr="Et bilde som inneholder tekst, sirkel, tegnefilm, CD-plat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4907" name="Bilde 1" descr="Et bilde som inneholder tekst, sirkel, tegnefilm, CD-plate&#10;&#10;KI-generert innhold kan være feil."/>
                    <pic:cNvPicPr/>
                  </pic:nvPicPr>
                  <pic:blipFill>
                    <a:blip r:embed="rId80">
                      <a:extLst>
                        <a:ext uri="{28A0092B-C50C-407E-A947-70E740481C1C}">
                          <a14:useLocalDpi xmlns:a14="http://schemas.microsoft.com/office/drawing/2010/main" val="0"/>
                        </a:ext>
                      </a:extLst>
                    </a:blip>
                    <a:stretch>
                      <a:fillRect/>
                    </a:stretch>
                  </pic:blipFill>
                  <pic:spPr>
                    <a:xfrm>
                      <a:off x="0" y="0"/>
                      <a:ext cx="3161818" cy="2930240"/>
                    </a:xfrm>
                    <a:prstGeom prst="rect">
                      <a:avLst/>
                    </a:prstGeom>
                  </pic:spPr>
                </pic:pic>
              </a:graphicData>
            </a:graphic>
            <wp14:sizeRelH relativeFrom="page">
              <wp14:pctWidth>0</wp14:pctWidth>
            </wp14:sizeRelH>
            <wp14:sizeRelV relativeFrom="page">
              <wp14:pctHeight>0</wp14:pctHeight>
            </wp14:sizeRelV>
          </wp:anchor>
        </w:drawing>
      </w:r>
      <w:r w:rsidR="008A13FA" w:rsidRPr="00AD36BC">
        <w:rPr>
          <w:rStyle w:val="eop"/>
          <w:rFonts w:asciiTheme="minorHAnsi" w:eastAsiaTheme="majorEastAsia" w:hAnsiTheme="minorHAnsi" w:cs="Arial"/>
          <w:sz w:val="18"/>
          <w:szCs w:val="18"/>
        </w:rPr>
        <w:t xml:space="preserve">Det er behov for økt fokus på digitalt utenforskap og barrierer. Innbyggere har ulike forutsetninger for digital deltagelse, og digitalt utenforskap innebærer manglende mulighet eller tilganger til å benytte nødvendige digitale tjenester </w:t>
      </w:r>
      <w:sdt>
        <w:sdtPr>
          <w:rPr>
            <w:rStyle w:val="eop"/>
            <w:rFonts w:asciiTheme="minorHAnsi" w:eastAsiaTheme="majorEastAsia" w:hAnsiTheme="minorHAnsi" w:cs="Arial"/>
            <w:sz w:val="18"/>
            <w:szCs w:val="18"/>
          </w:rPr>
          <w:id w:val="963005066"/>
          <w:citation/>
        </w:sdtPr>
        <w:sdtContent>
          <w:r w:rsidR="008A13FA" w:rsidRPr="00B37C23">
            <w:rPr>
              <w:rStyle w:val="eop"/>
              <w:rFonts w:asciiTheme="minorHAnsi" w:eastAsiaTheme="majorEastAsia" w:hAnsiTheme="minorHAnsi" w:cs="Arial"/>
              <w:sz w:val="18"/>
              <w:szCs w:val="18"/>
            </w:rPr>
            <w:fldChar w:fldCharType="begin"/>
          </w:r>
          <w:r w:rsidR="008A13FA" w:rsidRPr="00B37C23">
            <w:rPr>
              <w:rStyle w:val="eop"/>
              <w:rFonts w:asciiTheme="minorHAnsi" w:eastAsiaTheme="majorEastAsia" w:hAnsiTheme="minorHAnsi" w:cs="Arial"/>
              <w:sz w:val="18"/>
              <w:szCs w:val="18"/>
            </w:rPr>
            <w:instrText xml:space="preserve">CITATION Dig24 \l 1044 </w:instrText>
          </w:r>
          <w:r w:rsidR="008A13FA" w:rsidRPr="00B37C23">
            <w:rPr>
              <w:rStyle w:val="eop"/>
              <w:rFonts w:asciiTheme="minorHAnsi" w:eastAsiaTheme="majorEastAsia" w:hAnsiTheme="minorHAnsi" w:cs="Arial"/>
              <w:sz w:val="18"/>
              <w:szCs w:val="18"/>
            </w:rPr>
            <w:fldChar w:fldCharType="separate"/>
          </w:r>
          <w:r w:rsidR="008A13FA" w:rsidRPr="00B37C23">
            <w:rPr>
              <w:rStyle w:val="eop"/>
              <w:rFonts w:asciiTheme="minorHAnsi" w:eastAsiaTheme="majorEastAsia" w:hAnsiTheme="minorHAnsi" w:cs="Arial"/>
              <w:sz w:val="18"/>
              <w:szCs w:val="18"/>
            </w:rPr>
            <w:t>(Digitaliserings direktoratet, 2024)</w:t>
          </w:r>
          <w:r w:rsidR="008A13FA" w:rsidRPr="00B37C23">
            <w:rPr>
              <w:rStyle w:val="eop"/>
              <w:rFonts w:asciiTheme="minorHAnsi" w:eastAsiaTheme="majorEastAsia" w:hAnsiTheme="minorHAnsi" w:cs="Arial"/>
              <w:sz w:val="18"/>
              <w:szCs w:val="18"/>
            </w:rPr>
            <w:fldChar w:fldCharType="end"/>
          </w:r>
        </w:sdtContent>
      </w:sdt>
      <w:r w:rsidR="008A13FA" w:rsidRPr="00B37C23">
        <w:rPr>
          <w:rStyle w:val="eop"/>
          <w:rFonts w:asciiTheme="minorHAnsi" w:eastAsiaTheme="majorEastAsia" w:hAnsiTheme="minorHAnsi" w:cs="Arial"/>
          <w:sz w:val="18"/>
          <w:szCs w:val="18"/>
        </w:rPr>
        <w:t xml:space="preserve">. </w:t>
      </w:r>
    </w:p>
    <w:p w14:paraId="3315C269" w14:textId="77777777" w:rsidR="009A35B2" w:rsidRDefault="009A35B2" w:rsidP="00674003">
      <w:pPr>
        <w:pStyle w:val="paragraph"/>
        <w:spacing w:before="0" w:beforeAutospacing="0" w:after="0" w:afterAutospacing="0" w:line="331" w:lineRule="auto"/>
        <w:textAlignment w:val="baseline"/>
        <w:rPr>
          <w:rStyle w:val="eop"/>
          <w:rFonts w:asciiTheme="minorHAnsi" w:eastAsiaTheme="majorEastAsia" w:hAnsiTheme="minorHAnsi" w:cs="Arial"/>
          <w:sz w:val="18"/>
          <w:szCs w:val="18"/>
        </w:rPr>
      </w:pPr>
    </w:p>
    <w:p w14:paraId="0FC93661" w14:textId="1082BEFD" w:rsidR="00674003" w:rsidRDefault="00746DD6" w:rsidP="00674003">
      <w:pPr>
        <w:pStyle w:val="paragraph"/>
        <w:spacing w:before="0" w:beforeAutospacing="0" w:after="0" w:afterAutospacing="0" w:line="331" w:lineRule="auto"/>
        <w:textAlignment w:val="baseline"/>
        <w:rPr>
          <w:rStyle w:val="eop"/>
          <w:rFonts w:asciiTheme="minorHAnsi" w:eastAsiaTheme="majorEastAsia" w:hAnsiTheme="minorHAnsi" w:cs="Arial"/>
          <w:sz w:val="18"/>
          <w:szCs w:val="18"/>
        </w:rPr>
      </w:pPr>
      <w:r>
        <w:rPr>
          <w:rStyle w:val="eop"/>
          <w:rFonts w:asciiTheme="minorHAnsi" w:eastAsiaTheme="majorEastAsia" w:hAnsiTheme="minorHAnsi" w:cs="Arial"/>
          <w:sz w:val="18"/>
          <w:szCs w:val="18"/>
        </w:rPr>
        <w:t>E</w:t>
      </w:r>
      <w:r w:rsidR="008A13FA" w:rsidRPr="00B37C23">
        <w:rPr>
          <w:rStyle w:val="eop"/>
          <w:rFonts w:asciiTheme="minorHAnsi" w:eastAsiaTheme="majorEastAsia" w:hAnsiTheme="minorHAnsi" w:cs="Arial"/>
          <w:sz w:val="18"/>
          <w:szCs w:val="18"/>
        </w:rPr>
        <w:t>n kartlegging visert at om lag 600 000 nordmenn ikke har eller har svake digitale ferdigheter</w:t>
      </w:r>
      <w:r w:rsidR="008A13FA" w:rsidRPr="007A3239">
        <w:t xml:space="preserve">.  </w:t>
      </w:r>
      <w:r w:rsidR="00674003">
        <w:rPr>
          <w:rStyle w:val="eop"/>
          <w:rFonts w:asciiTheme="minorHAnsi" w:eastAsiaTheme="majorEastAsia" w:hAnsiTheme="minorHAnsi" w:cs="Arial"/>
          <w:sz w:val="18"/>
          <w:szCs w:val="18"/>
        </w:rPr>
        <w:t>Noen tiltak er iverksatt for å redusere digitalt utenforskap.</w:t>
      </w:r>
    </w:p>
    <w:p w14:paraId="5033F339" w14:textId="77777777" w:rsidR="008A13FA" w:rsidRDefault="008A13FA" w:rsidP="008A13FA"/>
    <w:p w14:paraId="6834A47F" w14:textId="77777777" w:rsidR="00A178CC" w:rsidRDefault="00A178CC" w:rsidP="008A13FA"/>
    <w:p w14:paraId="21A1B6EC" w14:textId="77777777" w:rsidR="00A178CC" w:rsidRDefault="00A178CC" w:rsidP="008A13FA"/>
    <w:p w14:paraId="5AE23262" w14:textId="77777777" w:rsidR="00477A13" w:rsidRDefault="00477A13" w:rsidP="008A13FA"/>
    <w:p w14:paraId="14F96C5F" w14:textId="77777777" w:rsidR="00477A13" w:rsidRDefault="00477A13" w:rsidP="008A13FA"/>
    <w:p w14:paraId="5017E9FC" w14:textId="77777777" w:rsidR="00603E9F" w:rsidRDefault="00603E9F" w:rsidP="008A13FA"/>
    <w:p w14:paraId="1D9DE230" w14:textId="77777777" w:rsidR="00A178CC" w:rsidRDefault="00A178CC" w:rsidP="008A13FA"/>
    <w:p w14:paraId="3DE77E5E" w14:textId="77777777" w:rsidR="0050529D" w:rsidRPr="0050529D" w:rsidRDefault="0050529D" w:rsidP="00AD36BC">
      <w:pPr>
        <w:keepNext/>
      </w:pPr>
    </w:p>
    <w:p w14:paraId="7951BFEA" w14:textId="460DE182" w:rsidR="008A13FA" w:rsidRDefault="00E225EA" w:rsidP="00CC0053">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sz w:val="18"/>
          <w:szCs w:val="18"/>
        </w:rPr>
      </w:pPr>
      <w:bookmarkStart w:id="47" w:name="_Hlk205359098"/>
      <w:r>
        <w:rPr>
          <w:rStyle w:val="normaltextrun"/>
          <w:rFonts w:asciiTheme="minorHAnsi" w:eastAsiaTheme="majorEastAsia" w:hAnsiTheme="minorHAnsi" w:cs="Arial"/>
          <w:b/>
          <w:sz w:val="18"/>
          <w:szCs w:val="18"/>
          <w:shd w:val="clear" w:color="auto" w:fill="D8D8D8"/>
        </w:rPr>
        <w:t>T</w:t>
      </w:r>
      <w:r w:rsidR="008A13FA" w:rsidRPr="001D17BB">
        <w:rPr>
          <w:rStyle w:val="normaltextrun"/>
          <w:rFonts w:asciiTheme="minorHAnsi" w:eastAsiaTheme="majorEastAsia" w:hAnsiTheme="minorHAnsi" w:cs="Arial"/>
          <w:b/>
          <w:sz w:val="18"/>
          <w:szCs w:val="18"/>
          <w:shd w:val="clear" w:color="auto" w:fill="D8D8D8"/>
        </w:rPr>
        <w:t>iltak for å redusere digitalt utenforskap</w:t>
      </w:r>
    </w:p>
    <w:p w14:paraId="503C5B7C" w14:textId="1D912194" w:rsidR="008A13FA" w:rsidRDefault="008A13FA" w:rsidP="008A13FA">
      <w:pPr>
        <w:pStyle w:val="paragraph"/>
        <w:spacing w:before="0" w:beforeAutospacing="0" w:after="0" w:afterAutospacing="0" w:line="331" w:lineRule="auto"/>
        <w:textAlignment w:val="baseline"/>
        <w:rPr>
          <w:rStyle w:val="eop"/>
          <w:rFonts w:asciiTheme="minorHAnsi" w:eastAsiaTheme="majorEastAsia" w:hAnsiTheme="minorHAnsi" w:cs="Arial"/>
          <w:sz w:val="18"/>
          <w:szCs w:val="18"/>
        </w:rPr>
      </w:pPr>
      <w:r w:rsidRPr="00B75A77">
        <w:rPr>
          <w:rStyle w:val="normaltextrun"/>
          <w:rFonts w:asciiTheme="minorHAnsi" w:eastAsiaTheme="majorEastAsia" w:hAnsiTheme="minorHAnsi" w:cs="Arial"/>
          <w:sz w:val="18"/>
          <w:szCs w:val="18"/>
        </w:rPr>
        <w:t xml:space="preserve">En start på arbeidet med å motvirke digitalt utenforskap er å utføre innsiktsarbeid for å kartlegge digitalt </w:t>
      </w:r>
      <w:bookmarkEnd w:id="47"/>
      <w:r w:rsidRPr="00B75A77">
        <w:rPr>
          <w:rStyle w:val="normaltextrun"/>
          <w:rFonts w:asciiTheme="minorHAnsi" w:eastAsiaTheme="majorEastAsia" w:hAnsiTheme="minorHAnsi" w:cs="Arial"/>
          <w:sz w:val="18"/>
          <w:szCs w:val="18"/>
        </w:rPr>
        <w:t>utenforskap innenfor helsesektoren.</w:t>
      </w:r>
      <w:r w:rsidR="00B443B2">
        <w:rPr>
          <w:rStyle w:val="normaltextrun"/>
          <w:rFonts w:asciiTheme="minorHAnsi" w:eastAsiaTheme="majorEastAsia" w:hAnsiTheme="minorHAnsi" w:cs="Arial"/>
          <w:sz w:val="18"/>
          <w:szCs w:val="18"/>
        </w:rPr>
        <w:t xml:space="preserve"> </w:t>
      </w:r>
      <w:r w:rsidRPr="00B75A77">
        <w:rPr>
          <w:rStyle w:val="normaltextrun"/>
          <w:rFonts w:asciiTheme="minorHAnsi" w:eastAsiaTheme="majorEastAsia" w:hAnsiTheme="minorHAnsi" w:cs="Arial"/>
          <w:sz w:val="18"/>
          <w:szCs w:val="18"/>
        </w:rPr>
        <w:t xml:space="preserve"> </w:t>
      </w:r>
      <w:r w:rsidR="00D312FE">
        <w:rPr>
          <w:rStyle w:val="normaltextrun"/>
          <w:rFonts w:asciiTheme="minorHAnsi" w:eastAsiaTheme="majorEastAsia" w:hAnsiTheme="minorHAnsi" w:cs="Arial"/>
          <w:sz w:val="18"/>
          <w:szCs w:val="18"/>
        </w:rPr>
        <w:t xml:space="preserve">Det er gitt tilskudd </w:t>
      </w:r>
      <w:r w:rsidR="00A21889">
        <w:rPr>
          <w:rStyle w:val="normaltextrun"/>
          <w:rFonts w:asciiTheme="minorHAnsi" w:eastAsiaTheme="majorEastAsia" w:hAnsiTheme="minorHAnsi" w:cs="Arial"/>
          <w:sz w:val="18"/>
          <w:szCs w:val="18"/>
        </w:rPr>
        <w:t xml:space="preserve">med </w:t>
      </w:r>
      <w:r w:rsidR="00A21889">
        <w:rPr>
          <w:rStyle w:val="normaltextrun"/>
          <w:rFonts w:asciiTheme="minorHAnsi" w:eastAsiaTheme="majorEastAsia" w:hAnsiTheme="minorHAnsi" w:cs="Arial"/>
          <w:sz w:val="18"/>
          <w:szCs w:val="18"/>
        </w:rPr>
        <w:t xml:space="preserve">målsetning om å gi IKT opplæring og veiledning for å </w:t>
      </w:r>
      <w:r w:rsidR="007C4A8B">
        <w:rPr>
          <w:rStyle w:val="normaltextrun"/>
          <w:rFonts w:asciiTheme="minorHAnsi" w:eastAsiaTheme="majorEastAsia" w:hAnsiTheme="minorHAnsi" w:cs="Arial"/>
          <w:sz w:val="18"/>
          <w:szCs w:val="18"/>
        </w:rPr>
        <w:t xml:space="preserve">heve den digitale kompetansen blant eldre. </w:t>
      </w:r>
      <w:r w:rsidRPr="00B75A77">
        <w:rPr>
          <w:rStyle w:val="normaltextrun"/>
          <w:rFonts w:asciiTheme="minorHAnsi" w:eastAsiaTheme="majorEastAsia" w:hAnsiTheme="minorHAnsi" w:cs="Arial"/>
          <w:sz w:val="18"/>
          <w:szCs w:val="18"/>
        </w:rPr>
        <w:t xml:space="preserve">Ved å legge til rette for møteplasser og samhandling som motvirker </w:t>
      </w:r>
      <w:r w:rsidRPr="00B75A77">
        <w:rPr>
          <w:rStyle w:val="normaltextrun"/>
          <w:rFonts w:asciiTheme="minorHAnsi" w:eastAsiaTheme="majorEastAsia" w:hAnsiTheme="minorHAnsi" w:cs="Arial"/>
          <w:sz w:val="18"/>
          <w:szCs w:val="18"/>
        </w:rPr>
        <w:lastRenderedPageBreak/>
        <w:t>ensomhet og redusere digitalt utenforskap, bedre den digitale helsekompetansen slik at eldre kan tilegne seg helseinformasjon, og gjøre eldre i stand til å motta digitale helsetjenester</w:t>
      </w:r>
      <w:sdt>
        <w:sdtPr>
          <w:rPr>
            <w:rStyle w:val="normaltextrun"/>
            <w:rFonts w:asciiTheme="minorHAnsi" w:eastAsiaTheme="majorEastAsia" w:hAnsiTheme="minorHAnsi" w:cs="Arial"/>
            <w:sz w:val="18"/>
            <w:szCs w:val="18"/>
          </w:rPr>
          <w:id w:val="-408534817"/>
          <w:citation/>
        </w:sdtPr>
        <w:sdtContent>
          <w:r w:rsidRPr="00B75A77">
            <w:rPr>
              <w:rStyle w:val="normaltextrun"/>
              <w:rFonts w:asciiTheme="minorHAnsi" w:eastAsiaTheme="majorEastAsia" w:hAnsiTheme="minorHAnsi" w:cs="Arial"/>
              <w:sz w:val="18"/>
              <w:szCs w:val="18"/>
            </w:rPr>
            <w:fldChar w:fldCharType="begin"/>
          </w:r>
          <w:r>
            <w:rPr>
              <w:rStyle w:val="normaltextrun"/>
              <w:rFonts w:asciiTheme="minorHAnsi" w:eastAsiaTheme="majorEastAsia" w:hAnsiTheme="minorHAnsi" w:cs="Arial"/>
              <w:sz w:val="18"/>
              <w:szCs w:val="18"/>
            </w:rPr>
            <w:instrText xml:space="preserve">CITATION Held1 \l 1044 </w:instrText>
          </w:r>
          <w:r w:rsidRPr="00B75A77">
            <w:rPr>
              <w:rStyle w:val="normaltextrun"/>
              <w:rFonts w:asciiTheme="minorHAnsi" w:eastAsiaTheme="majorEastAsia" w:hAnsiTheme="minorHAnsi" w:cs="Arial"/>
              <w:sz w:val="18"/>
              <w:szCs w:val="18"/>
            </w:rPr>
            <w:fldChar w:fldCharType="separate"/>
          </w:r>
          <w:r>
            <w:rPr>
              <w:rStyle w:val="normaltextrun"/>
              <w:rFonts w:asciiTheme="minorHAnsi" w:eastAsiaTheme="majorEastAsia" w:hAnsiTheme="minorHAnsi" w:cs="Arial"/>
              <w:noProof/>
              <w:sz w:val="18"/>
              <w:szCs w:val="18"/>
            </w:rPr>
            <w:t xml:space="preserve"> </w:t>
          </w:r>
          <w:r w:rsidRPr="000B42AB">
            <w:rPr>
              <w:rFonts w:asciiTheme="minorHAnsi" w:eastAsiaTheme="majorEastAsia" w:hAnsiTheme="minorHAnsi" w:cs="Arial"/>
              <w:noProof/>
              <w:sz w:val="18"/>
              <w:szCs w:val="18"/>
            </w:rPr>
            <w:t>(Helsedirektoratet, 2023)</w:t>
          </w:r>
          <w:r w:rsidRPr="00B75A77">
            <w:rPr>
              <w:rStyle w:val="normaltextrun"/>
              <w:rFonts w:asciiTheme="minorHAnsi" w:eastAsiaTheme="majorEastAsia" w:hAnsiTheme="minorHAnsi" w:cs="Arial"/>
              <w:sz w:val="18"/>
              <w:szCs w:val="18"/>
            </w:rPr>
            <w:fldChar w:fldCharType="end"/>
          </w:r>
        </w:sdtContent>
      </w:sdt>
      <w:r w:rsidRPr="00B75A77">
        <w:rPr>
          <w:rStyle w:val="normaltextrun"/>
          <w:rFonts w:asciiTheme="minorHAnsi" w:eastAsiaTheme="majorEastAsia" w:hAnsiTheme="minorHAnsi" w:cs="Arial"/>
          <w:sz w:val="18"/>
          <w:szCs w:val="18"/>
        </w:rPr>
        <w:t>.</w:t>
      </w:r>
      <w:r w:rsidRPr="00B75A77">
        <w:rPr>
          <w:rStyle w:val="eop"/>
          <w:rFonts w:asciiTheme="minorHAnsi" w:eastAsiaTheme="majorEastAsia" w:hAnsiTheme="minorHAnsi" w:cs="Arial"/>
          <w:sz w:val="18"/>
          <w:szCs w:val="18"/>
        </w:rPr>
        <w:t> </w:t>
      </w:r>
      <w:r w:rsidR="00603E9F" w:rsidRPr="00477A13">
        <w:rPr>
          <w:rStyle w:val="eop"/>
          <w:rFonts w:asciiTheme="minorHAnsi" w:eastAsiaTheme="majorEastAsia" w:hAnsiTheme="minorHAnsi" w:cs="Arial"/>
          <w:sz w:val="18"/>
          <w:szCs w:val="18"/>
        </w:rPr>
        <w:t>Digitalt utenforskap forsterkes når brukskvaliteten i digitale tjenester ikke er gode nok og</w:t>
      </w:r>
      <w:r w:rsidR="00045C69">
        <w:rPr>
          <w:rStyle w:val="eop"/>
          <w:rFonts w:asciiTheme="minorHAnsi" w:eastAsiaTheme="majorEastAsia" w:hAnsiTheme="minorHAnsi" w:cs="Arial"/>
          <w:sz w:val="18"/>
          <w:szCs w:val="18"/>
        </w:rPr>
        <w:t xml:space="preserve"> </w:t>
      </w:r>
      <w:r w:rsidR="00603E9F" w:rsidRPr="00477A13">
        <w:rPr>
          <w:rStyle w:val="eop"/>
          <w:rFonts w:asciiTheme="minorHAnsi" w:eastAsiaTheme="majorEastAsia" w:hAnsiTheme="minorHAnsi" w:cs="Arial"/>
          <w:sz w:val="18"/>
          <w:szCs w:val="18"/>
        </w:rPr>
        <w:t xml:space="preserve">hjelpen er lite tilgjengelig. Forbedret brukskvalitet kan </w:t>
      </w:r>
      <w:r w:rsidR="00F92F43">
        <w:rPr>
          <w:rStyle w:val="eop"/>
          <w:rFonts w:asciiTheme="minorHAnsi" w:eastAsiaTheme="majorEastAsia" w:hAnsiTheme="minorHAnsi" w:cs="Arial"/>
          <w:sz w:val="18"/>
          <w:szCs w:val="18"/>
        </w:rPr>
        <w:t xml:space="preserve">derfor </w:t>
      </w:r>
      <w:r w:rsidR="00603E9F" w:rsidRPr="00477A13">
        <w:rPr>
          <w:rStyle w:val="eop"/>
          <w:rFonts w:asciiTheme="minorHAnsi" w:eastAsiaTheme="majorEastAsia" w:hAnsiTheme="minorHAnsi" w:cs="Arial"/>
          <w:sz w:val="18"/>
          <w:szCs w:val="18"/>
        </w:rPr>
        <w:t xml:space="preserve">øke digital deltagelse, les mer </w:t>
      </w:r>
      <w:hyperlink r:id="rId81" w:history="1">
        <w:r w:rsidR="00603E9F" w:rsidRPr="00477A13">
          <w:rPr>
            <w:rStyle w:val="eop"/>
            <w:rFonts w:asciiTheme="minorHAnsi" w:eastAsiaTheme="majorEastAsia" w:hAnsiTheme="minorHAnsi" w:cs="Arial"/>
            <w:sz w:val="18"/>
            <w:szCs w:val="18"/>
          </w:rPr>
          <w:t>på Digdir sine hjemmesider om tiltak for å bedre brukskvalitet på offentlige tjenester.</w:t>
        </w:r>
      </w:hyperlink>
      <w:r w:rsidR="00691D70">
        <w:rPr>
          <w:rStyle w:val="eop"/>
          <w:rFonts w:asciiTheme="minorHAnsi" w:eastAsiaTheme="majorEastAsia" w:hAnsiTheme="minorHAnsi" w:cs="Arial"/>
          <w:sz w:val="18"/>
          <w:szCs w:val="18"/>
        </w:rPr>
        <w:t xml:space="preserve"> </w:t>
      </w:r>
    </w:p>
    <w:p w14:paraId="5B6429A7" w14:textId="77777777" w:rsidR="006E5965" w:rsidRDefault="006E5965" w:rsidP="008A13FA">
      <w:pPr>
        <w:pStyle w:val="paragraph"/>
        <w:spacing w:before="0" w:beforeAutospacing="0" w:after="0" w:afterAutospacing="0" w:line="331" w:lineRule="auto"/>
        <w:textAlignment w:val="baseline"/>
        <w:rPr>
          <w:rStyle w:val="eop"/>
          <w:rFonts w:asciiTheme="minorHAnsi" w:eastAsiaTheme="majorEastAsia" w:hAnsiTheme="minorHAnsi" w:cs="Arial"/>
          <w:sz w:val="18"/>
          <w:szCs w:val="18"/>
        </w:rPr>
      </w:pPr>
    </w:p>
    <w:p w14:paraId="1C4E476E" w14:textId="7E96BAE1" w:rsidR="00496B0D" w:rsidRDefault="006E5965" w:rsidP="008A13FA">
      <w:r>
        <w:t xml:space="preserve">Helsedirektoratet og Norsk helsenett hadde sammen med Bufdir og Skatteetaten oppdrag om å realisere løsning for å gi fosterforeldre tilgang til digitale helse- og omsorgstjenester for barn de har ansvar for. </w:t>
      </w:r>
      <w:r w:rsidR="000B2399">
        <w:t xml:space="preserve">Dette tiltaket kan bidra til at utsatte barn får bedre helsehjelp og at fosterforeldre får en enklere hverdag. </w:t>
      </w:r>
      <w:r>
        <w:t xml:space="preserve">Plan for realisering ble levert november 2024.. Bufdir leder nå et tverrsektorielt program som skal legge til rette for at fosterforeldre til barn med vedtak om omsorgsovertakelse etter barnevernsloven, skal kunne representere barnet digitalt, les mer </w:t>
      </w:r>
      <w:hyperlink r:id="rId82" w:history="1">
        <w:r w:rsidRPr="00B0231B">
          <w:rPr>
            <w:rStyle w:val="Hyperkobling"/>
          </w:rPr>
          <w:t>på Bufdir sine hjemmesider</w:t>
        </w:r>
      </w:hyperlink>
      <w:r>
        <w:t xml:space="preserve">. </w:t>
      </w:r>
    </w:p>
    <w:p w14:paraId="3D97DD83" w14:textId="10B21EA5" w:rsidR="00C67FB5" w:rsidRDefault="008A13FA" w:rsidP="008A13FA">
      <w:r>
        <w:t xml:space="preserve">I dagens helse- og omsorgstjeneste har mange behov for å bli representert av pårørende eller andre i korte eller lengre perioder av livet pga. lav alder, dårlig helse, manglende samtykkekompetanse, manglende digital kompetanse, manglende tilgang på eID-løsninger eller av andre grunner. Det er derfor behov for å kunne opptre på vegne av andre i digitale løsninger, noe som kan løses gjennom digital representasjon og fullmakts løsninger. På den måten vil flere kunne involvere seg i forebygging, behandling og oppfølging av næres helse og mestring. Dette vil også være en god, mulighet for ikke- digitale innbyggere slik at de kan få hjelp av personer de har tillit til og dra nytte av digitale løsninger i helse- omsorgstjenesten. </w:t>
      </w:r>
    </w:p>
    <w:p w14:paraId="208EB7A3" w14:textId="152B6A40" w:rsidR="008A13FA" w:rsidRDefault="008A13FA" w:rsidP="008A13FA">
      <w:r>
        <w:t xml:space="preserve">Les mer om </w:t>
      </w:r>
      <w:hyperlink r:id="rId83" w:history="1">
        <w:r w:rsidRPr="00C66B9F">
          <w:rPr>
            <w:rStyle w:val="Hyperkobling"/>
          </w:rPr>
          <w:t>hvordan fullmaktløsningen kan løse floken, på digdir sine hjemmesider</w:t>
        </w:r>
      </w:hyperlink>
      <w:r>
        <w:t>.</w:t>
      </w:r>
    </w:p>
    <w:p w14:paraId="228C446C" w14:textId="77777777" w:rsidR="00C67FB5" w:rsidRDefault="00C67FB5" w:rsidP="008A13FA"/>
    <w:p w14:paraId="1E279938" w14:textId="77777777" w:rsidR="008A13FA" w:rsidRDefault="008A13FA" w:rsidP="008A13FA">
      <w:r>
        <w:t xml:space="preserve">Elektronisk identitet (eID) benyttes som et digitalt bevis på en person er den vedkommende utgir seg for å være. Ved innlogging i løsninger som krever høy sikkerhet, er det ønskelig at andre skal være så sikker som mulig på din påståtte identitet. </w:t>
      </w:r>
      <w:hyperlink r:id="rId84" w:history="1">
        <w:r w:rsidRPr="0070005B">
          <w:rPr>
            <w:rStyle w:val="Hyperkobling"/>
          </w:rPr>
          <w:t>Les mer om eID på Digdir sine hjemmesider</w:t>
        </w:r>
      </w:hyperlink>
      <w:r>
        <w:t>. En eID på sikkerhetsnivå høyt kan anskaffes gjennom private eID-leverandører som BankID, Bypass og Commfides, staten tilbys løsningen MinID. For å få tilgang til Helsenorge kreves det i dag eID på høyt nivå for alle tjenester. I dag tilbys dette kun av private leverandører og er flere brukergrupper som har problemer med å få utstedt eID, eksempelvis utenlandske borgere og ungdom. En del fratas også BankID hvis de etter hvert trenger hjelp til bruk f.eks. pga. Høy alder.</w:t>
      </w:r>
      <w:r w:rsidDel="00B75F94">
        <w:t xml:space="preserve"> </w:t>
      </w:r>
      <w:r>
        <w:t>Tilgang til Helsenorge og helseopplysningene for innbygger er derfor avhengig av private leverandørers vurdering.</w:t>
      </w:r>
      <w:r w:rsidDel="00B75F94">
        <w:t xml:space="preserve"> </w:t>
      </w:r>
      <w:r>
        <w:t>Staten kan ikke tilby alternativer til denne gruppen, noe som er problematisk for innbygger rent praktisk og prinsipielt problematisk for forvaltningen.</w:t>
      </w:r>
    </w:p>
    <w:p w14:paraId="67CCCE1C" w14:textId="20F31792" w:rsidR="009422BF" w:rsidRDefault="001F2967" w:rsidP="001F2967">
      <w:r>
        <w:t>Les mer om ID-håndtering under mål 4.</w:t>
      </w:r>
    </w:p>
    <w:p w14:paraId="010D8D52" w14:textId="77777777" w:rsidR="00A349D3" w:rsidRDefault="00A349D3" w:rsidP="001F2967"/>
    <w:p w14:paraId="43A5D822" w14:textId="77777777" w:rsidR="00A349D3" w:rsidRDefault="00A349D3" w:rsidP="00FB6490">
      <w:pPr>
        <w:keepNext/>
      </w:pPr>
      <w:r w:rsidRPr="00A349D3">
        <w:rPr>
          <w:noProof/>
        </w:rPr>
        <w:lastRenderedPageBreak/>
        <w:drawing>
          <wp:inline distT="0" distB="0" distL="0" distR="0" wp14:anchorId="0F3E639A" wp14:editId="5104E7B8">
            <wp:extent cx="5696368" cy="2905938"/>
            <wp:effectExtent l="0" t="0" r="0" b="8890"/>
            <wp:docPr id="95597921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79217" name="Bilde 1"/>
                    <pic:cNvPicPr/>
                  </pic:nvPicPr>
                  <pic:blipFill>
                    <a:blip r:embed="rId85">
                      <a:extLst>
                        <a:ext uri="{28A0092B-C50C-407E-A947-70E740481C1C}">
                          <a14:useLocalDpi xmlns:a14="http://schemas.microsoft.com/office/drawing/2010/main" val="0"/>
                        </a:ext>
                      </a:extLst>
                    </a:blip>
                    <a:stretch>
                      <a:fillRect/>
                    </a:stretch>
                  </pic:blipFill>
                  <pic:spPr>
                    <a:xfrm>
                      <a:off x="0" y="0"/>
                      <a:ext cx="5696368" cy="2905938"/>
                    </a:xfrm>
                    <a:prstGeom prst="rect">
                      <a:avLst/>
                    </a:prstGeom>
                  </pic:spPr>
                </pic:pic>
              </a:graphicData>
            </a:graphic>
          </wp:inline>
        </w:drawing>
      </w:r>
    </w:p>
    <w:p w14:paraId="4C61635F" w14:textId="2ECE9400" w:rsidR="00A349D3" w:rsidRDefault="00A349D3" w:rsidP="00A349D3">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14</w:t>
      </w:r>
      <w:r w:rsidR="0025052D">
        <w:rPr>
          <w:noProof/>
        </w:rPr>
        <w:fldChar w:fldCharType="end"/>
      </w:r>
      <w:r>
        <w:t xml:space="preserve"> </w:t>
      </w:r>
      <w:r w:rsidRPr="00BA5091">
        <w:t>V</w:t>
      </w:r>
      <w:r w:rsidR="00FD2090">
        <w:t>iser v</w:t>
      </w:r>
      <w:r w:rsidRPr="00BA5091">
        <w:t>eikar</w:t>
      </w:r>
      <w:r w:rsidR="00045C69">
        <w:t>t med utvalgte</w:t>
      </w:r>
      <w:r w:rsidRPr="00BA5091">
        <w:t xml:space="preserve"> pågående aktiviteter som skal bidra til å redusere digitale barrierer</w:t>
      </w:r>
    </w:p>
    <w:p w14:paraId="557D95AF" w14:textId="5AE5FD5A" w:rsidR="009422BF" w:rsidRDefault="00A349D3" w:rsidP="001F2967">
      <w:r w:rsidRPr="00A349D3" w:rsidDel="006E5965">
        <w:t xml:space="preserve"> </w:t>
      </w:r>
    </w:p>
    <w:p w14:paraId="340AC17C" w14:textId="77777777" w:rsidR="00A340A0" w:rsidRDefault="00A340A0" w:rsidP="008A13FA"/>
    <w:p w14:paraId="23B7D151" w14:textId="77777777" w:rsidR="00A178CC" w:rsidRPr="00B75A77" w:rsidRDefault="00A178CC" w:rsidP="008A13FA"/>
    <w:p w14:paraId="702DCB3D" w14:textId="47C9FE40" w:rsidR="008A13FA" w:rsidRDefault="008A13FA" w:rsidP="008A13FA">
      <w:pPr>
        <w:pStyle w:val="Overskrift3"/>
      </w:pPr>
      <w:r>
        <w:t>Delmål 1.</w:t>
      </w:r>
      <w:r w:rsidR="002623BF">
        <w:t>F</w:t>
      </w:r>
      <w:r>
        <w:t xml:space="preserve">: </w:t>
      </w:r>
      <w:r w:rsidR="001642C3">
        <w:t>Gravide</w:t>
      </w:r>
      <w:r>
        <w:t xml:space="preserve"> skal ha tilgang på digitalt </w:t>
      </w:r>
      <w:r w:rsidR="00CC0053">
        <w:t>h</w:t>
      </w:r>
      <w:r>
        <w:t>elsekort for gravide</w:t>
      </w:r>
    </w:p>
    <w:p w14:paraId="3AAC30DC" w14:textId="2B2BA7CE" w:rsidR="00A56E86" w:rsidRPr="00A56E86" w:rsidRDefault="00A56E86" w:rsidP="003A2551">
      <w:r w:rsidRPr="002C3D48">
        <w:rPr>
          <w:noProof/>
        </w:rPr>
        <w:drawing>
          <wp:anchor distT="0" distB="0" distL="114300" distR="114300" simplePos="0" relativeHeight="251658264" behindDoc="0" locked="0" layoutInCell="1" allowOverlap="1" wp14:anchorId="71C68D07" wp14:editId="44D15969">
            <wp:simplePos x="0" y="0"/>
            <wp:positionH relativeFrom="margin">
              <wp:align>left</wp:align>
            </wp:positionH>
            <wp:positionV relativeFrom="paragraph">
              <wp:posOffset>203955</wp:posOffset>
            </wp:positionV>
            <wp:extent cx="3124200" cy="2761909"/>
            <wp:effectExtent l="0" t="0" r="0" b="635"/>
            <wp:wrapSquare wrapText="bothSides"/>
            <wp:docPr id="207118333" name="Bilde 1" descr="Et bilde som inneholder tekst, CD-plate, sirkel,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333" name="Bilde 1" descr="Et bilde som inneholder tekst, CD-plate, sirkel, skjermbilde&#10;&#10;KI-generert innhold kan være feil."/>
                    <pic:cNvPicPr/>
                  </pic:nvPicPr>
                  <pic:blipFill>
                    <a:blip r:embed="rId86">
                      <a:extLst>
                        <a:ext uri="{28A0092B-C50C-407E-A947-70E740481C1C}">
                          <a14:useLocalDpi xmlns:a14="http://schemas.microsoft.com/office/drawing/2010/main" val="0"/>
                        </a:ext>
                      </a:extLst>
                    </a:blip>
                    <a:stretch>
                      <a:fillRect/>
                    </a:stretch>
                  </pic:blipFill>
                  <pic:spPr>
                    <a:xfrm>
                      <a:off x="0" y="0"/>
                      <a:ext cx="3124200" cy="2761909"/>
                    </a:xfrm>
                    <a:prstGeom prst="rect">
                      <a:avLst/>
                    </a:prstGeom>
                  </pic:spPr>
                </pic:pic>
              </a:graphicData>
            </a:graphic>
            <wp14:sizeRelH relativeFrom="page">
              <wp14:pctWidth>0</wp14:pctWidth>
            </wp14:sizeRelH>
            <wp14:sizeRelV relativeFrom="page">
              <wp14:pctHeight>0</wp14:pctHeight>
            </wp14:sizeRelV>
          </wp:anchor>
        </w:drawing>
      </w:r>
    </w:p>
    <w:p w14:paraId="27DAD175" w14:textId="4F35FD41" w:rsidR="008A13FA" w:rsidRDefault="008A13FA" w:rsidP="008A13FA">
      <w:r>
        <w:t xml:space="preserve">Dagens gravide bærer med seg opplysninger om svangerskapet </w:t>
      </w:r>
      <w:r w:rsidR="00AD2248">
        <w:t xml:space="preserve">i papirformat </w:t>
      </w:r>
      <w:r>
        <w:t>gjennom hele svangerskapet</w:t>
      </w:r>
      <w:r w:rsidR="00AD2248">
        <w:t>. D</w:t>
      </w:r>
      <w:r>
        <w:t xml:space="preserve">ette utgjør en risiko for at informasjon kan gå tapt i form av at papiret glemmes eller at ikke alle opplysninger er dokumentert. Digitalt helsekort for gravide skal erstatte dagens papirbaserte helsekort. Et digitalt helsekort vil bidra til økt kvalitet i svangerskapsomsorgen, redusere dobbeltarbeid og dobbeltføringer for helsepersonell og gi bedre ivaretakelse av personvern og informasjonssikkerhet. </w:t>
      </w:r>
    </w:p>
    <w:p w14:paraId="10A2375E" w14:textId="77777777" w:rsidR="008A13FA" w:rsidRDefault="008A13FA" w:rsidP="008A13FA">
      <w:pPr>
        <w:rPr>
          <w:rFonts w:ascii="Arial" w:eastAsia="Calibri" w:hAnsi="Arial" w:cs="Times New Roman"/>
          <w:kern w:val="0"/>
          <w:sz w:val="22"/>
          <w14:ligatures w14:val="none"/>
        </w:rPr>
      </w:pPr>
      <w:r w:rsidRPr="005A5716">
        <w:rPr>
          <w:rFonts w:eastAsia="Calibri" w:cs="Times New Roman"/>
          <w:kern w:val="0"/>
          <w:szCs w:val="18"/>
          <w14:ligatures w14:val="none"/>
        </w:rPr>
        <w:t>Målet er å tilby helsepersonell og den gravide digitale informasjonstjenester som støtter forløpet for svangerskap, fødsel og barsel mer helhetlig. Etablering av et digital helsekort for gravide skal bidra til å løfte kvaliteten i svangerskaps- og fødselsomsorgen, gjennom økt digital informasjonsdeling mellom virksomhetene i helse- og omsorgstjenesten. Tiltaket innebærer at informasjon fra dagens papirhelsekort for gravide blir digitalt tilgjengelig for den gravide og for helsepersonell i svangerskaps- og fødselsomsorgen</w:t>
      </w:r>
      <w:r>
        <w:rPr>
          <w:rFonts w:eastAsia="Calibri" w:cs="Times New Roman"/>
          <w:kern w:val="0"/>
          <w:szCs w:val="18"/>
          <w14:ligatures w14:val="none"/>
        </w:rPr>
        <w:t>.</w:t>
      </w:r>
      <w:r>
        <w:rPr>
          <w:rFonts w:ascii="Arial" w:eastAsia="Calibri" w:hAnsi="Arial" w:cs="Times New Roman"/>
          <w:kern w:val="0"/>
          <w:sz w:val="22"/>
          <w14:ligatures w14:val="none"/>
        </w:rPr>
        <w:t xml:space="preserve"> </w:t>
      </w:r>
    </w:p>
    <w:p w14:paraId="13036BD1" w14:textId="77777777" w:rsidR="000103C6" w:rsidRPr="00C67FB5" w:rsidRDefault="000103C6" w:rsidP="00C67FB5"/>
    <w:p w14:paraId="5D79476F" w14:textId="56D02AC9" w:rsidR="008A13FA" w:rsidRPr="00A178CC" w:rsidRDefault="008A13FA" w:rsidP="00A178CC">
      <w:pPr>
        <w:pStyle w:val="paragraph"/>
        <w:shd w:val="clear" w:color="auto" w:fill="D8D8D8"/>
        <w:spacing w:before="0" w:beforeAutospacing="0" w:after="0" w:afterAutospacing="0" w:line="331" w:lineRule="auto"/>
        <w:textAlignment w:val="baseline"/>
        <w:rPr>
          <w:rStyle w:val="normaltextrun"/>
          <w:rFonts w:eastAsiaTheme="majorEastAsia"/>
          <w:shd w:val="clear" w:color="auto" w:fill="D8D8D8"/>
        </w:rPr>
      </w:pPr>
      <w:r w:rsidRPr="001D17BB">
        <w:rPr>
          <w:rStyle w:val="normaltextrun"/>
          <w:rFonts w:asciiTheme="minorHAnsi" w:eastAsiaTheme="majorEastAsia" w:hAnsiTheme="minorHAnsi" w:cs="Arial"/>
          <w:b/>
          <w:sz w:val="18"/>
          <w:szCs w:val="18"/>
          <w:shd w:val="clear" w:color="auto" w:fill="D8D8D8"/>
        </w:rPr>
        <w:t>Digitale helsekort for gravide</w:t>
      </w:r>
      <w:r w:rsidR="00505817">
        <w:rPr>
          <w:rStyle w:val="normaltextrun"/>
          <w:rFonts w:asciiTheme="minorHAnsi" w:eastAsiaTheme="majorEastAsia" w:hAnsiTheme="minorHAnsi" w:cs="Arial"/>
          <w:b/>
          <w:sz w:val="18"/>
          <w:szCs w:val="18"/>
          <w:shd w:val="clear" w:color="auto" w:fill="D8D8D8"/>
        </w:rPr>
        <w:t xml:space="preserve"> (DHG)</w:t>
      </w:r>
    </w:p>
    <w:p w14:paraId="10B64777" w14:textId="0B70F1D1" w:rsidR="008A13FA" w:rsidRDefault="008A13FA" w:rsidP="0069713E">
      <w:r>
        <w:t xml:space="preserve">Det legges opp til en trinnvis utvikling og innføring av </w:t>
      </w:r>
      <w:r w:rsidR="009163C9">
        <w:t>Digitalt helsekort for gravide</w:t>
      </w:r>
      <w:r>
        <w:t xml:space="preserve">, der første trinn </w:t>
      </w:r>
      <w:r w:rsidR="00C52B0F">
        <w:t>var</w:t>
      </w:r>
      <w:r>
        <w:t xml:space="preserve"> test av konsept.</w:t>
      </w:r>
    </w:p>
    <w:p w14:paraId="72676FE8" w14:textId="300AA43D" w:rsidR="00A6094E" w:rsidRDefault="008A13FA" w:rsidP="008A13FA">
      <w:pPr>
        <w:rPr>
          <w:szCs w:val="18"/>
        </w:rPr>
      </w:pPr>
      <w:r w:rsidRPr="00F02687">
        <w:rPr>
          <w:szCs w:val="18"/>
        </w:rPr>
        <w:t xml:space="preserve">I </w:t>
      </w:r>
      <w:r>
        <w:rPr>
          <w:szCs w:val="18"/>
        </w:rPr>
        <w:t xml:space="preserve">mai </w:t>
      </w:r>
      <w:r w:rsidRPr="00F02687">
        <w:rPr>
          <w:szCs w:val="18"/>
        </w:rPr>
        <w:t>2</w:t>
      </w:r>
      <w:r w:rsidRPr="0055666C">
        <w:rPr>
          <w:szCs w:val="18"/>
        </w:rPr>
        <w:t xml:space="preserve">025 </w:t>
      </w:r>
      <w:r>
        <w:rPr>
          <w:szCs w:val="18"/>
        </w:rPr>
        <w:t>startet utprøving av</w:t>
      </w:r>
      <w:r w:rsidRPr="0055666C">
        <w:rPr>
          <w:szCs w:val="18"/>
        </w:rPr>
        <w:t xml:space="preserve"> første versjon</w:t>
      </w:r>
      <w:r w:rsidRPr="00292773">
        <w:rPr>
          <w:szCs w:val="18"/>
        </w:rPr>
        <w:t xml:space="preserve"> med et begrenset utvalg gravide og helsepersonell fra fastlege, </w:t>
      </w:r>
      <w:r w:rsidR="00E4295E">
        <w:rPr>
          <w:szCs w:val="18"/>
        </w:rPr>
        <w:t>kommunal jordmortjeneste</w:t>
      </w:r>
      <w:r w:rsidR="00E4295E" w:rsidRPr="00292773">
        <w:rPr>
          <w:szCs w:val="18"/>
        </w:rPr>
        <w:t xml:space="preserve"> </w:t>
      </w:r>
      <w:r w:rsidRPr="00292773">
        <w:rPr>
          <w:szCs w:val="18"/>
        </w:rPr>
        <w:t>og sykehus</w:t>
      </w:r>
      <w:r>
        <w:rPr>
          <w:szCs w:val="18"/>
        </w:rPr>
        <w:t xml:space="preserve"> i Helse Sør-Øst</w:t>
      </w:r>
      <w:r w:rsidR="008C686A">
        <w:rPr>
          <w:szCs w:val="18"/>
        </w:rPr>
        <w:t xml:space="preserve"> (Vestre Viken)</w:t>
      </w:r>
      <w:r w:rsidRPr="00292773">
        <w:rPr>
          <w:szCs w:val="18"/>
        </w:rPr>
        <w:t>.</w:t>
      </w:r>
      <w:r w:rsidR="006D2231">
        <w:rPr>
          <w:szCs w:val="18"/>
        </w:rPr>
        <w:t xml:space="preserve"> </w:t>
      </w:r>
      <w:r w:rsidR="00584F12">
        <w:rPr>
          <w:szCs w:val="18"/>
        </w:rPr>
        <w:t xml:space="preserve">Det </w:t>
      </w:r>
      <w:r w:rsidR="00A97AF2">
        <w:rPr>
          <w:szCs w:val="18"/>
        </w:rPr>
        <w:t xml:space="preserve">ble startet </w:t>
      </w:r>
      <w:r w:rsidR="002C1901">
        <w:rPr>
          <w:szCs w:val="18"/>
        </w:rPr>
        <w:t xml:space="preserve">utprøving av første versjon i </w:t>
      </w:r>
      <w:r w:rsidR="002C1901">
        <w:rPr>
          <w:szCs w:val="18"/>
        </w:rPr>
        <w:lastRenderedPageBreak/>
        <w:t xml:space="preserve">helseregion </w:t>
      </w:r>
      <w:r w:rsidR="006D2231">
        <w:rPr>
          <w:szCs w:val="18"/>
        </w:rPr>
        <w:t>Midt-Norge</w:t>
      </w:r>
      <w:r w:rsidR="008C686A">
        <w:rPr>
          <w:szCs w:val="18"/>
        </w:rPr>
        <w:t xml:space="preserve"> (Ålesund)</w:t>
      </w:r>
      <w:r w:rsidR="00CA430F">
        <w:rPr>
          <w:szCs w:val="18"/>
        </w:rPr>
        <w:t>,</w:t>
      </w:r>
      <w:r w:rsidR="004D5AE9">
        <w:rPr>
          <w:szCs w:val="18"/>
        </w:rPr>
        <w:t xml:space="preserve"> </w:t>
      </w:r>
      <w:r w:rsidR="0005248B">
        <w:rPr>
          <w:szCs w:val="18"/>
        </w:rPr>
        <w:t xml:space="preserve">samt </w:t>
      </w:r>
      <w:r w:rsidR="00DF26D4">
        <w:rPr>
          <w:szCs w:val="18"/>
        </w:rPr>
        <w:t>kommunal jordm</w:t>
      </w:r>
      <w:r w:rsidR="0005248B">
        <w:rPr>
          <w:szCs w:val="18"/>
        </w:rPr>
        <w:t>or</w:t>
      </w:r>
      <w:r w:rsidR="00DF26D4">
        <w:rPr>
          <w:szCs w:val="18"/>
        </w:rPr>
        <w:t xml:space="preserve"> og fastlege</w:t>
      </w:r>
      <w:r w:rsidR="00CA430F">
        <w:rPr>
          <w:szCs w:val="18"/>
        </w:rPr>
        <w:t xml:space="preserve"> i helse vest</w:t>
      </w:r>
      <w:r w:rsidR="008C686A">
        <w:rPr>
          <w:szCs w:val="18"/>
        </w:rPr>
        <w:t xml:space="preserve"> (Stavanger)</w:t>
      </w:r>
      <w:r w:rsidR="00C2081F">
        <w:rPr>
          <w:szCs w:val="18"/>
        </w:rPr>
        <w:t xml:space="preserve">. </w:t>
      </w:r>
      <w:r w:rsidR="00121A0E">
        <w:rPr>
          <w:szCs w:val="18"/>
        </w:rPr>
        <w:t>Helse Vest planlegger å være i gang med utprøving og innføring</w:t>
      </w:r>
      <w:r w:rsidR="00505817">
        <w:rPr>
          <w:szCs w:val="18"/>
        </w:rPr>
        <w:t xml:space="preserve"> av DHG i DIPS Arena i minst ett helseforetak innen utgangen av 2026. </w:t>
      </w:r>
      <w:r w:rsidR="00121A0E">
        <w:rPr>
          <w:szCs w:val="18"/>
        </w:rPr>
        <w:t xml:space="preserve"> </w:t>
      </w:r>
    </w:p>
    <w:p w14:paraId="148A9FA4" w14:textId="321BDFDA" w:rsidR="00C67FB5" w:rsidRDefault="008A13FA" w:rsidP="008A13FA">
      <w:pPr>
        <w:rPr>
          <w:szCs w:val="18"/>
        </w:rPr>
      </w:pPr>
      <w:r w:rsidRPr="00292773">
        <w:rPr>
          <w:szCs w:val="18"/>
        </w:rPr>
        <w:t xml:space="preserve">Formålet er å teste </w:t>
      </w:r>
      <w:r w:rsidRPr="00292773">
        <w:rPr>
          <w:szCs w:val="18"/>
        </w:rPr>
        <w:t xml:space="preserve">teknisk løsning, for å innhente læring og erfaring som kan brukes til å </w:t>
      </w:r>
      <w:r>
        <w:rPr>
          <w:szCs w:val="18"/>
        </w:rPr>
        <w:t>v</w:t>
      </w:r>
      <w:r w:rsidRPr="00292773">
        <w:rPr>
          <w:szCs w:val="18"/>
        </w:rPr>
        <w:t>idereutvikle konseptet og forbedre løsningen i samarbeid med helsetjenesten.</w:t>
      </w:r>
      <w:r w:rsidRPr="00244276">
        <w:rPr>
          <w:rFonts w:ascii="Roboto" w:eastAsia="Roboto" w:hAnsi="Roboto" w:cs="Roboto"/>
          <w:color w:val="212121"/>
          <w:kern w:val="24"/>
          <w:sz w:val="21"/>
          <w:szCs w:val="21"/>
        </w:rPr>
        <w:t xml:space="preserve"> </w:t>
      </w:r>
      <w:r w:rsidRPr="00244276">
        <w:rPr>
          <w:szCs w:val="18"/>
        </w:rPr>
        <w:t xml:space="preserve">Fokus </w:t>
      </w:r>
      <w:r w:rsidR="003E63A2">
        <w:rPr>
          <w:szCs w:val="18"/>
        </w:rPr>
        <w:t>i begrenset utprøving har vært</w:t>
      </w:r>
      <w:r w:rsidR="0033361F">
        <w:rPr>
          <w:szCs w:val="18"/>
        </w:rPr>
        <w:t xml:space="preserve"> å</w:t>
      </w:r>
      <w:r w:rsidRPr="00244276">
        <w:rPr>
          <w:szCs w:val="18"/>
        </w:rPr>
        <w:t xml:space="preserve"> teste ut arbeidsflyt</w:t>
      </w:r>
      <w:r w:rsidR="00AA0990">
        <w:rPr>
          <w:szCs w:val="18"/>
        </w:rPr>
        <w:t xml:space="preserve">, samhandling og </w:t>
      </w:r>
      <w:r w:rsidR="008D6082">
        <w:rPr>
          <w:szCs w:val="18"/>
        </w:rPr>
        <w:t xml:space="preserve">samsvar mellom </w:t>
      </w:r>
      <w:r w:rsidR="00072CB1">
        <w:rPr>
          <w:szCs w:val="18"/>
        </w:rPr>
        <w:t>papirhelsekort og digitalt helsekort</w:t>
      </w:r>
      <w:r w:rsidR="002C693B">
        <w:rPr>
          <w:szCs w:val="18"/>
        </w:rPr>
        <w:t>.</w:t>
      </w:r>
      <w:r w:rsidR="00072CB1">
        <w:rPr>
          <w:szCs w:val="18"/>
        </w:rPr>
        <w:t xml:space="preserve">  </w:t>
      </w:r>
      <w:r w:rsidR="002C693B">
        <w:rPr>
          <w:szCs w:val="18"/>
        </w:rPr>
        <w:t>A</w:t>
      </w:r>
      <w:r w:rsidRPr="00244276">
        <w:rPr>
          <w:szCs w:val="18"/>
        </w:rPr>
        <w:t>lle aktuelle roller</w:t>
      </w:r>
      <w:r w:rsidR="009676F8">
        <w:rPr>
          <w:szCs w:val="18"/>
        </w:rPr>
        <w:t xml:space="preserve"> som følger opp den gravide som del av </w:t>
      </w:r>
      <w:r w:rsidR="008D16E7">
        <w:rPr>
          <w:szCs w:val="18"/>
        </w:rPr>
        <w:t xml:space="preserve">den ordinære svangerskapsoppfølgingen </w:t>
      </w:r>
      <w:r w:rsidR="002C693B">
        <w:rPr>
          <w:szCs w:val="18"/>
        </w:rPr>
        <w:t>har deltatt</w:t>
      </w:r>
      <w:r w:rsidR="006D1DAF">
        <w:rPr>
          <w:szCs w:val="18"/>
        </w:rPr>
        <w:t xml:space="preserve">. </w:t>
      </w:r>
    </w:p>
    <w:p w14:paraId="3BE0676A" w14:textId="51A3E4FD" w:rsidR="008A13FA" w:rsidRDefault="008A13FA" w:rsidP="008A13FA">
      <w:hyperlink r:id="rId87" w:history="1">
        <w:r w:rsidRPr="00D33784">
          <w:rPr>
            <w:rStyle w:val="Hyperkobling"/>
            <w:szCs w:val="18"/>
          </w:rPr>
          <w:t>Les mer om utprøving på Norsk helsenett sine hjemmesider.</w:t>
        </w:r>
      </w:hyperlink>
      <w:r w:rsidR="008270DE">
        <w:rPr>
          <w:szCs w:val="18"/>
        </w:rPr>
        <w:t xml:space="preserve"> </w:t>
      </w:r>
    </w:p>
    <w:p w14:paraId="1C6889B7" w14:textId="77777777" w:rsidR="00C67FB5" w:rsidRDefault="00C67FB5" w:rsidP="008A13FA"/>
    <w:p w14:paraId="29476FC7" w14:textId="3FF4CC7E" w:rsidR="005274BF" w:rsidRDefault="008A13FA">
      <w:r>
        <w:t xml:space="preserve">Erfaring med funksjonalitet i løsningen </w:t>
      </w:r>
      <w:r w:rsidR="00D5634B">
        <w:t>er grunnlaget for</w:t>
      </w:r>
      <w:r>
        <w:t xml:space="preserve"> planlegging av videre </w:t>
      </w:r>
      <w:r w:rsidR="00CD674D">
        <w:t>utvidet utprøving og innføring</w:t>
      </w:r>
      <w:r w:rsidR="00377CBB">
        <w:t xml:space="preserve"> og e</w:t>
      </w:r>
      <w:r w:rsidR="002730A5">
        <w:t xml:space="preserve">rfaringer fra 2025 viser at </w:t>
      </w:r>
      <w:r w:rsidR="009F6044">
        <w:t xml:space="preserve">løsningen </w:t>
      </w:r>
      <w:r w:rsidR="00C26FDA">
        <w:t>oppleves som</w:t>
      </w:r>
      <w:r w:rsidR="009F6044">
        <w:t xml:space="preserve"> brukervennlig </w:t>
      </w:r>
      <w:r w:rsidR="007D53C8">
        <w:t xml:space="preserve">og gir </w:t>
      </w:r>
      <w:r w:rsidR="007940B2">
        <w:t>mer</w:t>
      </w:r>
      <w:r w:rsidR="007D53C8">
        <w:t>verdi</w:t>
      </w:r>
      <w:r w:rsidR="00802C72">
        <w:t>.</w:t>
      </w:r>
      <w:r>
        <w:t xml:space="preserve"> </w:t>
      </w:r>
      <w:r w:rsidR="001F5C1B">
        <w:t xml:space="preserve">Det </w:t>
      </w:r>
      <w:r w:rsidR="001D7C63">
        <w:t>jobbes med</w:t>
      </w:r>
      <w:r w:rsidR="007D53C8">
        <w:t xml:space="preserve"> utvidet</w:t>
      </w:r>
      <w:r w:rsidR="001F5C1B">
        <w:t xml:space="preserve"> utprøving i </w:t>
      </w:r>
      <w:r w:rsidR="00AD52DD">
        <w:t>2026</w:t>
      </w:r>
      <w:r w:rsidR="00202ED0">
        <w:t xml:space="preserve">. Den vil følge to </w:t>
      </w:r>
      <w:r w:rsidR="00327616">
        <w:t>strategier i parallel</w:t>
      </w:r>
      <w:r w:rsidR="00B17E23">
        <w:t>l</w:t>
      </w:r>
      <w:r w:rsidR="00AA5041">
        <w:t>:</w:t>
      </w:r>
    </w:p>
    <w:p w14:paraId="538EC14D" w14:textId="408AA50D" w:rsidR="005274BF" w:rsidRDefault="00B1660E" w:rsidP="005274BF">
      <w:pPr>
        <w:pStyle w:val="Listeavsnitt"/>
        <w:numPr>
          <w:ilvl w:val="0"/>
          <w:numId w:val="35"/>
        </w:numPr>
      </w:pPr>
      <w:r>
        <w:t>koordinert utprøving der alle aktørene</w:t>
      </w:r>
      <w:r w:rsidR="00A35D5B">
        <w:t xml:space="preserve"> som følger opp den gravide som del av ordinær svangerskaps</w:t>
      </w:r>
      <w:r w:rsidR="00C64BC2">
        <w:t>o</w:t>
      </w:r>
      <w:r w:rsidR="00A35D5B">
        <w:t>ppfø</w:t>
      </w:r>
      <w:r w:rsidR="006D2B34">
        <w:t>lging deltar</w:t>
      </w:r>
      <w:r w:rsidR="0038131B">
        <w:t xml:space="preserve"> </w:t>
      </w:r>
    </w:p>
    <w:p w14:paraId="654BDC04" w14:textId="4E91527C" w:rsidR="00880346" w:rsidRDefault="00262E51" w:rsidP="006D102B">
      <w:pPr>
        <w:pStyle w:val="Listeavsnitt"/>
        <w:numPr>
          <w:ilvl w:val="0"/>
          <w:numId w:val="35"/>
        </w:numPr>
      </w:pPr>
      <w:r>
        <w:t xml:space="preserve">enkeltaktører som </w:t>
      </w:r>
      <w:r w:rsidR="00330B3F">
        <w:t>kobler seg på</w:t>
      </w:r>
      <w:r>
        <w:t xml:space="preserve"> tjenesten</w:t>
      </w:r>
      <w:r w:rsidR="00330B3F">
        <w:t xml:space="preserve"> sammen med gravid </w:t>
      </w:r>
      <w:r w:rsidR="006C01B0">
        <w:t>i område</w:t>
      </w:r>
      <w:r w:rsidR="00330B3F">
        <w:t>r der</w:t>
      </w:r>
      <w:r w:rsidR="006C01B0">
        <w:t xml:space="preserve"> </w:t>
      </w:r>
      <w:r w:rsidR="00A6094E">
        <w:t xml:space="preserve">løsningen </w:t>
      </w:r>
      <w:r w:rsidR="006C01B0">
        <w:t xml:space="preserve">ikke </w:t>
      </w:r>
      <w:r w:rsidR="00A6094E">
        <w:t>er</w:t>
      </w:r>
      <w:r w:rsidR="006C01B0">
        <w:t xml:space="preserve"> tatt i bruk. </w:t>
      </w:r>
    </w:p>
    <w:p w14:paraId="2685970F" w14:textId="77777777" w:rsidR="003A2551" w:rsidRDefault="006D102B" w:rsidP="002A17B8">
      <w:r>
        <w:t>F</w:t>
      </w:r>
      <w:r w:rsidR="00914A59">
        <w:t xml:space="preserve">orutsetning for </w:t>
      </w:r>
      <w:r w:rsidR="00A4727E">
        <w:t>strategiene</w:t>
      </w:r>
      <w:r w:rsidR="00914A59">
        <w:t xml:space="preserve"> for </w:t>
      </w:r>
      <w:r w:rsidR="00E420A6">
        <w:t xml:space="preserve">utvidet </w:t>
      </w:r>
      <w:r w:rsidR="00914A59">
        <w:t>utprøvingen er at papirhelsekortet f</w:t>
      </w:r>
      <w:r w:rsidR="00251FF3">
        <w:t xml:space="preserve">ortsatt </w:t>
      </w:r>
      <w:r w:rsidR="00E420A6">
        <w:t>fylles ut og benyttes til å yte helsehjelp.</w:t>
      </w:r>
    </w:p>
    <w:p w14:paraId="4CD10949" w14:textId="3D322C0E" w:rsidR="00565443" w:rsidRDefault="00565443" w:rsidP="002A17B8"/>
    <w:p w14:paraId="18EA2C11" w14:textId="77777777" w:rsidR="009772AC" w:rsidRDefault="009772AC" w:rsidP="00637755">
      <w:pPr>
        <w:keepNext/>
      </w:pPr>
      <w:r w:rsidRPr="009772AC">
        <w:rPr>
          <w:noProof/>
        </w:rPr>
        <w:drawing>
          <wp:inline distT="0" distB="0" distL="0" distR="0" wp14:anchorId="0F4792FD" wp14:editId="195F0AB4">
            <wp:extent cx="5553834" cy="4041301"/>
            <wp:effectExtent l="0" t="0" r="8890" b="0"/>
            <wp:docPr id="185395410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4103" name="Bilde 1"/>
                    <pic:cNvPicPr/>
                  </pic:nvPicPr>
                  <pic:blipFill>
                    <a:blip r:embed="rId88">
                      <a:extLst>
                        <a:ext uri="{28A0092B-C50C-407E-A947-70E740481C1C}">
                          <a14:useLocalDpi xmlns:a14="http://schemas.microsoft.com/office/drawing/2010/main" val="0"/>
                        </a:ext>
                      </a:extLst>
                    </a:blip>
                    <a:stretch>
                      <a:fillRect/>
                    </a:stretch>
                  </pic:blipFill>
                  <pic:spPr>
                    <a:xfrm>
                      <a:off x="0" y="0"/>
                      <a:ext cx="5553834" cy="4041301"/>
                    </a:xfrm>
                    <a:prstGeom prst="rect">
                      <a:avLst/>
                    </a:prstGeom>
                  </pic:spPr>
                </pic:pic>
              </a:graphicData>
            </a:graphic>
          </wp:inline>
        </w:drawing>
      </w:r>
    </w:p>
    <w:p w14:paraId="6AA94444" w14:textId="70A13852" w:rsidR="009772AC" w:rsidRDefault="009772AC" w:rsidP="009772AC">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15</w:t>
      </w:r>
      <w:r w:rsidR="0025052D">
        <w:rPr>
          <w:noProof/>
        </w:rPr>
        <w:fldChar w:fldCharType="end"/>
      </w:r>
      <w:r>
        <w:t xml:space="preserve"> </w:t>
      </w:r>
      <w:r w:rsidRPr="00516382">
        <w:t>V</w:t>
      </w:r>
      <w:r w:rsidR="004B1828">
        <w:t>iser v</w:t>
      </w:r>
      <w:r w:rsidRPr="00516382">
        <w:t xml:space="preserve">eikart </w:t>
      </w:r>
      <w:r w:rsidR="004B1828">
        <w:t>med</w:t>
      </w:r>
      <w:r w:rsidRPr="00516382">
        <w:t xml:space="preserve"> planer for utvikling, tilrettelegging og innføring av </w:t>
      </w:r>
      <w:r>
        <w:t>Digitalt h</w:t>
      </w:r>
      <w:r w:rsidRPr="00516382">
        <w:t>elsekort for gravide</w:t>
      </w:r>
      <w:r w:rsidR="004B1828">
        <w:t xml:space="preserve"> i helse- og omsorgstjenesten</w:t>
      </w:r>
    </w:p>
    <w:p w14:paraId="364AFADB" w14:textId="0896B6A9" w:rsidR="00D43782" w:rsidRDefault="009772AC" w:rsidP="002A17B8">
      <w:r w:rsidRPr="009772AC">
        <w:t xml:space="preserve"> </w:t>
      </w:r>
      <w:r w:rsidR="00D43782">
        <w:br w:type="page"/>
      </w:r>
    </w:p>
    <w:p w14:paraId="6789F684" w14:textId="77777777" w:rsidR="00312AAB" w:rsidRDefault="00312AAB" w:rsidP="00A22DC4">
      <w:pPr>
        <w:spacing w:after="160"/>
      </w:pPr>
    </w:p>
    <w:p w14:paraId="5CCD5BE5" w14:textId="1C9AFF63" w:rsidR="00D43782" w:rsidRDefault="00D43782" w:rsidP="00F2538C">
      <w:pPr>
        <w:pStyle w:val="Overskrift2"/>
        <w:numPr>
          <w:ilvl w:val="0"/>
          <w:numId w:val="0"/>
        </w:numPr>
      </w:pPr>
      <w:bookmarkStart w:id="48" w:name="_Toc215062165"/>
      <w:r>
        <w:rPr>
          <w:noProof/>
        </w:rPr>
        <mc:AlternateContent>
          <mc:Choice Requires="wps">
            <w:drawing>
              <wp:anchor distT="5400675" distB="299085" distL="7200900" distR="7200900" simplePos="0" relativeHeight="251658261" behindDoc="0" locked="0" layoutInCell="1" allowOverlap="1" wp14:anchorId="5D25D23C" wp14:editId="0EFF406F">
                <wp:simplePos x="0" y="0"/>
                <wp:positionH relativeFrom="page">
                  <wp:posOffset>856615</wp:posOffset>
                </wp:positionH>
                <wp:positionV relativeFrom="page">
                  <wp:posOffset>821690</wp:posOffset>
                </wp:positionV>
                <wp:extent cx="1537200" cy="547200"/>
                <wp:effectExtent l="0" t="0" r="6350" b="5715"/>
                <wp:wrapSquare wrapText="bothSides"/>
                <wp:docPr id="1749599410" name="Graphic 210558173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1D8162BC" w14:textId="476CC9D9" w:rsidR="00D43782" w:rsidRPr="00482EDB" w:rsidRDefault="00D43782"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D23C" id="_x0000_s1036" style="position:absolute;margin-left:67.45pt;margin-top:64.7pt;width:121.05pt;height:43.1pt;z-index:251658261;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dR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2FwvBRcVdLVT3eaaJV2OimZ4sWwm+psXdUY4XADDxL7Cd8aqFgF4rHn1BVSj/96N7RY7MCm5At&#10;ngTzxPy/pponRPwrsXOLbDp1C896KM8AANIe+jsvSwBLD5QTbMOEyHV3rRAxzAfY54+O3orxWGvV&#10;fcb75crpBYpKBu2YQxYdEoBrCxgovIAYv7oK4VUd0nYr73vmhPuGgO8Pu89U96THcZ5YrOmPanxA&#10;0Nm4f5FmRxBoHadUV2ur6tYtZx/2ENkBwKvDl8nwQnLPmhj2VPt33OU3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FNsl1G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1D8162BC" w14:textId="476CC9D9" w:rsidR="00D43782" w:rsidRPr="00482EDB" w:rsidRDefault="00D43782"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00F2538C">
        <w:t xml:space="preserve">Mål 2: </w:t>
      </w:r>
      <w:r w:rsidR="00736C6A">
        <w:t>Enklere arbeidshverdag</w:t>
      </w:r>
      <w:bookmarkEnd w:id="48"/>
    </w:p>
    <w:p w14:paraId="4D4B4F16" w14:textId="5A3DACC8" w:rsidR="00D43782" w:rsidRDefault="005F5BFF" w:rsidP="005F5BFF">
      <w:r w:rsidRPr="005F5BFF">
        <w:rPr>
          <w:kern w:val="0"/>
          <w14:ligatures w14:val="none"/>
        </w:rPr>
        <w:t xml:space="preserve">Helsepersonell skal ha tilgang til nødvendig informasjon og brukervennlige digitale arbeidsverktøy som gir god beslutningsstøtte og støtter og bidrar til videreutvikling av deres arbeidsprosesser. Dette vil bidra til styrket pasientsikkerhet, reduksjon i uønsket variasjon i helsehjelp og en mer attraktiv arbeidssituasjon for helsepersonell. </w:t>
      </w:r>
      <w:r>
        <w:rPr>
          <w:kern w:val="0"/>
          <w14:ligatures w14:val="none"/>
        </w:rPr>
        <w:br/>
      </w:r>
      <w:r w:rsidRPr="005F5BFF">
        <w:rPr>
          <w:kern w:val="0"/>
          <w14:ligatures w14:val="none"/>
        </w:rPr>
        <w:t xml:space="preserve">Utfyllende beskrivelse av mål 2 finnes på </w:t>
      </w:r>
      <w:hyperlink r:id="rId89" w:history="1">
        <w:r w:rsidRPr="00904E26">
          <w:rPr>
            <w:rStyle w:val="Hyperkobling"/>
            <w:kern w:val="0"/>
            <w14:ligatures w14:val="none"/>
          </w:rPr>
          <w:t>helsedirektoratet.no</w:t>
        </w:r>
      </w:hyperlink>
      <w:r w:rsidRPr="005F5BFF">
        <w:rPr>
          <w:kern w:val="0"/>
          <w14:ligatures w14:val="none"/>
        </w:rPr>
        <w:t xml:space="preserve"> og pågående arbeid på delmål er vist nedenfor.</w:t>
      </w:r>
    </w:p>
    <w:p w14:paraId="434086D5" w14:textId="77777777" w:rsidR="00D43782" w:rsidRDefault="00D43782"/>
    <w:p w14:paraId="3835B3A5" w14:textId="02B1249A" w:rsidR="00DB3E92" w:rsidRPr="00DB3E92" w:rsidRDefault="002079AF" w:rsidP="00DB3E92">
      <w:pPr>
        <w:pStyle w:val="Overskrift3"/>
        <w:rPr>
          <w:sz w:val="28"/>
          <w:szCs w:val="28"/>
          <w:highlight w:val="yellow"/>
        </w:rPr>
      </w:pPr>
      <w:r>
        <w:rPr>
          <w:noProof/>
        </w:rPr>
        <mc:AlternateContent>
          <mc:Choice Requires="wps">
            <w:drawing>
              <wp:anchor distT="5400675" distB="299085" distL="7200900" distR="7200900" simplePos="0" relativeHeight="251658266" behindDoc="0" locked="0" layoutInCell="1" allowOverlap="1" wp14:anchorId="2BFB6792" wp14:editId="66C117B7">
                <wp:simplePos x="0" y="0"/>
                <wp:positionH relativeFrom="page">
                  <wp:posOffset>856615</wp:posOffset>
                </wp:positionH>
                <wp:positionV relativeFrom="page">
                  <wp:posOffset>821690</wp:posOffset>
                </wp:positionV>
                <wp:extent cx="1537200" cy="547200"/>
                <wp:effectExtent l="0" t="0" r="6350" b="5715"/>
                <wp:wrapSquare wrapText="bothSides"/>
                <wp:docPr id="925214692" name="Frihåndsform: figur 92521469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0623DD10" w14:textId="0869C5D7" w:rsidR="002079AF" w:rsidRPr="00482EDB" w:rsidRDefault="002079AF" w:rsidP="002079AF">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B6792" id="Frihåndsform: figur 925214692" o:spid="_x0000_s1037" style="position:absolute;margin-left:67.45pt;margin-top:64.7pt;width:121.05pt;height:43.1pt;z-index:251658266;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0kl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2FwvC95a6Wqnq800SrsNFNzxYthN9SY++oxgqBGXiW2E/41ELBLhSPP6GqlH760b2jx2YFNiFb&#10;PAnmifl/TTVPiPhXYucW2XTqFp71UJ4BAKQ99HdelgCWHign2IYJkevuWiFimA+wzx8dvRXjsdaq&#10;+4z3y5XTCxSVDNoxhyw6JADXFjBQeAExfnUVwqs6pO1W3vfMCfcNAd8fdp+p7kmP4zyxWNMf1fiA&#10;oLNx/yLNjiDQOk6prtZW1a1bzj7sIbIDgFeHL5PhheSeNTHsqfbvuMtv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HaDSSW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0623DD10" w14:textId="0869C5D7" w:rsidR="002079AF" w:rsidRPr="00482EDB" w:rsidRDefault="002079AF" w:rsidP="002079AF">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Pr="1E833796">
        <w:rPr>
          <w:sz w:val="28"/>
          <w:szCs w:val="28"/>
        </w:rPr>
        <w:t>Delmål 2.</w:t>
      </w:r>
      <w:r w:rsidRPr="00541140">
        <w:rPr>
          <w:sz w:val="28"/>
          <w:szCs w:val="28"/>
        </w:rPr>
        <w:t>A</w:t>
      </w:r>
      <w:r w:rsidRPr="00B31DCE">
        <w:rPr>
          <w:sz w:val="28"/>
          <w:szCs w:val="28"/>
        </w:rPr>
        <w:t xml:space="preserve">: </w:t>
      </w:r>
      <w:r w:rsidR="00DB3E92" w:rsidRPr="00B31DCE">
        <w:rPr>
          <w:sz w:val="28"/>
          <w:szCs w:val="28"/>
        </w:rPr>
        <w:t xml:space="preserve">Helsepersonell skal ha tilgang </w:t>
      </w:r>
      <w:r w:rsidR="00DB3E92" w:rsidRPr="000F4A3A">
        <w:rPr>
          <w:sz w:val="28"/>
          <w:szCs w:val="28"/>
        </w:rPr>
        <w:t xml:space="preserve">til </w:t>
      </w:r>
      <w:r w:rsidR="00214943" w:rsidRPr="000F4A3A">
        <w:rPr>
          <w:sz w:val="28"/>
          <w:szCs w:val="28"/>
        </w:rPr>
        <w:t xml:space="preserve">effektive </w:t>
      </w:r>
      <w:r w:rsidR="365B5053" w:rsidRPr="000F4A3A">
        <w:rPr>
          <w:sz w:val="28"/>
          <w:szCs w:val="28"/>
        </w:rPr>
        <w:t>pasient</w:t>
      </w:r>
      <w:r w:rsidR="5FEC749F" w:rsidRPr="000F4A3A">
        <w:rPr>
          <w:sz w:val="28"/>
          <w:szCs w:val="28"/>
        </w:rPr>
        <w:t>journal</w:t>
      </w:r>
      <w:r w:rsidR="56CAA839" w:rsidRPr="000F4A3A">
        <w:rPr>
          <w:sz w:val="28"/>
          <w:szCs w:val="28"/>
        </w:rPr>
        <w:t>system</w:t>
      </w:r>
      <w:r w:rsidR="00727ABE" w:rsidRPr="000F4A3A">
        <w:rPr>
          <w:sz w:val="28"/>
          <w:szCs w:val="28"/>
        </w:rPr>
        <w:t>er</w:t>
      </w:r>
      <w:r w:rsidR="006B2456" w:rsidRPr="000F4A3A">
        <w:rPr>
          <w:sz w:val="28"/>
          <w:szCs w:val="28"/>
        </w:rPr>
        <w:t xml:space="preserve"> </w:t>
      </w:r>
      <w:ins w:id="49" w:author="Kine Markman" w:date="2026-06-21T20:47:00Z" w16du:dateUtc="2026-06-21T18:47:00Z">
        <w:r w:rsidR="006049A8">
          <w:rPr>
            <w:sz w:val="28"/>
            <w:szCs w:val="28"/>
          </w:rPr>
          <w:t>ink</w:t>
        </w:r>
      </w:ins>
      <w:ins w:id="50" w:author="Kine Markman" w:date="2026-06-21T20:48:00Z" w16du:dateUtc="2026-06-21T18:48:00Z">
        <w:r w:rsidR="006049A8">
          <w:rPr>
            <w:sz w:val="28"/>
            <w:szCs w:val="28"/>
          </w:rPr>
          <w:t xml:space="preserve">ludert </w:t>
        </w:r>
        <w:r w:rsidR="00C62608">
          <w:rPr>
            <w:sz w:val="28"/>
            <w:szCs w:val="28"/>
          </w:rPr>
          <w:t>spesialiserte fagsystemer</w:t>
        </w:r>
      </w:ins>
      <w:ins w:id="51" w:author="Kine Markman" w:date="2026-06-29T18:17:00Z" w16du:dateUtc="2026-06-29T16:17:00Z">
        <w:r w:rsidR="00B35FFF">
          <w:rPr>
            <w:sz w:val="28"/>
            <w:szCs w:val="28"/>
          </w:rPr>
          <w:t>,</w:t>
        </w:r>
      </w:ins>
      <w:ins w:id="52" w:author="Kine Markman" w:date="2026-06-21T20:48:00Z" w16du:dateUtc="2026-06-21T18:48:00Z">
        <w:r w:rsidR="00C62608">
          <w:rPr>
            <w:sz w:val="28"/>
            <w:szCs w:val="28"/>
          </w:rPr>
          <w:t xml:space="preserve"> </w:t>
        </w:r>
      </w:ins>
      <w:r w:rsidR="00214943" w:rsidRPr="000F4A3A">
        <w:rPr>
          <w:sz w:val="28"/>
          <w:szCs w:val="28"/>
        </w:rPr>
        <w:t>som er</w:t>
      </w:r>
      <w:r w:rsidR="00C62608">
        <w:rPr>
          <w:sz w:val="28"/>
          <w:szCs w:val="28"/>
        </w:rPr>
        <w:t xml:space="preserve"> godt integrert og</w:t>
      </w:r>
      <w:r w:rsidR="00214943" w:rsidRPr="000F4A3A">
        <w:rPr>
          <w:sz w:val="28"/>
          <w:szCs w:val="28"/>
        </w:rPr>
        <w:t xml:space="preserve"> tilpasset helsehjelpen</w:t>
      </w:r>
    </w:p>
    <w:p w14:paraId="52A6F01E" w14:textId="521D54ED" w:rsidR="006565D9" w:rsidRDefault="001136F7" w:rsidP="002079AF">
      <w:pPr>
        <w:rPr>
          <w:rFonts w:eastAsia="Arial" w:cs="Arial"/>
        </w:rPr>
      </w:pPr>
      <w:r>
        <w:rPr>
          <w:noProof/>
        </w:rPr>
        <w:drawing>
          <wp:anchor distT="0" distB="0" distL="114300" distR="114300" simplePos="0" relativeHeight="251658267" behindDoc="1" locked="0" layoutInCell="1" allowOverlap="1" wp14:anchorId="18B7B2DB" wp14:editId="2D17DC25">
            <wp:simplePos x="0" y="0"/>
            <wp:positionH relativeFrom="column">
              <wp:posOffset>62865</wp:posOffset>
            </wp:positionH>
            <wp:positionV relativeFrom="paragraph">
              <wp:posOffset>184150</wp:posOffset>
            </wp:positionV>
            <wp:extent cx="3180715" cy="3152775"/>
            <wp:effectExtent l="0" t="0" r="635" b="9525"/>
            <wp:wrapTight wrapText="bothSides">
              <wp:wrapPolygon edited="0">
                <wp:start x="0" y="0"/>
                <wp:lineTo x="0" y="21535"/>
                <wp:lineTo x="21475" y="21535"/>
                <wp:lineTo x="21475" y="0"/>
                <wp:lineTo x="0" y="0"/>
              </wp:wrapPolygon>
            </wp:wrapTight>
            <wp:docPr id="19" name="Bil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e 19"/>
                    <pic:cNvPicPr/>
                  </pic:nvPicPr>
                  <pic:blipFill>
                    <a:blip r:embed="rId90">
                      <a:extLst>
                        <a:ext uri="{28A0092B-C50C-407E-A947-70E740481C1C}">
                          <a14:useLocalDpi xmlns:a14="http://schemas.microsoft.com/office/drawing/2010/main" val="0"/>
                        </a:ext>
                      </a:extLst>
                    </a:blip>
                    <a:stretch>
                      <a:fillRect/>
                    </a:stretch>
                  </pic:blipFill>
                  <pic:spPr>
                    <a:xfrm>
                      <a:off x="0" y="0"/>
                      <a:ext cx="3180715" cy="3152775"/>
                    </a:xfrm>
                    <a:prstGeom prst="rect">
                      <a:avLst/>
                    </a:prstGeom>
                  </pic:spPr>
                </pic:pic>
              </a:graphicData>
            </a:graphic>
            <wp14:sizeRelH relativeFrom="margin">
              <wp14:pctWidth>0</wp14:pctWidth>
            </wp14:sizeRelH>
            <wp14:sizeRelV relativeFrom="margin">
              <wp14:pctHeight>0</wp14:pctHeight>
            </wp14:sizeRelV>
          </wp:anchor>
        </w:drawing>
      </w:r>
    </w:p>
    <w:p w14:paraId="50198CE1" w14:textId="6E293B5C" w:rsidR="00FC1E88" w:rsidRDefault="7E64B2E2" w:rsidP="00233138">
      <w:r>
        <w:t>Pasientjournal</w:t>
      </w:r>
      <w:r w:rsidR="7FE11475">
        <w:t>systemer</w:t>
      </w:r>
      <w:r>
        <w:t xml:space="preserve"> </w:t>
      </w:r>
      <w:r w:rsidR="7F372D4B">
        <w:t>(EPJ-systemer</w:t>
      </w:r>
      <w:r w:rsidR="00193057">
        <w:t>,</w:t>
      </w:r>
      <w:r w:rsidR="00035AB5">
        <w:t xml:space="preserve"> pasientjournalen</w:t>
      </w:r>
      <w:r w:rsidR="7F372D4B">
        <w:t>)</w:t>
      </w:r>
      <w:r w:rsidR="002079AF">
        <w:t xml:space="preserve"> er </w:t>
      </w:r>
      <w:r w:rsidR="0D201D63">
        <w:t xml:space="preserve">blant </w:t>
      </w:r>
      <w:r w:rsidR="002079AF">
        <w:t xml:space="preserve">helsepersonells </w:t>
      </w:r>
      <w:r w:rsidR="7E890165">
        <w:t xml:space="preserve">viktigste </w:t>
      </w:r>
      <w:r w:rsidR="00F67A84">
        <w:t>IT-systemer</w:t>
      </w:r>
      <w:r>
        <w:t>.</w:t>
      </w:r>
      <w:r w:rsidR="002079AF">
        <w:t xml:space="preserve"> </w:t>
      </w:r>
      <w:r w:rsidR="000738ED">
        <w:t xml:space="preserve">For å yte god </w:t>
      </w:r>
      <w:r w:rsidR="009313C7">
        <w:t>helsehjelp</w:t>
      </w:r>
      <w:r w:rsidR="000738ED">
        <w:t xml:space="preserve"> </w:t>
      </w:r>
      <w:r w:rsidR="00877DE4">
        <w:t xml:space="preserve">og sikre sammenhengende </w:t>
      </w:r>
      <w:r w:rsidR="00F31A17">
        <w:t xml:space="preserve">pasient- og brukerforløp med effektiv bruk av ressurser er det nødvendig å ha </w:t>
      </w:r>
      <w:r w:rsidR="00516E33">
        <w:t xml:space="preserve">effektive og brukervennlige </w:t>
      </w:r>
      <w:r w:rsidR="31236908">
        <w:t>EPJ-systemer</w:t>
      </w:r>
      <w:r w:rsidR="002079AF">
        <w:t xml:space="preserve"> og andre </w:t>
      </w:r>
      <w:r w:rsidR="007F5E1F">
        <w:t xml:space="preserve">kliniske </w:t>
      </w:r>
      <w:r w:rsidR="00A62DA4">
        <w:t>IT-</w:t>
      </w:r>
      <w:r w:rsidR="00565B7F">
        <w:t>systemer</w:t>
      </w:r>
      <w:r w:rsidR="00811C05">
        <w:t xml:space="preserve">, og at </w:t>
      </w:r>
      <w:r w:rsidR="00DD3572">
        <w:t>de fungerer som et hele</w:t>
      </w:r>
      <w:r w:rsidR="004C4ABE">
        <w:t xml:space="preserve"> innenfor en virksomhet</w:t>
      </w:r>
      <w:r w:rsidR="00DD3572">
        <w:t xml:space="preserve">. </w:t>
      </w:r>
      <w:r w:rsidR="005973BA">
        <w:t xml:space="preserve">Når pasient- og brukerforløp </w:t>
      </w:r>
      <w:r w:rsidR="004436F5">
        <w:t xml:space="preserve">inkluderer </w:t>
      </w:r>
      <w:r w:rsidR="004C4ABE">
        <w:t>ulike virksomheter</w:t>
      </w:r>
      <w:r w:rsidR="004436F5">
        <w:t xml:space="preserve">, </w:t>
      </w:r>
      <w:r w:rsidR="00995280">
        <w:t>er EPJ-systemer</w:t>
      </w:r>
      <w:r w:rsidR="00003CD5">
        <w:t>s</w:t>
      </w:r>
      <w:r w:rsidR="00995280">
        <w:t xml:space="preserve"> støtte for samhandling avgjørende </w:t>
      </w:r>
      <w:r w:rsidR="004A5506">
        <w:t>for å innhente nødvendige helseopplysninger</w:t>
      </w:r>
      <w:r w:rsidR="0062308D">
        <w:t xml:space="preserve">, </w:t>
      </w:r>
      <w:r w:rsidR="004A5506">
        <w:t xml:space="preserve">koordinere </w:t>
      </w:r>
      <w:r w:rsidR="006574A5">
        <w:t>forløpen</w:t>
      </w:r>
      <w:r w:rsidR="004A058D">
        <w:t>e</w:t>
      </w:r>
      <w:r w:rsidR="0062308D">
        <w:t xml:space="preserve"> og </w:t>
      </w:r>
      <w:r w:rsidR="001B12FE">
        <w:t>bidra til gode overganger</w:t>
      </w:r>
      <w:r w:rsidR="004A058D">
        <w:t>.</w:t>
      </w:r>
      <w:r w:rsidR="00677863">
        <w:t xml:space="preserve"> </w:t>
      </w:r>
      <w:r w:rsidR="00020F5F">
        <w:t>D</w:t>
      </w:r>
      <w:r w:rsidR="002079AF">
        <w:t xml:space="preserve">ette innebærer </w:t>
      </w:r>
      <w:r w:rsidR="00F0513B">
        <w:t>at EPJ-systemene m</w:t>
      </w:r>
      <w:r w:rsidR="002079AF">
        <w:t xml:space="preserve">å legge til rette for å innhente, strukturere og tilgjengeliggjøre </w:t>
      </w:r>
      <w:r w:rsidR="0087593D">
        <w:t>helseopplysninger</w:t>
      </w:r>
      <w:r w:rsidR="00A64D55">
        <w:t xml:space="preserve">, </w:t>
      </w:r>
      <w:r w:rsidR="00BE3DB1">
        <w:t xml:space="preserve">samt </w:t>
      </w:r>
      <w:r w:rsidR="002079AF">
        <w:t xml:space="preserve">å ha støtte for </w:t>
      </w:r>
      <w:r w:rsidR="00FE1780">
        <w:t xml:space="preserve">samhandling gjennom </w:t>
      </w:r>
      <w:r w:rsidR="002079AF">
        <w:t xml:space="preserve">dokumentdeling og datadeling, gjerne </w:t>
      </w:r>
      <w:r w:rsidR="00FE1780">
        <w:t xml:space="preserve">med </w:t>
      </w:r>
      <w:r w:rsidR="002079AF" w:rsidRPr="009405F2">
        <w:t>åpne grensesnitt (API’er)</w:t>
      </w:r>
      <w:r w:rsidR="002079AF">
        <w:t xml:space="preserve">. </w:t>
      </w:r>
      <w:r w:rsidR="007171C2">
        <w:t xml:space="preserve">Mange yrkesgrupper og spesialiteter </w:t>
      </w:r>
      <w:r w:rsidR="00FE1780">
        <w:t xml:space="preserve">har </w:t>
      </w:r>
      <w:r w:rsidR="00036289">
        <w:t>særskilte behov</w:t>
      </w:r>
      <w:r w:rsidR="00FE1780">
        <w:t xml:space="preserve"> </w:t>
      </w:r>
      <w:r w:rsidR="000C240B">
        <w:t xml:space="preserve">som </w:t>
      </w:r>
      <w:r w:rsidR="000F48DD">
        <w:t>kan</w:t>
      </w:r>
      <w:r w:rsidR="000C240B">
        <w:t xml:space="preserve"> løses </w:t>
      </w:r>
      <w:r w:rsidR="0098276E">
        <w:t xml:space="preserve">med </w:t>
      </w:r>
      <w:r w:rsidR="00A87FA2">
        <w:t xml:space="preserve">tilpasning av </w:t>
      </w:r>
      <w:r w:rsidR="0098276E">
        <w:t xml:space="preserve">EPJ-systemenes egen </w:t>
      </w:r>
      <w:r w:rsidR="00A87FA2">
        <w:t xml:space="preserve">funksjonalitet </w:t>
      </w:r>
      <w:r w:rsidR="000F48DD">
        <w:t xml:space="preserve">eller </w:t>
      </w:r>
      <w:r w:rsidR="00BD19FD">
        <w:t xml:space="preserve">ved </w:t>
      </w:r>
      <w:r w:rsidR="000F48DD">
        <w:t xml:space="preserve">integrasjon av spesialiserte fagsystemer. </w:t>
      </w:r>
      <w:r w:rsidR="00233138">
        <w:t>Med spesialisert fagsystem mener vi her et behandlingsrettet helseregister som dekker utvalgte sider av helsehjelpen, for eksempel for en spesialitet, profesjon, tjeneste, behandling eller undersøkelse.</w:t>
      </w:r>
      <w:r w:rsidR="00307844">
        <w:t xml:space="preserve"> </w:t>
      </w:r>
      <w:r w:rsidR="390B37F5">
        <w:t>Sykehus med mange spesialiteter</w:t>
      </w:r>
      <w:r w:rsidR="00634A16">
        <w:t xml:space="preserve"> </w:t>
      </w:r>
      <w:r w:rsidR="00932279">
        <w:t xml:space="preserve">og </w:t>
      </w:r>
      <w:r w:rsidR="001D028E">
        <w:t xml:space="preserve">sammensatte </w:t>
      </w:r>
      <w:r w:rsidR="001E29FC">
        <w:t xml:space="preserve">kommunale </w:t>
      </w:r>
      <w:r w:rsidR="007A757D">
        <w:t>helse</w:t>
      </w:r>
      <w:r w:rsidR="001E29FC">
        <w:t xml:space="preserve">virksomheter </w:t>
      </w:r>
      <w:r w:rsidR="00CC5E2D">
        <w:t xml:space="preserve">vil </w:t>
      </w:r>
      <w:r w:rsidR="00AF143F">
        <w:t xml:space="preserve">ofte </w:t>
      </w:r>
      <w:r w:rsidR="00CC5E2D">
        <w:t xml:space="preserve">ha </w:t>
      </w:r>
      <w:r w:rsidR="390B37F5">
        <w:t xml:space="preserve">behov for </w:t>
      </w:r>
      <w:r w:rsidR="001E29FC">
        <w:t xml:space="preserve">å </w:t>
      </w:r>
      <w:r w:rsidR="00C62474">
        <w:t xml:space="preserve">integrere </w:t>
      </w:r>
      <w:r w:rsidR="001E29FC">
        <w:t xml:space="preserve">en rekke </w:t>
      </w:r>
      <w:r w:rsidR="390B37F5">
        <w:t xml:space="preserve">spesialiserte fagsystemer. </w:t>
      </w:r>
      <w:r w:rsidR="0066112C">
        <w:t>Etter som ansvaret for pasientene flyttes gjennom pasient- og brukerforløpene, har v</w:t>
      </w:r>
      <w:r w:rsidR="390B37F5">
        <w:t>irksomhetene</w:t>
      </w:r>
      <w:r w:rsidR="00233138">
        <w:t xml:space="preserve"> behov for å utveksle helseopplysningene med andre</w:t>
      </w:r>
      <w:r w:rsidR="0066112C">
        <w:t>.</w:t>
      </w:r>
      <w:r w:rsidR="00233138">
        <w:t xml:space="preserve"> I tillegg </w:t>
      </w:r>
      <w:r w:rsidR="00641B90">
        <w:t>kan</w:t>
      </w:r>
      <w:r w:rsidR="00233138">
        <w:t xml:space="preserve"> det være behov for å håndtere helseopplysninger fra IT-systemer og utstyr som brukes av pasienten.</w:t>
      </w:r>
      <w:r w:rsidR="00307844">
        <w:t xml:space="preserve"> </w:t>
      </w:r>
      <w:r w:rsidR="00D52C87">
        <w:t>D</w:t>
      </w:r>
      <w:r w:rsidR="4B83C6F4">
        <w:t>ette</w:t>
      </w:r>
      <w:r w:rsidR="00307844">
        <w:t xml:space="preserve"> setter store krav til EPJ-s</w:t>
      </w:r>
      <w:r w:rsidR="00250155">
        <w:t xml:space="preserve">ystemene, og forutsetter </w:t>
      </w:r>
      <w:r w:rsidR="2F8097BE">
        <w:t>at teknologien de baserer seg på er oppdatert</w:t>
      </w:r>
      <w:r w:rsidR="000D0B7D">
        <w:t>,</w:t>
      </w:r>
      <w:r w:rsidR="00B31C2C">
        <w:t xml:space="preserve"> og </w:t>
      </w:r>
      <w:r w:rsidR="00250155">
        <w:t xml:space="preserve">at </w:t>
      </w:r>
      <w:r w:rsidR="00B31C2C">
        <w:t xml:space="preserve">løsningene kan </w:t>
      </w:r>
      <w:r w:rsidR="000D0B7D">
        <w:t>videreutvikles og prøves ut i et høyere tempo enn tidligere</w:t>
      </w:r>
      <w:r w:rsidR="2F8097BE">
        <w:t>.</w:t>
      </w:r>
      <w:r w:rsidR="00250155">
        <w:t xml:space="preserve"> </w:t>
      </w:r>
      <w:r w:rsidR="006A46B6">
        <w:t xml:space="preserve">Krav som kommer med </w:t>
      </w:r>
      <w:r w:rsidR="009333DC">
        <w:t xml:space="preserve">Helsedataforordningen (EHDS) </w:t>
      </w:r>
      <w:r w:rsidR="00440456">
        <w:t xml:space="preserve">vil </w:t>
      </w:r>
      <w:r w:rsidR="006A46B6">
        <w:t xml:space="preserve">føre til behov for </w:t>
      </w:r>
      <w:r w:rsidR="00D92D96">
        <w:t xml:space="preserve">utvikling og tilpasning i </w:t>
      </w:r>
      <w:r w:rsidR="00FD6C5B">
        <w:t>EPJ-systemene</w:t>
      </w:r>
      <w:r w:rsidR="007F0AB2">
        <w:t>,</w:t>
      </w:r>
      <w:r w:rsidR="009B75B2">
        <w:t xml:space="preserve"> eksempelvis skal </w:t>
      </w:r>
      <w:r w:rsidR="004622CE">
        <w:t xml:space="preserve">systemene </w:t>
      </w:r>
      <w:r w:rsidR="009B75B2">
        <w:t xml:space="preserve">inneholde loggkomponenter og </w:t>
      </w:r>
      <w:r w:rsidR="009B75B2">
        <w:lastRenderedPageBreak/>
        <w:t>interoperabilitetskomponenter</w:t>
      </w:r>
      <w:r w:rsidR="00447F32">
        <w:t>.</w:t>
      </w:r>
      <w:r w:rsidR="00C43AF8">
        <w:t xml:space="preserve"> Det kan også være behov for utvikling </w:t>
      </w:r>
      <w:r w:rsidR="005266FE">
        <w:t>og tilpasning knyttet til ID-håndtering og visning av Pasientoppsummering</w:t>
      </w:r>
      <w:r w:rsidR="0095189C">
        <w:t xml:space="preserve">. (se </w:t>
      </w:r>
      <w:hyperlink w:anchor="_Delmål_4.C:_Samhandling" w:history="1">
        <w:r w:rsidR="00D542EA" w:rsidRPr="00D542EA">
          <w:rPr>
            <w:rStyle w:val="Hyperkobling"/>
          </w:rPr>
          <w:t>delmål 4.C</w:t>
        </w:r>
      </w:hyperlink>
      <w:r w:rsidR="0095189C">
        <w:t>)</w:t>
      </w:r>
      <w:r w:rsidR="464B6721">
        <w:t>.</w:t>
      </w:r>
      <w:r w:rsidR="005266FE">
        <w:t xml:space="preserve"> </w:t>
      </w:r>
    </w:p>
    <w:p w14:paraId="6E72B091" w14:textId="77777777" w:rsidR="00427DE5" w:rsidRDefault="00427DE5" w:rsidP="002079AF"/>
    <w:p w14:paraId="60D4AC6D" w14:textId="4D725BA7" w:rsidR="002079AF" w:rsidRDefault="002079AF" w:rsidP="002079AF">
      <w:hyperlink r:id="rId91" w:history="1">
        <w:r w:rsidRPr="00A770D8">
          <w:rPr>
            <w:rStyle w:val="Hyperkobling"/>
          </w:rPr>
          <w:t>Meld.St. 9 (2023-2024)</w:t>
        </w:r>
      </w:hyperlink>
      <w:r>
        <w:t xml:space="preserve"> </w:t>
      </w:r>
      <w:r w:rsidR="00D552D3">
        <w:t xml:space="preserve">påpeker at </w:t>
      </w:r>
      <w:r>
        <w:t>hovedansvaret for digitalisering ligger hos aktørene i helse- og omsorgssektoren</w:t>
      </w:r>
      <w:r w:rsidR="00A770D8">
        <w:t xml:space="preserve">. </w:t>
      </w:r>
      <w:r>
        <w:t xml:space="preserve">Spesialisthelsetjenesten har gjennom mange år arbeidet med å modernisere sine </w:t>
      </w:r>
      <w:r w:rsidR="00770DE0">
        <w:t xml:space="preserve">EPJ-systemer og andre </w:t>
      </w:r>
      <w:r w:rsidR="000A4DAD">
        <w:t>IT-systemer</w:t>
      </w:r>
      <w:r w:rsidR="00FC1E88">
        <w:t>.</w:t>
      </w:r>
      <w:r w:rsidR="008C16E7">
        <w:t xml:space="preserve"> </w:t>
      </w:r>
      <w:r w:rsidR="00FC1E88">
        <w:t>D</w:t>
      </w:r>
      <w:r>
        <w:t xml:space="preserve">en kommunale helse- og omsorgstjenesten er på samme måte i ferd med å modernisere sine </w:t>
      </w:r>
      <w:r w:rsidR="004D71CA">
        <w:t>EPJ-systemer</w:t>
      </w:r>
      <w:r>
        <w:t xml:space="preserve"> og legge bedre til rette for </w:t>
      </w:r>
      <w:r w:rsidR="005E6D6E">
        <w:t xml:space="preserve">effektive </w:t>
      </w:r>
      <w:r w:rsidR="006F71D5">
        <w:t xml:space="preserve">arbeidsprosesser og </w:t>
      </w:r>
      <w:r>
        <w:t>samhandling</w:t>
      </w:r>
      <w:r w:rsidR="00DE76C3">
        <w:t>. F</w:t>
      </w:r>
      <w:r>
        <w:t xml:space="preserve">astlegetjenesten oppdaterer </w:t>
      </w:r>
      <w:r w:rsidR="00793C5B">
        <w:t xml:space="preserve">også </w:t>
      </w:r>
      <w:r>
        <w:t xml:space="preserve">sine </w:t>
      </w:r>
      <w:r w:rsidR="00593125">
        <w:t>EPJ-systemer</w:t>
      </w:r>
      <w:r w:rsidR="00793C5B">
        <w:t>,</w:t>
      </w:r>
      <w:r w:rsidR="00593125">
        <w:t xml:space="preserve"> </w:t>
      </w:r>
      <w:r>
        <w:t>bl</w:t>
      </w:r>
      <w:r w:rsidR="00264BC5">
        <w:t xml:space="preserve">ant </w:t>
      </w:r>
      <w:r>
        <w:t>a</w:t>
      </w:r>
      <w:r w:rsidR="00264BC5">
        <w:t>nnet</w:t>
      </w:r>
      <w:r>
        <w:t xml:space="preserve"> via EPJ-løftet.</w:t>
      </w:r>
      <w:r w:rsidR="00E06527">
        <w:t xml:space="preserve"> </w:t>
      </w:r>
      <w:r w:rsidR="00206245">
        <w:t>Offentlig tannhelse vil gjennom et nasjonalt samarbeid mellom fylkeskommune</w:t>
      </w:r>
      <w:r w:rsidR="009C1F47">
        <w:t>ne</w:t>
      </w:r>
      <w:r w:rsidR="00206245">
        <w:t xml:space="preserve"> </w:t>
      </w:r>
      <w:r w:rsidR="00114250">
        <w:t xml:space="preserve">anskaffe ny </w:t>
      </w:r>
      <w:r w:rsidR="00B93DF3">
        <w:t xml:space="preserve">felles </w:t>
      </w:r>
      <w:r w:rsidR="000104D2">
        <w:t xml:space="preserve">modernisert </w:t>
      </w:r>
      <w:r w:rsidR="00114250">
        <w:t>EPJ-</w:t>
      </w:r>
      <w:r w:rsidR="000104D2">
        <w:t>system</w:t>
      </w:r>
      <w:r w:rsidR="00114250">
        <w:t xml:space="preserve"> </w:t>
      </w:r>
      <w:r w:rsidR="00950287">
        <w:t xml:space="preserve">og </w:t>
      </w:r>
      <w:r w:rsidR="006E7799">
        <w:t xml:space="preserve">styrke </w:t>
      </w:r>
      <w:r w:rsidR="00B93DF3">
        <w:t>samhandling</w:t>
      </w:r>
      <w:r w:rsidR="00D71CCB">
        <w:t xml:space="preserve"> med andre helse- og omsorgstjenester. </w:t>
      </w:r>
    </w:p>
    <w:p w14:paraId="5FD7849F" w14:textId="77777777" w:rsidR="00055FDA" w:rsidRDefault="00055FDA" w:rsidP="002079AF"/>
    <w:p w14:paraId="2836AD32" w14:textId="0546DE22" w:rsidR="00906F14" w:rsidRDefault="00906F14" w:rsidP="002079AF">
      <w:r>
        <w:t>Et viktig tiltak for å gi helsepersonell en enklere arbeidshverdag er å gjøre pasientjournalen tilgjengelig på mobiler og nettbrett. Helsepersonell utfører ofte arbeidet sitt på ulike rom eller steder i løpet av en arbeidsdag. Om helsepersonellet hverken har tilstrekkelig tilgang på stasjonære PC'er eller mobile løsninger, må de ofte vente på ledige pc-er og overføre midlertidige notater på papir. Innføring av mobil EPJ forventes å gi betydelig gevinst i form av økt kvalitet og spart tid.</w:t>
      </w:r>
      <w:r>
        <w:rPr>
          <w:rStyle w:val="Fotnotereferanse"/>
        </w:rPr>
        <w:footnoteReference w:id="6"/>
      </w:r>
      <w:r>
        <w:t xml:space="preserve"> (</w:t>
      </w:r>
      <w:hyperlink r:id="rId92" w:history="1">
        <w:r w:rsidRPr="003F56DB">
          <w:rPr>
            <w:rStyle w:val="Hyperkobling"/>
          </w:rPr>
          <w:t>Tar i bruk journal på mobil - Helse Sør-Øst RHF</w:t>
        </w:r>
      </w:hyperlink>
      <w:r>
        <w:t xml:space="preserve">). </w:t>
      </w:r>
    </w:p>
    <w:p w14:paraId="7CFE3F13" w14:textId="77777777" w:rsidR="000F51A4" w:rsidRDefault="000F51A4" w:rsidP="002079AF"/>
    <w:p w14:paraId="0DB9A244" w14:textId="6545E3C3" w:rsidR="00C6044E" w:rsidRDefault="00105A3A" w:rsidP="00DB0BB6">
      <w:r>
        <w:rPr>
          <w:rStyle w:val="ui-provider"/>
        </w:rPr>
        <w:t>Måloppnåelse for m</w:t>
      </w:r>
      <w:r w:rsidR="002E00AA">
        <w:rPr>
          <w:rStyle w:val="ui-provider"/>
        </w:rPr>
        <w:t xml:space="preserve">ål 2 </w:t>
      </w:r>
      <w:r w:rsidR="002E00AA" w:rsidRPr="00020F5F">
        <w:rPr>
          <w:rStyle w:val="ui-provider"/>
          <w:i/>
        </w:rPr>
        <w:t>enklere arbeidshverdag</w:t>
      </w:r>
      <w:r w:rsidR="002E00AA">
        <w:rPr>
          <w:rStyle w:val="ui-provider"/>
        </w:rPr>
        <w:t xml:space="preserve"> er avhengig av </w:t>
      </w:r>
      <w:r w:rsidR="00DE079C">
        <w:rPr>
          <w:rStyle w:val="ui-provider"/>
        </w:rPr>
        <w:t xml:space="preserve">effektiv </w:t>
      </w:r>
      <w:r w:rsidR="002E00AA">
        <w:rPr>
          <w:rStyle w:val="ui-provider"/>
        </w:rPr>
        <w:t>informasjonsflyt</w:t>
      </w:r>
      <w:r w:rsidR="00DE079C">
        <w:rPr>
          <w:rStyle w:val="ui-provider"/>
        </w:rPr>
        <w:t xml:space="preserve"> (se</w:t>
      </w:r>
      <w:r w:rsidR="00793C5B">
        <w:rPr>
          <w:rStyle w:val="ui-provider"/>
        </w:rPr>
        <w:t xml:space="preserve"> </w:t>
      </w:r>
      <w:r w:rsidR="002E00AA" w:rsidRPr="00020F5F">
        <w:t>mål 4</w:t>
      </w:r>
      <w:r w:rsidR="00DE079C">
        <w:t>)</w:t>
      </w:r>
      <w:r w:rsidR="002E00AA" w:rsidRPr="00020F5F">
        <w:t xml:space="preserve">. </w:t>
      </w:r>
      <w:r w:rsidR="002E00AA" w:rsidRPr="004B11C6">
        <w:t xml:space="preserve">Strukturerte data gir </w:t>
      </w:r>
      <w:r w:rsidR="002E00AA">
        <w:t xml:space="preserve">gode </w:t>
      </w:r>
      <w:r w:rsidR="002E00AA" w:rsidRPr="004B11C6">
        <w:t xml:space="preserve">muligheter for bruk </w:t>
      </w:r>
      <w:r w:rsidR="002E00AA">
        <w:t xml:space="preserve">og gjenbruk i form av søk og oversikter, </w:t>
      </w:r>
      <w:r w:rsidR="002E00AA" w:rsidRPr="004B11C6">
        <w:t>beslutningsstøtte, automatiserte prosesser</w:t>
      </w:r>
      <w:r w:rsidR="002E00AA">
        <w:t xml:space="preserve"> og bruk </w:t>
      </w:r>
      <w:r w:rsidR="00793C5B">
        <w:t xml:space="preserve">av </w:t>
      </w:r>
      <w:r w:rsidR="002E00AA">
        <w:t>nye teknologier som kunstig intelligens (KI)</w:t>
      </w:r>
      <w:r w:rsidR="002E00AA" w:rsidRPr="004B11C6">
        <w:t xml:space="preserve">. </w:t>
      </w:r>
      <w:r w:rsidR="002E00AA">
        <w:t>Samtidig spiller fritekst fortsatt en sentral rolle i dokumentasjon</w:t>
      </w:r>
      <w:r w:rsidR="009C7E07">
        <w:t>sarbeidet</w:t>
      </w:r>
      <w:r w:rsidR="002E00AA">
        <w:t xml:space="preserve">, </w:t>
      </w:r>
      <w:r w:rsidR="009C7E07">
        <w:t xml:space="preserve">som </w:t>
      </w:r>
      <w:r w:rsidR="00B246A8">
        <w:t xml:space="preserve">lettere </w:t>
      </w:r>
      <w:r w:rsidR="009C7E07">
        <w:t xml:space="preserve">kan støttes </w:t>
      </w:r>
      <w:r w:rsidR="002E00AA">
        <w:t xml:space="preserve">ved hjelp av KI. </w:t>
      </w:r>
      <w:r w:rsidR="00FE0C4D">
        <w:t>Mer strukturerte og standardiserte data</w:t>
      </w:r>
      <w:r w:rsidR="00FE0C4D" w:rsidRPr="008815BD">
        <w:t xml:space="preserve"> </w:t>
      </w:r>
      <w:r w:rsidR="00FE0C4D">
        <w:t xml:space="preserve">vil i større grad kunne </w:t>
      </w:r>
      <w:r w:rsidR="00FE0C4D" w:rsidRPr="008815BD">
        <w:t>utnytte</w:t>
      </w:r>
      <w:r w:rsidR="00FE0C4D">
        <w:t>s</w:t>
      </w:r>
      <w:r w:rsidR="00FE0C4D" w:rsidRPr="008815BD">
        <w:t xml:space="preserve"> </w:t>
      </w:r>
      <w:r w:rsidR="00FE0C4D">
        <w:t>til sekundære formål</w:t>
      </w:r>
      <w:r w:rsidR="00FE0C4D" w:rsidRPr="008815BD">
        <w:t xml:space="preserve">, som omfattes av </w:t>
      </w:r>
      <w:hyperlink w:anchor="_Mål_3:_Helsedata">
        <w:r w:rsidR="00FE0C4D" w:rsidRPr="2C3E2F99">
          <w:rPr>
            <w:rStyle w:val="Hyperkobling"/>
            <w:rFonts w:ascii="Arial" w:hAnsi="Arial"/>
          </w:rPr>
          <w:t xml:space="preserve">mål 3 </w:t>
        </w:r>
      </w:hyperlink>
      <w:r w:rsidR="00FE0C4D">
        <w:t>. </w:t>
      </w:r>
      <w:r w:rsidR="002E00AA">
        <w:t xml:space="preserve">Teknologien åpner for nye samarbeidsformer mellom helsepersonell og pasienter, som vist i digital hjemmeoppfølging, behovsstyrte poliklinikker og innbyggerstyrte hjemmetjenester </w:t>
      </w:r>
      <w:r w:rsidR="00522EAA">
        <w:t>(se</w:t>
      </w:r>
      <w:r w:rsidR="002E00AA">
        <w:t xml:space="preserve"> delmål 1.B</w:t>
      </w:r>
      <w:r w:rsidR="00522EAA">
        <w:t>)</w:t>
      </w:r>
      <w:r w:rsidR="002E00AA">
        <w:t xml:space="preserve">. </w:t>
      </w:r>
      <w:r w:rsidR="00E4107D">
        <w:t>Uansett tilnærming krever</w:t>
      </w:r>
      <w:r w:rsidR="002E00AA">
        <w:t xml:space="preserve"> </w:t>
      </w:r>
      <w:r w:rsidR="00E4107D">
        <w:t xml:space="preserve">utvikling og videreutvikling </w:t>
      </w:r>
      <w:r w:rsidR="002E00AA">
        <w:t xml:space="preserve">systematisk </w:t>
      </w:r>
      <w:r w:rsidR="002E00AA" w:rsidRPr="004B11C6">
        <w:t xml:space="preserve">involvering av klinikere slik at løsningene </w:t>
      </w:r>
      <w:r w:rsidR="002E00AA">
        <w:t xml:space="preserve">til enhver tid er </w:t>
      </w:r>
      <w:r w:rsidR="002E00AA" w:rsidRPr="004B11C6">
        <w:t>tilpasset arbeidsprosessene.</w:t>
      </w:r>
      <w:r w:rsidR="002E00AA" w:rsidRPr="00D4554E">
        <w:rPr>
          <w:noProof/>
        </w:rPr>
        <w:t xml:space="preserve"> </w:t>
      </w:r>
    </w:p>
    <w:p w14:paraId="0609005D" w14:textId="77777777" w:rsidR="00C6044E" w:rsidRDefault="00C6044E" w:rsidP="002079AF"/>
    <w:p w14:paraId="76C8D8A7" w14:textId="48612896" w:rsidR="009A04A0" w:rsidRPr="00020F5F" w:rsidRDefault="009A04A0" w:rsidP="00020F5F">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b/>
          <w:bCs/>
          <w:sz w:val="18"/>
          <w:szCs w:val="12"/>
          <w:shd w:val="clear" w:color="auto" w:fill="D8D8D8"/>
        </w:rPr>
      </w:pPr>
      <w:r w:rsidRPr="00020F5F">
        <w:rPr>
          <w:rStyle w:val="normaltextrun"/>
          <w:rFonts w:asciiTheme="minorHAnsi" w:eastAsiaTheme="majorEastAsia" w:hAnsiTheme="minorHAnsi" w:cs="Arial"/>
          <w:b/>
          <w:bCs/>
          <w:sz w:val="18"/>
          <w:szCs w:val="12"/>
          <w:shd w:val="clear" w:color="auto" w:fill="D8D8D8"/>
        </w:rPr>
        <w:t>Modernisering av EPJ</w:t>
      </w:r>
      <w:r w:rsidR="00843F53" w:rsidRPr="00020F5F">
        <w:rPr>
          <w:rStyle w:val="normaltextrun"/>
          <w:rFonts w:asciiTheme="minorHAnsi" w:eastAsiaTheme="majorEastAsia" w:hAnsiTheme="minorHAnsi" w:cs="Arial"/>
          <w:b/>
          <w:bCs/>
          <w:sz w:val="18"/>
          <w:szCs w:val="12"/>
          <w:shd w:val="clear" w:color="auto" w:fill="D8D8D8"/>
        </w:rPr>
        <w:t>-systemer</w:t>
      </w:r>
      <w:r w:rsidRPr="00020F5F">
        <w:rPr>
          <w:rStyle w:val="normaltextrun"/>
          <w:rFonts w:asciiTheme="minorHAnsi" w:eastAsiaTheme="majorEastAsia" w:hAnsiTheme="minorHAnsi" w:cs="Arial"/>
          <w:b/>
          <w:bCs/>
          <w:sz w:val="18"/>
          <w:szCs w:val="12"/>
          <w:shd w:val="clear" w:color="auto" w:fill="D8D8D8"/>
        </w:rPr>
        <w:t xml:space="preserve"> for fastlege og avtalespesialister</w:t>
      </w:r>
    </w:p>
    <w:p w14:paraId="40203CF6" w14:textId="77777777" w:rsidR="00650267" w:rsidRDefault="00650267" w:rsidP="4B17E62F">
      <w:pPr>
        <w:rPr>
          <w:b/>
          <w:bCs/>
        </w:rPr>
      </w:pPr>
    </w:p>
    <w:p w14:paraId="7E75D8A4" w14:textId="491FC712" w:rsidR="4574B54C" w:rsidRDefault="4574B54C" w:rsidP="4B17E62F">
      <w:r w:rsidRPr="00406381">
        <w:rPr>
          <w:b/>
        </w:rPr>
        <w:t>EPJ-l</w:t>
      </w:r>
      <w:r w:rsidRPr="00406381">
        <w:rPr>
          <w:rFonts w:hint="eastAsia"/>
          <w:b/>
        </w:rPr>
        <w:t>ø</w:t>
      </w:r>
      <w:r w:rsidRPr="00406381">
        <w:rPr>
          <w:b/>
        </w:rPr>
        <w:t>ftet</w:t>
      </w:r>
      <w:r>
        <w:t xml:space="preserve"> er et samarbeidsprosjekt som </w:t>
      </w:r>
      <w:r w:rsidR="00E022CD">
        <w:t xml:space="preserve">siden 2014 </w:t>
      </w:r>
      <w:r>
        <w:t xml:space="preserve">har jobbet med å forbedre journalløsningene for fastleger, avtalespesialister samt fysio- og manuellterapeuter. Arbeidet </w:t>
      </w:r>
      <w:r w:rsidR="00D06B44">
        <w:t>basere</w:t>
      </w:r>
      <w:r w:rsidR="00B91F27">
        <w:t>s</w:t>
      </w:r>
      <w:r>
        <w:t xml:space="preserve"> på tett samarbeid mellom helseaktører og leverandører. </w:t>
      </w:r>
      <w:r w:rsidR="00CC52F3">
        <w:t>EPJ-løftet</w:t>
      </w:r>
      <w:r>
        <w:t xml:space="preserve"> kartl</w:t>
      </w:r>
      <w:r w:rsidR="00954D07">
        <w:t xml:space="preserve">egger </w:t>
      </w:r>
      <w:r>
        <w:t>behov, beskr</w:t>
      </w:r>
      <w:r w:rsidR="00954D07">
        <w:t>iver</w:t>
      </w:r>
      <w:r>
        <w:t xml:space="preserve"> ønsket funksjonalitet og gjennomfør</w:t>
      </w:r>
      <w:r w:rsidR="00954D07">
        <w:t>er</w:t>
      </w:r>
      <w:r>
        <w:t xml:space="preserve"> offentlige anskaffelser av IKT-utvikling.</w:t>
      </w:r>
    </w:p>
    <w:p w14:paraId="151287AF" w14:textId="77777777" w:rsidR="00FE1F1D" w:rsidRDefault="00FE1F1D" w:rsidP="4B17E62F"/>
    <w:p w14:paraId="1DBD2B4A" w14:textId="19DCF997" w:rsidR="00FE1F1D" w:rsidRDefault="000F1948" w:rsidP="4B17E62F">
      <w:r>
        <w:t>I før</w:t>
      </w:r>
      <w:r w:rsidR="00A9096D">
        <w:t xml:space="preserve">ste halvår 2026 har EPJ-løftet gjennomført anskaffelse av </w:t>
      </w:r>
      <w:r w:rsidR="00764D4A">
        <w:t>funksjonalitet</w:t>
      </w:r>
      <w:r w:rsidR="001E72E2">
        <w:t xml:space="preserve"> for mer avansert overføring av pasientjournal</w:t>
      </w:r>
      <w:r w:rsidR="000C5085">
        <w:t xml:space="preserve"> mellom fastleger</w:t>
      </w:r>
      <w:r w:rsidR="001E72E2">
        <w:t xml:space="preserve">. </w:t>
      </w:r>
      <w:r w:rsidR="00761810">
        <w:t>Det er også lyst ut anskaffelse for SYSVAK- integrasjon med EPJ</w:t>
      </w:r>
      <w:r w:rsidR="00AB07AC">
        <w:t xml:space="preserve"> og tettere integrasjon av kritisk info fra kjernejournal</w:t>
      </w:r>
      <w:r w:rsidR="00761810">
        <w:t xml:space="preserve">. </w:t>
      </w:r>
      <w:r w:rsidR="008D1429">
        <w:t xml:space="preserve">I tillegg jobbes det </w:t>
      </w:r>
      <w:r w:rsidR="0005136F">
        <w:t>med å utarbeide behovsbeskrivelser for følgende tiltak:</w:t>
      </w:r>
    </w:p>
    <w:p w14:paraId="070F8812" w14:textId="12B3C4F6" w:rsidR="0005136F" w:rsidRDefault="00AE3576" w:rsidP="00406381">
      <w:pPr>
        <w:pStyle w:val="Listeavsnitt"/>
        <w:numPr>
          <w:ilvl w:val="0"/>
          <w:numId w:val="40"/>
        </w:numPr>
      </w:pPr>
      <w:r>
        <w:t>Oppgavekontroll</w:t>
      </w:r>
    </w:p>
    <w:p w14:paraId="1FAD4A80" w14:textId="11ECC774" w:rsidR="00AE3576" w:rsidRDefault="00AE3576" w:rsidP="0005136F">
      <w:pPr>
        <w:pStyle w:val="Listeavsnitt"/>
        <w:numPr>
          <w:ilvl w:val="0"/>
          <w:numId w:val="40"/>
        </w:numPr>
      </w:pPr>
      <w:r>
        <w:t>Arbeidslister over pasientgrupper</w:t>
      </w:r>
    </w:p>
    <w:p w14:paraId="29589206" w14:textId="50F06F57" w:rsidR="00AE3576" w:rsidRDefault="00AE3576" w:rsidP="00406381">
      <w:pPr>
        <w:pStyle w:val="Listeavsnitt"/>
        <w:numPr>
          <w:ilvl w:val="0"/>
          <w:numId w:val="40"/>
        </w:numPr>
      </w:pPr>
      <w:r>
        <w:t>Oversikt over pasientens kommunale tiltak og tjenester.</w:t>
      </w:r>
    </w:p>
    <w:p w14:paraId="6B1F18DE" w14:textId="77777777" w:rsidR="0009098B" w:rsidRDefault="0009098B" w:rsidP="0009098B"/>
    <w:p w14:paraId="1402A9A6" w14:textId="42FC2130" w:rsidR="0009098B" w:rsidRDefault="0009098B" w:rsidP="0009098B">
      <w:r>
        <w:t xml:space="preserve">Les mer om EPJ-løftet på </w:t>
      </w:r>
      <w:hyperlink r:id="rId93" w:history="1">
        <w:r w:rsidRPr="00190614">
          <w:rPr>
            <w:rStyle w:val="Hyperkobling"/>
          </w:rPr>
          <w:t>Helsedirektoratet si</w:t>
        </w:r>
        <w:r w:rsidR="00D67541" w:rsidRPr="00190614">
          <w:rPr>
            <w:rStyle w:val="Hyperkobling"/>
          </w:rPr>
          <w:t>ne hjemmesider</w:t>
        </w:r>
      </w:hyperlink>
    </w:p>
    <w:p w14:paraId="4BCAF06A" w14:textId="77777777" w:rsidR="000645CA" w:rsidRDefault="000645CA" w:rsidP="0009098B"/>
    <w:p w14:paraId="6244223A" w14:textId="77777777" w:rsidR="00DB0BB6" w:rsidRDefault="00DB0BB6" w:rsidP="00DB0BB6">
      <w:pPr>
        <w:keepNext/>
      </w:pPr>
      <w:r w:rsidRPr="00DB0BB6">
        <w:rPr>
          <w:noProof/>
        </w:rPr>
        <w:lastRenderedPageBreak/>
        <w:drawing>
          <wp:inline distT="0" distB="0" distL="0" distR="0" wp14:anchorId="578FB3A3" wp14:editId="2E40B2FC">
            <wp:extent cx="5877766" cy="2879416"/>
            <wp:effectExtent l="0" t="0" r="8890" b="0"/>
            <wp:docPr id="149134909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9099" name="Bilde 1"/>
                    <pic:cNvPicPr/>
                  </pic:nvPicPr>
                  <pic:blipFill>
                    <a:blip r:embed="rId94">
                      <a:extLst>
                        <a:ext uri="{28A0092B-C50C-407E-A947-70E740481C1C}">
                          <a14:useLocalDpi xmlns:a14="http://schemas.microsoft.com/office/drawing/2010/main" val="0"/>
                        </a:ext>
                      </a:extLst>
                    </a:blip>
                    <a:stretch>
                      <a:fillRect/>
                    </a:stretch>
                  </pic:blipFill>
                  <pic:spPr>
                    <a:xfrm>
                      <a:off x="0" y="0"/>
                      <a:ext cx="5877766" cy="2879416"/>
                    </a:xfrm>
                    <a:prstGeom prst="rect">
                      <a:avLst/>
                    </a:prstGeom>
                  </pic:spPr>
                </pic:pic>
              </a:graphicData>
            </a:graphic>
          </wp:inline>
        </w:drawing>
      </w:r>
    </w:p>
    <w:p w14:paraId="34B74D08" w14:textId="1F3D4F24" w:rsidR="000645CA" w:rsidRDefault="00DB0BB6" w:rsidP="00DB0BB6">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16</w:t>
      </w:r>
      <w:r w:rsidR="0025052D">
        <w:rPr>
          <w:noProof/>
        </w:rPr>
        <w:fldChar w:fldCharType="end"/>
      </w:r>
      <w:r>
        <w:t xml:space="preserve"> </w:t>
      </w:r>
      <w:r w:rsidRPr="006E5C81">
        <w:t xml:space="preserve">Veikartet viser aktiviteter for moderniserte pasientjournalsystemer </w:t>
      </w:r>
      <w:r>
        <w:t>fastleger og avtalespesialister</w:t>
      </w:r>
    </w:p>
    <w:p w14:paraId="6F0530E6" w14:textId="618E9C23" w:rsidR="3F54B5CC" w:rsidRDefault="3F54B5CC"/>
    <w:p w14:paraId="111E5E73" w14:textId="5B02BE05" w:rsidR="00867798" w:rsidRPr="005770E0" w:rsidRDefault="00867798" w:rsidP="005770E0">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b/>
          <w:bCs/>
          <w:sz w:val="18"/>
          <w:szCs w:val="12"/>
          <w:shd w:val="clear" w:color="auto" w:fill="D8D8D8"/>
        </w:rPr>
      </w:pPr>
      <w:r w:rsidRPr="005770E0">
        <w:rPr>
          <w:rStyle w:val="normaltextrun"/>
          <w:rFonts w:asciiTheme="minorHAnsi" w:eastAsiaTheme="majorEastAsia" w:hAnsiTheme="minorHAnsi" w:cs="Arial"/>
          <w:b/>
          <w:bCs/>
          <w:sz w:val="18"/>
          <w:szCs w:val="12"/>
          <w:shd w:val="clear" w:color="auto" w:fill="D8D8D8"/>
        </w:rPr>
        <w:t>Modernisering av EPJ</w:t>
      </w:r>
      <w:r w:rsidR="00AF0B37" w:rsidRPr="005770E0">
        <w:rPr>
          <w:rStyle w:val="normaltextrun"/>
          <w:rFonts w:asciiTheme="minorHAnsi" w:eastAsiaTheme="majorEastAsia" w:hAnsiTheme="minorHAnsi" w:cs="Arial"/>
          <w:b/>
          <w:bCs/>
          <w:sz w:val="18"/>
          <w:szCs w:val="12"/>
          <w:shd w:val="clear" w:color="auto" w:fill="D8D8D8"/>
        </w:rPr>
        <w:t>-systemer</w:t>
      </w:r>
      <w:r w:rsidRPr="005770E0">
        <w:rPr>
          <w:rStyle w:val="normaltextrun"/>
          <w:rFonts w:asciiTheme="minorHAnsi" w:eastAsiaTheme="majorEastAsia" w:hAnsiTheme="minorHAnsi" w:cs="Arial"/>
          <w:b/>
          <w:bCs/>
          <w:sz w:val="18"/>
          <w:szCs w:val="12"/>
          <w:shd w:val="clear" w:color="auto" w:fill="D8D8D8"/>
        </w:rPr>
        <w:t xml:space="preserve"> i kommunale</w:t>
      </w:r>
      <w:r w:rsidR="00BA1D48">
        <w:rPr>
          <w:rStyle w:val="normaltextrun"/>
          <w:rFonts w:asciiTheme="minorHAnsi" w:eastAsiaTheme="majorEastAsia" w:hAnsiTheme="minorHAnsi" w:cs="Arial"/>
          <w:b/>
          <w:bCs/>
          <w:sz w:val="18"/>
          <w:szCs w:val="12"/>
          <w:shd w:val="clear" w:color="auto" w:fill="D8D8D8"/>
        </w:rPr>
        <w:t>- og fylkeskommunale</w:t>
      </w:r>
      <w:r w:rsidRPr="005770E0">
        <w:rPr>
          <w:rStyle w:val="normaltextrun"/>
          <w:rFonts w:asciiTheme="minorHAnsi" w:eastAsiaTheme="majorEastAsia" w:hAnsiTheme="minorHAnsi" w:cs="Arial"/>
          <w:b/>
          <w:bCs/>
          <w:sz w:val="18"/>
          <w:szCs w:val="12"/>
          <w:shd w:val="clear" w:color="auto" w:fill="D8D8D8"/>
        </w:rPr>
        <w:t xml:space="preserve"> helsetjenester</w:t>
      </w:r>
    </w:p>
    <w:p w14:paraId="11896666" w14:textId="25FD4E3D" w:rsidR="00CC31B4" w:rsidRPr="00CC31B4" w:rsidRDefault="008F30EB" w:rsidP="00CC31B4">
      <w:r>
        <w:t>K</w:t>
      </w:r>
      <w:r w:rsidR="00AA4DA3">
        <w:t>ommun</w:t>
      </w:r>
      <w:r w:rsidR="00BD715E">
        <w:t xml:space="preserve">esektoren har </w:t>
      </w:r>
      <w:r w:rsidR="00EC7781">
        <w:t>til nå</w:t>
      </w:r>
      <w:r w:rsidR="00BD715E">
        <w:t xml:space="preserve"> </w:t>
      </w:r>
      <w:r>
        <w:t xml:space="preserve">hatt </w:t>
      </w:r>
      <w:r w:rsidR="00BD715E">
        <w:t xml:space="preserve">de største utfordringene </w:t>
      </w:r>
      <w:r>
        <w:t xml:space="preserve">med </w:t>
      </w:r>
      <w:r w:rsidR="001346FC">
        <w:t>EPJ-systemer</w:t>
      </w:r>
      <w:r>
        <w:t xml:space="preserve"> </w:t>
      </w:r>
      <w:r w:rsidR="009435C1">
        <w:t>som verken støtter he</w:t>
      </w:r>
      <w:r w:rsidR="00A80A40">
        <w:t>lsepersonells arbeidshverdag eller utvikling av helse- og omsorgstjenester</w:t>
      </w:r>
      <w:r w:rsidR="00301484">
        <w:t xml:space="preserve"> i tilstrekkelig grad</w:t>
      </w:r>
      <w:r w:rsidR="00817A0F">
        <w:t xml:space="preserve"> </w:t>
      </w:r>
      <w:r w:rsidR="00783C63">
        <w:rPr>
          <w:rStyle w:val="Fotnotereferanse"/>
        </w:rPr>
        <w:footnoteReference w:id="7"/>
      </w:r>
      <w:r w:rsidR="00187F05">
        <w:t xml:space="preserve"> (</w:t>
      </w:r>
      <w:hyperlink r:id="rId95" w:history="1">
        <w:r w:rsidR="00187F05" w:rsidRPr="00783C63">
          <w:rPr>
            <w:rStyle w:val="Hyperkobling"/>
          </w:rPr>
          <w:t>Meld. St. 9 (202</w:t>
        </w:r>
        <w:r w:rsidR="00810D1C">
          <w:rPr>
            <w:rStyle w:val="Hyperkobling"/>
          </w:rPr>
          <w:t>4</w:t>
        </w:r>
        <w:r w:rsidR="00187F05" w:rsidRPr="00783C63">
          <w:rPr>
            <w:rStyle w:val="Hyperkobling"/>
          </w:rPr>
          <w:t>–202</w:t>
        </w:r>
        <w:r w:rsidR="00810D1C">
          <w:rPr>
            <w:rStyle w:val="Hyperkobling"/>
          </w:rPr>
          <w:t>7</w:t>
        </w:r>
        <w:r w:rsidR="00187F05" w:rsidRPr="00783C63">
          <w:rPr>
            <w:rStyle w:val="Hyperkobling"/>
          </w:rPr>
          <w:t>)</w:t>
        </w:r>
      </w:hyperlink>
      <w:r w:rsidR="00BA4B4A">
        <w:t xml:space="preserve"> </w:t>
      </w:r>
    </w:p>
    <w:p w14:paraId="42AE6062" w14:textId="1CD78FCB" w:rsidR="00CC31B4" w:rsidRDefault="00AD4AB2" w:rsidP="00CC31B4">
      <w:r>
        <w:t>Mange k</w:t>
      </w:r>
      <w:r w:rsidR="00CC31B4" w:rsidRPr="00CC31B4">
        <w:t xml:space="preserve">ommuner i Norge er i prosess med å anskaffe nye EPJ-system, og </w:t>
      </w:r>
      <w:r w:rsidR="005D6918">
        <w:t>flere</w:t>
      </w:r>
      <w:r w:rsidR="00CC31B4" w:rsidRPr="00CC31B4">
        <w:t xml:space="preserve"> kommuner har allerede byttet til moderniserte journalsystemer som Helseplattformen og Aidn. Helseteknologiordningen bidrar med støtte og veiledning til disse kommunene, i </w:t>
      </w:r>
      <w:r w:rsidR="00CC31B4" w:rsidRPr="00CC31B4">
        <w:t xml:space="preserve">samarbeid med KS. </w:t>
      </w:r>
    </w:p>
    <w:p w14:paraId="48A124C1" w14:textId="77777777" w:rsidR="00234982" w:rsidRPr="00CC31B4" w:rsidRDefault="00234982" w:rsidP="00CC31B4"/>
    <w:p w14:paraId="77F84124" w14:textId="286375F3" w:rsidR="007F43AB" w:rsidRDefault="00137665" w:rsidP="002079AF">
      <w:r>
        <w:t>KS har s</w:t>
      </w:r>
      <w:r w:rsidRPr="00232AC6">
        <w:t xml:space="preserve">ammen med </w:t>
      </w:r>
      <w:r>
        <w:t>utvalgte</w:t>
      </w:r>
      <w:r w:rsidRPr="00232AC6">
        <w:t xml:space="preserve"> kommuner </w:t>
      </w:r>
      <w:r>
        <w:t>utformet f</w:t>
      </w:r>
      <w:r w:rsidRPr="00232AC6">
        <w:t>elles rammer og anbefalinger</w:t>
      </w:r>
      <w:r>
        <w:t>,</w:t>
      </w:r>
      <w:r w:rsidRPr="00232AC6">
        <w:t xml:space="preserve"> som vil gi kommunene støtte i anskaffelsesprosessen</w:t>
      </w:r>
      <w:r w:rsidR="003E0D35">
        <w:t xml:space="preserve"> og</w:t>
      </w:r>
      <w:r w:rsidDel="003E0D35">
        <w:t xml:space="preserve"> </w:t>
      </w:r>
      <w:r>
        <w:t xml:space="preserve">synliggjøre hva som forventes av </w:t>
      </w:r>
      <w:r w:rsidRPr="00232AC6">
        <w:t>leverandørene</w:t>
      </w:r>
      <w:r>
        <w:t>. Felles leverandørdialog og utvikling av de nasjonale e-helseløsningene i kommunal sektor er viktig for å gi helsepersonell helhetlige digitale verktøy. I først</w:t>
      </w:r>
      <w:r w:rsidR="00AE0495">
        <w:t>e</w:t>
      </w:r>
      <w:r>
        <w:t xml:space="preserve"> omgang brukes kjernejournalportalen, men kommunene ønsker at leverandørene i større grad tar i bruk API</w:t>
      </w:r>
      <w:r w:rsidR="00C53AC2">
        <w:t>'</w:t>
      </w:r>
      <w:r>
        <w:t>ene og at helsepersonell kan bruke egne EPJ</w:t>
      </w:r>
      <w:r w:rsidR="00C53AC2">
        <w:t>-systemer</w:t>
      </w:r>
      <w:r>
        <w:t xml:space="preserve"> til flest mulig av de kliniske arbeidsprosessene. Les mer </w:t>
      </w:r>
      <w:hyperlink r:id="rId96" w:history="1">
        <w:r>
          <w:rPr>
            <w:rStyle w:val="Hyperkobling"/>
          </w:rPr>
          <w:t>om Felles rammer og anbefalinger på KS.no</w:t>
        </w:r>
      </w:hyperlink>
      <w:r>
        <w:t xml:space="preserve">. </w:t>
      </w:r>
    </w:p>
    <w:p w14:paraId="3A4624A3" w14:textId="77777777" w:rsidR="00D335B0" w:rsidRDefault="00D335B0" w:rsidP="002079AF"/>
    <w:p w14:paraId="3DFF5699" w14:textId="7C9B01DA" w:rsidR="007F43AB" w:rsidRDefault="007F43AB" w:rsidP="002079AF">
      <w:r>
        <w:t xml:space="preserve">Fylkeskommunene har gått sammen </w:t>
      </w:r>
      <w:r w:rsidR="00DF4F2E">
        <w:t>for å utvikle framtidens digitale løsninger for den offentlige tannhelsetjenesten i prosjektet DigiDOT</w:t>
      </w:r>
      <w:r w:rsidR="000B18DB">
        <w:t>, der målet er å sikre trygg, effektiv og helhetlig pasientbehandling ved å knytte tannhelsetjenesten tettere til resten av helseves</w:t>
      </w:r>
      <w:r w:rsidR="00463998">
        <w:t xml:space="preserve">enet. Les mer </w:t>
      </w:r>
      <w:hyperlink r:id="rId97" w:history="1">
        <w:r w:rsidR="00463998" w:rsidRPr="00463998">
          <w:rPr>
            <w:rStyle w:val="Hyperkobling"/>
          </w:rPr>
          <w:t>om DigiDOT på prosjektets hjemmeside</w:t>
        </w:r>
      </w:hyperlink>
      <w:r w:rsidR="00463998">
        <w:t xml:space="preserve">. </w:t>
      </w:r>
    </w:p>
    <w:p w14:paraId="71D26AA6" w14:textId="77777777" w:rsidR="00867798" w:rsidRDefault="00867798" w:rsidP="002079AF"/>
    <w:p w14:paraId="40995A78" w14:textId="77777777" w:rsidR="00D335B0" w:rsidRDefault="00D335B0" w:rsidP="00D335B0">
      <w:pPr>
        <w:keepNext/>
      </w:pPr>
      <w:r w:rsidRPr="00D335B0">
        <w:rPr>
          <w:noProof/>
        </w:rPr>
        <w:lastRenderedPageBreak/>
        <w:drawing>
          <wp:inline distT="0" distB="0" distL="0" distR="0" wp14:anchorId="115CD1C6" wp14:editId="15480BD8">
            <wp:extent cx="5789957" cy="3200200"/>
            <wp:effectExtent l="0" t="0" r="1270" b="635"/>
            <wp:docPr id="44733656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6562" name="Bilde 1"/>
                    <pic:cNvPicPr/>
                  </pic:nvPicPr>
                  <pic:blipFill>
                    <a:blip r:embed="rId98">
                      <a:extLst>
                        <a:ext uri="{28A0092B-C50C-407E-A947-70E740481C1C}">
                          <a14:useLocalDpi xmlns:a14="http://schemas.microsoft.com/office/drawing/2010/main" val="0"/>
                        </a:ext>
                      </a:extLst>
                    </a:blip>
                    <a:stretch>
                      <a:fillRect/>
                    </a:stretch>
                  </pic:blipFill>
                  <pic:spPr>
                    <a:xfrm>
                      <a:off x="0" y="0"/>
                      <a:ext cx="5789957" cy="3200200"/>
                    </a:xfrm>
                    <a:prstGeom prst="rect">
                      <a:avLst/>
                    </a:prstGeom>
                  </pic:spPr>
                </pic:pic>
              </a:graphicData>
            </a:graphic>
          </wp:inline>
        </w:drawing>
      </w:r>
    </w:p>
    <w:p w14:paraId="00E29F5A" w14:textId="028B259B" w:rsidR="00D335B0" w:rsidRDefault="00D335B0" w:rsidP="00D335B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17</w:t>
      </w:r>
      <w:r w:rsidR="0025052D">
        <w:rPr>
          <w:noProof/>
        </w:rPr>
        <w:fldChar w:fldCharType="end"/>
      </w:r>
      <w:r>
        <w:t xml:space="preserve"> </w:t>
      </w:r>
      <w:r w:rsidR="00E030A6">
        <w:t>V</w:t>
      </w:r>
      <w:r w:rsidR="0001227F">
        <w:t xml:space="preserve">iser </w:t>
      </w:r>
      <w:r w:rsidR="00E030A6">
        <w:t>v</w:t>
      </w:r>
      <w:r w:rsidRPr="00CE5E14">
        <w:t xml:space="preserve">eikartet </w:t>
      </w:r>
      <w:r w:rsidR="0001227F">
        <w:t>med</w:t>
      </w:r>
      <w:r w:rsidRPr="00CE5E14">
        <w:t xml:space="preserve"> </w:t>
      </w:r>
      <w:r w:rsidR="00FB3E4D">
        <w:t xml:space="preserve">pågående </w:t>
      </w:r>
      <w:r w:rsidRPr="00CE5E14">
        <w:t xml:space="preserve">aktiviteter for </w:t>
      </w:r>
      <w:r>
        <w:t xml:space="preserve">anskaffelse og innføring av </w:t>
      </w:r>
      <w:r w:rsidRPr="00CE5E14">
        <w:t xml:space="preserve">moderniserte pasientjournalsystemer </w:t>
      </w:r>
      <w:r>
        <w:t>i kommunale helsetjenester og til fylkeskommunal tannhelse</w:t>
      </w:r>
    </w:p>
    <w:p w14:paraId="4B766D4D" w14:textId="77777777" w:rsidR="00D335B0" w:rsidRDefault="00D335B0" w:rsidP="002079AF"/>
    <w:p w14:paraId="1BC4285D" w14:textId="0A661653" w:rsidR="00C00E21" w:rsidRPr="00A23ECA" w:rsidRDefault="00C00E21" w:rsidP="00A23ECA">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b/>
          <w:bCs/>
          <w:sz w:val="14"/>
          <w:szCs w:val="8"/>
          <w:shd w:val="clear" w:color="auto" w:fill="D8D8D8"/>
        </w:rPr>
      </w:pPr>
      <w:r w:rsidRPr="00A23ECA">
        <w:rPr>
          <w:rStyle w:val="normaltextrun"/>
          <w:rFonts w:asciiTheme="minorHAnsi" w:eastAsiaTheme="majorEastAsia" w:hAnsiTheme="minorHAnsi" w:cs="Arial"/>
          <w:b/>
          <w:bCs/>
          <w:sz w:val="18"/>
          <w:szCs w:val="12"/>
          <w:shd w:val="clear" w:color="auto" w:fill="D8D8D8"/>
        </w:rPr>
        <w:t>Modernisering av EPJ</w:t>
      </w:r>
      <w:r w:rsidR="00FC15E5" w:rsidRPr="00A23ECA">
        <w:rPr>
          <w:rStyle w:val="normaltextrun"/>
          <w:rFonts w:asciiTheme="minorHAnsi" w:eastAsiaTheme="majorEastAsia" w:hAnsiTheme="minorHAnsi" w:cs="Arial"/>
          <w:b/>
          <w:bCs/>
          <w:sz w:val="18"/>
          <w:szCs w:val="12"/>
          <w:shd w:val="clear" w:color="auto" w:fill="D8D8D8"/>
        </w:rPr>
        <w:t>-systemer</w:t>
      </w:r>
      <w:r w:rsidR="00CF611A" w:rsidRPr="00A23ECA">
        <w:rPr>
          <w:rStyle w:val="normaltextrun"/>
          <w:rFonts w:asciiTheme="minorHAnsi" w:eastAsiaTheme="majorEastAsia" w:hAnsiTheme="minorHAnsi" w:cs="Arial"/>
          <w:b/>
          <w:bCs/>
          <w:sz w:val="18"/>
          <w:szCs w:val="12"/>
          <w:shd w:val="clear" w:color="auto" w:fill="D8D8D8"/>
        </w:rPr>
        <w:t xml:space="preserve"> i spesialisthelsetjenesten</w:t>
      </w:r>
    </w:p>
    <w:p w14:paraId="4F4D48DB" w14:textId="32D4C6A8" w:rsidR="00C00E21" w:rsidRDefault="00843F53" w:rsidP="00C00E21">
      <w:r>
        <w:t xml:space="preserve">Spesialisthelsetjenesten </w:t>
      </w:r>
      <w:r w:rsidR="00EA2E85">
        <w:t xml:space="preserve">har kommet langt </w:t>
      </w:r>
      <w:r w:rsidR="00A60F49">
        <w:t>i</w:t>
      </w:r>
      <w:r w:rsidR="00EA2E85">
        <w:t xml:space="preserve"> </w:t>
      </w:r>
      <w:r>
        <w:t>m</w:t>
      </w:r>
      <w:r w:rsidR="00C00E21">
        <w:t>odernisering</w:t>
      </w:r>
      <w:r w:rsidR="00274B71">
        <w:t>en</w:t>
      </w:r>
      <w:r w:rsidR="00C00E21">
        <w:t xml:space="preserve"> av </w:t>
      </w:r>
      <w:r w:rsidR="00274B71">
        <w:t>sine</w:t>
      </w:r>
      <w:r>
        <w:t xml:space="preserve"> </w:t>
      </w:r>
      <w:r w:rsidR="00AE28AE">
        <w:t>EPJ-systemer</w:t>
      </w:r>
      <w:r w:rsidR="00C00E21">
        <w:t>. Helse Nord</w:t>
      </w:r>
      <w:r w:rsidR="00463998">
        <w:t>,</w:t>
      </w:r>
      <w:r w:rsidR="00C00E21" w:rsidDel="00463998">
        <w:t xml:space="preserve"> </w:t>
      </w:r>
      <w:r w:rsidR="00C00E21">
        <w:t>Helse Vest</w:t>
      </w:r>
      <w:r w:rsidR="00463998">
        <w:t xml:space="preserve"> og Helse Sør-Øst</w:t>
      </w:r>
      <w:r w:rsidR="00C00E21">
        <w:t xml:space="preserve"> har modernisert og regionalisert </w:t>
      </w:r>
      <w:r w:rsidR="0016012F">
        <w:t xml:space="preserve">EPJ-systemet </w:t>
      </w:r>
      <w:r w:rsidR="00C00E21">
        <w:t>DIPS Arena</w:t>
      </w:r>
      <w:r w:rsidR="00AC6AD7">
        <w:t xml:space="preserve">, og fokuserer på å </w:t>
      </w:r>
      <w:r w:rsidR="00DB4C82">
        <w:t xml:space="preserve">utnytte mulighetene som finnes </w:t>
      </w:r>
      <w:r w:rsidR="00AE28AE">
        <w:t>her</w:t>
      </w:r>
      <w:r w:rsidR="00C00E21">
        <w:t xml:space="preserve">. </w:t>
      </w:r>
      <w:r w:rsidR="00C00E21" w:rsidRPr="009405F2">
        <w:t xml:space="preserve">DIPS Arena </w:t>
      </w:r>
      <w:r w:rsidR="008424A9">
        <w:t xml:space="preserve">bruker </w:t>
      </w:r>
      <w:r w:rsidR="00C00E21" w:rsidRPr="009405F2">
        <w:t>leverandøruavhengig</w:t>
      </w:r>
      <w:r w:rsidR="00617277">
        <w:t>e</w:t>
      </w:r>
      <w:r w:rsidR="00C00E21" w:rsidRPr="009405F2">
        <w:t xml:space="preserve"> </w:t>
      </w:r>
      <w:r w:rsidR="00617277">
        <w:t>informasjonsmodeller for helseopplysninger</w:t>
      </w:r>
      <w:r w:rsidR="00AC35DF">
        <w:t>,</w:t>
      </w:r>
      <w:r w:rsidR="00617277">
        <w:t xml:space="preserve"> basert på arketyper </w:t>
      </w:r>
      <w:r w:rsidR="00C00E21" w:rsidRPr="009405F2">
        <w:t>(OpenEHR)</w:t>
      </w:r>
      <w:r w:rsidR="00AC35DF">
        <w:t xml:space="preserve">. </w:t>
      </w:r>
      <w:r w:rsidR="00C00E21">
        <w:t xml:space="preserve">Dette har </w:t>
      </w:r>
      <w:r w:rsidR="001B7A6D">
        <w:t xml:space="preserve">gitt bedre mulighet til å </w:t>
      </w:r>
      <w:r w:rsidR="00C00E21">
        <w:t>strukturer</w:t>
      </w:r>
      <w:r w:rsidR="001B7A6D">
        <w:t xml:space="preserve">e </w:t>
      </w:r>
      <w:r w:rsidR="00C00E21">
        <w:t>og standardise</w:t>
      </w:r>
      <w:r w:rsidR="001B7A6D">
        <w:t xml:space="preserve">re </w:t>
      </w:r>
      <w:r w:rsidR="00C00E21">
        <w:t xml:space="preserve">helseopplysninger, </w:t>
      </w:r>
      <w:r w:rsidR="00D43F4C">
        <w:t xml:space="preserve">slik at </w:t>
      </w:r>
      <w:r w:rsidR="00360CFF">
        <w:t xml:space="preserve">helseopplysningene </w:t>
      </w:r>
      <w:r w:rsidR="00D43F4C">
        <w:t xml:space="preserve">lettere kan </w:t>
      </w:r>
      <w:r w:rsidR="00C00E21">
        <w:t>gjenbrukes eller deles. Helse Vest forventer å se nytte for klinisk behandling og forbedring av helsetjenesten i dette arbeidet</w:t>
      </w:r>
      <w:r w:rsidR="00E87B8B">
        <w:t>.</w:t>
      </w:r>
      <w:r w:rsidR="00187F05">
        <w:rPr>
          <w:rStyle w:val="Fotnotereferanse"/>
        </w:rPr>
        <w:footnoteReference w:id="8"/>
      </w:r>
      <w:r w:rsidR="00C00E21">
        <w:t xml:space="preserve"> (</w:t>
      </w:r>
      <w:hyperlink r:id="rId99" w:history="1">
        <w:r w:rsidR="00C00E21" w:rsidRPr="00B56E0B">
          <w:rPr>
            <w:rStyle w:val="Hyperkobling"/>
          </w:rPr>
          <w:t>Felles plan for IKT-utvikling og digitalisering 2023</w:t>
        </w:r>
      </w:hyperlink>
      <w:r w:rsidR="00C00E21">
        <w:t xml:space="preserve">) </w:t>
      </w:r>
    </w:p>
    <w:p w14:paraId="01492403" w14:textId="5453DE2C" w:rsidR="006A6F54" w:rsidRPr="008364A7" w:rsidRDefault="006A6F54" w:rsidP="00C00E21"/>
    <w:p w14:paraId="0F742C01" w14:textId="6719F8F8" w:rsidR="00C00E21" w:rsidRDefault="00C00E21" w:rsidP="00C00E21">
      <w:r w:rsidRPr="005F0F29">
        <w:t xml:space="preserve">I Midt-Norge er Helseplattformen innført i alle tre helseforetakene og 34 kommuner, to legekontor og to legevakter. Alle innbyggere i Midt-Norge er dekket </w:t>
      </w:r>
      <w:r w:rsidRPr="005F0F29">
        <w:t xml:space="preserve">av Helseplattformen i kontakt med spesialisthelsetjenesten, </w:t>
      </w:r>
      <w:r w:rsidR="00CD23EA">
        <w:t xml:space="preserve">og </w:t>
      </w:r>
      <w:r w:rsidRPr="005F0F29">
        <w:t>71% av innbyggerne bor i en kommune</w:t>
      </w:r>
      <w:r w:rsidR="00CD23EA">
        <w:t xml:space="preserve"> som bruker </w:t>
      </w:r>
      <w:r w:rsidR="00CD23EA" w:rsidRPr="005F0F29">
        <w:t>Helseplattformen</w:t>
      </w:r>
      <w:r w:rsidRPr="005F0F29">
        <w:t>. Helseplattformen er e</w:t>
      </w:r>
      <w:r w:rsidR="009505D1">
        <w:t>t</w:t>
      </w:r>
      <w:r w:rsidRPr="005F0F29">
        <w:t xml:space="preserve"> felles </w:t>
      </w:r>
      <w:r w:rsidR="009505D1">
        <w:t>EPJ-system</w:t>
      </w:r>
      <w:r w:rsidRPr="005F0F29">
        <w:t xml:space="preserve"> på tvers av spesialist- og primærhelsetjenesten der helseopplysninger om innbyggerne i regionen er samlet</w:t>
      </w:r>
      <w:r w:rsidR="00CC1B1C">
        <w:t xml:space="preserve">, og som dekker funksjonaliteten </w:t>
      </w:r>
      <w:r w:rsidR="00675E52">
        <w:t>som finnes i frittstående medikasjons- og kurvesystemer</w:t>
      </w:r>
      <w:r w:rsidRPr="005F0F29">
        <w:t xml:space="preserve">. </w:t>
      </w:r>
      <w:r w:rsidR="00616E5B">
        <w:t xml:space="preserve">En stor del av helseopplysningene </w:t>
      </w:r>
      <w:r w:rsidR="00CF756A">
        <w:t>er</w:t>
      </w:r>
      <w:r w:rsidR="00616E5B">
        <w:t xml:space="preserve"> strukturert, og </w:t>
      </w:r>
      <w:r w:rsidRPr="005F0F29">
        <w:t xml:space="preserve">blir </w:t>
      </w:r>
      <w:r w:rsidR="00616E5B">
        <w:t xml:space="preserve">lettere </w:t>
      </w:r>
      <w:r w:rsidRPr="005F0F29">
        <w:t xml:space="preserve">tilgjengelig for </w:t>
      </w:r>
      <w:r w:rsidR="00616E5B">
        <w:t xml:space="preserve">gjenbruk i andre sammenhenger. </w:t>
      </w:r>
      <w:r w:rsidR="00A37535">
        <w:t xml:space="preserve">Innføringen har omfattet store endringer i arbeidsprosesser, og har vært opplevd som meget krevende både teknisk og organisatorisk. </w:t>
      </w:r>
      <w:r w:rsidR="00EC6C84">
        <w:t xml:space="preserve">Det arbeides fortsatt med å gjøre EPJ-systemet enklere å bruke for helsepersonell. </w:t>
      </w:r>
      <w:r w:rsidR="00C627A8">
        <w:t xml:space="preserve">Innføring av </w:t>
      </w:r>
      <w:r w:rsidRPr="008364A7">
        <w:t xml:space="preserve">Helseplattformen </w:t>
      </w:r>
      <w:r>
        <w:t xml:space="preserve">har </w:t>
      </w:r>
      <w:r w:rsidR="00A37535">
        <w:t xml:space="preserve">likevel </w:t>
      </w:r>
      <w:r w:rsidR="00AF4CB1">
        <w:t xml:space="preserve">gitt </w:t>
      </w:r>
      <w:r w:rsidRPr="008364A7">
        <w:t xml:space="preserve">mye </w:t>
      </w:r>
      <w:r w:rsidR="00E26520">
        <w:t xml:space="preserve">læring, </w:t>
      </w:r>
      <w:r>
        <w:t>og</w:t>
      </w:r>
      <w:r w:rsidRPr="008364A7">
        <w:t xml:space="preserve"> det er viktig at </w:t>
      </w:r>
      <w:r w:rsidR="00E26520">
        <w:t>denne</w:t>
      </w:r>
      <w:r w:rsidRPr="008364A7">
        <w:t xml:space="preserve"> gjenbrukes hos andre aktører, </w:t>
      </w:r>
      <w:r w:rsidR="00113145">
        <w:t>for eksempel</w:t>
      </w:r>
      <w:r w:rsidR="00113145" w:rsidRPr="008364A7">
        <w:t xml:space="preserve"> </w:t>
      </w:r>
      <w:r w:rsidRPr="008364A7">
        <w:t xml:space="preserve">knyttet til </w:t>
      </w:r>
      <w:r>
        <w:t xml:space="preserve">samhandling, </w:t>
      </w:r>
      <w:r w:rsidRPr="008364A7">
        <w:t xml:space="preserve">strukturering av journal og bruk av nasjonalt standardisert språk. </w:t>
      </w:r>
      <w:r w:rsidR="00A03943">
        <w:t xml:space="preserve">tilbyr </w:t>
      </w:r>
      <w:r w:rsidR="00C84476">
        <w:t>funksjonalitet på</w:t>
      </w:r>
      <w:r>
        <w:t xml:space="preserve"> en </w:t>
      </w:r>
      <w:r w:rsidR="00611EF7">
        <w:t xml:space="preserve">del </w:t>
      </w:r>
      <w:r w:rsidR="00C84476">
        <w:t xml:space="preserve">områder som </w:t>
      </w:r>
      <w:r>
        <w:t>ellers dekkes av de nasjonale e-helseløsningene kjernejournal og Helsenorge</w:t>
      </w:r>
      <w:r w:rsidR="008E7D9E">
        <w:t>, og d</w:t>
      </w:r>
      <w:r w:rsidR="00DE64B2">
        <w:t>ette</w:t>
      </w:r>
      <w:r w:rsidR="00A226C7">
        <w:t xml:space="preserve"> gir behov for </w:t>
      </w:r>
      <w:r w:rsidR="005A5EF6">
        <w:t xml:space="preserve">tilpasset </w:t>
      </w:r>
      <w:r w:rsidR="00A226C7">
        <w:t>koordinering med disse løsningene</w:t>
      </w:r>
      <w:r w:rsidR="005A5EF6">
        <w:t>.</w:t>
      </w:r>
    </w:p>
    <w:p w14:paraId="265CABC3" w14:textId="77777777" w:rsidR="002F0314" w:rsidRDefault="002F0314" w:rsidP="00C00E21"/>
    <w:p w14:paraId="1DFD1C9E" w14:textId="175F0272" w:rsidR="00E87B8B" w:rsidRDefault="00B61501" w:rsidP="00F67ECD">
      <w:r>
        <w:t>Flere helseregioner tar i bruk EPJ på mobil</w:t>
      </w:r>
      <w:r w:rsidR="00352773">
        <w:t xml:space="preserve">, slik at </w:t>
      </w:r>
      <w:r w:rsidR="004A797E">
        <w:t>pasient</w:t>
      </w:r>
      <w:r w:rsidR="00F67ECD">
        <w:t xml:space="preserve">journalen </w:t>
      </w:r>
      <w:r w:rsidR="00352773">
        <w:t xml:space="preserve">blir </w:t>
      </w:r>
      <w:r w:rsidR="00F67ECD">
        <w:t xml:space="preserve">tilgjengelig </w:t>
      </w:r>
      <w:r w:rsidR="00565D7C">
        <w:t xml:space="preserve">for helsepersonell </w:t>
      </w:r>
      <w:r w:rsidR="00F67ECD">
        <w:t xml:space="preserve">på mobiler og nettbrett. </w:t>
      </w:r>
      <w:r w:rsidR="000C2812">
        <w:t xml:space="preserve">I Helse Midt har helsepersonell </w:t>
      </w:r>
      <w:r w:rsidR="00BD3342">
        <w:t xml:space="preserve">sikker tilgang til Helseplattformen </w:t>
      </w:r>
      <w:r w:rsidR="00201EFC">
        <w:t>på mobil</w:t>
      </w:r>
      <w:r w:rsidR="00E87B8B">
        <w:t>.</w:t>
      </w:r>
      <w:r w:rsidR="00B933E8">
        <w:rPr>
          <w:rStyle w:val="Fotnotereferanse"/>
        </w:rPr>
        <w:footnoteReference w:id="9"/>
      </w:r>
      <w:r w:rsidR="00B933E8">
        <w:t xml:space="preserve"> (</w:t>
      </w:r>
      <w:hyperlink r:id="rId100" w:history="1">
        <w:r w:rsidR="00B933E8" w:rsidRPr="00B933E8">
          <w:rPr>
            <w:rStyle w:val="Hyperkobling"/>
          </w:rPr>
          <w:t>Analyse av fordeler og ulemper ved Helseplattformen</w:t>
        </w:r>
      </w:hyperlink>
      <w:r w:rsidR="00B933E8">
        <w:t>)</w:t>
      </w:r>
    </w:p>
    <w:p w14:paraId="7F4186C7" w14:textId="09A18A8E" w:rsidR="00F67ECD" w:rsidRDefault="00F67ECD" w:rsidP="00F67ECD">
      <w:r>
        <w:lastRenderedPageBreak/>
        <w:t>Helse Sør-Øst har vedtatt å gjennomføre prosjektet regional EPJ på mobil, og forvente</w:t>
      </w:r>
      <w:r w:rsidR="0090013D">
        <w:t xml:space="preserve">r også </w:t>
      </w:r>
      <w:r>
        <w:t xml:space="preserve">at tiltaket vil gi betydelige gevinster. </w:t>
      </w:r>
      <w:hyperlink r:id="rId101" w:history="1">
        <w:r w:rsidRPr="00CF5C16">
          <w:rPr>
            <w:rStyle w:val="Hyperkobling"/>
          </w:rPr>
          <w:t>Les mer om regional EPJ på mobil på Helse Sør-Øst sine hjemmesider</w:t>
        </w:r>
      </w:hyperlink>
      <w:r>
        <w:t>.</w:t>
      </w:r>
      <w:r w:rsidR="0047551C">
        <w:t xml:space="preserve"> </w:t>
      </w:r>
      <w:r w:rsidR="00AA5EEF">
        <w:t xml:space="preserve">Helse Nord og </w:t>
      </w:r>
      <w:r w:rsidR="0047551C">
        <w:t xml:space="preserve">Helse Vest </w:t>
      </w:r>
      <w:r w:rsidR="00FF1E83">
        <w:t xml:space="preserve">har anskaffet </w:t>
      </w:r>
      <w:r w:rsidR="00AA5EEF">
        <w:t>og innfør</w:t>
      </w:r>
      <w:r w:rsidR="00797986">
        <w:t>er</w:t>
      </w:r>
      <w:r w:rsidR="00AA5EEF">
        <w:t xml:space="preserve"> </w:t>
      </w:r>
      <w:r w:rsidR="00FF1E83">
        <w:t>A</w:t>
      </w:r>
      <w:r w:rsidR="00A31056">
        <w:t>rena Mobil</w:t>
      </w:r>
      <w:r w:rsidR="00797986">
        <w:t xml:space="preserve"> på helseforetak i regionene. </w:t>
      </w:r>
    </w:p>
    <w:p w14:paraId="7D91EB6E" w14:textId="77777777" w:rsidR="00466AF5" w:rsidRDefault="00466AF5" w:rsidP="00F67ECD"/>
    <w:p w14:paraId="247569DC" w14:textId="77777777" w:rsidR="00B92B3E" w:rsidRDefault="00B92B3E" w:rsidP="00B92B3E">
      <w:pPr>
        <w:keepNext/>
      </w:pPr>
      <w:r w:rsidRPr="00B92B3E">
        <w:rPr>
          <w:noProof/>
        </w:rPr>
        <w:drawing>
          <wp:inline distT="0" distB="0" distL="0" distR="0" wp14:anchorId="0B01BEA9" wp14:editId="22775AF1">
            <wp:extent cx="5893408" cy="3818176"/>
            <wp:effectExtent l="0" t="0" r="0" b="0"/>
            <wp:docPr id="47900441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4414" name="Bilde 1"/>
                    <pic:cNvPicPr/>
                  </pic:nvPicPr>
                  <pic:blipFill>
                    <a:blip r:embed="rId102">
                      <a:extLst>
                        <a:ext uri="{28A0092B-C50C-407E-A947-70E740481C1C}">
                          <a14:useLocalDpi xmlns:a14="http://schemas.microsoft.com/office/drawing/2010/main" val="0"/>
                        </a:ext>
                      </a:extLst>
                    </a:blip>
                    <a:stretch>
                      <a:fillRect/>
                    </a:stretch>
                  </pic:blipFill>
                  <pic:spPr>
                    <a:xfrm>
                      <a:off x="0" y="0"/>
                      <a:ext cx="5893408" cy="3818176"/>
                    </a:xfrm>
                    <a:prstGeom prst="rect">
                      <a:avLst/>
                    </a:prstGeom>
                  </pic:spPr>
                </pic:pic>
              </a:graphicData>
            </a:graphic>
          </wp:inline>
        </w:drawing>
      </w:r>
    </w:p>
    <w:p w14:paraId="314F9E95" w14:textId="31B623F7" w:rsidR="00B92B3E" w:rsidRDefault="00B92B3E" w:rsidP="00B92B3E">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18</w:t>
      </w:r>
      <w:r w:rsidR="0025052D">
        <w:rPr>
          <w:noProof/>
        </w:rPr>
        <w:fldChar w:fldCharType="end"/>
      </w:r>
      <w:r>
        <w:t xml:space="preserve"> </w:t>
      </w:r>
      <w:r w:rsidRPr="004E1A44">
        <w:t>V</w:t>
      </w:r>
      <w:r w:rsidR="00DF78FC">
        <w:t>iser v</w:t>
      </w:r>
      <w:r w:rsidRPr="004E1A44">
        <w:t xml:space="preserve">eikartet viser aktiviteter </w:t>
      </w:r>
      <w:r w:rsidR="008E4C30">
        <w:t xml:space="preserve">for </w:t>
      </w:r>
      <w:r w:rsidRPr="004E1A44">
        <w:t xml:space="preserve">innføring </w:t>
      </w:r>
      <w:r>
        <w:t xml:space="preserve">og videreutvikling </w:t>
      </w:r>
      <w:r w:rsidRPr="004E1A44">
        <w:t xml:space="preserve">av moderniserte pasientjournalsystemer </w:t>
      </w:r>
      <w:r>
        <w:t>i spesialisthelsetjenesten</w:t>
      </w:r>
    </w:p>
    <w:p w14:paraId="0002C345" w14:textId="77777777" w:rsidR="00373533" w:rsidRDefault="00373533" w:rsidP="00F67ECD"/>
    <w:p w14:paraId="3FB23904" w14:textId="70CEFDF5" w:rsidR="00373533" w:rsidRPr="00E00839" w:rsidRDefault="00373533" w:rsidP="00373533">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b/>
          <w:bCs/>
          <w:sz w:val="18"/>
          <w:szCs w:val="12"/>
          <w:shd w:val="clear" w:color="auto" w:fill="D8D8D8"/>
        </w:rPr>
      </w:pPr>
      <w:r w:rsidRPr="00E00839">
        <w:rPr>
          <w:rStyle w:val="normaltextrun"/>
          <w:rFonts w:asciiTheme="minorHAnsi" w:eastAsiaTheme="majorEastAsia" w:hAnsiTheme="minorHAnsi" w:cs="Arial"/>
          <w:b/>
          <w:bCs/>
          <w:sz w:val="18"/>
          <w:szCs w:val="12"/>
          <w:shd w:val="clear" w:color="auto" w:fill="D8D8D8"/>
        </w:rPr>
        <w:t xml:space="preserve">Spesialiserte fagsystemer </w:t>
      </w:r>
      <w:r w:rsidR="00466AF5">
        <w:rPr>
          <w:rStyle w:val="normaltextrun"/>
          <w:rFonts w:asciiTheme="minorHAnsi" w:eastAsiaTheme="majorEastAsia" w:hAnsiTheme="minorHAnsi" w:cs="Arial"/>
          <w:b/>
          <w:bCs/>
          <w:sz w:val="18"/>
          <w:szCs w:val="12"/>
          <w:shd w:val="clear" w:color="auto" w:fill="D8D8D8"/>
        </w:rPr>
        <w:t>i spesialisthelsetjenesten</w:t>
      </w:r>
    </w:p>
    <w:p w14:paraId="33422525" w14:textId="108ADEC3" w:rsidR="00373533" w:rsidRDefault="00373533" w:rsidP="00373533">
      <w:r>
        <w:t>I helse- og omsorgstjenesten benyttes mange ulike spesialiserte fagsystemer, og noen av dem er særlig tilpasset laboratorietjenester. Innenfor patologi er digitalisering et av de store paradigmeskiftene. Her skannes objektglass med vevssnitt, og dette gir muligheter for nye arbeidsmåter på tvers av fysiske lokaler, og økt støtte fra kunstig intelligens. Helse Sør-Øst etablerer en regional løsning og innfører den i alle avdelinger i Helse Sør-Øst.</w:t>
      </w:r>
      <w:r w:rsidRPr="00461669">
        <w:t> </w:t>
      </w:r>
      <w:hyperlink r:id="rId103" w:history="1">
        <w:r w:rsidRPr="00E04280">
          <w:rPr>
            <w:rStyle w:val="Hyperkobling"/>
          </w:rPr>
          <w:t xml:space="preserve">Les mer om Digital patologi </w:t>
        </w:r>
        <w:r>
          <w:rPr>
            <w:rStyle w:val="Hyperkobling"/>
          </w:rPr>
          <w:t xml:space="preserve">og innføring av løsningen </w:t>
        </w:r>
        <w:r w:rsidRPr="00E04280">
          <w:rPr>
            <w:rStyle w:val="Hyperkobling"/>
          </w:rPr>
          <w:t>på Sykehuspartner sine hjemmesider</w:t>
        </w:r>
      </w:hyperlink>
      <w:r>
        <w:t xml:space="preserve">. </w:t>
      </w:r>
      <w:r w:rsidR="00045E0A" w:rsidRPr="0005469A">
        <w:t xml:space="preserve">Helse Sør-Øst planlegger anskaffelse av regional blodbankløsning, og har invitert de andre regionene til å delta i anskaffelsen. Prosjektet vil hvis det blir vedtatt pågå ut 2030, les mer om </w:t>
      </w:r>
      <w:hyperlink r:id="rId104" w:history="1">
        <w:r w:rsidR="00045E0A" w:rsidRPr="00045E0A">
          <w:rPr>
            <w:rStyle w:val="Hyperkobling"/>
          </w:rPr>
          <w:t xml:space="preserve">Regional løsning for blodbank på Sykehuspartner </w:t>
        </w:r>
      </w:hyperlink>
      <w:hyperlink r:id="rId105" w:history="1">
        <w:r w:rsidR="00045E0A" w:rsidRPr="00045E0A">
          <w:rPr>
            <w:rStyle w:val="Hyperkobling"/>
          </w:rPr>
          <w:t xml:space="preserve">sine hjemmesider. </w:t>
        </w:r>
      </w:hyperlink>
    </w:p>
    <w:p w14:paraId="0B97DC5A" w14:textId="77777777" w:rsidR="00373533" w:rsidRDefault="00373533" w:rsidP="00373533"/>
    <w:p w14:paraId="353E748D" w14:textId="45A15BA6" w:rsidR="00373533" w:rsidRDefault="00373533" w:rsidP="00373533">
      <w:r>
        <w:t>Helse Sør</w:t>
      </w:r>
      <w:r>
        <w:t xml:space="preserve">-Øst innfører </w:t>
      </w:r>
      <w:r w:rsidR="00D168A4">
        <w:t xml:space="preserve">også </w:t>
      </w:r>
      <w:r>
        <w:t xml:space="preserve">en moderne regional løsning for radiologi på en felles teknisk plattform, noe som legger til rette for mer effektive radiologitjenester gjennom økt deling av data og metadata knyttet til undersøkelsene, og felles arbeidsprosesser. </w:t>
      </w:r>
      <w:hyperlink r:id="rId106" w:history="1">
        <w:r w:rsidRPr="00D212AB">
          <w:rPr>
            <w:rStyle w:val="Hyperkobling"/>
          </w:rPr>
          <w:t>Les mer om radiologi på Sykehuspartner sine hjemmesider</w:t>
        </w:r>
      </w:hyperlink>
      <w:r>
        <w:t>. Helse Nord har innført Digitalt mediearkiv, en del av FRESK-programmet, hvor blant annet bilder fra radiologiske undersøkelser er tilgjengelig i hele regionen.</w:t>
      </w:r>
    </w:p>
    <w:p w14:paraId="372E8EA5" w14:textId="77777777" w:rsidR="00373533" w:rsidRPr="005F0F29" w:rsidRDefault="00373533" w:rsidP="00F67ECD"/>
    <w:p w14:paraId="567E90BE" w14:textId="77777777" w:rsidR="008E4C30" w:rsidRDefault="008E4C30" w:rsidP="004F6DD3">
      <w:pPr>
        <w:keepNext/>
      </w:pPr>
      <w:r w:rsidRPr="008E4C30">
        <w:rPr>
          <w:noProof/>
        </w:rPr>
        <w:lastRenderedPageBreak/>
        <w:drawing>
          <wp:inline distT="0" distB="0" distL="0" distR="0" wp14:anchorId="73299517" wp14:editId="07A64AF7">
            <wp:extent cx="5836485" cy="2943238"/>
            <wp:effectExtent l="0" t="0" r="0" b="0"/>
            <wp:docPr id="121211594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15946" name="Bilde 1"/>
                    <pic:cNvPicPr/>
                  </pic:nvPicPr>
                  <pic:blipFill>
                    <a:blip r:embed="rId107">
                      <a:extLst>
                        <a:ext uri="{28A0092B-C50C-407E-A947-70E740481C1C}">
                          <a14:useLocalDpi xmlns:a14="http://schemas.microsoft.com/office/drawing/2010/main" val="0"/>
                        </a:ext>
                      </a:extLst>
                    </a:blip>
                    <a:stretch>
                      <a:fillRect/>
                    </a:stretch>
                  </pic:blipFill>
                  <pic:spPr>
                    <a:xfrm>
                      <a:off x="0" y="0"/>
                      <a:ext cx="5836485" cy="2943238"/>
                    </a:xfrm>
                    <a:prstGeom prst="rect">
                      <a:avLst/>
                    </a:prstGeom>
                  </pic:spPr>
                </pic:pic>
              </a:graphicData>
            </a:graphic>
          </wp:inline>
        </w:drawing>
      </w:r>
    </w:p>
    <w:p w14:paraId="0FDC6B85" w14:textId="4BB8204F" w:rsidR="00F67ECD" w:rsidRDefault="008E4C30" w:rsidP="004F6DD3">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19</w:t>
      </w:r>
      <w:r w:rsidR="0025052D">
        <w:rPr>
          <w:noProof/>
        </w:rPr>
        <w:fldChar w:fldCharType="end"/>
      </w:r>
      <w:r>
        <w:t xml:space="preserve"> </w:t>
      </w:r>
      <w:r w:rsidRPr="00E7311C">
        <w:t>V</w:t>
      </w:r>
      <w:r w:rsidR="004F6DD3">
        <w:t>iser v</w:t>
      </w:r>
      <w:r w:rsidRPr="00E7311C">
        <w:t xml:space="preserve">eikartet </w:t>
      </w:r>
      <w:r w:rsidR="004F6DD3">
        <w:t>med</w:t>
      </w:r>
      <w:r w:rsidRPr="00E7311C">
        <w:t xml:space="preserve"> aktiviteter </w:t>
      </w:r>
      <w:r>
        <w:t xml:space="preserve">for </w:t>
      </w:r>
      <w:r w:rsidRPr="00E7311C">
        <w:t xml:space="preserve">innføring og videreutvikling av </w:t>
      </w:r>
      <w:r>
        <w:t>spesialiserte fag</w:t>
      </w:r>
      <w:r w:rsidRPr="00E7311C">
        <w:t>systemer i spesialisthelsetjenesten</w:t>
      </w:r>
    </w:p>
    <w:p w14:paraId="2988E464" w14:textId="77777777" w:rsidR="008E4C30" w:rsidRDefault="008E4C30" w:rsidP="00F67ECD"/>
    <w:p w14:paraId="36662C85" w14:textId="73852B6D" w:rsidR="003D59B8" w:rsidRDefault="003D59B8"/>
    <w:p w14:paraId="72D9E8FE" w14:textId="68E18BA7" w:rsidR="0028677C" w:rsidRPr="00D0752D" w:rsidRDefault="0028677C" w:rsidP="0028677C">
      <w:pPr>
        <w:pStyle w:val="Overskrift3"/>
        <w:rPr>
          <w:sz w:val="28"/>
          <w:szCs w:val="28"/>
        </w:rPr>
      </w:pPr>
      <w:r>
        <w:rPr>
          <w:noProof/>
        </w:rPr>
        <mc:AlternateContent>
          <mc:Choice Requires="wps">
            <w:drawing>
              <wp:anchor distT="5400675" distB="299085" distL="7200900" distR="7200900" simplePos="0" relativeHeight="251658268" behindDoc="0" locked="0" layoutInCell="1" allowOverlap="1" wp14:anchorId="1F52070E" wp14:editId="2C13AAA7">
                <wp:simplePos x="0" y="0"/>
                <wp:positionH relativeFrom="page">
                  <wp:posOffset>856615</wp:posOffset>
                </wp:positionH>
                <wp:positionV relativeFrom="page">
                  <wp:posOffset>821690</wp:posOffset>
                </wp:positionV>
                <wp:extent cx="1537200" cy="547200"/>
                <wp:effectExtent l="0" t="0" r="6350" b="5715"/>
                <wp:wrapSquare wrapText="bothSides"/>
                <wp:docPr id="1161704963" name="Frihåndsform: figur 1161704963"/>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2CCC3FD3" w14:textId="4F5ACE40" w:rsidR="0028677C" w:rsidRPr="00482EDB" w:rsidRDefault="0028677C" w:rsidP="0028677C">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2070E" id="Frihåndsform: figur 1161704963" o:spid="_x0000_s1038" style="position:absolute;margin-left:67.45pt;margin-top:64.7pt;width:121.05pt;height:43.1pt;z-index:251658268;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iq4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2FwvDhcldLVT3eaaJV2OimZ4sWwm+psXdUY4XADDxL7Cd8aqFgF4rHn1BVSj/96N7RY7MCm5At&#10;ngTzxPy/pponRPwrsXOLbDp1C896KM8AANIe+jsvSwBLD5QTbMOEyHV3rRAxzAfY54+O3orxWGvV&#10;fcb75crpBYpKBu2YQxYdEoBrCxgovIAYv7oK4VUd0nYr73vmhPuGgO8Pu89U96THcZ5YrOmPanxA&#10;0Nm4f5FmRxBoHadUV2ur6tYtZx/2ENkBwKvDl8nwQnLPmhj2VPt33OU3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BmyKri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2CCC3FD3" w14:textId="4F5ACE40" w:rsidR="0028677C" w:rsidRPr="00482EDB" w:rsidRDefault="0028677C" w:rsidP="0028677C">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Pr="1E833796">
        <w:rPr>
          <w:sz w:val="28"/>
          <w:szCs w:val="28"/>
        </w:rPr>
        <w:t>Delmål 2.</w:t>
      </w:r>
      <w:r w:rsidR="00F1318E">
        <w:rPr>
          <w:sz w:val="28"/>
          <w:szCs w:val="28"/>
        </w:rPr>
        <w:t>B</w:t>
      </w:r>
      <w:r w:rsidRPr="00D0752D">
        <w:rPr>
          <w:sz w:val="28"/>
          <w:szCs w:val="28"/>
        </w:rPr>
        <w:t xml:space="preserve">: Helsepersonell skal ha tilgang til </w:t>
      </w:r>
      <w:r w:rsidR="00C06F8F">
        <w:rPr>
          <w:sz w:val="28"/>
          <w:szCs w:val="28"/>
        </w:rPr>
        <w:t>IT-</w:t>
      </w:r>
      <w:r w:rsidR="00927071">
        <w:rPr>
          <w:sz w:val="28"/>
          <w:szCs w:val="28"/>
        </w:rPr>
        <w:t>støtte</w:t>
      </w:r>
      <w:r w:rsidR="003F1E38">
        <w:rPr>
          <w:sz w:val="28"/>
          <w:szCs w:val="28"/>
        </w:rPr>
        <w:t xml:space="preserve"> for legemid</w:t>
      </w:r>
      <w:r w:rsidR="002B50E1">
        <w:rPr>
          <w:sz w:val="28"/>
          <w:szCs w:val="28"/>
        </w:rPr>
        <w:t xml:space="preserve">ler, </w:t>
      </w:r>
      <w:r w:rsidR="00831A54">
        <w:rPr>
          <w:sz w:val="28"/>
          <w:szCs w:val="28"/>
        </w:rPr>
        <w:t>og</w:t>
      </w:r>
      <w:r w:rsidR="002B50E1">
        <w:rPr>
          <w:sz w:val="28"/>
          <w:szCs w:val="28"/>
        </w:rPr>
        <w:t xml:space="preserve"> </w:t>
      </w:r>
      <w:r w:rsidR="00E56C0B">
        <w:rPr>
          <w:sz w:val="28"/>
          <w:szCs w:val="28"/>
        </w:rPr>
        <w:t xml:space="preserve">strukturerte </w:t>
      </w:r>
      <w:r w:rsidR="00C70EEE">
        <w:rPr>
          <w:sz w:val="28"/>
          <w:szCs w:val="28"/>
        </w:rPr>
        <w:t xml:space="preserve">kliniske </w:t>
      </w:r>
      <w:r w:rsidR="00E56C0B">
        <w:rPr>
          <w:sz w:val="28"/>
          <w:szCs w:val="28"/>
        </w:rPr>
        <w:t xml:space="preserve">målinger </w:t>
      </w:r>
      <w:r w:rsidR="00B51AD0">
        <w:rPr>
          <w:sz w:val="28"/>
          <w:szCs w:val="28"/>
        </w:rPr>
        <w:t xml:space="preserve">og observasjoner </w:t>
      </w:r>
    </w:p>
    <w:p w14:paraId="067B0268" w14:textId="2FB77516" w:rsidR="003519C3" w:rsidRDefault="00710D0B" w:rsidP="003519C3">
      <w:pPr>
        <w:rPr>
          <w:highlight w:val="yellow"/>
        </w:rPr>
      </w:pPr>
      <w:r w:rsidRPr="007A0F41">
        <w:rPr>
          <w:noProof/>
        </w:rPr>
        <w:drawing>
          <wp:anchor distT="0" distB="0" distL="114300" distR="114300" simplePos="0" relativeHeight="251658292" behindDoc="1" locked="0" layoutInCell="1" allowOverlap="1" wp14:anchorId="0F72566A" wp14:editId="7561E9E8">
            <wp:simplePos x="0" y="0"/>
            <wp:positionH relativeFrom="column">
              <wp:posOffset>-77047</wp:posOffset>
            </wp:positionH>
            <wp:positionV relativeFrom="paragraph">
              <wp:posOffset>158115</wp:posOffset>
            </wp:positionV>
            <wp:extent cx="3267710" cy="3235960"/>
            <wp:effectExtent l="0" t="0" r="8890" b="2540"/>
            <wp:wrapTight wrapText="bothSides">
              <wp:wrapPolygon edited="0">
                <wp:start x="0" y="0"/>
                <wp:lineTo x="0" y="21490"/>
                <wp:lineTo x="21533" y="21490"/>
                <wp:lineTo x="21533" y="0"/>
                <wp:lineTo x="0" y="0"/>
              </wp:wrapPolygon>
            </wp:wrapTight>
            <wp:docPr id="46156623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6235" name="Bilde 1"/>
                    <pic:cNvPicPr/>
                  </pic:nvPicPr>
                  <pic:blipFill>
                    <a:blip r:embed="rId108">
                      <a:extLst>
                        <a:ext uri="{28A0092B-C50C-407E-A947-70E740481C1C}">
                          <a14:useLocalDpi xmlns:a14="http://schemas.microsoft.com/office/drawing/2010/main" val="0"/>
                        </a:ext>
                      </a:extLst>
                    </a:blip>
                    <a:srcRect t="339" b="339"/>
                    <a:stretch>
                      <a:fillRect/>
                    </a:stretch>
                  </pic:blipFill>
                  <pic:spPr bwMode="auto">
                    <a:xfrm>
                      <a:off x="0" y="0"/>
                      <a:ext cx="3267710" cy="323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F3FBAD" w14:textId="6AC45A87" w:rsidR="00EE4A28" w:rsidRDefault="008F6B88" w:rsidP="00AB7C21">
      <w:r>
        <w:t xml:space="preserve">Legemiddelhåndteringskjeden </w:t>
      </w:r>
      <w:r w:rsidR="007D4B6C">
        <w:t>står sentralt i helsetjenesten</w:t>
      </w:r>
      <w:r w:rsidR="008F3851">
        <w:t xml:space="preserve"> og</w:t>
      </w:r>
      <w:r w:rsidR="00A7785C">
        <w:t xml:space="preserve"> </w:t>
      </w:r>
      <w:r>
        <w:t xml:space="preserve">består av mange prosesser </w:t>
      </w:r>
      <w:r w:rsidR="00A7785C">
        <w:t>som</w:t>
      </w:r>
      <w:r>
        <w:t xml:space="preserve"> involverer flere aktører. En rekke faktorer </w:t>
      </w:r>
      <w:r w:rsidR="008468B0">
        <w:t xml:space="preserve">i kjeden </w:t>
      </w:r>
      <w:r>
        <w:t xml:space="preserve">kan føre til </w:t>
      </w:r>
      <w:r w:rsidR="00F92D50">
        <w:t xml:space="preserve">alvorlige </w:t>
      </w:r>
      <w:r>
        <w:t>avvik</w:t>
      </w:r>
      <w:r w:rsidR="00051D98">
        <w:t xml:space="preserve"> som</w:t>
      </w:r>
      <w:r>
        <w:t xml:space="preserve"> </w:t>
      </w:r>
      <w:r w:rsidR="00CA5D6D">
        <w:t xml:space="preserve">forordning av </w:t>
      </w:r>
      <w:r>
        <w:t xml:space="preserve">for </w:t>
      </w:r>
      <w:r w:rsidR="00CC45CC">
        <w:t>høy</w:t>
      </w:r>
      <w:r w:rsidR="00886960">
        <w:t xml:space="preserve"> </w:t>
      </w:r>
      <w:r w:rsidR="008B73B1">
        <w:t>dose,</w:t>
      </w:r>
      <w:r>
        <w:t xml:space="preserve"> </w:t>
      </w:r>
      <w:r w:rsidR="001447B4">
        <w:t xml:space="preserve">utdeling av </w:t>
      </w:r>
      <w:r>
        <w:t>feil legemiddel eller feildose</w:t>
      </w:r>
      <w:r w:rsidR="00DD3D3E">
        <w:t xml:space="preserve">. </w:t>
      </w:r>
      <w:r w:rsidR="00D64AE1">
        <w:t xml:space="preserve">Flere av stegene </w:t>
      </w:r>
      <w:r w:rsidR="002C34F1">
        <w:t xml:space="preserve">i kjeden </w:t>
      </w:r>
      <w:r w:rsidR="00F91F18">
        <w:t xml:space="preserve">sikres </w:t>
      </w:r>
      <w:r w:rsidR="00AE4E66">
        <w:t xml:space="preserve">i dag </w:t>
      </w:r>
      <w:r w:rsidR="00F91F18">
        <w:t xml:space="preserve">med </w:t>
      </w:r>
      <w:r w:rsidR="00043604" w:rsidRPr="00070F08">
        <w:t>dobbeltkontroll</w:t>
      </w:r>
      <w:r w:rsidR="00AE4E66">
        <w:t>, som er arbeidskrevende</w:t>
      </w:r>
      <w:r w:rsidR="00043604" w:rsidRPr="00070F08">
        <w:t>.</w:t>
      </w:r>
      <w:r w:rsidR="00D64AE1">
        <w:t xml:space="preserve"> </w:t>
      </w:r>
      <w:r w:rsidR="00B469E8">
        <w:t>Legemiddel</w:t>
      </w:r>
      <w:r w:rsidR="00BD694C">
        <w:t xml:space="preserve">området er høyt prioritert gjennom kommunal </w:t>
      </w:r>
      <w:r w:rsidR="0009399B">
        <w:t>sektors ambisjoner</w:t>
      </w:r>
      <w:r w:rsidR="00793FFC">
        <w:t xml:space="preserve">, i spesialisthelsetjenesten </w:t>
      </w:r>
      <w:r w:rsidR="0009399B">
        <w:t>og nasjonalt</w:t>
      </w:r>
      <w:r w:rsidR="00AE4E66">
        <w:t>. P</w:t>
      </w:r>
      <w:r w:rsidR="0071507D">
        <w:t xml:space="preserve">lan for digitalisering på legemiddelområdet </w:t>
      </w:r>
      <w:r w:rsidR="008562F8">
        <w:t xml:space="preserve">er et viktig virkemiddel for å bidra til trygg og effektiv bruk av </w:t>
      </w:r>
      <w:r w:rsidR="009B2920">
        <w:t xml:space="preserve">legemidler. </w:t>
      </w:r>
      <w:r w:rsidR="00B552D3">
        <w:t xml:space="preserve">Digital legemiddelhåndtering er ett av </w:t>
      </w:r>
      <w:r w:rsidR="00D22EE4">
        <w:t xml:space="preserve">tiltaksområdet </w:t>
      </w:r>
      <w:r w:rsidR="004A442F">
        <w:t xml:space="preserve">i </w:t>
      </w:r>
      <w:r w:rsidR="00AB7C21">
        <w:t>p</w:t>
      </w:r>
      <w:r w:rsidR="00D449E2">
        <w:t>la</w:t>
      </w:r>
      <w:r w:rsidR="00EF4B0C">
        <w:t>n</w:t>
      </w:r>
      <w:r w:rsidR="00AB7C21">
        <w:t xml:space="preserve"> for legemiddelområdet, </w:t>
      </w:r>
      <w:r w:rsidR="004A442F">
        <w:t>og tiltaket skal sikre riktig legemiddelbruk og øke pasientsikkerheten i kommunal helse- og omsorgs</w:t>
      </w:r>
      <w:r w:rsidR="00277195">
        <w:t xml:space="preserve">sektor. </w:t>
      </w:r>
      <w:r w:rsidR="005D2543">
        <w:t>Her legges det særlig vekt</w:t>
      </w:r>
      <w:r w:rsidR="00277195">
        <w:t xml:space="preserve"> </w:t>
      </w:r>
      <w:r w:rsidR="005D2543">
        <w:t xml:space="preserve">på </w:t>
      </w:r>
      <w:r w:rsidR="00277195">
        <w:t>behov</w:t>
      </w:r>
      <w:r w:rsidR="005D2543">
        <w:t>et</w:t>
      </w:r>
      <w:r w:rsidR="00277195">
        <w:t xml:space="preserve"> for bedre systemer knyttet til klargjøring og utdeling av legemidler. Les mer </w:t>
      </w:r>
      <w:hyperlink r:id="rId109" w:history="1">
        <w:r w:rsidR="00277195" w:rsidRPr="00AF6498">
          <w:rPr>
            <w:rStyle w:val="Hyperkobling"/>
          </w:rPr>
          <w:t xml:space="preserve">om </w:t>
        </w:r>
        <w:r w:rsidR="00AF6498" w:rsidRPr="00AF6498">
          <w:rPr>
            <w:rStyle w:val="Hyperkobling"/>
          </w:rPr>
          <w:t>plan for legemiddelområdet på</w:t>
        </w:r>
        <w:r w:rsidR="00793FFC">
          <w:rPr>
            <w:rStyle w:val="Hyperkobling"/>
          </w:rPr>
          <w:t xml:space="preserve"> </w:t>
        </w:r>
        <w:r w:rsidR="00AF6498" w:rsidRPr="00AF6498">
          <w:rPr>
            <w:rStyle w:val="Hyperkobling"/>
          </w:rPr>
          <w:t>Helsedirektoratets hjemmesider</w:t>
        </w:r>
      </w:hyperlink>
      <w:r w:rsidR="00AF6498">
        <w:t xml:space="preserve">. </w:t>
      </w:r>
    </w:p>
    <w:p w14:paraId="5924FCFB" w14:textId="77777777" w:rsidR="00D449E2" w:rsidRDefault="00B469E8">
      <w:r>
        <w:lastRenderedPageBreak/>
        <w:t xml:space="preserve"> </w:t>
      </w:r>
    </w:p>
    <w:p w14:paraId="0B3B7379" w14:textId="4A350496" w:rsidR="008235DE" w:rsidRDefault="007B67BC" w:rsidP="70A6F405">
      <w:r>
        <w:t>A</w:t>
      </w:r>
      <w:r w:rsidRPr="00D357F1">
        <w:rPr>
          <w:rFonts w:eastAsiaTheme="minorEastAsia"/>
          <w:szCs w:val="18"/>
        </w:rPr>
        <w:t xml:space="preserve">lle deler av helse- og omsorgstjenesten som </w:t>
      </w:r>
      <w:r w:rsidR="00EA68EC" w:rsidRPr="00D357F1">
        <w:rPr>
          <w:rFonts w:eastAsiaTheme="minorEastAsia"/>
          <w:szCs w:val="18"/>
        </w:rPr>
        <w:t xml:space="preserve">benytter legemidler i helsehjelpen har behov for </w:t>
      </w:r>
      <w:r w:rsidR="00EA2E82" w:rsidRPr="00D357F1">
        <w:rPr>
          <w:rFonts w:eastAsiaTheme="minorEastAsia"/>
          <w:szCs w:val="18"/>
        </w:rPr>
        <w:t xml:space="preserve">tilpasset </w:t>
      </w:r>
      <w:r w:rsidR="00D26293" w:rsidRPr="00D357F1">
        <w:rPr>
          <w:rFonts w:eastAsiaTheme="minorEastAsia"/>
          <w:szCs w:val="18"/>
        </w:rPr>
        <w:t>IT-st</w:t>
      </w:r>
      <w:r w:rsidR="00D26293" w:rsidRPr="00D357F1">
        <w:rPr>
          <w:rFonts w:eastAsiaTheme="minorEastAsia" w:hint="eastAsia"/>
          <w:szCs w:val="18"/>
        </w:rPr>
        <w:t>ø</w:t>
      </w:r>
      <w:r w:rsidR="00D26293" w:rsidRPr="00D357F1">
        <w:rPr>
          <w:rFonts w:eastAsiaTheme="minorEastAsia"/>
          <w:szCs w:val="18"/>
        </w:rPr>
        <w:t>tte</w:t>
      </w:r>
      <w:r w:rsidR="00EA2E82" w:rsidRPr="00D357F1">
        <w:rPr>
          <w:rFonts w:eastAsiaTheme="minorEastAsia"/>
          <w:szCs w:val="18"/>
        </w:rPr>
        <w:t>, og</w:t>
      </w:r>
      <w:r w:rsidRPr="00D357F1">
        <w:rPr>
          <w:rFonts w:eastAsiaTheme="minorEastAsia"/>
          <w:szCs w:val="18"/>
        </w:rPr>
        <w:t xml:space="preserve"> </w:t>
      </w:r>
      <w:r w:rsidR="00D756DA" w:rsidRPr="00D357F1">
        <w:rPr>
          <w:rFonts w:eastAsiaTheme="minorEastAsia"/>
          <w:szCs w:val="18"/>
        </w:rPr>
        <w:t xml:space="preserve">utenom spesialisthelsetjenesten er denne </w:t>
      </w:r>
      <w:r w:rsidR="00310F1C" w:rsidRPr="00D357F1">
        <w:rPr>
          <w:rFonts w:eastAsiaTheme="minorEastAsia"/>
          <w:szCs w:val="18"/>
        </w:rPr>
        <w:t>st</w:t>
      </w:r>
      <w:r w:rsidR="00310F1C" w:rsidRPr="00D357F1">
        <w:rPr>
          <w:rFonts w:eastAsiaTheme="minorEastAsia" w:hint="eastAsia"/>
          <w:szCs w:val="18"/>
        </w:rPr>
        <w:t>ø</w:t>
      </w:r>
      <w:r w:rsidR="00310F1C" w:rsidRPr="00D357F1">
        <w:rPr>
          <w:rFonts w:eastAsiaTheme="minorEastAsia"/>
          <w:szCs w:val="18"/>
        </w:rPr>
        <w:t>tten</w:t>
      </w:r>
      <w:r w:rsidR="00D756DA" w:rsidRPr="00D357F1">
        <w:rPr>
          <w:rFonts w:eastAsiaTheme="minorEastAsia"/>
          <w:szCs w:val="18"/>
        </w:rPr>
        <w:t xml:space="preserve"> som regel bygget inn i EPJ-systemet. </w:t>
      </w:r>
      <w:r w:rsidR="00E16EC7" w:rsidRPr="00D357F1">
        <w:rPr>
          <w:rFonts w:eastAsiaTheme="minorEastAsia"/>
          <w:szCs w:val="18"/>
        </w:rPr>
        <w:t>I sykehustjenesten</w:t>
      </w:r>
      <w:r w:rsidR="005C50A4" w:rsidRPr="00D357F1">
        <w:rPr>
          <w:rFonts w:eastAsiaTheme="minorEastAsia"/>
          <w:szCs w:val="18"/>
        </w:rPr>
        <w:t xml:space="preserve"> </w:t>
      </w:r>
      <w:r w:rsidR="000C7DDC" w:rsidRPr="00D357F1">
        <w:rPr>
          <w:rFonts w:eastAsiaTheme="minorEastAsia"/>
          <w:szCs w:val="18"/>
        </w:rPr>
        <w:t>brukes separate</w:t>
      </w:r>
      <w:r w:rsidR="005C50A4" w:rsidRPr="00D357F1">
        <w:rPr>
          <w:rFonts w:eastAsiaTheme="minorEastAsia"/>
          <w:szCs w:val="18"/>
        </w:rPr>
        <w:t xml:space="preserve"> </w:t>
      </w:r>
      <w:r w:rsidR="005A6033" w:rsidRPr="00D357F1">
        <w:rPr>
          <w:rFonts w:eastAsiaTheme="minorEastAsia"/>
          <w:szCs w:val="18"/>
        </w:rPr>
        <w:t xml:space="preserve">medikasjon- og </w:t>
      </w:r>
      <w:r w:rsidR="00E16EC7" w:rsidRPr="00D357F1">
        <w:rPr>
          <w:rFonts w:eastAsiaTheme="minorEastAsia"/>
          <w:szCs w:val="18"/>
        </w:rPr>
        <w:t>k</w:t>
      </w:r>
      <w:r w:rsidR="005C50A4" w:rsidRPr="00D357F1">
        <w:rPr>
          <w:rFonts w:eastAsiaTheme="minorEastAsia"/>
          <w:szCs w:val="18"/>
        </w:rPr>
        <w:t>urve</w:t>
      </w:r>
      <w:r w:rsidR="005A6033" w:rsidRPr="00D357F1">
        <w:rPr>
          <w:rFonts w:eastAsiaTheme="minorEastAsia"/>
          <w:szCs w:val="18"/>
        </w:rPr>
        <w:t>l</w:t>
      </w:r>
      <w:r w:rsidR="005A6033" w:rsidRPr="00D357F1">
        <w:rPr>
          <w:rFonts w:eastAsiaTheme="minorEastAsia" w:hint="eastAsia"/>
          <w:szCs w:val="18"/>
        </w:rPr>
        <w:t>ø</w:t>
      </w:r>
      <w:r w:rsidR="005A6033" w:rsidRPr="00D357F1">
        <w:rPr>
          <w:rFonts w:eastAsiaTheme="minorEastAsia"/>
          <w:szCs w:val="18"/>
        </w:rPr>
        <w:t xml:space="preserve">sninger </w:t>
      </w:r>
      <w:r w:rsidR="00BC56DD" w:rsidRPr="00D357F1">
        <w:rPr>
          <w:rFonts w:eastAsiaTheme="minorEastAsia"/>
          <w:szCs w:val="18"/>
        </w:rPr>
        <w:t xml:space="preserve">til legemiddelbehandling </w:t>
      </w:r>
      <w:r w:rsidR="00F60275" w:rsidRPr="00D357F1">
        <w:rPr>
          <w:rFonts w:eastAsiaTheme="minorEastAsia"/>
          <w:szCs w:val="18"/>
        </w:rPr>
        <w:t>for s</w:t>
      </w:r>
      <w:r w:rsidR="00F60275" w:rsidRPr="00D357F1">
        <w:rPr>
          <w:rFonts w:eastAsiaTheme="minorEastAsia" w:hint="eastAsia"/>
          <w:szCs w:val="18"/>
        </w:rPr>
        <w:t>æ</w:t>
      </w:r>
      <w:r w:rsidR="00F60275" w:rsidRPr="00D357F1">
        <w:rPr>
          <w:rFonts w:eastAsiaTheme="minorEastAsia"/>
          <w:szCs w:val="18"/>
        </w:rPr>
        <w:t>rlig inneliggende pasienter</w:t>
      </w:r>
      <w:r w:rsidR="00A158A2" w:rsidRPr="00D357F1">
        <w:rPr>
          <w:rFonts w:eastAsiaTheme="minorEastAsia"/>
          <w:szCs w:val="18"/>
        </w:rPr>
        <w:t>, samt</w:t>
      </w:r>
      <w:r w:rsidR="009E1BD6" w:rsidRPr="00D357F1">
        <w:rPr>
          <w:rFonts w:eastAsiaTheme="minorEastAsia"/>
          <w:szCs w:val="18"/>
        </w:rPr>
        <w:t xml:space="preserve"> f</w:t>
      </w:r>
      <w:r w:rsidR="009E1BD6" w:rsidRPr="00D357F1">
        <w:rPr>
          <w:rFonts w:eastAsiaTheme="minorEastAsia" w:hint="eastAsia"/>
          <w:szCs w:val="18"/>
        </w:rPr>
        <w:t>ø</w:t>
      </w:r>
      <w:r w:rsidR="009E1BD6" w:rsidRPr="00D357F1">
        <w:rPr>
          <w:rFonts w:eastAsiaTheme="minorEastAsia"/>
          <w:szCs w:val="18"/>
        </w:rPr>
        <w:t xml:space="preserve">ring </w:t>
      </w:r>
      <w:r w:rsidR="00A158A2" w:rsidRPr="00D357F1">
        <w:rPr>
          <w:rFonts w:eastAsiaTheme="minorEastAsia"/>
          <w:szCs w:val="18"/>
        </w:rPr>
        <w:t xml:space="preserve">og presentasjon </w:t>
      </w:r>
      <w:r w:rsidR="009E1BD6" w:rsidRPr="00D357F1">
        <w:rPr>
          <w:rFonts w:eastAsiaTheme="minorEastAsia"/>
          <w:szCs w:val="18"/>
        </w:rPr>
        <w:t xml:space="preserve">av </w:t>
      </w:r>
      <w:r w:rsidR="00E16EC7" w:rsidRPr="00D357F1">
        <w:rPr>
          <w:rFonts w:eastAsiaTheme="minorEastAsia"/>
          <w:szCs w:val="18"/>
        </w:rPr>
        <w:t xml:space="preserve">strukturerte </w:t>
      </w:r>
      <w:r w:rsidR="00A158A2" w:rsidRPr="00D357F1">
        <w:rPr>
          <w:rFonts w:eastAsiaTheme="minorEastAsia"/>
          <w:szCs w:val="18"/>
        </w:rPr>
        <w:t xml:space="preserve">kliniske </w:t>
      </w:r>
      <w:r w:rsidR="002B5F3E" w:rsidRPr="00D357F1">
        <w:rPr>
          <w:rFonts w:eastAsiaTheme="minorEastAsia"/>
          <w:szCs w:val="18"/>
        </w:rPr>
        <w:t xml:space="preserve">variabler </w:t>
      </w:r>
      <w:r w:rsidR="001274C9" w:rsidRPr="00D357F1">
        <w:rPr>
          <w:rFonts w:eastAsiaTheme="minorEastAsia"/>
          <w:szCs w:val="18"/>
        </w:rPr>
        <w:t>i tilpassede kurver</w:t>
      </w:r>
      <w:r w:rsidR="009D0513" w:rsidRPr="00D357F1">
        <w:rPr>
          <w:rFonts w:eastAsiaTheme="minorEastAsia"/>
          <w:szCs w:val="18"/>
        </w:rPr>
        <w:t xml:space="preserve">. </w:t>
      </w:r>
      <w:r w:rsidR="00C918A1" w:rsidRPr="00D357F1">
        <w:rPr>
          <w:rFonts w:eastAsiaTheme="minorEastAsia"/>
          <w:szCs w:val="18"/>
        </w:rPr>
        <w:t>Her f</w:t>
      </w:r>
      <w:r w:rsidR="00C918A1" w:rsidRPr="00D357F1">
        <w:rPr>
          <w:rFonts w:eastAsiaTheme="minorEastAsia" w:hint="eastAsia"/>
          <w:szCs w:val="18"/>
        </w:rPr>
        <w:t>ø</w:t>
      </w:r>
      <w:r w:rsidR="00C918A1" w:rsidRPr="00D357F1">
        <w:rPr>
          <w:rFonts w:eastAsiaTheme="minorEastAsia"/>
          <w:szCs w:val="18"/>
        </w:rPr>
        <w:t xml:space="preserve">res </w:t>
      </w:r>
      <w:r w:rsidR="00AB07CE" w:rsidRPr="00D357F1">
        <w:rPr>
          <w:rFonts w:eastAsiaTheme="minorEastAsia"/>
          <w:szCs w:val="18"/>
        </w:rPr>
        <w:t>og presenteres</w:t>
      </w:r>
      <w:r w:rsidR="003D62D8" w:rsidRPr="00D357F1">
        <w:rPr>
          <w:rFonts w:eastAsiaTheme="minorEastAsia"/>
          <w:szCs w:val="18"/>
        </w:rPr>
        <w:t xml:space="preserve"> </w:t>
      </w:r>
      <w:r w:rsidR="00213C14" w:rsidRPr="00D357F1">
        <w:rPr>
          <w:rFonts w:eastAsiaTheme="minorEastAsia"/>
          <w:szCs w:val="18"/>
        </w:rPr>
        <w:t>for eksempel</w:t>
      </w:r>
      <w:r w:rsidR="003D62D8" w:rsidRPr="00D357F1">
        <w:rPr>
          <w:rFonts w:eastAsiaTheme="minorEastAsia"/>
          <w:szCs w:val="18"/>
        </w:rPr>
        <w:t xml:space="preserve"> puls, </w:t>
      </w:r>
      <w:r w:rsidR="007419E4">
        <w:rPr>
          <w:rFonts w:eastAsiaTheme="minorEastAsia"/>
          <w:szCs w:val="18"/>
        </w:rPr>
        <w:t>kropps</w:t>
      </w:r>
      <w:r w:rsidR="003D62D8" w:rsidRPr="00D357F1">
        <w:rPr>
          <w:rFonts w:eastAsiaTheme="minorEastAsia"/>
          <w:szCs w:val="18"/>
        </w:rPr>
        <w:t xml:space="preserve">temperatur, </w:t>
      </w:r>
      <w:r w:rsidR="007419E4">
        <w:rPr>
          <w:rFonts w:eastAsiaTheme="minorEastAsia"/>
          <w:szCs w:val="18"/>
        </w:rPr>
        <w:t>og annet</w:t>
      </w:r>
      <w:r w:rsidR="00A24D57" w:rsidRPr="00D357F1">
        <w:rPr>
          <w:rFonts w:eastAsiaTheme="minorEastAsia"/>
          <w:szCs w:val="18"/>
        </w:rPr>
        <w:t>. Les mer</w:t>
      </w:r>
      <w:r w:rsidR="003D62D8" w:rsidRPr="00D357F1">
        <w:rPr>
          <w:rFonts w:eastAsiaTheme="minorEastAsia"/>
          <w:szCs w:val="18"/>
        </w:rPr>
        <w:t xml:space="preserve"> </w:t>
      </w:r>
      <w:hyperlink r:id="rId110" w:history="1">
        <w:r w:rsidR="00A24D57" w:rsidRPr="008F3202">
          <w:rPr>
            <w:rStyle w:val="Hyperkobling"/>
            <w:rFonts w:eastAsiaTheme="minorEastAsia"/>
            <w:szCs w:val="18"/>
          </w:rPr>
          <w:t>i Kunnskapsgrunnlag for plan for digitalisering p</w:t>
        </w:r>
        <w:r w:rsidR="00A24D57" w:rsidRPr="008F3202">
          <w:rPr>
            <w:rStyle w:val="Hyperkobling"/>
            <w:rFonts w:eastAsiaTheme="minorEastAsia" w:hint="eastAsia"/>
            <w:szCs w:val="18"/>
          </w:rPr>
          <w:t>å</w:t>
        </w:r>
        <w:r w:rsidR="00A24D57" w:rsidRPr="008F3202">
          <w:rPr>
            <w:rStyle w:val="Hyperkobling"/>
            <w:rFonts w:eastAsiaTheme="minorEastAsia"/>
            <w:szCs w:val="18"/>
          </w:rPr>
          <w:t xml:space="preserve"> legemiddelomr</w:t>
        </w:r>
        <w:r w:rsidR="00A24D57" w:rsidRPr="008F3202">
          <w:rPr>
            <w:rStyle w:val="Hyperkobling"/>
            <w:rFonts w:eastAsiaTheme="minorEastAsia" w:hint="eastAsia"/>
            <w:szCs w:val="18"/>
          </w:rPr>
          <w:t>å</w:t>
        </w:r>
        <w:r w:rsidR="00A24D57" w:rsidRPr="008F3202">
          <w:rPr>
            <w:rStyle w:val="Hyperkobling"/>
            <w:rFonts w:eastAsiaTheme="minorEastAsia"/>
            <w:szCs w:val="18"/>
          </w:rPr>
          <w:t>det p</w:t>
        </w:r>
        <w:r w:rsidR="00A24D57" w:rsidRPr="008F3202">
          <w:rPr>
            <w:rStyle w:val="Hyperkobling"/>
            <w:rFonts w:eastAsiaTheme="minorEastAsia" w:hint="eastAsia"/>
            <w:szCs w:val="18"/>
          </w:rPr>
          <w:t>å</w:t>
        </w:r>
        <w:r w:rsidR="00A24D57" w:rsidRPr="008F3202">
          <w:rPr>
            <w:rStyle w:val="Hyperkobling"/>
            <w:rFonts w:eastAsiaTheme="minorEastAsia"/>
            <w:szCs w:val="18"/>
          </w:rPr>
          <w:t xml:space="preserve"> Helsedirektoratet.no</w:t>
        </w:r>
        <w:r w:rsidR="003D62D8" w:rsidRPr="008F3202">
          <w:rPr>
            <w:rStyle w:val="Hyperkobling"/>
            <w:rFonts w:eastAsiaTheme="minorEastAsia"/>
            <w:szCs w:val="18"/>
          </w:rPr>
          <w:t>.</w:t>
        </w:r>
      </w:hyperlink>
      <w:r w:rsidR="003D62D8" w:rsidRPr="00D357F1">
        <w:rPr>
          <w:rFonts w:eastAsiaTheme="minorEastAsia"/>
          <w:szCs w:val="18"/>
        </w:rPr>
        <w:t xml:space="preserve"> </w:t>
      </w:r>
      <w:r w:rsidR="00B33F7D" w:rsidRPr="00D357F1">
        <w:rPr>
          <w:rFonts w:eastAsiaTheme="minorEastAsia"/>
          <w:szCs w:val="18"/>
        </w:rPr>
        <w:t>De regionale he</w:t>
      </w:r>
      <w:r w:rsidR="00E9512A" w:rsidRPr="00D357F1">
        <w:rPr>
          <w:rFonts w:eastAsiaTheme="minorEastAsia"/>
          <w:szCs w:val="18"/>
        </w:rPr>
        <w:t xml:space="preserve">lseforetakene </w:t>
      </w:r>
      <w:r w:rsidR="00014652" w:rsidRPr="00D357F1">
        <w:rPr>
          <w:rFonts w:eastAsiaTheme="minorEastAsia"/>
          <w:szCs w:val="18"/>
        </w:rPr>
        <w:t>arbeider</w:t>
      </w:r>
      <w:r w:rsidR="005E6236" w:rsidRPr="00D357F1">
        <w:rPr>
          <w:rFonts w:eastAsiaTheme="minorEastAsia"/>
          <w:szCs w:val="18"/>
        </w:rPr>
        <w:t xml:space="preserve"> med </w:t>
      </w:r>
      <w:r w:rsidR="00014652" w:rsidRPr="00D357F1">
        <w:rPr>
          <w:rFonts w:eastAsiaTheme="minorEastAsia" w:hint="eastAsia"/>
          <w:szCs w:val="18"/>
        </w:rPr>
        <w:t>å</w:t>
      </w:r>
      <w:r w:rsidR="00014652" w:rsidRPr="00D357F1">
        <w:rPr>
          <w:rFonts w:eastAsiaTheme="minorEastAsia"/>
          <w:szCs w:val="18"/>
        </w:rPr>
        <w:t xml:space="preserve"> o</w:t>
      </w:r>
      <w:r w:rsidR="00FE346D" w:rsidRPr="00D357F1">
        <w:rPr>
          <w:rFonts w:eastAsiaTheme="minorEastAsia"/>
          <w:szCs w:val="18"/>
        </w:rPr>
        <w:t>ppn</w:t>
      </w:r>
      <w:r w:rsidR="00FE346D" w:rsidRPr="00D357F1">
        <w:rPr>
          <w:rFonts w:eastAsiaTheme="minorEastAsia" w:hint="eastAsia"/>
          <w:szCs w:val="18"/>
        </w:rPr>
        <w:t>å</w:t>
      </w:r>
      <w:r w:rsidR="00FE346D" w:rsidRPr="00D357F1">
        <w:rPr>
          <w:rFonts w:eastAsiaTheme="minorEastAsia"/>
          <w:szCs w:val="18"/>
        </w:rPr>
        <w:t xml:space="preserve"> en tettere samhandling </w:t>
      </w:r>
      <w:r w:rsidR="005E6236" w:rsidRPr="00D357F1">
        <w:rPr>
          <w:rFonts w:eastAsiaTheme="minorEastAsia"/>
          <w:szCs w:val="18"/>
        </w:rPr>
        <w:t>mellom EPJ</w:t>
      </w:r>
      <w:r w:rsidR="000B2F37" w:rsidRPr="00D357F1">
        <w:rPr>
          <w:rFonts w:eastAsiaTheme="minorEastAsia"/>
          <w:szCs w:val="18"/>
        </w:rPr>
        <w:t>-systemet,</w:t>
      </w:r>
      <w:r w:rsidR="001274C9" w:rsidRPr="00D357F1">
        <w:rPr>
          <w:rFonts w:eastAsiaTheme="minorEastAsia"/>
          <w:szCs w:val="18"/>
        </w:rPr>
        <w:t xml:space="preserve"> </w:t>
      </w:r>
      <w:r w:rsidR="005A6033" w:rsidRPr="00D357F1">
        <w:rPr>
          <w:rFonts w:eastAsiaTheme="minorEastAsia"/>
          <w:szCs w:val="18"/>
        </w:rPr>
        <w:t>medikasjon- og kurvel</w:t>
      </w:r>
      <w:r w:rsidR="005A6033" w:rsidRPr="00D357F1">
        <w:rPr>
          <w:rFonts w:eastAsiaTheme="minorEastAsia" w:hint="eastAsia"/>
          <w:szCs w:val="18"/>
        </w:rPr>
        <w:t>ø</w:t>
      </w:r>
      <w:r w:rsidR="005A6033" w:rsidRPr="00D357F1">
        <w:rPr>
          <w:rFonts w:eastAsiaTheme="minorEastAsia"/>
          <w:szCs w:val="18"/>
        </w:rPr>
        <w:t>sninger</w:t>
      </w:r>
      <w:r w:rsidR="005E6236" w:rsidRPr="00D357F1">
        <w:rPr>
          <w:rFonts w:eastAsiaTheme="minorEastAsia"/>
          <w:szCs w:val="18"/>
        </w:rPr>
        <w:t>,</w:t>
      </w:r>
      <w:r w:rsidR="000B2F37" w:rsidRPr="00D357F1">
        <w:rPr>
          <w:rFonts w:eastAsiaTheme="minorEastAsia"/>
          <w:szCs w:val="18"/>
        </w:rPr>
        <w:t xml:space="preserve"> og</w:t>
      </w:r>
      <w:r w:rsidR="005E6236" w:rsidRPr="00D357F1">
        <w:rPr>
          <w:rFonts w:eastAsiaTheme="minorEastAsia"/>
          <w:szCs w:val="18"/>
        </w:rPr>
        <w:t xml:space="preserve"> spesialiserte fagsystemer</w:t>
      </w:r>
      <w:r w:rsidR="000B2F37" w:rsidRPr="00D357F1">
        <w:rPr>
          <w:rFonts w:eastAsiaTheme="minorEastAsia"/>
          <w:szCs w:val="18"/>
        </w:rPr>
        <w:t xml:space="preserve"> som f</w:t>
      </w:r>
      <w:r w:rsidR="000B2F37" w:rsidRPr="00D357F1">
        <w:rPr>
          <w:rFonts w:eastAsiaTheme="minorEastAsia" w:hint="eastAsia"/>
          <w:szCs w:val="18"/>
        </w:rPr>
        <w:t>ø</w:t>
      </w:r>
      <w:r w:rsidR="000B2F37" w:rsidRPr="00D357F1">
        <w:rPr>
          <w:rFonts w:eastAsiaTheme="minorEastAsia"/>
          <w:szCs w:val="18"/>
        </w:rPr>
        <w:t>desystemer</w:t>
      </w:r>
      <w:r w:rsidR="0022231A" w:rsidRPr="00D357F1">
        <w:rPr>
          <w:rFonts w:eastAsiaTheme="minorEastAsia"/>
          <w:szCs w:val="18"/>
        </w:rPr>
        <w:t xml:space="preserve"> og andre</w:t>
      </w:r>
      <w:r w:rsidR="005E6236" w:rsidRPr="00D357F1">
        <w:rPr>
          <w:rFonts w:eastAsiaTheme="minorEastAsia"/>
          <w:szCs w:val="18"/>
        </w:rPr>
        <w:t>.</w:t>
      </w:r>
      <w:r w:rsidR="007A41A0" w:rsidRPr="00D357F1">
        <w:rPr>
          <w:rFonts w:eastAsiaTheme="minorEastAsia"/>
          <w:szCs w:val="18"/>
        </w:rPr>
        <w:t xml:space="preserve"> </w:t>
      </w:r>
    </w:p>
    <w:p w14:paraId="71E13F7B" w14:textId="77777777" w:rsidR="00574DF9" w:rsidRDefault="00574DF9"/>
    <w:p w14:paraId="1D6460C1" w14:textId="6BE78CE7" w:rsidR="007C7385" w:rsidRPr="007E4B17" w:rsidRDefault="007C7385" w:rsidP="007E4B17">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b/>
          <w:bCs/>
          <w:sz w:val="18"/>
          <w:szCs w:val="12"/>
          <w:shd w:val="clear" w:color="auto" w:fill="D8D8D8"/>
        </w:rPr>
      </w:pPr>
      <w:r w:rsidRPr="007E4B17">
        <w:rPr>
          <w:rStyle w:val="normaltextrun"/>
          <w:rFonts w:asciiTheme="minorHAnsi" w:eastAsiaTheme="majorEastAsia" w:hAnsiTheme="minorHAnsi" w:cs="Arial"/>
          <w:b/>
          <w:bCs/>
          <w:sz w:val="18"/>
          <w:szCs w:val="12"/>
          <w:shd w:val="clear" w:color="auto" w:fill="D8D8D8"/>
        </w:rPr>
        <w:t xml:space="preserve">Digital legemiddelhåndtering i </w:t>
      </w:r>
      <w:r w:rsidR="00DE76A9" w:rsidRPr="007E4B17">
        <w:rPr>
          <w:rStyle w:val="normaltextrun"/>
          <w:rFonts w:asciiTheme="minorHAnsi" w:eastAsiaTheme="majorEastAsia" w:hAnsiTheme="minorHAnsi" w:cs="Arial"/>
          <w:b/>
          <w:bCs/>
          <w:sz w:val="18"/>
          <w:szCs w:val="12"/>
          <w:shd w:val="clear" w:color="auto" w:fill="D8D8D8"/>
        </w:rPr>
        <w:t>kommunale helse- og omsorgstjenester</w:t>
      </w:r>
    </w:p>
    <w:p w14:paraId="7C549E71" w14:textId="77777777" w:rsidR="00877E47" w:rsidRDefault="00070F08" w:rsidP="00413F73">
      <w:r w:rsidRPr="00070F08">
        <w:t xml:space="preserve">KS og kommunal sektor </w:t>
      </w:r>
      <w:r w:rsidR="00C72A69">
        <w:t>har utarbeidet</w:t>
      </w:r>
      <w:r w:rsidR="00E06375">
        <w:t xml:space="preserve"> </w:t>
      </w:r>
      <w:r w:rsidRPr="00070F08">
        <w:t xml:space="preserve">anbefalinger om å få på plass digital funksjonalitet i EPJ </w:t>
      </w:r>
      <w:r w:rsidR="0072077F">
        <w:t xml:space="preserve">for å støtte </w:t>
      </w:r>
      <w:r w:rsidRPr="00070F08">
        <w:t>tilbereding og utdeling av legemidler</w:t>
      </w:r>
      <w:r w:rsidR="0007121B">
        <w:t>,</w:t>
      </w:r>
      <w:r w:rsidRPr="00070F08">
        <w:t xml:space="preserve"> i </w:t>
      </w:r>
      <w:r w:rsidR="0072077F">
        <w:t xml:space="preserve">tråd med lovkrav og </w:t>
      </w:r>
      <w:r w:rsidRPr="00070F08">
        <w:t>i et strukturert og standardisert format. </w:t>
      </w:r>
      <w:r w:rsidR="0007121B">
        <w:t xml:space="preserve">I tillegg er </w:t>
      </w:r>
      <w:r w:rsidRPr="00070F08">
        <w:t xml:space="preserve">det </w:t>
      </w:r>
      <w:r w:rsidR="00271732">
        <w:t xml:space="preserve">nylig </w:t>
      </w:r>
      <w:r w:rsidRPr="00070F08">
        <w:t xml:space="preserve">utarbeidet </w:t>
      </w:r>
      <w:r w:rsidR="00271732">
        <w:t xml:space="preserve">og forankret </w:t>
      </w:r>
      <w:r w:rsidRPr="00070F08">
        <w:t>en kravspesifikasjon med brukerhistorier for legemiddeladministrasjon</w:t>
      </w:r>
      <w:r w:rsidR="00AF7559">
        <w:t xml:space="preserve">. </w:t>
      </w:r>
      <w:r w:rsidR="00B9639C">
        <w:t xml:space="preserve">Kravspesifikasjonen er </w:t>
      </w:r>
      <w:r w:rsidRPr="00070F08">
        <w:t xml:space="preserve">tilgjengeliggjort i </w:t>
      </w:r>
      <w:hyperlink r:id="rId111" w:history="1">
        <w:r w:rsidRPr="007E4B17">
          <w:rPr>
            <w:rStyle w:val="Hyperkobling"/>
            <w:i/>
            <w:iCs/>
          </w:rPr>
          <w:t>Felles rammer og anbefalinger</w:t>
        </w:r>
        <w:r w:rsidR="00B4590B" w:rsidRPr="00541884">
          <w:rPr>
            <w:rStyle w:val="Hyperkobling"/>
            <w:i/>
            <w:iCs/>
          </w:rPr>
          <w:t>,</w:t>
        </w:r>
      </w:hyperlink>
      <w:r w:rsidR="00B4590B">
        <w:rPr>
          <w:i/>
          <w:iCs/>
        </w:rPr>
        <w:t xml:space="preserve"> </w:t>
      </w:r>
      <w:r w:rsidR="00B4590B" w:rsidRPr="007E4B17">
        <w:t>som skal</w:t>
      </w:r>
      <w:r w:rsidR="00E84D43" w:rsidRPr="007E4B17">
        <w:t xml:space="preserve"> </w:t>
      </w:r>
      <w:r w:rsidRPr="00B4590B">
        <w:t>støtte anskaffelser av nytt EPJ system i kommunene</w:t>
      </w:r>
      <w:r w:rsidRPr="00070F08">
        <w:t xml:space="preserve"> og ved utvikling av funksjonalitet hos EPJ leverandørene. </w:t>
      </w:r>
    </w:p>
    <w:p w14:paraId="6C3D86D0" w14:textId="45F25285" w:rsidR="00413F73" w:rsidRDefault="00660D62" w:rsidP="00413F73">
      <w:r>
        <w:t>D</w:t>
      </w:r>
      <w:r w:rsidR="00413F73" w:rsidRPr="00413F73">
        <w:t>et pågår prosjektarbeid i kommuner i hele landet for utprøving og innføring av Sentral forskrivningsmodul og Pasientens Legemiddelliste i kommunehelsetjenestene</w:t>
      </w:r>
      <w:r w:rsidR="00182FF7">
        <w:t xml:space="preserve">, </w:t>
      </w:r>
      <w:hyperlink w:anchor="_Delmål_2.E:_Helsepersonell" w:history="1">
        <w:r w:rsidR="00182FF7" w:rsidRPr="003B384D">
          <w:rPr>
            <w:rStyle w:val="Hyperkobling"/>
          </w:rPr>
          <w:t>les mer o</w:t>
        </w:r>
        <w:r w:rsidR="00182FF7" w:rsidRPr="003B384D">
          <w:rPr>
            <w:rStyle w:val="Hyperkobling"/>
          </w:rPr>
          <w:t>m</w:t>
        </w:r>
        <w:r w:rsidR="00182FF7" w:rsidRPr="003B384D">
          <w:rPr>
            <w:rStyle w:val="Hyperkobling"/>
          </w:rPr>
          <w:t xml:space="preserve"> </w:t>
        </w:r>
        <w:r w:rsidR="003B384D">
          <w:rPr>
            <w:rStyle w:val="Hyperkobling"/>
          </w:rPr>
          <w:t xml:space="preserve">innføring av </w:t>
        </w:r>
        <w:r w:rsidR="00182FF7" w:rsidRPr="003B384D">
          <w:rPr>
            <w:rStyle w:val="Hyperkobling"/>
          </w:rPr>
          <w:t xml:space="preserve">SFM og PLL i delmål </w:t>
        </w:r>
        <w:r w:rsidR="003B384D" w:rsidRPr="003B384D">
          <w:rPr>
            <w:rStyle w:val="Hyperkobling"/>
          </w:rPr>
          <w:t>2.D</w:t>
        </w:r>
      </w:hyperlink>
      <w:r w:rsidR="00413F73" w:rsidRPr="00413F73">
        <w:t>. I tillegg jobbes det for å sikre at nødvendig funksjonalitet til støtte for legemiddeladministrasjon og digital dobbeltkontroll blir tilgjengelig i systemene.</w:t>
      </w:r>
    </w:p>
    <w:p w14:paraId="79D041A0" w14:textId="77777777" w:rsidR="00D649C2" w:rsidRDefault="00D649C2" w:rsidP="00700620">
      <w:pPr>
        <w:keepNext/>
      </w:pPr>
      <w:r>
        <w:t xml:space="preserve"> </w:t>
      </w:r>
      <w:r w:rsidRPr="00D649C2">
        <w:rPr>
          <w:noProof/>
        </w:rPr>
        <w:drawing>
          <wp:inline distT="0" distB="0" distL="0" distR="0" wp14:anchorId="7E93BB6E" wp14:editId="20479F08">
            <wp:extent cx="5877473" cy="2626469"/>
            <wp:effectExtent l="0" t="0" r="9525" b="2540"/>
            <wp:docPr id="49438139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1394" name=""/>
                    <pic:cNvPicPr/>
                  </pic:nvPicPr>
                  <pic:blipFill>
                    <a:blip r:embed="rId112"/>
                    <a:stretch>
                      <a:fillRect/>
                    </a:stretch>
                  </pic:blipFill>
                  <pic:spPr>
                    <a:xfrm>
                      <a:off x="0" y="0"/>
                      <a:ext cx="5896318" cy="2634890"/>
                    </a:xfrm>
                    <a:prstGeom prst="rect">
                      <a:avLst/>
                    </a:prstGeom>
                  </pic:spPr>
                </pic:pic>
              </a:graphicData>
            </a:graphic>
          </wp:inline>
        </w:drawing>
      </w:r>
    </w:p>
    <w:p w14:paraId="7B7673CF" w14:textId="2C535E4C" w:rsidR="008E4C30" w:rsidRPr="00413F73" w:rsidRDefault="00D649C2" w:rsidP="0070062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20</w:t>
      </w:r>
      <w:r w:rsidR="0025052D">
        <w:rPr>
          <w:noProof/>
        </w:rPr>
        <w:fldChar w:fldCharType="end"/>
      </w:r>
      <w:r>
        <w:t xml:space="preserve"> </w:t>
      </w:r>
      <w:r w:rsidRPr="00214697">
        <w:t xml:space="preserve">Viser </w:t>
      </w:r>
      <w:r w:rsidR="00157B19">
        <w:t xml:space="preserve">veikart med </w:t>
      </w:r>
      <w:r w:rsidRPr="00214697">
        <w:t>pågående arbeid for støtte til legemiddelbehandling i kommunale helse- og omsorgstjenester</w:t>
      </w:r>
    </w:p>
    <w:p w14:paraId="638A80A4" w14:textId="77777777" w:rsidR="00C6496C" w:rsidRDefault="00C6496C" w:rsidP="00C1295F">
      <w:pPr>
        <w:rPr>
          <w:highlight w:val="yellow"/>
        </w:rPr>
      </w:pPr>
    </w:p>
    <w:p w14:paraId="5432A529" w14:textId="7B6FB3ED" w:rsidR="00B65BD6" w:rsidRPr="00814FDF" w:rsidRDefault="00B65BD6" w:rsidP="00814FDF">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cs="Arial"/>
          <w:b/>
          <w:bCs/>
          <w:sz w:val="18"/>
          <w:szCs w:val="12"/>
          <w:shd w:val="clear" w:color="auto" w:fill="D8D8D8"/>
        </w:rPr>
      </w:pPr>
      <w:r w:rsidRPr="00700620">
        <w:rPr>
          <w:rStyle w:val="normaltextrun"/>
          <w:rFonts w:asciiTheme="minorHAnsi" w:eastAsiaTheme="majorEastAsia" w:hAnsiTheme="minorHAnsi" w:cs="Arial"/>
          <w:b/>
          <w:sz w:val="18"/>
          <w:szCs w:val="12"/>
          <w:shd w:val="clear" w:color="auto" w:fill="D8D8D8"/>
        </w:rPr>
        <w:t>Medikasj</w:t>
      </w:r>
      <w:r w:rsidRPr="00E02D66">
        <w:rPr>
          <w:rStyle w:val="normaltextrun"/>
          <w:rFonts w:asciiTheme="minorHAnsi" w:eastAsiaTheme="majorEastAsia" w:hAnsiTheme="minorHAnsi" w:cs="Arial"/>
          <w:b/>
          <w:bCs/>
          <w:sz w:val="18"/>
          <w:szCs w:val="12"/>
          <w:shd w:val="clear" w:color="auto" w:fill="D8D8D8"/>
        </w:rPr>
        <w:t>o</w:t>
      </w:r>
      <w:r w:rsidRPr="00710D0B">
        <w:rPr>
          <w:rStyle w:val="normaltextrun"/>
          <w:rFonts w:asciiTheme="minorHAnsi" w:eastAsiaTheme="majorEastAsia" w:hAnsiTheme="minorHAnsi" w:cs="Arial"/>
          <w:b/>
          <w:bCs/>
          <w:sz w:val="18"/>
          <w:szCs w:val="12"/>
          <w:shd w:val="clear" w:color="auto" w:fill="D8D8D8"/>
        </w:rPr>
        <w:t>n-</w:t>
      </w:r>
      <w:r w:rsidRPr="00814FDF">
        <w:rPr>
          <w:rStyle w:val="normaltextrun"/>
          <w:rFonts w:asciiTheme="minorHAnsi" w:eastAsiaTheme="majorEastAsia" w:hAnsiTheme="minorHAnsi" w:cs="Arial"/>
          <w:b/>
          <w:bCs/>
          <w:sz w:val="18"/>
          <w:szCs w:val="12"/>
          <w:shd w:val="clear" w:color="auto" w:fill="D8D8D8"/>
        </w:rPr>
        <w:t xml:space="preserve"> og kurve</w:t>
      </w:r>
      <w:r w:rsidR="00EF6FB6" w:rsidRPr="00814FDF">
        <w:rPr>
          <w:rStyle w:val="normaltextrun"/>
          <w:rFonts w:asciiTheme="minorHAnsi" w:eastAsiaTheme="majorEastAsia" w:hAnsiTheme="minorHAnsi" w:cs="Arial"/>
          <w:b/>
          <w:bCs/>
          <w:sz w:val="18"/>
          <w:szCs w:val="12"/>
          <w:shd w:val="clear" w:color="auto" w:fill="D8D8D8"/>
        </w:rPr>
        <w:t>systemer</w:t>
      </w:r>
      <w:r w:rsidRPr="00814FDF">
        <w:rPr>
          <w:rStyle w:val="normaltextrun"/>
          <w:rFonts w:asciiTheme="minorHAnsi" w:eastAsiaTheme="majorEastAsia" w:hAnsiTheme="minorHAnsi" w:cs="Arial"/>
          <w:b/>
          <w:bCs/>
          <w:sz w:val="18"/>
          <w:szCs w:val="12"/>
          <w:shd w:val="clear" w:color="auto" w:fill="D8D8D8"/>
        </w:rPr>
        <w:t xml:space="preserve"> </w:t>
      </w:r>
      <w:r w:rsidR="00EF6FB6" w:rsidRPr="00814FDF">
        <w:rPr>
          <w:rStyle w:val="normaltextrun"/>
          <w:rFonts w:asciiTheme="minorHAnsi" w:eastAsiaTheme="majorEastAsia" w:hAnsiTheme="minorHAnsi" w:cs="Arial"/>
          <w:b/>
          <w:bCs/>
          <w:sz w:val="18"/>
          <w:szCs w:val="12"/>
          <w:shd w:val="clear" w:color="auto" w:fill="D8D8D8"/>
        </w:rPr>
        <w:t xml:space="preserve">i </w:t>
      </w:r>
      <w:r w:rsidRPr="00814FDF">
        <w:rPr>
          <w:rStyle w:val="normaltextrun"/>
          <w:rFonts w:asciiTheme="minorHAnsi" w:eastAsiaTheme="majorEastAsia" w:hAnsiTheme="minorHAnsi" w:cs="Arial"/>
          <w:b/>
          <w:bCs/>
          <w:sz w:val="18"/>
          <w:szCs w:val="12"/>
          <w:shd w:val="clear" w:color="auto" w:fill="D8D8D8"/>
        </w:rPr>
        <w:t>sykehustjenesten</w:t>
      </w:r>
    </w:p>
    <w:p w14:paraId="35F6ECBD" w14:textId="6A2D8AD0" w:rsidR="00B65BD6" w:rsidRDefault="00B65BD6" w:rsidP="00B65BD6">
      <w:r>
        <w:t xml:space="preserve">Helseregionene har innført </w:t>
      </w:r>
      <w:r w:rsidR="00D57EFA">
        <w:t>regionale</w:t>
      </w:r>
      <w:r>
        <w:t xml:space="preserve"> medikasjon- og </w:t>
      </w:r>
      <w:r w:rsidR="00EF6FB6">
        <w:t>kurvesystemer</w:t>
      </w:r>
      <w:r w:rsidR="0028727B">
        <w:t xml:space="preserve">. Dette </w:t>
      </w:r>
      <w:r>
        <w:t>bidra</w:t>
      </w:r>
      <w:r w:rsidR="008D03E0">
        <w:t>r</w:t>
      </w:r>
      <w:r>
        <w:t xml:space="preserve"> til å kvalitetssikre behandling og legemiddelhåndtering, slik at dataene følger pasienten gjennom pasientforløpet</w:t>
      </w:r>
      <w:r w:rsidR="0028727B">
        <w:t xml:space="preserve"> i </w:t>
      </w:r>
      <w:r w:rsidR="00D57EFA">
        <w:t xml:space="preserve">hver </w:t>
      </w:r>
      <w:r w:rsidR="00646B92">
        <w:t>helseregion</w:t>
      </w:r>
      <w:r>
        <w:t xml:space="preserve">. </w:t>
      </w:r>
      <w:r w:rsidR="00055B24" w:rsidRPr="00055B24">
        <w:t>Det pågår også arbeid med å tilgjengeliggjøre kurve på mobile arbeid</w:t>
      </w:r>
      <w:r w:rsidR="00055B24">
        <w:t>s</w:t>
      </w:r>
      <w:r w:rsidR="00055B24" w:rsidRPr="00055B24">
        <w:t>flater</w:t>
      </w:r>
      <w:r w:rsidR="00055B24">
        <w:t>.</w:t>
      </w:r>
    </w:p>
    <w:p w14:paraId="5CE4D624" w14:textId="37D7E424" w:rsidR="00B65BD6" w:rsidRDefault="00B65BD6" w:rsidP="00B65BD6">
      <w:pPr>
        <w:pStyle w:val="Listeavsnitt"/>
        <w:numPr>
          <w:ilvl w:val="0"/>
          <w:numId w:val="22"/>
        </w:numPr>
        <w:spacing w:after="100" w:afterAutospacing="1"/>
      </w:pPr>
      <w:commentRangeStart w:id="55"/>
      <w:commentRangeStart w:id="56"/>
      <w:r w:rsidRPr="008E17EB">
        <w:t>Helse Nord har</w:t>
      </w:r>
      <w:r>
        <w:t xml:space="preserve"> også</w:t>
      </w:r>
      <w:r w:rsidRPr="008E17EB">
        <w:t xml:space="preserve"> tatt i bruk ny </w:t>
      </w:r>
      <w:r w:rsidR="00126F4F">
        <w:t>m</w:t>
      </w:r>
      <w:r w:rsidRPr="008E17EB">
        <w:t xml:space="preserve">edikasjonsløsning </w:t>
      </w:r>
      <w:r w:rsidR="00126F4F">
        <w:t>(</w:t>
      </w:r>
      <w:r w:rsidRPr="008E17EB">
        <w:t>DIPS Arena Medikasjon</w:t>
      </w:r>
      <w:r w:rsidR="00126F4F">
        <w:t>)</w:t>
      </w:r>
      <w:r w:rsidRPr="008E17EB">
        <w:t xml:space="preserve"> i samtlige helseforetak i regionen</w:t>
      </w:r>
      <w:r w:rsidR="008B5362">
        <w:t>.</w:t>
      </w:r>
    </w:p>
    <w:p w14:paraId="51F807DB" w14:textId="2C731EFE" w:rsidR="00B65BD6" w:rsidRDefault="00B65BD6" w:rsidP="00B65BD6">
      <w:pPr>
        <w:pStyle w:val="Listeavsnitt"/>
        <w:numPr>
          <w:ilvl w:val="0"/>
          <w:numId w:val="22"/>
        </w:numPr>
        <w:spacing w:after="100" w:afterAutospacing="1"/>
      </w:pPr>
      <w:r>
        <w:t xml:space="preserve">Helse Sør-Øst har innført flere </w:t>
      </w:r>
      <w:r w:rsidR="00D51046">
        <w:t>IT-</w:t>
      </w:r>
      <w:r w:rsidR="00A37E5F">
        <w:t>systemer</w:t>
      </w:r>
      <w:r>
        <w:t xml:space="preserve"> med strukturerte helseopplysninger, blant annet </w:t>
      </w:r>
      <w:r w:rsidR="00217206">
        <w:t xml:space="preserve">MetaVision </w:t>
      </w:r>
      <w:r>
        <w:t xml:space="preserve">som elektronisk </w:t>
      </w:r>
      <w:r w:rsidR="002A46C0">
        <w:t xml:space="preserve">medikasjons- og kurvesystem </w:t>
      </w:r>
      <w:r>
        <w:t>og Partus som fødejournal.</w:t>
      </w:r>
      <w:r w:rsidR="00C22D63">
        <w:t xml:space="preserve"> </w:t>
      </w:r>
      <w:r w:rsidR="00E059FA">
        <w:t xml:space="preserve">Gjennom prosjektet </w:t>
      </w:r>
      <w:r w:rsidR="00296F68">
        <w:t>klinisk legemiddelsamhandling</w:t>
      </w:r>
      <w:r w:rsidR="00D703C5">
        <w:t xml:space="preserve"> arbeides </w:t>
      </w:r>
      <w:r w:rsidR="00B2797F">
        <w:t>det</w:t>
      </w:r>
      <w:r w:rsidR="00D703C5">
        <w:t xml:space="preserve"> m</w:t>
      </w:r>
      <w:r w:rsidR="00B2797F">
        <w:t>ed</w:t>
      </w:r>
      <w:r w:rsidR="00D703C5">
        <w:t xml:space="preserve"> å legge til rette for mer enhetlig samhandling </w:t>
      </w:r>
      <w:r w:rsidR="00B2797F">
        <w:t xml:space="preserve">mellom </w:t>
      </w:r>
      <w:r w:rsidR="003817B9">
        <w:t>disse</w:t>
      </w:r>
      <w:r w:rsidR="00637956">
        <w:t xml:space="preserve">. </w:t>
      </w:r>
    </w:p>
    <w:p w14:paraId="3352422A" w14:textId="2B149B53" w:rsidR="00B65BD6" w:rsidRDefault="00B65BD6" w:rsidP="00B65BD6">
      <w:pPr>
        <w:pStyle w:val="Listeavsnitt"/>
        <w:numPr>
          <w:ilvl w:val="0"/>
          <w:numId w:val="22"/>
        </w:numPr>
        <w:spacing w:after="100" w:afterAutospacing="1"/>
      </w:pPr>
      <w:r>
        <w:lastRenderedPageBreak/>
        <w:t xml:space="preserve">Helse Vest har innført Meona som </w:t>
      </w:r>
      <w:r w:rsidR="001E3F28">
        <w:t>medikasjon- og kurvesystem</w:t>
      </w:r>
      <w:r w:rsidR="000573BE">
        <w:t>,</w:t>
      </w:r>
      <w:r w:rsidR="000573BE" w:rsidRPr="000573BE">
        <w:t xml:space="preserve"> og har gjennomført utprøving av kurve på mobile arbeidsflater.</w:t>
      </w:r>
    </w:p>
    <w:p w14:paraId="0B9C12E9" w14:textId="717119F5" w:rsidR="003A54F6" w:rsidRDefault="00B65BD6" w:rsidP="003A54F6">
      <w:pPr>
        <w:pStyle w:val="Listeavsnitt"/>
        <w:numPr>
          <w:ilvl w:val="0"/>
          <w:numId w:val="22"/>
        </w:numPr>
        <w:spacing w:after="100" w:afterAutospacing="1"/>
      </w:pPr>
      <w:r>
        <w:t>I Helse Midt</w:t>
      </w:r>
      <w:r w:rsidR="00B20D36">
        <w:t xml:space="preserve"> tilbyr</w:t>
      </w:r>
      <w:r w:rsidRPr="005F0F29">
        <w:t xml:space="preserve"> Helseplattformen </w:t>
      </w:r>
      <w:r>
        <w:t xml:space="preserve">innbygd </w:t>
      </w:r>
      <w:r w:rsidR="00B20D36">
        <w:t>funksjonalitet for legemidler og kurve.</w:t>
      </w:r>
      <w:commentRangeEnd w:id="55"/>
      <w:r w:rsidR="003D3FC7">
        <w:rPr>
          <w:rStyle w:val="Merknadsreferanse"/>
          <w:sz w:val="18"/>
          <w:szCs w:val="22"/>
        </w:rPr>
        <w:commentReference w:id="55"/>
      </w:r>
      <w:commentRangeEnd w:id="56"/>
      <w:r>
        <w:rPr>
          <w:rStyle w:val="Merknadsreferanse"/>
          <w:sz w:val="18"/>
          <w:szCs w:val="22"/>
        </w:rPr>
        <w:commentReference w:id="56"/>
      </w:r>
    </w:p>
    <w:p w14:paraId="5E564F19" w14:textId="77777777" w:rsidR="00C1295F" w:rsidRDefault="00C1295F" w:rsidP="00C1295F">
      <w:pPr>
        <w:rPr>
          <w:highlight w:val="yellow"/>
        </w:rPr>
      </w:pPr>
    </w:p>
    <w:p w14:paraId="41F0EC05" w14:textId="77777777" w:rsidR="00766D42" w:rsidRDefault="00766D42" w:rsidP="00C17900">
      <w:pPr>
        <w:keepNext/>
      </w:pPr>
      <w:r w:rsidRPr="00766D42">
        <w:rPr>
          <w:noProof/>
        </w:rPr>
        <w:drawing>
          <wp:inline distT="0" distB="0" distL="0" distR="0" wp14:anchorId="6D7F943C" wp14:editId="33DF14CF">
            <wp:extent cx="5846323" cy="4323045"/>
            <wp:effectExtent l="0" t="0" r="2540" b="1905"/>
            <wp:docPr id="113703741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37414" name=""/>
                    <pic:cNvPicPr/>
                  </pic:nvPicPr>
                  <pic:blipFill>
                    <a:blip r:embed="rId113"/>
                    <a:stretch>
                      <a:fillRect/>
                    </a:stretch>
                  </pic:blipFill>
                  <pic:spPr>
                    <a:xfrm>
                      <a:off x="0" y="0"/>
                      <a:ext cx="5854603" cy="4329168"/>
                    </a:xfrm>
                    <a:prstGeom prst="rect">
                      <a:avLst/>
                    </a:prstGeom>
                  </pic:spPr>
                </pic:pic>
              </a:graphicData>
            </a:graphic>
          </wp:inline>
        </w:drawing>
      </w:r>
    </w:p>
    <w:p w14:paraId="529B5308" w14:textId="15F329A4" w:rsidR="00766D42" w:rsidRDefault="00766D42" w:rsidP="00766D42">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21</w:t>
      </w:r>
      <w:r w:rsidR="0025052D">
        <w:rPr>
          <w:noProof/>
        </w:rPr>
        <w:fldChar w:fldCharType="end"/>
      </w:r>
      <w:r>
        <w:t xml:space="preserve"> </w:t>
      </w:r>
      <w:r w:rsidRPr="00FC6740">
        <w:t xml:space="preserve">Viser </w:t>
      </w:r>
      <w:r>
        <w:t xml:space="preserve">veikart </w:t>
      </w:r>
      <w:r w:rsidR="00B7058C">
        <w:t>med</w:t>
      </w:r>
      <w:r>
        <w:t xml:space="preserve"> </w:t>
      </w:r>
      <w:r w:rsidRPr="00FC6740">
        <w:t>pågående arbeid fo</w:t>
      </w:r>
      <w:r>
        <w:t>r</w:t>
      </w:r>
      <w:r w:rsidRPr="00FC6740">
        <w:t xml:space="preserve"> innføring av medikasjon- og kurveløsninger i sykehustjenesten.</w:t>
      </w:r>
    </w:p>
    <w:p w14:paraId="4C17D38B" w14:textId="2A84C11B" w:rsidR="00766D42" w:rsidRDefault="00766D42" w:rsidP="00EB0692">
      <w:r w:rsidRPr="00766D42">
        <w:t xml:space="preserve"> </w:t>
      </w:r>
    </w:p>
    <w:p w14:paraId="42273D89" w14:textId="77777777" w:rsidR="00766D42" w:rsidRDefault="00766D42" w:rsidP="00EB0692"/>
    <w:p w14:paraId="0359A80B" w14:textId="77777777" w:rsidR="00766D42" w:rsidRDefault="00766D42" w:rsidP="00EB0692"/>
    <w:p w14:paraId="2B5880B0" w14:textId="77777777" w:rsidR="00766D42" w:rsidRDefault="00766D42" w:rsidP="00EB0692"/>
    <w:p w14:paraId="698F2ADC" w14:textId="77777777" w:rsidR="00766D42" w:rsidRDefault="00766D42" w:rsidP="00EB0692"/>
    <w:p w14:paraId="1C06B5EF" w14:textId="77777777" w:rsidR="00766D42" w:rsidRDefault="00766D42" w:rsidP="00EB0692"/>
    <w:p w14:paraId="1B0628EC" w14:textId="77777777" w:rsidR="00766D42" w:rsidRDefault="00766D42" w:rsidP="00EB0692"/>
    <w:p w14:paraId="277AE836" w14:textId="77777777" w:rsidR="00766D42" w:rsidRDefault="00766D42" w:rsidP="00EB0692"/>
    <w:p w14:paraId="35ADAF6F" w14:textId="77777777" w:rsidR="00766D42" w:rsidRDefault="00766D42" w:rsidP="00EB0692"/>
    <w:p w14:paraId="0BA50700" w14:textId="77777777" w:rsidR="00766D42" w:rsidRDefault="00766D42" w:rsidP="00EB0692">
      <w:pPr>
        <w:rPr>
          <w:ins w:id="57" w:author="Kine Markman" w:date="2026-07-08T12:15:00Z" w16du:dateUtc="2026-07-08T10:15:00Z"/>
        </w:rPr>
      </w:pPr>
    </w:p>
    <w:p w14:paraId="4D779454" w14:textId="77777777" w:rsidR="00766D42" w:rsidRDefault="00766D42" w:rsidP="00EB0692">
      <w:pPr>
        <w:rPr>
          <w:ins w:id="58" w:author="Kine Markman" w:date="2026-07-08T12:14:00Z" w16du:dateUtc="2026-07-08T10:14:00Z"/>
        </w:rPr>
      </w:pPr>
    </w:p>
    <w:p w14:paraId="3A171B6F" w14:textId="77777777" w:rsidR="00766D42" w:rsidRDefault="00766D42" w:rsidP="00EB0692">
      <w:pPr>
        <w:rPr>
          <w:ins w:id="59" w:author="Kine Markman" w:date="2026-07-08T12:14:00Z" w16du:dateUtc="2026-07-08T10:14:00Z"/>
        </w:rPr>
      </w:pPr>
    </w:p>
    <w:p w14:paraId="2F9CC8C8" w14:textId="79B1EE7D" w:rsidR="00AC7EC6" w:rsidRPr="00EB0692" w:rsidRDefault="00C1295F" w:rsidP="00EB0692">
      <w:pPr>
        <w:rPr>
          <w:highlight w:val="yellow"/>
        </w:rPr>
      </w:pPr>
      <w:r>
        <w:rPr>
          <w:noProof/>
        </w:rPr>
        <mc:AlternateContent>
          <mc:Choice Requires="wps">
            <w:drawing>
              <wp:anchor distT="5400675" distB="299085" distL="7200900" distR="7200900" simplePos="0" relativeHeight="251658269" behindDoc="0" locked="0" layoutInCell="1" allowOverlap="1" wp14:anchorId="6FC45053" wp14:editId="594A71E4">
                <wp:simplePos x="0" y="0"/>
                <wp:positionH relativeFrom="page">
                  <wp:posOffset>856615</wp:posOffset>
                </wp:positionH>
                <wp:positionV relativeFrom="page">
                  <wp:posOffset>821690</wp:posOffset>
                </wp:positionV>
                <wp:extent cx="1537200" cy="547200"/>
                <wp:effectExtent l="0" t="0" r="6350" b="5715"/>
                <wp:wrapSquare wrapText="bothSides"/>
                <wp:docPr id="501596982" name="Frihåndsform: figur 50159698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4F6D5C86" w14:textId="54F125E7" w:rsidR="00C1295F" w:rsidRPr="00482EDB" w:rsidRDefault="00C1295F" w:rsidP="00C1295F">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45053" id="Frihåndsform: figur 501596982" o:spid="_x0000_s1039" style="position:absolute;margin-left:67.45pt;margin-top:64.7pt;width:121.05pt;height:43.1pt;z-index:251658269;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fTM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2FwvAV7q6Wqnq800SrsNFNzxYthN9SY++oxgqBGXiW2E/41ELBLhSPP6GqlH760b2jx2YFNiFb&#10;PAnmifl/TTVPiPhXYucW2XTqFp71UJ4BAKQ99HdelgCWHign2IYJkevuWiFimA+wzx8dvRXjsdaq&#10;+4z3y5XTCxSVDNoxhyw6JADXFjBQeAExfnUVwqs6pO1W3vfMCfcNAd8fdp+p7kmP4zyxWNMf1fiA&#10;oLNx/yLNjiDQOk6prtZW1a1bzj7sIbIDgFeHL5PhheSeNTHsqfbvuMtv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Dxd9My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4F6D5C86" w14:textId="54F125E7" w:rsidR="00C1295F" w:rsidRPr="00482EDB" w:rsidRDefault="00C1295F" w:rsidP="00C1295F">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p>
    <w:p w14:paraId="75B53018" w14:textId="77777777" w:rsidR="00C1295F" w:rsidRDefault="00C1295F" w:rsidP="00C1295F">
      <w:pPr>
        <w:rPr>
          <w:highlight w:val="yellow"/>
        </w:rPr>
      </w:pPr>
    </w:p>
    <w:p w14:paraId="1A2677B4" w14:textId="4BE3A102" w:rsidR="00E64F58" w:rsidRDefault="00E64F58" w:rsidP="00E64F58">
      <w:pPr>
        <w:pStyle w:val="Overskrift3"/>
        <w:rPr>
          <w:sz w:val="28"/>
          <w:szCs w:val="28"/>
        </w:rPr>
      </w:pPr>
      <w:r>
        <w:rPr>
          <w:noProof/>
        </w:rPr>
        <mc:AlternateContent>
          <mc:Choice Requires="wps">
            <w:drawing>
              <wp:anchor distT="5400675" distB="299085" distL="7200900" distR="7200900" simplePos="0" relativeHeight="251658270" behindDoc="0" locked="0" layoutInCell="1" allowOverlap="1" wp14:anchorId="50CAF8F3" wp14:editId="1C91338B">
                <wp:simplePos x="0" y="0"/>
                <wp:positionH relativeFrom="page">
                  <wp:posOffset>856615</wp:posOffset>
                </wp:positionH>
                <wp:positionV relativeFrom="page">
                  <wp:posOffset>821690</wp:posOffset>
                </wp:positionV>
                <wp:extent cx="1537200" cy="547200"/>
                <wp:effectExtent l="0" t="0" r="6350" b="5715"/>
                <wp:wrapSquare wrapText="bothSides"/>
                <wp:docPr id="231721608" name="Frihåndsform: figur 231721608"/>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122D982A" w14:textId="5ABC3787" w:rsidR="00E64F58" w:rsidRPr="00482EDB" w:rsidRDefault="00E64F58" w:rsidP="00E64F58">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AF8F3" id="Frihåndsform: figur 231721608" o:spid="_x0000_s1040" style="position:absolute;margin-left:67.45pt;margin-top:64.7pt;width:121.05pt;height:43.1pt;z-index:251658270;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1Z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2FwvBF6q6Wqnq800SrsNFNzxYthN9SY++oxgqBGXiW2E/41ELBLhSPP6GqlH760b2jx2YFNiFb&#10;PAnmifl/TTVPiPhXYucW2XTqFp71UJ4BAKQ99HdelgCWHign2IYJkevuWiFimA+wzx8dvRXjsdaq&#10;+4z3y5XTCxSVDNoxhyw6JADXFjBQeAExfnUVwqs6pO1W3vfMCfcNAd8fdp+p7kmP4zyxWNMf1fiA&#10;oLNx/yLNjiDQOk6prtZW1a1bzj7sIbIDgFeHL5PhheSeNTHsqfbvuMtv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IbWnVm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122D982A" w14:textId="5ABC3787" w:rsidR="00E64F58" w:rsidRPr="00482EDB" w:rsidRDefault="00E64F58" w:rsidP="00E64F58">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Pr="1E833796">
        <w:rPr>
          <w:sz w:val="28"/>
          <w:szCs w:val="28"/>
        </w:rPr>
        <w:t>Delmål 2.</w:t>
      </w:r>
      <w:r w:rsidR="00DE71E5">
        <w:rPr>
          <w:sz w:val="28"/>
          <w:szCs w:val="28"/>
        </w:rPr>
        <w:t>C</w:t>
      </w:r>
      <w:r w:rsidRPr="00555477">
        <w:rPr>
          <w:sz w:val="28"/>
          <w:szCs w:val="28"/>
        </w:rPr>
        <w:t>: Helsepersonell i akuttmedisinsk kjede</w:t>
      </w:r>
      <w:r w:rsidR="00DC43DC">
        <w:rPr>
          <w:sz w:val="28"/>
          <w:szCs w:val="28"/>
        </w:rPr>
        <w:t>,</w:t>
      </w:r>
      <w:r w:rsidRPr="00555477">
        <w:rPr>
          <w:sz w:val="28"/>
          <w:szCs w:val="28"/>
        </w:rPr>
        <w:t xml:space="preserve"> herunder prehospital</w:t>
      </w:r>
      <w:r w:rsidR="00F2344E">
        <w:rPr>
          <w:sz w:val="28"/>
          <w:szCs w:val="28"/>
        </w:rPr>
        <w:t>e tjenester</w:t>
      </w:r>
      <w:r w:rsidR="00DC43DC">
        <w:rPr>
          <w:sz w:val="28"/>
          <w:szCs w:val="28"/>
        </w:rPr>
        <w:t xml:space="preserve">, </w:t>
      </w:r>
      <w:r w:rsidRPr="00555477">
        <w:rPr>
          <w:sz w:val="28"/>
          <w:szCs w:val="28"/>
        </w:rPr>
        <w:t xml:space="preserve">skal lettere kunne koordinere helsehjelp </w:t>
      </w:r>
      <w:r w:rsidR="002179F0">
        <w:rPr>
          <w:sz w:val="28"/>
          <w:szCs w:val="28"/>
        </w:rPr>
        <w:t xml:space="preserve">og </w:t>
      </w:r>
      <w:r w:rsidR="00B23FE9">
        <w:rPr>
          <w:sz w:val="28"/>
          <w:szCs w:val="28"/>
        </w:rPr>
        <w:t xml:space="preserve">oppnå </w:t>
      </w:r>
      <w:r w:rsidRPr="00555477">
        <w:rPr>
          <w:sz w:val="28"/>
          <w:szCs w:val="28"/>
        </w:rPr>
        <w:t xml:space="preserve">effektive pasientforløp </w:t>
      </w:r>
    </w:p>
    <w:p w14:paraId="2795726C" w14:textId="591024E5" w:rsidR="00153EE7" w:rsidRPr="001E374E" w:rsidRDefault="00153EE7" w:rsidP="001E374E"/>
    <w:p w14:paraId="6A6AE7EF" w14:textId="0C5A42E5" w:rsidR="00646E63" w:rsidRDefault="00C6496C" w:rsidP="00E64F58">
      <w:r w:rsidRPr="00FB002C">
        <w:rPr>
          <w:noProof/>
        </w:rPr>
        <w:drawing>
          <wp:anchor distT="0" distB="0" distL="114300" distR="114300" simplePos="0" relativeHeight="251658293" behindDoc="0" locked="0" layoutInCell="1" allowOverlap="1" wp14:anchorId="66922A6E" wp14:editId="5418AE06">
            <wp:simplePos x="0" y="0"/>
            <wp:positionH relativeFrom="margin">
              <wp:posOffset>26670</wp:posOffset>
            </wp:positionH>
            <wp:positionV relativeFrom="paragraph">
              <wp:posOffset>2540</wp:posOffset>
            </wp:positionV>
            <wp:extent cx="3084195" cy="3034030"/>
            <wp:effectExtent l="0" t="0" r="1905" b="0"/>
            <wp:wrapSquare wrapText="bothSides"/>
            <wp:docPr id="136400376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3767" name="Bilde 1"/>
                    <pic:cNvPicPr/>
                  </pic:nvPicPr>
                  <pic:blipFill rotWithShape="1">
                    <a:blip r:embed="rId114">
                      <a:extLst>
                        <a:ext uri="{28A0092B-C50C-407E-A947-70E740481C1C}">
                          <a14:useLocalDpi xmlns:a14="http://schemas.microsoft.com/office/drawing/2010/main" val="0"/>
                        </a:ext>
                      </a:extLst>
                    </a:blip>
                    <a:srcRect l="4911"/>
                    <a:stretch>
                      <a:fillRect/>
                    </a:stretch>
                  </pic:blipFill>
                  <pic:spPr bwMode="auto">
                    <a:xfrm>
                      <a:off x="0" y="0"/>
                      <a:ext cx="3084195" cy="3034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609D" w:rsidRPr="00C3609D">
        <w:t>Et god</w:t>
      </w:r>
      <w:r w:rsidR="00C3609D">
        <w:t>t akuttmedisinsk tilbud</w:t>
      </w:r>
      <w:r w:rsidR="009A3509">
        <w:t xml:space="preserve"> </w:t>
      </w:r>
      <w:r w:rsidR="00EA63E8">
        <w:t xml:space="preserve">gir innbyggere trygghet for at de får rask og forsvarlig helsehjelp ved akutt sykdom og skade. </w:t>
      </w:r>
      <w:r w:rsidR="00C3609D">
        <w:t>Helseforetakene og kommune</w:t>
      </w:r>
      <w:r w:rsidR="00A618E7">
        <w:t>ne</w:t>
      </w:r>
      <w:r w:rsidR="00C3609D">
        <w:t xml:space="preserve"> ha</w:t>
      </w:r>
      <w:r w:rsidR="00FC00D0">
        <w:t>r</w:t>
      </w:r>
      <w:r w:rsidR="00C3609D">
        <w:t xml:space="preserve"> ansvar for den akuttmedisinske beredskapen</w:t>
      </w:r>
      <w:r w:rsidR="00835394">
        <w:t>,</w:t>
      </w:r>
      <w:r w:rsidR="00C3609D">
        <w:t xml:space="preserve"> og sørger sammen for </w:t>
      </w:r>
      <w:r w:rsidR="003C22F2">
        <w:t xml:space="preserve">god og forsvarlig helsehjelp </w:t>
      </w:r>
      <w:r w:rsidR="001D13F5">
        <w:t>(</w:t>
      </w:r>
      <w:hyperlink r:id="rId115" w:history="1">
        <w:r w:rsidR="007141B4" w:rsidRPr="007141B4">
          <w:rPr>
            <w:rStyle w:val="Hyperkobling"/>
          </w:rPr>
          <w:t>Meld. St. 23 (2024–2025)</w:t>
        </w:r>
      </w:hyperlink>
      <w:r w:rsidR="001D13F5">
        <w:t>)</w:t>
      </w:r>
      <w:r w:rsidR="007141B4">
        <w:rPr>
          <w:rStyle w:val="Fotnotereferanse"/>
        </w:rPr>
        <w:footnoteReference w:id="10"/>
      </w:r>
      <w:r w:rsidR="003C22F2">
        <w:t xml:space="preserve">. </w:t>
      </w:r>
      <w:r w:rsidR="00835394">
        <w:t>Et stort antall</w:t>
      </w:r>
      <w:r w:rsidR="00125FAA" w:rsidRPr="00125FAA">
        <w:t xml:space="preserve"> aktører </w:t>
      </w:r>
      <w:r w:rsidR="00835394">
        <w:t xml:space="preserve">organisert </w:t>
      </w:r>
      <w:r w:rsidR="00125FAA" w:rsidRPr="00125FAA">
        <w:t xml:space="preserve">på to forvaltningsnivåer gir </w:t>
      </w:r>
      <w:r w:rsidR="00835394">
        <w:t>imidlertid</w:t>
      </w:r>
      <w:r w:rsidR="00125FAA" w:rsidRPr="00125FAA">
        <w:t xml:space="preserve"> utf</w:t>
      </w:r>
      <w:r w:rsidR="00355C87">
        <w:t xml:space="preserve">ordringer </w:t>
      </w:r>
      <w:r w:rsidR="00125FAA" w:rsidRPr="00125FAA">
        <w:t xml:space="preserve">med å utvikle en akuttmedisinsk tjeneste, </w:t>
      </w:r>
      <w:r w:rsidR="008D091E">
        <w:t xml:space="preserve">og </w:t>
      </w:r>
      <w:r w:rsidR="005516AF">
        <w:t>IT-systemer benyttet i d</w:t>
      </w:r>
      <w:r w:rsidR="004E326E">
        <w:t>e akuttmedisinske tjenestene</w:t>
      </w:r>
      <w:r w:rsidR="005516AF">
        <w:t xml:space="preserve"> har i liten grad vært </w:t>
      </w:r>
      <w:r w:rsidR="00C21870">
        <w:t>tilpasset tjenestens behov for informasjonsdeling, beslutningsstøtte, dokumentasjon og s</w:t>
      </w:r>
      <w:r w:rsidR="00AB2C41">
        <w:t>t</w:t>
      </w:r>
      <w:r w:rsidR="00C21870">
        <w:t>y</w:t>
      </w:r>
      <w:r w:rsidR="00AB2C41">
        <w:t>r</w:t>
      </w:r>
      <w:r w:rsidR="00C21870">
        <w:t>ingsinformasjon</w:t>
      </w:r>
      <w:r w:rsidR="002831EE">
        <w:rPr>
          <w:rStyle w:val="Fotnotereferanse"/>
        </w:rPr>
        <w:footnoteReference w:id="11"/>
      </w:r>
      <w:r w:rsidR="00DE71E5">
        <w:t>.</w:t>
      </w:r>
      <w:r w:rsidR="00C21870">
        <w:t xml:space="preserve"> </w:t>
      </w:r>
      <w:r w:rsidR="004E326E">
        <w:t xml:space="preserve"> </w:t>
      </w:r>
      <w:r w:rsidR="009B739A">
        <w:t xml:space="preserve">Tjenesten </w:t>
      </w:r>
      <w:r w:rsidR="00E965DF">
        <w:t xml:space="preserve">inkluderer </w:t>
      </w:r>
      <w:r w:rsidR="00FF0D31">
        <w:t xml:space="preserve">transport av pasienter, og </w:t>
      </w:r>
      <w:r w:rsidR="009B739A">
        <w:t xml:space="preserve">har et omfattende behov for </w:t>
      </w:r>
      <w:r w:rsidR="00A14314">
        <w:t xml:space="preserve">samhandling </w:t>
      </w:r>
      <w:r w:rsidR="009B739A">
        <w:t xml:space="preserve">med andre </w:t>
      </w:r>
      <w:r w:rsidR="4ABF748E">
        <w:t xml:space="preserve">i </w:t>
      </w:r>
      <w:r w:rsidR="325F95F1">
        <w:t>helsetjeneste</w:t>
      </w:r>
      <w:r w:rsidR="17FF040E">
        <w:t>n</w:t>
      </w:r>
      <w:r w:rsidR="009B739A">
        <w:t xml:space="preserve">, men også med andre </w:t>
      </w:r>
      <w:r w:rsidR="000B6423">
        <w:t>nødetater</w:t>
      </w:r>
      <w:r w:rsidR="009B739A">
        <w:t xml:space="preserve"> som brann</w:t>
      </w:r>
      <w:r w:rsidR="0084755B">
        <w:t xml:space="preserve"> og redning, </w:t>
      </w:r>
      <w:r w:rsidR="007F5556">
        <w:t>og politi.</w:t>
      </w:r>
      <w:r w:rsidR="005A7374">
        <w:t xml:space="preserve"> </w:t>
      </w:r>
    </w:p>
    <w:p w14:paraId="1B75AF82" w14:textId="77777777" w:rsidR="00BF7540" w:rsidRDefault="00BF7540" w:rsidP="00E64F58"/>
    <w:p w14:paraId="313DC211" w14:textId="1466F2F9" w:rsidR="00646E63" w:rsidRDefault="00646E63" w:rsidP="00D55285">
      <w:pPr>
        <w:rPr>
          <w:del w:id="60" w:author="Anne Greibrokk" w:date="2026-07-10T13:50:00Z" w16du:dateUtc="2026-07-10T11:50:00Z"/>
        </w:rPr>
      </w:pPr>
    </w:p>
    <w:p w14:paraId="3C377FF6" w14:textId="24F14C24" w:rsidR="00786FD1" w:rsidRDefault="00296DE8" w:rsidP="00E64F58">
      <w:r>
        <w:t xml:space="preserve">Tjenesten består av ulike </w:t>
      </w:r>
      <w:r w:rsidR="0086659C">
        <w:t>virksomheter som har ulike roller.</w:t>
      </w:r>
      <w:r w:rsidR="00DA1A80">
        <w:t xml:space="preserve"> </w:t>
      </w:r>
      <w:r w:rsidR="00C64CA3">
        <w:t xml:space="preserve">Litt </w:t>
      </w:r>
      <w:r w:rsidR="00DA1A80">
        <w:t xml:space="preserve">forenklet </w:t>
      </w:r>
      <w:r w:rsidR="00CE32BC">
        <w:t>tar a</w:t>
      </w:r>
      <w:r w:rsidR="00350718">
        <w:t xml:space="preserve">kuttmedisinsk kommunikasjonssentraler (AMK) </w:t>
      </w:r>
      <w:r w:rsidR="00271EC4">
        <w:t xml:space="preserve">og </w:t>
      </w:r>
      <w:r w:rsidR="001F345D">
        <w:t xml:space="preserve">kommunale </w:t>
      </w:r>
      <w:r w:rsidR="00271EC4">
        <w:t>legevakt</w:t>
      </w:r>
      <w:r w:rsidR="001F345D">
        <w:t>sentraler</w:t>
      </w:r>
      <w:r w:rsidR="00DA1A80">
        <w:t xml:space="preserve"> </w:t>
      </w:r>
      <w:r w:rsidR="00350718">
        <w:t xml:space="preserve">imot </w:t>
      </w:r>
      <w:r w:rsidR="00271EC4">
        <w:t>nødmeldinger</w:t>
      </w:r>
      <w:r w:rsidR="00CE32BC">
        <w:t xml:space="preserve"> og andre henvendelser fra befolkningen</w:t>
      </w:r>
      <w:r w:rsidR="00E14B9E">
        <w:t xml:space="preserve">, og sørger for </w:t>
      </w:r>
      <w:r w:rsidR="4B9F2CD5">
        <w:t xml:space="preserve">medisinsk rådgivning, varsling og </w:t>
      </w:r>
      <w:r w:rsidR="52433104">
        <w:t>koordiner</w:t>
      </w:r>
      <w:r w:rsidR="1F317D5A">
        <w:t>ing</w:t>
      </w:r>
      <w:r w:rsidR="52433104">
        <w:t xml:space="preserve"> </w:t>
      </w:r>
      <w:r w:rsidR="687B46FD">
        <w:t xml:space="preserve">av ambulanser og </w:t>
      </w:r>
      <w:r w:rsidR="0025428E">
        <w:t>legevaktsleger.</w:t>
      </w:r>
      <w:r w:rsidR="005D0F99">
        <w:t xml:space="preserve"> </w:t>
      </w:r>
      <w:r w:rsidR="008E51A6">
        <w:t xml:space="preserve">Her er det både behov for flåtestyring og </w:t>
      </w:r>
      <w:r w:rsidR="00897C41">
        <w:t>kart- og navigeringsløsninger</w:t>
      </w:r>
      <w:r w:rsidR="005D0F99">
        <w:t xml:space="preserve">. </w:t>
      </w:r>
      <w:r w:rsidR="00CC5B5C">
        <w:t xml:space="preserve">Underveis brukes ulike </w:t>
      </w:r>
      <w:r w:rsidR="00BB2050">
        <w:t>mobile</w:t>
      </w:r>
      <w:r w:rsidR="00CC5B5C">
        <w:t xml:space="preserve"> </w:t>
      </w:r>
      <w:r w:rsidR="0090783D">
        <w:t>kommunikasjons</w:t>
      </w:r>
      <w:r w:rsidR="006C419F">
        <w:t>teknologier</w:t>
      </w:r>
      <w:r w:rsidR="00A32FDD">
        <w:t>, for eksempel nødnettet,</w:t>
      </w:r>
      <w:r w:rsidR="006C419F">
        <w:t xml:space="preserve"> </w:t>
      </w:r>
      <w:r w:rsidR="00232088">
        <w:t>til å koordinere</w:t>
      </w:r>
      <w:r w:rsidR="001F2B28">
        <w:t xml:space="preserve"> innsatsen </w:t>
      </w:r>
      <w:r w:rsidR="0F0A8701">
        <w:t xml:space="preserve">i </w:t>
      </w:r>
      <w:r w:rsidR="00162CDB">
        <w:t>helsetjenesten</w:t>
      </w:r>
      <w:r w:rsidR="0F0A8701">
        <w:t xml:space="preserve"> og </w:t>
      </w:r>
      <w:r w:rsidR="00567333">
        <w:t>samvirke med</w:t>
      </w:r>
      <w:r w:rsidR="27DF599C">
        <w:t xml:space="preserve"> andre</w:t>
      </w:r>
      <w:r w:rsidR="001F2B28">
        <w:t xml:space="preserve"> etater</w:t>
      </w:r>
      <w:r w:rsidR="00EE198D">
        <w:t xml:space="preserve"> som brann- og redning og politi</w:t>
      </w:r>
      <w:r w:rsidR="00A32FDD">
        <w:t xml:space="preserve">. </w:t>
      </w:r>
      <w:r w:rsidR="00475934">
        <w:t xml:space="preserve">Deretter </w:t>
      </w:r>
      <w:r w:rsidR="00620493">
        <w:t>gjennomføres</w:t>
      </w:r>
      <w:r w:rsidR="0040339C">
        <w:t xml:space="preserve"> bl</w:t>
      </w:r>
      <w:r w:rsidR="00162CDB">
        <w:t xml:space="preserve">ant annet </w:t>
      </w:r>
      <w:r w:rsidR="62060EC5">
        <w:t>behandling og ev</w:t>
      </w:r>
      <w:r w:rsidR="00162CDB">
        <w:t>entuelt</w:t>
      </w:r>
      <w:r w:rsidR="00C64CA3">
        <w:t xml:space="preserve"> transport av pasientene til behandlingsstedene</w:t>
      </w:r>
      <w:r w:rsidR="001F345D">
        <w:t>, som kan være kommunale legevakter eller akuttmottak på nærmeste sykehus</w:t>
      </w:r>
      <w:r w:rsidR="00796D9D">
        <w:t xml:space="preserve">. </w:t>
      </w:r>
      <w:r w:rsidR="00773C38">
        <w:t>Dis</w:t>
      </w:r>
      <w:r w:rsidR="002820EC">
        <w:t xml:space="preserve">se prosessene </w:t>
      </w:r>
      <w:r w:rsidR="005B38D2">
        <w:t>støttes av AMK</w:t>
      </w:r>
      <w:r w:rsidR="00B94014">
        <w:t xml:space="preserve">-systemer. </w:t>
      </w:r>
      <w:r w:rsidR="00A6278C">
        <w:t>Oppdrag og h</w:t>
      </w:r>
      <w:r w:rsidR="00005635">
        <w:t xml:space="preserve">elseopplysninger </w:t>
      </w:r>
      <w:r w:rsidR="005B27CC">
        <w:t xml:space="preserve">knyttet til ambulansetransport </w:t>
      </w:r>
      <w:r w:rsidR="002831AE">
        <w:t>blir dokumentert i prehospital</w:t>
      </w:r>
      <w:r w:rsidR="005B27CC">
        <w:t xml:space="preserve"> pasientjournal (ambulansejournal)</w:t>
      </w:r>
      <w:r w:rsidR="002C217B">
        <w:t xml:space="preserve">, </w:t>
      </w:r>
      <w:r w:rsidR="00DD79BD">
        <w:t xml:space="preserve">og multimonitorer og annet utstyr brukes til vitale målinger under transporten. </w:t>
      </w:r>
      <w:r w:rsidR="009C19D8">
        <w:t xml:space="preserve">Det er behov for å kommunisere begge deler </w:t>
      </w:r>
      <w:r w:rsidR="00522E61">
        <w:t xml:space="preserve">effektivt </w:t>
      </w:r>
      <w:r w:rsidR="009C19D8">
        <w:t>til neste ledd i kjeden</w:t>
      </w:r>
      <w:r w:rsidR="00522E61">
        <w:t xml:space="preserve"> for å sikre rask behandling. </w:t>
      </w:r>
    </w:p>
    <w:p w14:paraId="692FD071" w14:textId="77777777" w:rsidR="00B31DCE" w:rsidRDefault="00AC7EC6" w:rsidP="00B31DCE">
      <w:pPr>
        <w:keepNext/>
        <w:jc w:val="center"/>
      </w:pPr>
      <w:commentRangeStart w:id="61"/>
      <w:r>
        <w:rPr>
          <w:noProof/>
        </w:rPr>
        <w:lastRenderedPageBreak/>
        <w:drawing>
          <wp:inline distT="0" distB="0" distL="0" distR="0" wp14:anchorId="5BE489D4" wp14:editId="775C2B78">
            <wp:extent cx="3899139" cy="2775977"/>
            <wp:effectExtent l="0" t="0" r="6350" b="5715"/>
            <wp:docPr id="323049877"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9877" name="Bilde 2"/>
                    <pic:cNvPicPr>
                      <a:picLocks noChangeAspect="1" noChangeArrowheads="1"/>
                    </pic:cNvPicPr>
                  </pic:nvPicPr>
                  <pic:blipFill>
                    <a:blip r:embed="rId116" cstate="print">
                      <a:extLst>
                        <a:ext uri="{28A0092B-C50C-407E-A947-70E740481C1C}">
                          <a14:useLocalDpi xmlns:a14="http://schemas.microsoft.com/office/drawing/2010/main" val="0"/>
                        </a:ext>
                      </a:extLst>
                    </a:blip>
                    <a:stretch>
                      <a:fillRect/>
                    </a:stretch>
                  </pic:blipFill>
                  <pic:spPr bwMode="auto">
                    <a:xfrm>
                      <a:off x="0" y="0"/>
                      <a:ext cx="3910750" cy="2784243"/>
                    </a:xfrm>
                    <a:prstGeom prst="rect">
                      <a:avLst/>
                    </a:prstGeom>
                    <a:noFill/>
                    <a:ln>
                      <a:noFill/>
                    </a:ln>
                  </pic:spPr>
                </pic:pic>
              </a:graphicData>
            </a:graphic>
          </wp:inline>
        </w:drawing>
      </w:r>
      <w:commentRangeEnd w:id="61"/>
      <w:r w:rsidR="003E287C">
        <w:rPr>
          <w:rStyle w:val="Merknadsreferanse"/>
          <w:sz w:val="18"/>
          <w:szCs w:val="22"/>
        </w:rPr>
        <w:commentReference w:id="61"/>
      </w:r>
    </w:p>
    <w:p w14:paraId="359F7B76" w14:textId="2F39C4B3" w:rsidR="00536D80" w:rsidRDefault="00B31DCE" w:rsidP="00B31DCE">
      <w:pPr>
        <w:pStyle w:val="Bildetekst"/>
        <w:jc w:val="center"/>
      </w:pPr>
      <w:r>
        <w:t xml:space="preserve">Figur </w:t>
      </w:r>
      <w:r w:rsidR="0025052D">
        <w:fldChar w:fldCharType="begin"/>
      </w:r>
      <w:r w:rsidR="0025052D">
        <w:instrText xml:space="preserve"> SEQ Figur \* ARABIC </w:instrText>
      </w:r>
      <w:r w:rsidR="0025052D">
        <w:fldChar w:fldCharType="separate"/>
      </w:r>
      <w:r w:rsidR="0025052D">
        <w:rPr>
          <w:noProof/>
        </w:rPr>
        <w:t>22</w:t>
      </w:r>
      <w:r w:rsidR="0025052D">
        <w:rPr>
          <w:noProof/>
        </w:rPr>
        <w:fldChar w:fldCharType="end"/>
      </w:r>
      <w:r>
        <w:t xml:space="preserve"> viser </w:t>
      </w:r>
      <w:r w:rsidR="00420291">
        <w:t>prehospital</w:t>
      </w:r>
      <w:r>
        <w:t xml:space="preserve"> informasjonsflyt samt hvilke IT-systemer de ulike aktørene benytter.</w:t>
      </w:r>
    </w:p>
    <w:p w14:paraId="5A598F30" w14:textId="5B502AB9" w:rsidR="00A672F7" w:rsidRDefault="00536D80" w:rsidP="008878AF">
      <w:r w:rsidDel="00CA06A2">
        <w:t xml:space="preserve">Dagens </w:t>
      </w:r>
      <w:r w:rsidR="00CA06A2">
        <w:t>IT-</w:t>
      </w:r>
      <w:r>
        <w:t>løsninge</w:t>
      </w:r>
      <w:r w:rsidR="00160F71">
        <w:t xml:space="preserve">r </w:t>
      </w:r>
      <w:r>
        <w:t xml:space="preserve">i akuttmedisinsk kjede </w:t>
      </w:r>
      <w:r w:rsidR="00D40AFC">
        <w:t xml:space="preserve">støtter </w:t>
      </w:r>
      <w:r w:rsidR="00CA06A2">
        <w:t xml:space="preserve">ikke </w:t>
      </w:r>
      <w:r w:rsidR="00E16C4B">
        <w:t xml:space="preserve">disse pasientforløpene </w:t>
      </w:r>
      <w:r w:rsidR="00C11CEB">
        <w:t>godt nok</w:t>
      </w:r>
      <w:r>
        <w:t>. IT-</w:t>
      </w:r>
      <w:r w:rsidR="00160F71">
        <w:t>systemene</w:t>
      </w:r>
      <w:r>
        <w:t xml:space="preserve"> i de akuttmedisinske kommunikasjonssentralene (AMK) er fragmenterte, og muligheten til arbeidsflyt på tvers av sentralene er begrenset. </w:t>
      </w:r>
      <w:r w:rsidR="005D07C5">
        <w:t xml:space="preserve">Ambulansene har hatt </w:t>
      </w:r>
      <w:r w:rsidR="00E73CFB">
        <w:t>utilstrekkelig</w:t>
      </w:r>
      <w:r w:rsidR="005D07C5">
        <w:t xml:space="preserve"> støtte for </w:t>
      </w:r>
      <w:r w:rsidR="00322916">
        <w:t xml:space="preserve">å innhente </w:t>
      </w:r>
      <w:r w:rsidR="004B6DD4">
        <w:t>bakgrunnsinformasjon om pasientene</w:t>
      </w:r>
      <w:r w:rsidR="00A64B52">
        <w:t xml:space="preserve"> </w:t>
      </w:r>
      <w:r w:rsidR="00AC6EA7">
        <w:t>på forhånd</w:t>
      </w:r>
      <w:r w:rsidR="004B6DD4">
        <w:t xml:space="preserve">, </w:t>
      </w:r>
      <w:r w:rsidR="00A64B52">
        <w:t>til å</w:t>
      </w:r>
      <w:r w:rsidR="004B6DD4">
        <w:t xml:space="preserve"> </w:t>
      </w:r>
      <w:r w:rsidR="005D07C5">
        <w:t>dokument</w:t>
      </w:r>
      <w:r w:rsidR="004B6DD4">
        <w:t xml:space="preserve">ere </w:t>
      </w:r>
      <w:r w:rsidR="003B501C">
        <w:t xml:space="preserve">funn, behandling og andre </w:t>
      </w:r>
      <w:r w:rsidR="005D07C5">
        <w:t xml:space="preserve">helseopplysninger, og til å </w:t>
      </w:r>
      <w:r w:rsidR="0018030F">
        <w:t xml:space="preserve">formidle </w:t>
      </w:r>
      <w:r w:rsidR="004414EC">
        <w:t xml:space="preserve">disse </w:t>
      </w:r>
      <w:r w:rsidR="00DB000D">
        <w:t xml:space="preserve">effektivt </w:t>
      </w:r>
      <w:r w:rsidR="00572569">
        <w:t>sammen med</w:t>
      </w:r>
      <w:r w:rsidR="004414EC">
        <w:t xml:space="preserve"> </w:t>
      </w:r>
      <w:r w:rsidR="0018030F">
        <w:t xml:space="preserve">målinger og </w:t>
      </w:r>
      <w:r w:rsidR="00FB6B73">
        <w:t>andre undersøkelser til neste ledd i kjeden.</w:t>
      </w:r>
    </w:p>
    <w:p w14:paraId="31A790F1" w14:textId="6071F7DC" w:rsidR="003E22A9" w:rsidRDefault="003E22A9" w:rsidP="70A6F405">
      <w:pPr>
        <w:pStyle w:val="Bildetekst"/>
      </w:pPr>
    </w:p>
    <w:p w14:paraId="6407ABE2" w14:textId="77777777" w:rsidR="0069402A" w:rsidRPr="00414364" w:rsidRDefault="0069402A" w:rsidP="0069402A">
      <w:pPr>
        <w:shd w:val="clear" w:color="auto" w:fill="E6E6E6" w:themeFill="background1" w:themeFillShade="E6"/>
        <w:rPr>
          <w:rStyle w:val="normaltextrun"/>
          <w:rFonts w:eastAsiaTheme="majorEastAsia" w:cs="Times New Roman"/>
          <w:b/>
          <w:bCs/>
          <w:szCs w:val="18"/>
          <w:shd w:val="clear" w:color="auto" w:fill="D8D8D8"/>
          <w:lang w:eastAsia="nb-NO"/>
        </w:rPr>
      </w:pPr>
      <w:r w:rsidRPr="00414364">
        <w:rPr>
          <w:rStyle w:val="normaltextrun"/>
          <w:rFonts w:eastAsiaTheme="majorEastAsia" w:cs="Times New Roman"/>
          <w:b/>
          <w:bCs/>
          <w:szCs w:val="18"/>
          <w:shd w:val="clear" w:color="auto" w:fill="D8D8D8"/>
          <w:lang w:eastAsia="nb-NO"/>
        </w:rPr>
        <w:t>Modernisering av IT-systemer og annen teknologi brukt i ambulansene</w:t>
      </w:r>
    </w:p>
    <w:p w14:paraId="1559F6A3" w14:textId="77777777" w:rsidR="0069402A" w:rsidRDefault="0069402A" w:rsidP="0069402A">
      <w:r>
        <w:t>De regionale helseforetakene har anskaffet felles IT-system for prehospital pasientjournal (ambulansejournal, P-EPJ). Ved bruk av P-EPJ ønskes det å oppnå effektivisering og kvalitetsforbedring i ambulansetjenesten, og å gi øvrige deler av behandlingskjeden et bedre og mer oppdatert underlag for pasientbehandling</w:t>
      </w:r>
      <w:sdt>
        <w:sdtPr>
          <w:id w:val="1528991494"/>
          <w:citation/>
        </w:sdtPr>
        <w:sdtContent>
          <w:r>
            <w:fldChar w:fldCharType="begin"/>
          </w:r>
          <w:r>
            <w:instrText xml:space="preserve">CITATION Hel231 \l 1044 </w:instrText>
          </w:r>
          <w:r>
            <w:fldChar w:fldCharType="separate"/>
          </w:r>
          <w:r>
            <w:rPr>
              <w:noProof/>
            </w:rPr>
            <w:t xml:space="preserve"> (Helse Nord IKT, 2023)</w:t>
          </w:r>
          <w:r>
            <w:fldChar w:fldCharType="end"/>
          </w:r>
        </w:sdtContent>
      </w:sdt>
      <w:sdt>
        <w:sdtPr>
          <w:id w:val="930168420"/>
          <w:citation/>
        </w:sdtPr>
        <w:sdtContent>
          <w:r>
            <w:fldChar w:fldCharType="begin"/>
          </w:r>
          <w:r>
            <w:instrText xml:space="preserve">CITATION Amb23 \l 1044 </w:instrText>
          </w:r>
          <w:r>
            <w:fldChar w:fldCharType="separate"/>
          </w:r>
          <w:r>
            <w:rPr>
              <w:noProof/>
            </w:rPr>
            <w:t xml:space="preserve"> (Ambulanseforum, 2023)</w:t>
          </w:r>
          <w:r>
            <w:fldChar w:fldCharType="end"/>
          </w:r>
        </w:sdtContent>
      </w:sdt>
      <w:r>
        <w:t>. I Helse Midt-Norge har ambulansepersonalet tilgang til felles pasientjournal for sykehus og primærhelsetjenesten gjennom en integrasjon mellom Helseplattformen og prehospital pasientjournal via Helseplattformen Link. Muligheten til å innhente prehospitale helseopplysninger styrker pasientsikkerheten og kan redusere tid til igangsatt behandling.</w:t>
      </w:r>
    </w:p>
    <w:p w14:paraId="37579685" w14:textId="77777777" w:rsidR="0069402A" w:rsidRDefault="0069402A" w:rsidP="0069402A"/>
    <w:p w14:paraId="363634D9" w14:textId="7505586E" w:rsidR="0069402A" w:rsidRDefault="0069402A" w:rsidP="0069402A">
      <w:pPr>
        <w:rPr>
          <w:ins w:id="62" w:author="Kine Markman" w:date="2026-07-08T12:16:00Z" w16du:dateUtc="2026-07-08T10:16:00Z"/>
        </w:rPr>
      </w:pPr>
      <w:r w:rsidRPr="004A731B">
        <w:t>Prosjektene for innføring av nye multimonitorer og etablering av multimonitorens plattform er avsluttet</w:t>
      </w:r>
      <w:r w:rsidR="00E20B4A">
        <w:t>, innføring pågår i helseregion nord. Forvaltning</w:t>
      </w:r>
      <w:r w:rsidRPr="004A731B">
        <w:t xml:space="preserve"> av løsningen foregår i produktområde ambulanse, sammen med prehospital ambulansejournal. Målsetningen er å utvikle multimonitorløsningen i tråd med felles målbilde</w:t>
      </w:r>
      <w:r w:rsidR="00FB03A1">
        <w:t>r</w:t>
      </w:r>
      <w:r w:rsidRPr="004A731B">
        <w:t xml:space="preserve"> på prehospitalt område. Dette inkluderer muligheter for at primærhelsetjenesten kan ta i bruk løsningen i fremtiden</w:t>
      </w:r>
      <w:r>
        <w:t xml:space="preserve"> Les mer om </w:t>
      </w:r>
      <w:hyperlink r:id="rId117" w:anchor="fremdriftsplan" w:history="1">
        <w:r w:rsidRPr="00C55D74">
          <w:rPr>
            <w:rStyle w:val="Hyperkobling"/>
          </w:rPr>
          <w:t>multimonitor på Sykehuspartner sine hjemmesider</w:t>
        </w:r>
      </w:hyperlink>
      <w:r>
        <w:t xml:space="preserve">. </w:t>
      </w:r>
    </w:p>
    <w:p w14:paraId="3F12DF69" w14:textId="77777777" w:rsidR="00A5162B" w:rsidRDefault="00A5162B" w:rsidP="002A61A2">
      <w:pPr>
        <w:keepNext/>
      </w:pPr>
      <w:r w:rsidRPr="00A5162B">
        <w:rPr>
          <w:noProof/>
        </w:rPr>
        <w:lastRenderedPageBreak/>
        <w:drawing>
          <wp:inline distT="0" distB="0" distL="0" distR="0" wp14:anchorId="1C7182ED" wp14:editId="0EFEF255">
            <wp:extent cx="5854045" cy="3025302"/>
            <wp:effectExtent l="0" t="0" r="0" b="3810"/>
            <wp:docPr id="154885019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0192" name=""/>
                    <pic:cNvPicPr/>
                  </pic:nvPicPr>
                  <pic:blipFill>
                    <a:blip r:embed="rId118"/>
                    <a:stretch>
                      <a:fillRect/>
                    </a:stretch>
                  </pic:blipFill>
                  <pic:spPr>
                    <a:xfrm>
                      <a:off x="0" y="0"/>
                      <a:ext cx="5863954" cy="3030423"/>
                    </a:xfrm>
                    <a:prstGeom prst="rect">
                      <a:avLst/>
                    </a:prstGeom>
                  </pic:spPr>
                </pic:pic>
              </a:graphicData>
            </a:graphic>
          </wp:inline>
        </w:drawing>
      </w:r>
    </w:p>
    <w:p w14:paraId="5C28AC54" w14:textId="5508ED6E" w:rsidR="0069402A" w:rsidRDefault="00A5162B" w:rsidP="002A61A2">
      <w:pPr>
        <w:pStyle w:val="Bildetekst"/>
        <w:rPr>
          <w:highlight w:val="yellow"/>
        </w:rPr>
      </w:pPr>
      <w:r>
        <w:t xml:space="preserve">Figur </w:t>
      </w:r>
      <w:r w:rsidR="0025052D">
        <w:fldChar w:fldCharType="begin"/>
      </w:r>
      <w:r w:rsidR="0025052D">
        <w:instrText xml:space="preserve"> SEQ Figur \* ARABIC </w:instrText>
      </w:r>
      <w:r w:rsidR="0025052D">
        <w:fldChar w:fldCharType="separate"/>
      </w:r>
      <w:r w:rsidR="0025052D">
        <w:rPr>
          <w:noProof/>
        </w:rPr>
        <w:t>23</w:t>
      </w:r>
      <w:r w:rsidR="0025052D">
        <w:rPr>
          <w:noProof/>
        </w:rPr>
        <w:fldChar w:fldCharType="end"/>
      </w:r>
      <w:r>
        <w:t xml:space="preserve"> </w:t>
      </w:r>
      <w:r w:rsidRPr="0038690F">
        <w:t>V</w:t>
      </w:r>
      <w:r w:rsidR="00CA49F0">
        <w:t>iser v</w:t>
      </w:r>
      <w:r w:rsidRPr="0038690F">
        <w:t xml:space="preserve">eikartet </w:t>
      </w:r>
      <w:r w:rsidR="00CA49F0">
        <w:t>med innførte og</w:t>
      </w:r>
      <w:r w:rsidRPr="0038690F">
        <w:t xml:space="preserve"> pågående aktiviteter </w:t>
      </w:r>
      <w:r w:rsidR="00CA49F0">
        <w:t xml:space="preserve">for modernisering av IT systemer </w:t>
      </w:r>
      <w:r>
        <w:t xml:space="preserve">i </w:t>
      </w:r>
      <w:r w:rsidRPr="0038690F">
        <w:t>prehospitale tjenester.</w:t>
      </w:r>
    </w:p>
    <w:p w14:paraId="2AAFD66C" w14:textId="77777777" w:rsidR="00CD6F7B" w:rsidRDefault="00CD6F7B" w:rsidP="00E64F58">
      <w:pPr>
        <w:rPr>
          <w:highlight w:val="yellow"/>
        </w:rPr>
      </w:pPr>
    </w:p>
    <w:p w14:paraId="681F0145" w14:textId="394FADFC" w:rsidR="001D2230" w:rsidRPr="00D55285" w:rsidRDefault="00B8185C" w:rsidP="001D2230">
      <w:pPr>
        <w:shd w:val="clear" w:color="auto" w:fill="E6E6E6"/>
        <w:rPr>
          <w:rStyle w:val="normaltextrun"/>
          <w:rFonts w:eastAsiaTheme="majorEastAsia" w:cs="Times New Roman"/>
          <w:szCs w:val="18"/>
          <w:shd w:val="clear" w:color="auto" w:fill="D8D8D8"/>
          <w:lang w:eastAsia="nb-NO"/>
        </w:rPr>
      </w:pPr>
      <w:r w:rsidRPr="00D55285">
        <w:rPr>
          <w:rStyle w:val="normaltextrun"/>
          <w:rFonts w:eastAsiaTheme="majorEastAsia" w:cs="Times New Roman"/>
          <w:b/>
          <w:bCs/>
          <w:szCs w:val="18"/>
          <w:shd w:val="clear" w:color="auto" w:fill="D8D8D8"/>
          <w:lang w:eastAsia="nb-NO"/>
        </w:rPr>
        <w:t xml:space="preserve">Ny </w:t>
      </w:r>
      <w:r w:rsidRPr="007F1CB9">
        <w:rPr>
          <w:rStyle w:val="normaltextrun"/>
          <w:rFonts w:eastAsiaTheme="majorEastAsia" w:cs="Times New Roman"/>
          <w:b/>
          <w:bCs/>
          <w:szCs w:val="18"/>
          <w:shd w:val="clear" w:color="auto" w:fill="D8D8D8"/>
          <w:lang w:eastAsia="nb-NO"/>
        </w:rPr>
        <w:t>AMK</w:t>
      </w:r>
      <w:r w:rsidR="007F1CB9">
        <w:rPr>
          <w:rStyle w:val="normaltextrun"/>
          <w:rFonts w:eastAsiaTheme="majorEastAsia" w:cs="Times New Roman"/>
          <w:b/>
          <w:bCs/>
          <w:szCs w:val="18"/>
          <w:shd w:val="clear" w:color="auto" w:fill="D8D8D8"/>
          <w:lang w:eastAsia="nb-NO"/>
        </w:rPr>
        <w:t>-</w:t>
      </w:r>
      <w:r w:rsidR="00FA7F5A">
        <w:rPr>
          <w:rStyle w:val="normaltextrun"/>
          <w:rFonts w:eastAsiaTheme="majorEastAsia" w:cs="Times New Roman"/>
          <w:b/>
          <w:bCs/>
          <w:szCs w:val="18"/>
          <w:shd w:val="clear" w:color="auto" w:fill="D8D8D8"/>
          <w:lang w:eastAsia="nb-NO"/>
        </w:rPr>
        <w:t xml:space="preserve"> og legevakt</w:t>
      </w:r>
      <w:r w:rsidR="007F1CB9">
        <w:rPr>
          <w:rStyle w:val="normaltextrun"/>
          <w:rFonts w:eastAsiaTheme="majorEastAsia" w:cs="Times New Roman"/>
          <w:b/>
          <w:bCs/>
          <w:szCs w:val="18"/>
          <w:shd w:val="clear" w:color="auto" w:fill="D8D8D8"/>
          <w:lang w:eastAsia="nb-NO"/>
        </w:rPr>
        <w:t xml:space="preserve">sentral </w:t>
      </w:r>
      <w:r w:rsidRPr="007F1CB9">
        <w:rPr>
          <w:rStyle w:val="normaltextrun"/>
          <w:rFonts w:eastAsiaTheme="majorEastAsia" w:cs="Times New Roman"/>
          <w:b/>
          <w:bCs/>
          <w:szCs w:val="18"/>
          <w:shd w:val="clear" w:color="auto" w:fill="D8D8D8"/>
          <w:lang w:eastAsia="nb-NO"/>
        </w:rPr>
        <w:t>løsning</w:t>
      </w:r>
    </w:p>
    <w:p w14:paraId="3DC1B8E6" w14:textId="0FF7732E" w:rsidR="001D4C38" w:rsidRDefault="002C7FDD" w:rsidP="00536D80">
      <w:r>
        <w:t xml:space="preserve">For </w:t>
      </w:r>
      <w:r w:rsidR="00ED1FCF">
        <w:t xml:space="preserve">å imøtekomme behovet </w:t>
      </w:r>
      <w:r w:rsidR="00C206A8">
        <w:t xml:space="preserve">til operatørene ved AMK-sentraler og legevaktsentraler </w:t>
      </w:r>
      <w:r w:rsidR="00BD5282">
        <w:t>bedre og gjøre det lettere å koordinere mellom ulike virksomheter</w:t>
      </w:r>
      <w:r w:rsidR="00CF7AA9">
        <w:t xml:space="preserve">, </w:t>
      </w:r>
      <w:r w:rsidR="00ED1FCF">
        <w:t xml:space="preserve">gjennomføres det et </w:t>
      </w:r>
      <w:r w:rsidR="0077246D">
        <w:t xml:space="preserve">prosjekt for </w:t>
      </w:r>
      <w:r w:rsidR="00C511D6">
        <w:t xml:space="preserve">en felles, </w:t>
      </w:r>
      <w:r w:rsidR="00ED1FCF">
        <w:t xml:space="preserve">interregional </w:t>
      </w:r>
      <w:r w:rsidR="00ED1FCF" w:rsidRPr="00DB528C">
        <w:t>AMK</w:t>
      </w:r>
      <w:r w:rsidR="00C511D6">
        <w:t>-løsning (AMK</w:t>
      </w:r>
      <w:r w:rsidR="00ED1FCF" w:rsidRPr="00DB528C">
        <w:t xml:space="preserve"> IKT</w:t>
      </w:r>
      <w:r w:rsidR="00C511D6">
        <w:t>)</w:t>
      </w:r>
      <w:r w:rsidR="00ED1FCF">
        <w:t>, som ledes av Helse Vest. Ny AMK-løsning vil bidra til at helsepersonell er bedre rustet til å besvare medisinske nødsamtaler, og AMK-sentralene vil kunne avlaste hverandre i større grad (</w:t>
      </w:r>
      <w:hyperlink r:id="rId119">
        <w:r w:rsidR="00ED1FCF" w:rsidRPr="4F961F4D">
          <w:rPr>
            <w:rStyle w:val="Hyperkobling"/>
          </w:rPr>
          <w:t>Nasjonal IKT-løsning for AMK i Helse Sør-Øst - Sykehuspartner HF</w:t>
        </w:r>
      </w:hyperlink>
      <w:r w:rsidR="00ED1FCF">
        <w:t>)</w:t>
      </w:r>
      <w:r w:rsidR="00711B20">
        <w:t>, og slik sett utnytte ressursene bedre enn i dag</w:t>
      </w:r>
      <w:r w:rsidR="00ED1FCF">
        <w:t>.</w:t>
      </w:r>
      <w:r w:rsidR="00D05DE5">
        <w:t xml:space="preserve"> </w:t>
      </w:r>
      <w:r w:rsidR="00536D80">
        <w:t>Landets AMK</w:t>
      </w:r>
      <w:r w:rsidR="00CF7AA9">
        <w:t>-</w:t>
      </w:r>
      <w:r w:rsidR="00536D80">
        <w:t xml:space="preserve"> og legevaktsentraler får gjennom </w:t>
      </w:r>
      <w:r w:rsidR="00D05DE5">
        <w:t xml:space="preserve">denne </w:t>
      </w:r>
      <w:r w:rsidR="00536D80">
        <w:t xml:space="preserve">løsningen og </w:t>
      </w:r>
      <w:r w:rsidR="00A30238">
        <w:t xml:space="preserve">nytt nødnett </w:t>
      </w:r>
      <w:r w:rsidR="00536D80">
        <w:t xml:space="preserve">bedre teknologistøtte, økt fleksibilitet og fremtidsrettet funksjonalitet. </w:t>
      </w:r>
    </w:p>
    <w:p w14:paraId="4F86D7B0" w14:textId="77777777" w:rsidR="00DD00A4" w:rsidRDefault="00DD00A4" w:rsidP="00536D80"/>
    <w:p w14:paraId="1B1FDB4B" w14:textId="0CC3025E" w:rsidR="00D05DE5" w:rsidRDefault="001D4C38" w:rsidP="00536D80">
      <w:r w:rsidRPr="0040687A">
        <w:t>"</w:t>
      </w:r>
      <w:r w:rsidRPr="00414364">
        <w:rPr>
          <w:i/>
          <w:iCs/>
        </w:rPr>
        <w:t>Kommunikasjonsløsning for Akuttmedisinsk Kjede (KAK)</w:t>
      </w:r>
      <w:r w:rsidRPr="00414364">
        <w:t>"</w:t>
      </w:r>
      <w:r>
        <w:t xml:space="preserve"> er et prosjekt </w:t>
      </w:r>
      <w:r w:rsidRPr="00D308C8">
        <w:t xml:space="preserve">for anskaffelse, etablering og utskifting av </w:t>
      </w:r>
      <w:r w:rsidR="49E24D7C">
        <w:t>betjeningsløsningen</w:t>
      </w:r>
      <w:r>
        <w:t xml:space="preserve"> (</w:t>
      </w:r>
      <w:r w:rsidRPr="00D308C8">
        <w:t>ICCS</w:t>
      </w:r>
      <w:r>
        <w:t>)</w:t>
      </w:r>
      <w:r w:rsidRPr="00D308C8">
        <w:t xml:space="preserve"> </w:t>
      </w:r>
      <w:r w:rsidR="49E24D7C">
        <w:t xml:space="preserve">for telefoni og </w:t>
      </w:r>
      <w:r>
        <w:t xml:space="preserve">nødnett </w:t>
      </w:r>
      <w:r w:rsidRPr="00D308C8">
        <w:t>til en ny og moderne løsning</w:t>
      </w:r>
      <w:r>
        <w:t xml:space="preserve">. </w:t>
      </w:r>
      <w:r w:rsidR="00DD00A4">
        <w:t>H</w:t>
      </w:r>
      <w:r>
        <w:t xml:space="preserve">elsetjenestens </w:t>
      </w:r>
      <w:r w:rsidRPr="00555E0C">
        <w:t>D</w:t>
      </w:r>
      <w:r>
        <w:t>riftsorganisasjon (HDO)</w:t>
      </w:r>
      <w:r w:rsidRPr="00555E0C">
        <w:t xml:space="preserve"> </w:t>
      </w:r>
      <w:r>
        <w:t>inngått k</w:t>
      </w:r>
      <w:r w:rsidRPr="00555E0C">
        <w:t xml:space="preserve">ontrakt med Frequentis AG om leveranse av produktet LifeX 3020. </w:t>
      </w:r>
      <w:r w:rsidRPr="00522B0C">
        <w:t xml:space="preserve">Denne løsningen </w:t>
      </w:r>
      <w:r>
        <w:t xml:space="preserve">har bedre fleksibilitet og mulighet til å </w:t>
      </w:r>
      <w:r w:rsidRPr="00522B0C">
        <w:t>tilpasse brukergrensesnittet til ulike brukeres behov, er mer fremtidsrettet</w:t>
      </w:r>
      <w:r w:rsidR="008D14B3">
        <w:t xml:space="preserve"> og enklere å </w:t>
      </w:r>
      <w:r>
        <w:t xml:space="preserve">forvalte. </w:t>
      </w:r>
      <w:r w:rsidRPr="00555E0C">
        <w:t>Innføring av LifeX gjennomføres som et samarbeid mellom lokale prosjekter i regi av kommunene og de regionale helseforetakene</w:t>
      </w:r>
      <w:r>
        <w:t xml:space="preserve">. Les mer om KAK på HDO sine hjemmesider, </w:t>
      </w:r>
      <w:hyperlink r:id="rId120">
        <w:r w:rsidRPr="4F961F4D">
          <w:rPr>
            <w:rStyle w:val="Hyperkobling"/>
          </w:rPr>
          <w:t>Kommunikasjonsløsning for Akuttmedisinsk Kjede (KAK) - HDO HF</w:t>
        </w:r>
      </w:hyperlink>
      <w:r>
        <w:t xml:space="preserve">. </w:t>
      </w:r>
    </w:p>
    <w:p w14:paraId="60BCC016" w14:textId="77777777" w:rsidR="009B4694" w:rsidRDefault="009B4694" w:rsidP="00DF4347">
      <w:pPr>
        <w:keepNext/>
      </w:pPr>
      <w:r w:rsidRPr="009B4694">
        <w:rPr>
          <w:noProof/>
        </w:rPr>
        <w:lastRenderedPageBreak/>
        <w:drawing>
          <wp:inline distT="0" distB="0" distL="0" distR="0" wp14:anchorId="12EBFA51" wp14:editId="0026C275">
            <wp:extent cx="5836595" cy="3152613"/>
            <wp:effectExtent l="0" t="0" r="0" b="0"/>
            <wp:docPr id="162418250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82506" name=""/>
                    <pic:cNvPicPr/>
                  </pic:nvPicPr>
                  <pic:blipFill>
                    <a:blip r:embed="rId121"/>
                    <a:stretch>
                      <a:fillRect/>
                    </a:stretch>
                  </pic:blipFill>
                  <pic:spPr>
                    <a:xfrm>
                      <a:off x="0" y="0"/>
                      <a:ext cx="5857687" cy="3164006"/>
                    </a:xfrm>
                    <a:prstGeom prst="rect">
                      <a:avLst/>
                    </a:prstGeom>
                  </pic:spPr>
                </pic:pic>
              </a:graphicData>
            </a:graphic>
          </wp:inline>
        </w:drawing>
      </w:r>
    </w:p>
    <w:p w14:paraId="2758C750" w14:textId="1256D2B9" w:rsidR="009B4694" w:rsidRDefault="009B4694" w:rsidP="00DF4347">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24</w:t>
      </w:r>
      <w:r w:rsidR="0025052D">
        <w:rPr>
          <w:noProof/>
        </w:rPr>
        <w:fldChar w:fldCharType="end"/>
      </w:r>
      <w:r>
        <w:t xml:space="preserve"> </w:t>
      </w:r>
      <w:r w:rsidR="000C3E66">
        <w:t xml:space="preserve">viser </w:t>
      </w:r>
      <w:r w:rsidRPr="00D30030">
        <w:t xml:space="preserve">Veikartet </w:t>
      </w:r>
      <w:r w:rsidR="000C3E66">
        <w:t>med</w:t>
      </w:r>
      <w:r w:rsidRPr="00D30030">
        <w:t xml:space="preserve"> pågående og planlagte aktiviteter </w:t>
      </w:r>
      <w:r>
        <w:t xml:space="preserve">for kommunikasjonsstøtte </w:t>
      </w:r>
      <w:r w:rsidR="00BF69BA">
        <w:t>på AMK og legevaktsentraler</w:t>
      </w:r>
    </w:p>
    <w:p w14:paraId="7500553D" w14:textId="77777777" w:rsidR="00D05DE5" w:rsidRDefault="00D05DE5" w:rsidP="001D2230"/>
    <w:p w14:paraId="756EF499" w14:textId="133862CA" w:rsidR="00D05DE5" w:rsidRPr="00D55285" w:rsidRDefault="00D05DE5" w:rsidP="00D55285">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b/>
          <w:bCs/>
          <w:sz w:val="20"/>
          <w:szCs w:val="2"/>
          <w:shd w:val="clear" w:color="auto" w:fill="D8D8D8"/>
        </w:rPr>
      </w:pPr>
      <w:r w:rsidRPr="00D55285">
        <w:rPr>
          <w:rStyle w:val="normaltextrun"/>
          <w:rFonts w:asciiTheme="minorHAnsi" w:eastAsiaTheme="majorEastAsia" w:hAnsiTheme="minorHAnsi"/>
          <w:b/>
          <w:bCs/>
          <w:sz w:val="18"/>
          <w:szCs w:val="2"/>
          <w:shd w:val="clear" w:color="auto" w:fill="D8D8D8"/>
        </w:rPr>
        <w:t>Nytt nødnett</w:t>
      </w:r>
    </w:p>
    <w:p w14:paraId="6497E566" w14:textId="36DD71D0" w:rsidR="00D05DE5" w:rsidRDefault="00D05DE5" w:rsidP="00D05DE5">
      <w:pPr>
        <w:rPr>
          <w:i/>
        </w:rPr>
      </w:pPr>
      <w:r w:rsidRPr="00D71090">
        <w:t>Dagens</w:t>
      </w:r>
      <w:r>
        <w:rPr>
          <w:b/>
          <w:bCs/>
        </w:rPr>
        <w:t xml:space="preserve"> </w:t>
      </w:r>
      <w:r>
        <w:t xml:space="preserve">nødnett </w:t>
      </w:r>
      <w:r w:rsidR="00B36C69">
        <w:t xml:space="preserve">for radiosamband i </w:t>
      </w:r>
      <w:r w:rsidR="00565947">
        <w:t>akuttmedisinsk kjede</w:t>
      </w:r>
      <w:r w:rsidR="004632DD">
        <w:t xml:space="preserve"> </w:t>
      </w:r>
      <w:r w:rsidR="005E3C6C">
        <w:t>(</w:t>
      </w:r>
      <w:r w:rsidR="001D6D77">
        <w:t xml:space="preserve">og andre nødetater </w:t>
      </w:r>
      <w:r w:rsidR="005E3C6C">
        <w:t xml:space="preserve">som politi og brann) </w:t>
      </w:r>
      <w:r w:rsidRPr="00F46656">
        <w:t>har vært i drift i hele landet siden 2015</w:t>
      </w:r>
      <w:r w:rsidR="004632DD">
        <w:t>. Det</w:t>
      </w:r>
      <w:r w:rsidR="009E5B92">
        <w:t xml:space="preserve"> brukes på alle landets AMK, legevaktsentraler</w:t>
      </w:r>
      <w:r w:rsidR="69D4EC2B">
        <w:t>,</w:t>
      </w:r>
      <w:r w:rsidR="009E5B92">
        <w:t xml:space="preserve"> akuttmottak</w:t>
      </w:r>
      <w:r w:rsidR="6FDE8ECF">
        <w:t>, ambulansetjenesten og av legevaktsleger</w:t>
      </w:r>
      <w:r w:rsidR="73AE244E">
        <w:t>.</w:t>
      </w:r>
      <w:r w:rsidRPr="00F46656">
        <w:t> Det fungerer godt</w:t>
      </w:r>
      <w:r w:rsidR="639630B0">
        <w:t xml:space="preserve"> for tale</w:t>
      </w:r>
      <w:r w:rsidRPr="00F46656">
        <w:t>, men er basert på utgående teknologi</w:t>
      </w:r>
      <w:r w:rsidR="003339F3">
        <w:t xml:space="preserve">, og </w:t>
      </w:r>
      <w:r w:rsidR="001D6D77">
        <w:t>mer moderne utgaver gir nye muligheter.</w:t>
      </w:r>
      <w:r w:rsidR="001D6D77" w:rsidRPr="00F46656" w:rsidDel="001D6D77">
        <w:t xml:space="preserve"> </w:t>
      </w:r>
      <w:r w:rsidRPr="00F46656">
        <w:t>En ny, effektiv kommunikasjonsbærer på tvers av nødetatene vil spille en avgjørende rolle for fremtidens nød- og beredskapsarbeid, og blir </w:t>
      </w:r>
      <w:r w:rsidR="003B20FA">
        <w:t xml:space="preserve">viktig for å kunne </w:t>
      </w:r>
      <w:r w:rsidRPr="00F46656">
        <w:t>yte trygge, effektive og gode akuttmedisinske tjenester.</w:t>
      </w:r>
      <w:r>
        <w:t xml:space="preserve"> </w:t>
      </w:r>
      <w:r w:rsidR="390AF9B8">
        <w:t xml:space="preserve">Prosjektet i helsetjenesten ledes av HDO i </w:t>
      </w:r>
      <w:r w:rsidR="4EF53139">
        <w:t xml:space="preserve">tett </w:t>
      </w:r>
      <w:r w:rsidR="390AF9B8">
        <w:t>samarbeid med Helsedirektoratet.</w:t>
      </w:r>
      <w:r w:rsidR="73AE244E" w:rsidRPr="7A451330">
        <w:rPr>
          <w:i/>
          <w:iCs/>
        </w:rPr>
        <w:t xml:space="preserve"> </w:t>
      </w:r>
      <w:hyperlink r:id="rId122">
        <w:r w:rsidR="73AE244E" w:rsidRPr="7A451330">
          <w:rPr>
            <w:rStyle w:val="Hyperkobling"/>
          </w:rPr>
          <w:t>Les mer om Nødnett på HDO sine hjemmesider.</w:t>
        </w:r>
      </w:hyperlink>
      <w:r w:rsidR="73AE244E" w:rsidRPr="7A451330">
        <w:rPr>
          <w:i/>
          <w:iCs/>
        </w:rPr>
        <w:t xml:space="preserve"> </w:t>
      </w:r>
    </w:p>
    <w:p w14:paraId="33609301" w14:textId="77777777" w:rsidR="0040687A" w:rsidRDefault="0040687A" w:rsidP="00D05DE5">
      <w:pPr>
        <w:rPr>
          <w:i/>
          <w:iCs/>
        </w:rPr>
      </w:pPr>
    </w:p>
    <w:p w14:paraId="45036599" w14:textId="77777777" w:rsidR="003872AC" w:rsidRDefault="003872AC" w:rsidP="006912E4">
      <w:pPr>
        <w:keepNext/>
      </w:pPr>
      <w:r w:rsidRPr="003872AC">
        <w:rPr>
          <w:noProof/>
        </w:rPr>
        <w:drawing>
          <wp:inline distT="0" distB="0" distL="0" distR="0" wp14:anchorId="0508C66D" wp14:editId="0683777A">
            <wp:extent cx="5791462" cy="2597285"/>
            <wp:effectExtent l="0" t="0" r="0" b="0"/>
            <wp:docPr id="191747424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74241" name=""/>
                    <pic:cNvPicPr/>
                  </pic:nvPicPr>
                  <pic:blipFill>
                    <a:blip r:embed="rId123"/>
                    <a:stretch>
                      <a:fillRect/>
                    </a:stretch>
                  </pic:blipFill>
                  <pic:spPr>
                    <a:xfrm>
                      <a:off x="0" y="0"/>
                      <a:ext cx="5815052" cy="2607865"/>
                    </a:xfrm>
                    <a:prstGeom prst="rect">
                      <a:avLst/>
                    </a:prstGeom>
                  </pic:spPr>
                </pic:pic>
              </a:graphicData>
            </a:graphic>
          </wp:inline>
        </w:drawing>
      </w:r>
    </w:p>
    <w:p w14:paraId="4A8B5D03" w14:textId="38F7FDFD" w:rsidR="006F68DC" w:rsidRDefault="003872AC" w:rsidP="006912E4">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25</w:t>
      </w:r>
      <w:r w:rsidR="0025052D">
        <w:rPr>
          <w:noProof/>
        </w:rPr>
        <w:fldChar w:fldCharType="end"/>
      </w:r>
      <w:r>
        <w:t xml:space="preserve"> </w:t>
      </w:r>
      <w:r w:rsidR="000C3E66">
        <w:t xml:space="preserve">viser </w:t>
      </w:r>
      <w:r w:rsidRPr="00BB4C85">
        <w:t xml:space="preserve">Veikartet </w:t>
      </w:r>
      <w:r w:rsidR="000C3E66">
        <w:t>med</w:t>
      </w:r>
      <w:r w:rsidRPr="00BB4C85">
        <w:t xml:space="preserve"> pågående og planlagte aktiviteter </w:t>
      </w:r>
      <w:r>
        <w:rPr>
          <w:noProof/>
        </w:rPr>
        <w:t xml:space="preserve">for </w:t>
      </w:r>
      <w:r w:rsidR="00B02AFC">
        <w:rPr>
          <w:noProof/>
        </w:rPr>
        <w:t xml:space="preserve">innføring </w:t>
      </w:r>
      <w:r w:rsidR="001E0FE8">
        <w:rPr>
          <w:noProof/>
        </w:rPr>
        <w:t xml:space="preserve">av </w:t>
      </w:r>
      <w:r>
        <w:rPr>
          <w:noProof/>
        </w:rPr>
        <w:t>nytt nødnett</w:t>
      </w:r>
    </w:p>
    <w:p w14:paraId="6125BE91" w14:textId="77777777" w:rsidR="00F174A5" w:rsidRDefault="00F174A5" w:rsidP="00D05DE5"/>
    <w:p w14:paraId="605327DC" w14:textId="77777777" w:rsidR="006F68DC" w:rsidRPr="00A361BB" w:rsidRDefault="006F68DC" w:rsidP="00D05DE5"/>
    <w:p w14:paraId="3E927CDE" w14:textId="5B25D338" w:rsidR="00E64F58" w:rsidRDefault="00E64F58" w:rsidP="00E64F58">
      <w:pPr>
        <w:pStyle w:val="Overskrift3"/>
        <w:rPr>
          <w:sz w:val="28"/>
          <w:szCs w:val="28"/>
          <w:highlight w:val="yellow"/>
        </w:rPr>
      </w:pPr>
      <w:bookmarkStart w:id="63" w:name="_Delmål_2.E:_Helsepersonell"/>
      <w:bookmarkEnd w:id="63"/>
      <w:r>
        <w:rPr>
          <w:noProof/>
        </w:rPr>
        <w:lastRenderedPageBreak/>
        <mc:AlternateContent>
          <mc:Choice Requires="wps">
            <w:drawing>
              <wp:anchor distT="5400675" distB="299085" distL="7200900" distR="7200900" simplePos="0" relativeHeight="251658271" behindDoc="0" locked="0" layoutInCell="1" allowOverlap="1" wp14:anchorId="14CD3787" wp14:editId="1FD7F895">
                <wp:simplePos x="0" y="0"/>
                <wp:positionH relativeFrom="page">
                  <wp:posOffset>856615</wp:posOffset>
                </wp:positionH>
                <wp:positionV relativeFrom="page">
                  <wp:posOffset>821690</wp:posOffset>
                </wp:positionV>
                <wp:extent cx="1537200" cy="547200"/>
                <wp:effectExtent l="0" t="0" r="6350" b="5715"/>
                <wp:wrapSquare wrapText="bothSides"/>
                <wp:docPr id="330609295" name="Frihåndsform: figur 330609295"/>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44C16402" w14:textId="1D16C58C" w:rsidR="00E64F58" w:rsidRPr="00482EDB" w:rsidRDefault="00E64F58" w:rsidP="00E64F58">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D3787" id="Frihåndsform: figur 330609295" o:spid="_x0000_s1041" style="position:absolute;margin-left:67.45pt;margin-top:64.7pt;width:121.05pt;height:43.1pt;z-index:251658271;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UMt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3lCsORu6ulqh7vNNEqbHTTs0UL4bfU2DuqsUJgBp4l9hM+tVCwC8XjT6gqpZ9+dO/osVmBTcgW&#10;T4J5Yv5fU80TIv6V2LlFNp26hWc9lGcAAGkP/Z2XJYClB8oJtmFC5Lq7VogY5gPs80dHb8V4rLXq&#10;PuP9cuX0AkUlg3bMIYsOCcC1BQwUXkCMX12F8KoOabuV9z1zwn1DwPeH3Weqe9LjOE8s1vRHNT4g&#10;6Gzcv0izIwi0jlOqq7VVdeuWsw97iOwA4NXhy2R4IblnTQx7qv077vIb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KM5Qy2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44C16402" w14:textId="1D16C58C" w:rsidR="00E64F58" w:rsidRPr="00482EDB" w:rsidRDefault="00E64F58" w:rsidP="00E64F58">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Pr="1E833796">
        <w:rPr>
          <w:sz w:val="28"/>
          <w:szCs w:val="28"/>
        </w:rPr>
        <w:t>Delmål 2</w:t>
      </w:r>
      <w:r w:rsidRPr="0006399C">
        <w:rPr>
          <w:sz w:val="28"/>
          <w:szCs w:val="28"/>
        </w:rPr>
        <w:t>.</w:t>
      </w:r>
      <w:r w:rsidR="00FF5404">
        <w:rPr>
          <w:sz w:val="28"/>
          <w:szCs w:val="28"/>
        </w:rPr>
        <w:t>D</w:t>
      </w:r>
      <w:r w:rsidRPr="00D55285">
        <w:rPr>
          <w:sz w:val="28"/>
          <w:szCs w:val="28"/>
        </w:rPr>
        <w:t xml:space="preserve">: </w:t>
      </w:r>
      <w:r w:rsidR="006E58C2" w:rsidRPr="00D55285">
        <w:rPr>
          <w:sz w:val="28"/>
          <w:szCs w:val="28"/>
        </w:rPr>
        <w:t>Helsepersonell skal ha tilgang til en felles oppdatert legemiddelliste, pasientens legemiddelliste (PLL)</w:t>
      </w:r>
    </w:p>
    <w:p w14:paraId="55F8F2BA" w14:textId="77777777" w:rsidR="0006399C" w:rsidRDefault="0006399C" w:rsidP="00DB71A4">
      <w:pPr>
        <w:pStyle w:val="NormalWeb"/>
        <w:ind w:left="708"/>
        <w:rPr>
          <w:rFonts w:asciiTheme="minorHAnsi" w:hAnsiTheme="minorHAnsi" w:cstheme="minorBidi"/>
          <w:sz w:val="18"/>
          <w:szCs w:val="22"/>
        </w:rPr>
      </w:pPr>
    </w:p>
    <w:p w14:paraId="6FABDF5A" w14:textId="62579FEF" w:rsidR="00DB71A4" w:rsidRPr="006269C9" w:rsidRDefault="00DB71A4" w:rsidP="00DB71A4">
      <w:pPr>
        <w:pStyle w:val="NormalWeb"/>
        <w:ind w:left="708"/>
        <w:rPr>
          <w:rFonts w:asciiTheme="minorHAnsi" w:hAnsiTheme="minorHAnsi" w:cstheme="minorBidi"/>
          <w:sz w:val="18"/>
          <w:szCs w:val="22"/>
        </w:rPr>
      </w:pPr>
      <w:r>
        <w:rPr>
          <w:noProof/>
        </w:rPr>
        <w:drawing>
          <wp:anchor distT="0" distB="0" distL="114300" distR="114300" simplePos="0" relativeHeight="251658290" behindDoc="1" locked="0" layoutInCell="1" allowOverlap="1" wp14:anchorId="368528DD" wp14:editId="63991A9C">
            <wp:simplePos x="0" y="0"/>
            <wp:positionH relativeFrom="margin">
              <wp:posOffset>73660</wp:posOffset>
            </wp:positionH>
            <wp:positionV relativeFrom="paragraph">
              <wp:posOffset>52705</wp:posOffset>
            </wp:positionV>
            <wp:extent cx="2927350" cy="2959100"/>
            <wp:effectExtent l="0" t="0" r="6350" b="0"/>
            <wp:wrapTight wrapText="bothSides">
              <wp:wrapPolygon edited="0">
                <wp:start x="0" y="0"/>
                <wp:lineTo x="0" y="21415"/>
                <wp:lineTo x="21506" y="21415"/>
                <wp:lineTo x="21506" y="0"/>
                <wp:lineTo x="0" y="0"/>
              </wp:wrapPolygon>
            </wp:wrapTight>
            <wp:docPr id="22" name="Bil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e 22"/>
                    <pic:cNvPicPr/>
                  </pic:nvPicPr>
                  <pic:blipFill>
                    <a:blip r:embed="rId124">
                      <a:extLst>
                        <a:ext uri="{28A0092B-C50C-407E-A947-70E740481C1C}">
                          <a14:useLocalDpi xmlns:a14="http://schemas.microsoft.com/office/drawing/2010/main" val="0"/>
                        </a:ext>
                      </a:extLst>
                    </a:blip>
                    <a:stretch>
                      <a:fillRect/>
                    </a:stretch>
                  </pic:blipFill>
                  <pic:spPr>
                    <a:xfrm>
                      <a:off x="0" y="0"/>
                      <a:ext cx="2927350" cy="2959100"/>
                    </a:xfrm>
                    <a:prstGeom prst="rect">
                      <a:avLst/>
                    </a:prstGeom>
                  </pic:spPr>
                </pic:pic>
              </a:graphicData>
            </a:graphic>
            <wp14:sizeRelH relativeFrom="margin">
              <wp14:pctWidth>0</wp14:pctWidth>
            </wp14:sizeRelH>
            <wp14:sizeRelV relativeFrom="margin">
              <wp14:pctHeight>0</wp14:pctHeight>
            </wp14:sizeRelV>
          </wp:anchor>
        </w:drawing>
      </w:r>
      <w:r w:rsidRPr="006269C9">
        <w:rPr>
          <w:rFonts w:asciiTheme="minorHAnsi" w:hAnsiTheme="minorHAnsi" w:cstheme="minorBidi"/>
          <w:sz w:val="18"/>
          <w:szCs w:val="22"/>
        </w:rPr>
        <w:t>Pasientens legemiddelliste (PLL) er en samlet og oppdatert oversikt over hvilke legemidler pasienten bruker. PLL får informasjon fra hele helsetjenesten, både fastlege, sykehuslege, sykehjemslege og andre rekvirenter. Dette skal bidra til tryggere legemiddelbehandling og mer effektive arbeidsprosesser, spesielt i ansvarsoverganger mellom virksomheter i helse- og omsorgstjenesten.</w:t>
      </w:r>
    </w:p>
    <w:p w14:paraId="2FA465D3" w14:textId="3A2A3AD9" w:rsidR="00DB71A4" w:rsidRDefault="00DB71A4" w:rsidP="00DB71A4">
      <w:r w:rsidRPr="006269C9">
        <w:t>Årlig fører feil ved bruk av legemidler til flere dødsfall, pasientskader og innleggelser på sykehus. Manglende legemiddelinformasjon eller svikt i informasjonsoverføring er en stor utfordring for pasientsikkerheten, for eksempel når pasienter flyttes mellom virksomheter i helse- og omsorgstjenesten. Dersom helsepersonell ikke har et godt grunnlag for å ta beslutninger om legemiddelbehandlingen, vil det kunne føre til feilmedisinering og i verste fall pasientskade.</w:t>
      </w:r>
    </w:p>
    <w:p w14:paraId="238B60A2" w14:textId="77777777" w:rsidR="0053213C" w:rsidRPr="006269C9" w:rsidRDefault="0053213C" w:rsidP="00DB71A4"/>
    <w:p w14:paraId="50E3194E" w14:textId="3D25958A" w:rsidR="00DB71A4" w:rsidRDefault="00DB71A4" w:rsidP="00DB71A4">
      <w:r>
        <w:t>I</w:t>
      </w:r>
      <w:r w:rsidR="004E3A33">
        <w:t xml:space="preserve"> PLL</w:t>
      </w:r>
      <w:r>
        <w:t xml:space="preserve"> vil</w:t>
      </w:r>
      <w:r w:rsidRPr="006269C9">
        <w:t xml:space="preserve"> leger </w:t>
      </w:r>
      <w:r w:rsidR="00C86AAD">
        <w:t xml:space="preserve">kunne utføre </w:t>
      </w:r>
      <w:r w:rsidR="00C86AAD" w:rsidRPr="006269C9">
        <w:t>legemiddelsamstemming</w:t>
      </w:r>
      <w:r w:rsidR="00C86AAD">
        <w:t>, og dermed</w:t>
      </w:r>
      <w:r w:rsidRPr="006269C9">
        <w:t xml:space="preserve"> rydde</w:t>
      </w:r>
      <w:r>
        <w:t xml:space="preserve"> </w:t>
      </w:r>
      <w:r w:rsidRPr="006269C9">
        <w:t>og oppdatere legemiddellist</w:t>
      </w:r>
      <w:r>
        <w:t>en</w:t>
      </w:r>
      <w:r w:rsidR="00045D70">
        <w:t>,</w:t>
      </w:r>
      <w:r w:rsidRPr="006269C9">
        <w:t xml:space="preserve"> </w:t>
      </w:r>
      <w:r>
        <w:t xml:space="preserve">slik at </w:t>
      </w:r>
      <w:r w:rsidR="00B4490D">
        <w:t>korrekte</w:t>
      </w:r>
      <w:r w:rsidR="00045D70">
        <w:t xml:space="preserve"> helseopplysninge</w:t>
      </w:r>
      <w:r w:rsidR="00460E88">
        <w:t>r om legemidler</w:t>
      </w:r>
      <w:r w:rsidR="00045D70">
        <w:t xml:space="preserve"> </w:t>
      </w:r>
      <w:r w:rsidR="00B4490D">
        <w:t xml:space="preserve">kan </w:t>
      </w:r>
      <w:r w:rsidRPr="006269C9">
        <w:t>utveksle</w:t>
      </w:r>
      <w:r w:rsidR="00B4490D">
        <w:t xml:space="preserve">s </w:t>
      </w:r>
      <w:r w:rsidRPr="006269C9">
        <w:t xml:space="preserve">via reseptformidleren og kjernejournal. Da kan for eksempel hjemmesykepleier hente </w:t>
      </w:r>
      <w:r w:rsidR="007667AD">
        <w:t xml:space="preserve">PLL </w:t>
      </w:r>
      <w:r w:rsidRPr="006269C9">
        <w:t xml:space="preserve">direkte inn i hjemmetjenestens </w:t>
      </w:r>
      <w:r w:rsidR="007667AD">
        <w:t>EPJ-system</w:t>
      </w:r>
      <w:r w:rsidR="003A3F41">
        <w:t xml:space="preserve">, og </w:t>
      </w:r>
      <w:r w:rsidR="00007599">
        <w:t xml:space="preserve">enklere </w:t>
      </w:r>
      <w:r w:rsidR="003A3F41">
        <w:t>sørge for at brukeren får utdelt riktige legemidler</w:t>
      </w:r>
      <w:r w:rsidRPr="006269C9">
        <w:t>. Pasienten få</w:t>
      </w:r>
      <w:r w:rsidR="00045AF6">
        <w:t xml:space="preserve">r tilgang til PLL </w:t>
      </w:r>
      <w:r w:rsidRPr="006269C9">
        <w:t>via Helsenorge</w:t>
      </w:r>
      <w:r w:rsidR="00045AF6">
        <w:t xml:space="preserve">, </w:t>
      </w:r>
      <w:r w:rsidRPr="006269C9">
        <w:t xml:space="preserve">og </w:t>
      </w:r>
      <w:r w:rsidR="00045AF6">
        <w:t>slipper å måtte</w:t>
      </w:r>
      <w:r w:rsidRPr="006269C9">
        <w:t xml:space="preserve"> formidle disse opplysningene</w:t>
      </w:r>
      <w:r w:rsidR="00045AF6">
        <w:t xml:space="preserve"> selv</w:t>
      </w:r>
      <w:r w:rsidR="00A06787">
        <w:t xml:space="preserve"> mellom ulike </w:t>
      </w:r>
      <w:r w:rsidR="008C79DF">
        <w:t>helsevirksomheter</w:t>
      </w:r>
      <w:r w:rsidRPr="006269C9">
        <w:t>. Legemiddelsamstemming må jevnlig gjentas for å opprettholde kvaliteten i PLL.</w:t>
      </w:r>
    </w:p>
    <w:p w14:paraId="5050B9B2" w14:textId="77777777" w:rsidR="0053213C" w:rsidRPr="006269C9" w:rsidRDefault="0053213C" w:rsidP="00DB71A4"/>
    <w:p w14:paraId="334EB461" w14:textId="4793AA83" w:rsidR="00DB71A4" w:rsidRDefault="002508CC" w:rsidP="00DB71A4">
      <w:r>
        <w:t>Tiltaket</w:t>
      </w:r>
      <w:r w:rsidR="00DB71A4">
        <w:t xml:space="preserve"> </w:t>
      </w:r>
      <w:r w:rsidR="00DB71A4" w:rsidRPr="006269C9">
        <w:t>er høyt prioritert av aktørene i helse- og omsorgstjenesten, og vil være nyttig for både spesialisthelsetjeneste, kommunal helse- og omsorgstjeneste, pasient og innbyggere gjennom spart tid og økt pasientsikkerhet.</w:t>
      </w:r>
      <w:r w:rsidR="00DB71A4">
        <w:t xml:space="preserve"> En viktig forutsetning er at helse- og omsorgstjenestens </w:t>
      </w:r>
      <w:r w:rsidR="005714D6">
        <w:t xml:space="preserve">EPJ-systemer </w:t>
      </w:r>
      <w:r w:rsidR="00DB71A4">
        <w:t>blir teknisk tilrettelagt for PLL</w:t>
      </w:r>
      <w:r w:rsidR="00503E64">
        <w:t xml:space="preserve">, og her har mange </w:t>
      </w:r>
      <w:r w:rsidR="00B53838">
        <w:t xml:space="preserve">leverandører </w:t>
      </w:r>
      <w:r w:rsidR="000E0686">
        <w:t xml:space="preserve">valgt å </w:t>
      </w:r>
      <w:r w:rsidR="00DB71A4">
        <w:t>integrere</w:t>
      </w:r>
      <w:r w:rsidR="000E0686">
        <w:t xml:space="preserve"> sentralisert forskrivningsmodul (</w:t>
      </w:r>
      <w:r w:rsidR="00DB71A4">
        <w:t>SFM</w:t>
      </w:r>
      <w:r w:rsidR="000E0686">
        <w:t>)</w:t>
      </w:r>
      <w:r w:rsidR="00DB71A4">
        <w:t xml:space="preserve">. </w:t>
      </w:r>
      <w:r w:rsidR="00BD1BA6">
        <w:t xml:space="preserve">Det er også avgjørende </w:t>
      </w:r>
      <w:r w:rsidR="00DB71A4">
        <w:t xml:space="preserve">at innføringen gjøres samtidig hos flest mulig av </w:t>
      </w:r>
      <w:r w:rsidR="00897D5C">
        <w:t>helse</w:t>
      </w:r>
      <w:r w:rsidR="00DB71A4">
        <w:t>virksomhetene som følger opp de samme pasientene.</w:t>
      </w:r>
      <w:r w:rsidR="00E36F15">
        <w:t xml:space="preserve"> </w:t>
      </w:r>
      <w:r w:rsidR="00145685">
        <w:t xml:space="preserve">For helsepersonell i </w:t>
      </w:r>
      <w:r w:rsidR="00B668BA">
        <w:t xml:space="preserve">pleie- og omsorgstjenesten </w:t>
      </w:r>
      <w:r w:rsidR="00145685">
        <w:t xml:space="preserve">er integrasjon av kjernejournal en forutsetning for å få </w:t>
      </w:r>
      <w:r w:rsidR="00B668BA">
        <w:t xml:space="preserve">tilgang til </w:t>
      </w:r>
      <w:r w:rsidR="00145685">
        <w:t>PLL</w:t>
      </w:r>
      <w:r w:rsidR="00B668BA">
        <w:t xml:space="preserve">. </w:t>
      </w:r>
    </w:p>
    <w:p w14:paraId="6D6ACE6B" w14:textId="77777777" w:rsidR="00DB71A4" w:rsidRDefault="00DB71A4" w:rsidP="00DB71A4">
      <w:r>
        <w:t xml:space="preserve">Les mer </w:t>
      </w:r>
      <w:hyperlink r:id="rId125" w:history="1">
        <w:r w:rsidRPr="000E3565">
          <w:rPr>
            <w:rStyle w:val="Hyperkobling"/>
          </w:rPr>
          <w:t>om tiltaket Pasientens legemiddelliste</w:t>
        </w:r>
      </w:hyperlink>
      <w:r>
        <w:t xml:space="preserve">, og om </w:t>
      </w:r>
      <w:hyperlink r:id="rId126" w:history="1">
        <w:r w:rsidRPr="0016591B">
          <w:rPr>
            <w:rStyle w:val="Hyperkobling"/>
          </w:rPr>
          <w:t>krav og anbefalinger i Reguleringsplanen</w:t>
        </w:r>
      </w:hyperlink>
      <w:r>
        <w:t xml:space="preserve"> på Helsedirektoratet.no. </w:t>
      </w:r>
    </w:p>
    <w:p w14:paraId="0ABD763A" w14:textId="77777777" w:rsidR="00182D73" w:rsidRDefault="00182D73" w:rsidP="00DB71A4">
      <w:pPr>
        <w:rPr>
          <w:del w:id="64" w:author="Hallvard Lærum" w:date="2026-08-06T13:21:00Z" w16du:dateUtc="2026-08-06T11:21:00Z"/>
        </w:rPr>
      </w:pPr>
    </w:p>
    <w:p w14:paraId="3DA97A07" w14:textId="71B96C2F" w:rsidR="006C51E5" w:rsidRDefault="006C51E5" w:rsidP="006D16BE">
      <w:pPr>
        <w:keepNext/>
      </w:pPr>
    </w:p>
    <w:p w14:paraId="5F0E0E5F" w14:textId="7EA54BC3" w:rsidR="003E1799" w:rsidDel="004863FA" w:rsidRDefault="003E1799" w:rsidP="73ABC8CF">
      <w:pPr>
        <w:pStyle w:val="Bildetekst"/>
        <w:rPr>
          <w:del w:id="65" w:author="Kine Markman" w:date="2026-09-06T18:31:00Z" w16du:dateUtc="2026-09-06T16:31:00Z"/>
          <w:i w:val="0"/>
          <w:iCs w:val="0"/>
          <w:color w:val="auto"/>
          <w:szCs w:val="22"/>
        </w:rPr>
      </w:pPr>
    </w:p>
    <w:p w14:paraId="755C2D57" w14:textId="77777777" w:rsidR="004863FA" w:rsidRDefault="004863FA" w:rsidP="004863FA">
      <w:pPr>
        <w:rPr>
          <w:ins w:id="66" w:author="Kine Markman" w:date="2026-09-06T18:31:00Z" w16du:dateUtc="2026-09-06T16:31:00Z"/>
        </w:rPr>
      </w:pPr>
    </w:p>
    <w:p w14:paraId="6F75FE4C" w14:textId="77777777" w:rsidR="004863FA" w:rsidRPr="004863FA" w:rsidRDefault="004863FA" w:rsidP="004863FA"/>
    <w:p w14:paraId="0854F891" w14:textId="77777777" w:rsidR="001E03F5" w:rsidRDefault="001E03F5" w:rsidP="006B40E1">
      <w:pPr>
        <w:keepNext/>
      </w:pPr>
    </w:p>
    <w:p w14:paraId="5096D67A" w14:textId="14067D59" w:rsidR="006B40E1" w:rsidRPr="00476CBB" w:rsidRDefault="006B40E1" w:rsidP="006B40E1">
      <w:pPr>
        <w:shd w:val="clear" w:color="auto" w:fill="E6E6E6" w:themeFill="background1" w:themeFillShade="E6"/>
        <w:rPr>
          <w:rStyle w:val="normaltextrun"/>
          <w:rFonts w:eastAsiaTheme="majorEastAsia" w:cs="Times New Roman"/>
          <w:szCs w:val="18"/>
          <w:shd w:val="clear" w:color="auto" w:fill="D8D8D8"/>
          <w:lang w:eastAsia="nb-NO"/>
        </w:rPr>
      </w:pPr>
      <w:r w:rsidRPr="0056308C">
        <w:rPr>
          <w:rStyle w:val="normaltextrun"/>
          <w:rFonts w:eastAsiaTheme="majorEastAsia" w:cs="Times New Roman"/>
          <w:b/>
          <w:bCs/>
          <w:szCs w:val="18"/>
          <w:shd w:val="clear" w:color="auto" w:fill="D8D8D8"/>
          <w:lang w:eastAsia="nb-NO"/>
        </w:rPr>
        <w:t xml:space="preserve">Innføring av e-multidose </w:t>
      </w:r>
      <w:r w:rsidR="00097488" w:rsidRPr="00DC188E">
        <w:rPr>
          <w:rStyle w:val="normaltextrun"/>
          <w:rFonts w:eastAsiaTheme="majorEastAsia" w:cs="Times New Roman"/>
          <w:b/>
          <w:bCs/>
          <w:szCs w:val="18"/>
          <w:shd w:val="clear" w:color="auto" w:fill="D8D8D8"/>
          <w:lang w:eastAsia="nb-NO"/>
        </w:rPr>
        <w:t>(</w:t>
      </w:r>
      <w:r w:rsidR="00097488" w:rsidRPr="00C061CE">
        <w:rPr>
          <w:rStyle w:val="normaltextrun"/>
          <w:rFonts w:eastAsiaTheme="majorEastAsia" w:cs="Times New Roman"/>
          <w:b/>
          <w:bCs/>
          <w:szCs w:val="18"/>
          <w:shd w:val="clear" w:color="auto" w:fill="D8D8D8"/>
          <w:lang w:eastAsia="nb-NO"/>
        </w:rPr>
        <w:t>eMD)</w:t>
      </w:r>
      <w:r w:rsidR="004B0AFE">
        <w:rPr>
          <w:rStyle w:val="normaltextrun"/>
          <w:rFonts w:eastAsiaTheme="majorEastAsia" w:cs="Times New Roman"/>
          <w:b/>
          <w:bCs/>
          <w:szCs w:val="18"/>
          <w:shd w:val="clear" w:color="auto" w:fill="D8D8D8"/>
          <w:lang w:eastAsia="nb-NO"/>
        </w:rPr>
        <w:t xml:space="preserve"> til fastleger og apotek</w:t>
      </w:r>
    </w:p>
    <w:p w14:paraId="33D4E800" w14:textId="77777777" w:rsidR="00FF3DC8" w:rsidRDefault="006B40E1" w:rsidP="006B40E1">
      <w:r w:rsidRPr="00B42D2C">
        <w:t xml:space="preserve">Multidose er maskinell pakking av legemidler i poser til </w:t>
      </w:r>
      <w:r w:rsidR="00A13050">
        <w:t xml:space="preserve">pasienter </w:t>
      </w:r>
      <w:r w:rsidRPr="00B42D2C">
        <w:t xml:space="preserve">som </w:t>
      </w:r>
      <w:r w:rsidR="001376B3">
        <w:t xml:space="preserve">trenger </w:t>
      </w:r>
      <w:r w:rsidRPr="00B42D2C">
        <w:t xml:space="preserve">hjelp til å </w:t>
      </w:r>
      <w:r w:rsidR="00700390">
        <w:t xml:space="preserve">få tatt </w:t>
      </w:r>
      <w:r>
        <w:t>legemidlene sine</w:t>
      </w:r>
      <w:r w:rsidRPr="00B42D2C">
        <w:t>.</w:t>
      </w:r>
      <w:r>
        <w:t xml:space="preserve"> </w:t>
      </w:r>
      <w:r w:rsidR="000F7312">
        <w:t xml:space="preserve">Spesialiserte multidoseapoteker </w:t>
      </w:r>
      <w:r w:rsidR="00095506">
        <w:t xml:space="preserve">har utstyr til å </w:t>
      </w:r>
      <w:r w:rsidR="00467C91">
        <w:t>produsere</w:t>
      </w:r>
      <w:r w:rsidR="00095506">
        <w:t xml:space="preserve"> </w:t>
      </w:r>
      <w:r w:rsidR="00467C91">
        <w:t xml:space="preserve">remser av slike poser, med en </w:t>
      </w:r>
      <w:r w:rsidR="00113B78">
        <w:t xml:space="preserve">pose </w:t>
      </w:r>
      <w:r w:rsidR="003877EE">
        <w:t xml:space="preserve">for hvert </w:t>
      </w:r>
      <w:r w:rsidR="005974EF">
        <w:t>doserings</w:t>
      </w:r>
      <w:r w:rsidR="003877EE">
        <w:t>tidspunkt</w:t>
      </w:r>
      <w:r w:rsidR="00971AF0">
        <w:t xml:space="preserve">. </w:t>
      </w:r>
      <w:r w:rsidR="0050270F">
        <w:t xml:space="preserve">Fastlege eller lege på institusjon blir utpekt til å være </w:t>
      </w:r>
      <w:r w:rsidR="00B221AE">
        <w:t>såkalt multidoseansvarlig lege</w:t>
      </w:r>
      <w:r w:rsidR="0050270F">
        <w:t xml:space="preserve">, som </w:t>
      </w:r>
      <w:r w:rsidR="00B00074">
        <w:t xml:space="preserve">oppdaterer og formidler fullstendig legemiddelliste </w:t>
      </w:r>
      <w:r w:rsidR="00DC7223">
        <w:t xml:space="preserve">til multidoseapoteket </w:t>
      </w:r>
      <w:r w:rsidR="007E0E4F">
        <w:t>via reseptformidleren</w:t>
      </w:r>
      <w:r w:rsidR="00DC7223">
        <w:t>.</w:t>
      </w:r>
      <w:r w:rsidR="004A3BAD">
        <w:t xml:space="preserve"> </w:t>
      </w:r>
      <w:r w:rsidRPr="001B08D3">
        <w:t xml:space="preserve">Funksjonaliteten for e-multidose er knyttet til legens </w:t>
      </w:r>
      <w:r w:rsidR="004A3BAD">
        <w:t>EPJ-system</w:t>
      </w:r>
      <w:r w:rsidR="00636D73">
        <w:t xml:space="preserve"> ved integrasjon</w:t>
      </w:r>
      <w:r>
        <w:t xml:space="preserve"> av SFM</w:t>
      </w:r>
      <w:r w:rsidR="00B83699">
        <w:t xml:space="preserve"> eller</w:t>
      </w:r>
      <w:r w:rsidR="003F204F">
        <w:t xml:space="preserve"> ege</w:t>
      </w:r>
      <w:r w:rsidR="00DE6F71">
        <w:t xml:space="preserve">n utviklet </w:t>
      </w:r>
      <w:r w:rsidR="009154A6">
        <w:t>funksjonalitet</w:t>
      </w:r>
      <w:r>
        <w:t>.</w:t>
      </w:r>
      <w:r w:rsidRPr="001B08D3">
        <w:t xml:space="preserve"> Multidoseapotek pakker legemidler i multidose basert på legemiddellisten og </w:t>
      </w:r>
      <w:r>
        <w:t xml:space="preserve">eventuelt </w:t>
      </w:r>
      <w:r w:rsidRPr="001B08D3">
        <w:t>tilhørende resepter.</w:t>
      </w:r>
      <w:r>
        <w:t xml:space="preserve"> </w:t>
      </w:r>
    </w:p>
    <w:p w14:paraId="10D0E016" w14:textId="77777777" w:rsidR="00FF3DC8" w:rsidRDefault="00FF3DC8" w:rsidP="006B40E1"/>
    <w:p w14:paraId="45AEF2AB" w14:textId="543C584A" w:rsidR="006B40E1" w:rsidRDefault="006B40E1" w:rsidP="006B40E1">
      <w:r>
        <w:t xml:space="preserve">E-multidose </w:t>
      </w:r>
      <w:r w:rsidR="00E16F19">
        <w:t xml:space="preserve">forutsetter </w:t>
      </w:r>
      <w:r>
        <w:t xml:space="preserve">i likhet med PLL at det vedlikeholdes en oversikt over pasientens legemidler, og kan fungere som en forberedelse til å vedlikeholde legemiddellisten for alle pasienter. </w:t>
      </w:r>
      <w:r w:rsidR="00CA673A" w:rsidRPr="006D16BE">
        <w:t>Overgang til elektronisk multidose krever endringer i arbeidsprosesser for lege og kommune</w:t>
      </w:r>
      <w:r w:rsidR="00CA673A">
        <w:t xml:space="preserve">. </w:t>
      </w:r>
      <w:r w:rsidR="003620D5" w:rsidRPr="003620D5">
        <w:t xml:space="preserve">For å </w:t>
      </w:r>
      <w:r w:rsidR="00352BE6">
        <w:t xml:space="preserve">sikre </w:t>
      </w:r>
      <w:r w:rsidR="003620D5" w:rsidRPr="003620D5">
        <w:t xml:space="preserve">kvaliteten </w:t>
      </w:r>
      <w:r w:rsidR="00C950AC">
        <w:t xml:space="preserve">må </w:t>
      </w:r>
      <w:r w:rsidR="00352BE6">
        <w:t xml:space="preserve">imidlertid </w:t>
      </w:r>
      <w:r w:rsidR="00C950AC">
        <w:t>alle papirbaserte multidose</w:t>
      </w:r>
      <w:r w:rsidR="00084F57">
        <w:t>pasienter å konverteres til elektronisk multidose, og det anbefales ikke å opprette nye papirbaserte.</w:t>
      </w:r>
      <w:r w:rsidR="003620D5" w:rsidRPr="003620D5">
        <w:t xml:space="preserve"> </w:t>
      </w:r>
      <w:r w:rsidR="000672F1">
        <w:t xml:space="preserve">Les mer om </w:t>
      </w:r>
      <w:hyperlink r:id="rId127" w:history="1">
        <w:r w:rsidR="000672F1" w:rsidRPr="000672F1">
          <w:rPr>
            <w:rStyle w:val="Hyperkobling"/>
          </w:rPr>
          <w:t>sammenhengen mellom PLL, multidose, e-resept, kjernejournal og SFM på Helsedirektoratets hjemmeside</w:t>
        </w:r>
      </w:hyperlink>
      <w:r w:rsidR="000672F1">
        <w:t xml:space="preserve">. </w:t>
      </w:r>
    </w:p>
    <w:p w14:paraId="7BC3E435" w14:textId="77777777" w:rsidR="00347618" w:rsidRDefault="00347618" w:rsidP="006B40E1"/>
    <w:p w14:paraId="119B26D7" w14:textId="077A1325" w:rsidR="002653B6" w:rsidRDefault="00A772FA" w:rsidP="006B40E1">
      <w:r>
        <w:t xml:space="preserve">NHN </w:t>
      </w:r>
      <w:r w:rsidR="005303E7">
        <w:t xml:space="preserve">har ansvar for å </w:t>
      </w:r>
      <w:r w:rsidR="00C806D4">
        <w:t>i</w:t>
      </w:r>
      <w:r w:rsidR="005303E7">
        <w:t>nnføre e</w:t>
      </w:r>
      <w:r w:rsidR="70743277">
        <w:t>-multidose</w:t>
      </w:r>
      <w:r w:rsidR="00C806D4">
        <w:t xml:space="preserve"> til fastleger og apotek,</w:t>
      </w:r>
      <w:r w:rsidR="006B40E1" w:rsidRPr="003A3FC1">
        <w:t xml:space="preserve"> i tett samarbeid med fastlegene</w:t>
      </w:r>
      <w:r w:rsidR="006B40E1" w:rsidRPr="00997DFC">
        <w:t xml:space="preserve">, leverandører </w:t>
      </w:r>
      <w:r w:rsidR="006B59F6">
        <w:t xml:space="preserve">av EPJ-systemer </w:t>
      </w:r>
      <w:r w:rsidR="006B40E1" w:rsidRPr="00997DFC">
        <w:t>for fastlegene, multidoseapotekene og kommunenes hjemmetjeneste.</w:t>
      </w:r>
      <w:r w:rsidR="006B40E1">
        <w:t xml:space="preserve"> Innføring av e-multidose forventes å følge innføring av SFM. </w:t>
      </w:r>
    </w:p>
    <w:p w14:paraId="6E368F28" w14:textId="2625C249" w:rsidR="00F43F88" w:rsidRDefault="006B40E1" w:rsidP="006B40E1">
      <w:pPr>
        <w:rPr>
          <w:ins w:id="67" w:author="Kine Markman" w:date="2026-07-08T12:28:00Z" w16du:dateUtc="2026-07-08T10:28:00Z"/>
        </w:rPr>
      </w:pPr>
      <w:r>
        <w:t xml:space="preserve"> </w:t>
      </w:r>
    </w:p>
    <w:p w14:paraId="005E3D04" w14:textId="77777777" w:rsidR="002653B6" w:rsidRDefault="002653B6" w:rsidP="00AE071F">
      <w:pPr>
        <w:keepNext/>
      </w:pPr>
      <w:r w:rsidRPr="002653B6">
        <w:rPr>
          <w:noProof/>
        </w:rPr>
        <w:drawing>
          <wp:inline distT="0" distB="0" distL="0" distR="0" wp14:anchorId="1C25E215" wp14:editId="3AB8A02B">
            <wp:extent cx="5822462" cy="2703507"/>
            <wp:effectExtent l="0" t="0" r="6985" b="1905"/>
            <wp:docPr id="64957286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2868" name="Bilde 1"/>
                    <pic:cNvPicPr/>
                  </pic:nvPicPr>
                  <pic:blipFill>
                    <a:blip r:embed="rId128">
                      <a:extLst>
                        <a:ext uri="{28A0092B-C50C-407E-A947-70E740481C1C}">
                          <a14:useLocalDpi xmlns:a14="http://schemas.microsoft.com/office/drawing/2010/main" val="0"/>
                        </a:ext>
                      </a:extLst>
                    </a:blip>
                    <a:stretch>
                      <a:fillRect/>
                    </a:stretch>
                  </pic:blipFill>
                  <pic:spPr>
                    <a:xfrm>
                      <a:off x="0" y="0"/>
                      <a:ext cx="5822462" cy="2703507"/>
                    </a:xfrm>
                    <a:prstGeom prst="rect">
                      <a:avLst/>
                    </a:prstGeom>
                  </pic:spPr>
                </pic:pic>
              </a:graphicData>
            </a:graphic>
          </wp:inline>
        </w:drawing>
      </w:r>
    </w:p>
    <w:p w14:paraId="62F85237" w14:textId="0D965F25" w:rsidR="002653B6" w:rsidRDefault="002653B6" w:rsidP="00AE071F">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26</w:t>
      </w:r>
      <w:r w:rsidR="0025052D">
        <w:rPr>
          <w:noProof/>
        </w:rPr>
        <w:fldChar w:fldCharType="end"/>
      </w:r>
      <w:r>
        <w:t xml:space="preserve"> </w:t>
      </w:r>
      <w:r w:rsidR="00B5609E">
        <w:t>V</w:t>
      </w:r>
      <w:r w:rsidRPr="00D4328F">
        <w:t xml:space="preserve">iser veikart </w:t>
      </w:r>
      <w:r w:rsidR="000C3E66">
        <w:t>med</w:t>
      </w:r>
      <w:r w:rsidR="00F3222C">
        <w:t xml:space="preserve"> </w:t>
      </w:r>
      <w:r w:rsidRPr="00D4328F">
        <w:t>pågående aktivitet for innføring av</w:t>
      </w:r>
      <w:r>
        <w:t xml:space="preserve"> </w:t>
      </w:r>
      <w:r w:rsidRPr="00D4328F">
        <w:t>E-multidose</w:t>
      </w:r>
      <w:r w:rsidR="00B5609E">
        <w:t xml:space="preserve"> til fastlege og apotek</w:t>
      </w:r>
    </w:p>
    <w:p w14:paraId="53496C8F" w14:textId="77777777" w:rsidR="00F43F88" w:rsidRDefault="00F43F88" w:rsidP="006B40E1"/>
    <w:p w14:paraId="6C6824DA" w14:textId="77777777" w:rsidR="006B40E1" w:rsidRPr="00CC6560" w:rsidRDefault="006B40E1" w:rsidP="006B40E1">
      <w:pPr>
        <w:shd w:val="clear" w:color="auto" w:fill="E6E6E6" w:themeFill="background1" w:themeFillShade="E6"/>
        <w:rPr>
          <w:rStyle w:val="normaltextrun"/>
          <w:rFonts w:eastAsiaTheme="majorEastAsia" w:cs="Times New Roman"/>
          <w:b/>
          <w:bCs/>
          <w:szCs w:val="18"/>
          <w:shd w:val="clear" w:color="auto" w:fill="D8D8D8"/>
          <w:lang w:eastAsia="nb-NO"/>
        </w:rPr>
      </w:pPr>
      <w:r w:rsidRPr="00CC6560">
        <w:rPr>
          <w:rStyle w:val="normaltextrun"/>
          <w:rFonts w:eastAsiaTheme="majorEastAsia" w:cs="Times New Roman"/>
          <w:b/>
          <w:bCs/>
          <w:szCs w:val="18"/>
          <w:shd w:val="clear" w:color="auto" w:fill="D8D8D8"/>
          <w:lang w:eastAsia="nb-NO"/>
        </w:rPr>
        <w:t xml:space="preserve">Sentral forskrivningsmodul til fastleger og legevakt </w:t>
      </w:r>
    </w:p>
    <w:p w14:paraId="26C7E888" w14:textId="5580D572" w:rsidR="003B49BA" w:rsidRDefault="009F2AF9" w:rsidP="006B40E1">
      <w:r w:rsidRPr="00A050D4">
        <w:t xml:space="preserve">Sentral forskrivningsmodul (SFM) er en legemiddelmodul som leverandører av </w:t>
      </w:r>
      <w:r>
        <w:t>EPJ-systemer</w:t>
      </w:r>
      <w:r w:rsidRPr="00A050D4">
        <w:t xml:space="preserve"> kan velge å integrere for å få dekkende funksjonalitet innen e-resept</w:t>
      </w:r>
      <w:r>
        <w:t>, multidose og pasientens legemiddelliste.</w:t>
      </w:r>
      <w:r w:rsidRPr="009405F2">
        <w:t xml:space="preserve"> </w:t>
      </w:r>
      <w:r>
        <w:t xml:space="preserve"> </w:t>
      </w:r>
      <w:r w:rsidR="006B40E1" w:rsidRPr="00B227F9">
        <w:t xml:space="preserve">En rekke </w:t>
      </w:r>
      <w:r w:rsidR="006B40E1">
        <w:t xml:space="preserve">leverandører for fastleger, legevakt og avtalespesialister </w:t>
      </w:r>
      <w:r w:rsidR="00F93023">
        <w:t xml:space="preserve">prøver ut </w:t>
      </w:r>
      <w:r w:rsidR="006B40E1">
        <w:t>integrasjon av Sentral forskrivningsmodul (SFM) fullversjon (</w:t>
      </w:r>
      <w:hyperlink r:id="rId129" w:history="1">
        <w:r w:rsidR="006B40E1" w:rsidRPr="00CF05D1">
          <w:rPr>
            <w:rStyle w:val="Hyperkobling"/>
          </w:rPr>
          <w:t>se Leverandøroversikt</w:t>
        </w:r>
      </w:hyperlink>
      <w:r w:rsidR="006B40E1">
        <w:t>), mens andre velger å utvikle funksjonalitet for Pasientens legemiddelliste (PLL) selv. SFM til fastleger ble godkjent i 2024.</w:t>
      </w:r>
      <w:r w:rsidR="000D2533">
        <w:t xml:space="preserve"> </w:t>
      </w:r>
      <w:r w:rsidR="001F2CCE">
        <w:t xml:space="preserve">Alle EPJ-leverandører som leverer til kommuner er innen utgangen av 2025 </w:t>
      </w:r>
      <w:r w:rsidR="0037799B">
        <w:t xml:space="preserve">godkjent for bruk av SFM fullversjon. </w:t>
      </w:r>
      <w:r w:rsidR="006B40E1">
        <w:t xml:space="preserve">Leverandørenes integrasjon med SFM har tatt lengre tid enn planlagt, noe som forsinker utprøvingen av løsningen. </w:t>
      </w:r>
      <w:r w:rsidR="00AB5144">
        <w:t xml:space="preserve">Flere kommuner i nord og Bergen </w:t>
      </w:r>
      <w:r w:rsidR="00C9669C">
        <w:t xml:space="preserve">kommune </w:t>
      </w:r>
      <w:r w:rsidR="003B49BA">
        <w:t>gjennomfører utprøving av PLL hos fastleger</w:t>
      </w:r>
      <w:r w:rsidR="00C9669C">
        <w:t xml:space="preserve">. </w:t>
      </w:r>
    </w:p>
    <w:p w14:paraId="45493DEF" w14:textId="7EB33029" w:rsidR="004A585F" w:rsidRDefault="006B40E1" w:rsidP="006B40E1">
      <w:pPr>
        <w:rPr>
          <w:shd w:val="clear" w:color="auto" w:fill="E6E6E6" w:themeFill="background1" w:themeFillShade="E6"/>
        </w:rPr>
      </w:pPr>
      <w:r>
        <w:lastRenderedPageBreak/>
        <w:t xml:space="preserve">Les mer om utprøving og innføring av SFM og PLL til fastleger </w:t>
      </w:r>
      <w:hyperlink r:id="rId130" w:history="1">
        <w:r w:rsidRPr="0044016D">
          <w:rPr>
            <w:rStyle w:val="Hyperkobling"/>
          </w:rPr>
          <w:t>i EPJ-løftets siste rapportering til Nasjonal e-helseportefølje</w:t>
        </w:r>
      </w:hyperlink>
      <w:r>
        <w:t xml:space="preserve">, og </w:t>
      </w:r>
      <w:hyperlink r:id="rId131" w:history="1">
        <w:r>
          <w:rPr>
            <w:rStyle w:val="Hyperkobling"/>
          </w:rPr>
          <w:t>Norsk helsenett sin rapportering på Pasientens legemiddelliste til Nasjonal e-helseportefølje</w:t>
        </w:r>
      </w:hyperlink>
      <w:r>
        <w:t xml:space="preserve"> på Helsedirektoratets hjemmesider.  </w:t>
      </w:r>
    </w:p>
    <w:p w14:paraId="073670E6" w14:textId="77777777" w:rsidR="00880D7D" w:rsidRDefault="00880D7D" w:rsidP="00AE071F">
      <w:pPr>
        <w:keepNext/>
      </w:pPr>
      <w:r w:rsidRPr="00880D7D">
        <w:rPr>
          <w:noProof/>
          <w:shd w:val="clear" w:color="auto" w:fill="E6E6E6" w:themeFill="background1" w:themeFillShade="E6"/>
        </w:rPr>
        <w:drawing>
          <wp:inline distT="0" distB="0" distL="0" distR="0" wp14:anchorId="31E68453" wp14:editId="13351DAA">
            <wp:extent cx="5826837" cy="2762655"/>
            <wp:effectExtent l="0" t="0" r="2540" b="0"/>
            <wp:docPr id="172674919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49193" name=""/>
                    <pic:cNvPicPr/>
                  </pic:nvPicPr>
                  <pic:blipFill>
                    <a:blip r:embed="rId132"/>
                    <a:stretch>
                      <a:fillRect/>
                    </a:stretch>
                  </pic:blipFill>
                  <pic:spPr>
                    <a:xfrm>
                      <a:off x="0" y="0"/>
                      <a:ext cx="5846510" cy="2771982"/>
                    </a:xfrm>
                    <a:prstGeom prst="rect">
                      <a:avLst/>
                    </a:prstGeom>
                  </pic:spPr>
                </pic:pic>
              </a:graphicData>
            </a:graphic>
          </wp:inline>
        </w:drawing>
      </w:r>
    </w:p>
    <w:p w14:paraId="4C303F00" w14:textId="70376357" w:rsidR="00880D7D" w:rsidRPr="00B40FAA" w:rsidRDefault="00880D7D" w:rsidP="00AE071F">
      <w:pPr>
        <w:pStyle w:val="Bildetekst"/>
        <w:rPr>
          <w:shd w:val="clear" w:color="auto" w:fill="E6E6E6" w:themeFill="background1" w:themeFillShade="E6"/>
        </w:rPr>
      </w:pPr>
      <w:r>
        <w:t xml:space="preserve">Figur </w:t>
      </w:r>
      <w:r w:rsidR="0025052D">
        <w:fldChar w:fldCharType="begin"/>
      </w:r>
      <w:r w:rsidR="0025052D">
        <w:instrText xml:space="preserve"> SEQ Figur \* ARABIC </w:instrText>
      </w:r>
      <w:r w:rsidR="0025052D">
        <w:fldChar w:fldCharType="separate"/>
      </w:r>
      <w:r w:rsidR="0025052D">
        <w:rPr>
          <w:noProof/>
        </w:rPr>
        <w:t>27</w:t>
      </w:r>
      <w:r w:rsidR="0025052D">
        <w:rPr>
          <w:noProof/>
        </w:rPr>
        <w:fldChar w:fldCharType="end"/>
      </w:r>
      <w:r>
        <w:t xml:space="preserve"> </w:t>
      </w:r>
      <w:r w:rsidR="009230B2">
        <w:t>V</w:t>
      </w:r>
      <w:r w:rsidRPr="000D4338">
        <w:t xml:space="preserve">iser veikart </w:t>
      </w:r>
      <w:r w:rsidR="00F3222C">
        <w:t xml:space="preserve">for </w:t>
      </w:r>
      <w:r w:rsidRPr="000D4338">
        <w:t>pågående aktivitet for innføring av SFM</w:t>
      </w:r>
      <w:r>
        <w:t xml:space="preserve"> til fastleger og legevakter</w:t>
      </w:r>
    </w:p>
    <w:p w14:paraId="421D6B07" w14:textId="77777777" w:rsidR="006B40E1" w:rsidRPr="004A585F" w:rsidRDefault="006B40E1" w:rsidP="006B40E1">
      <w:pPr>
        <w:shd w:val="clear" w:color="auto" w:fill="E6E6E6" w:themeFill="background1" w:themeFillShade="E6"/>
        <w:rPr>
          <w:rStyle w:val="normaltextrun"/>
          <w:rFonts w:eastAsiaTheme="majorEastAsia" w:cs="Times New Roman"/>
          <w:b/>
          <w:bCs/>
          <w:szCs w:val="18"/>
          <w:shd w:val="clear" w:color="auto" w:fill="D8D8D8"/>
          <w:lang w:eastAsia="nb-NO"/>
        </w:rPr>
      </w:pPr>
      <w:r w:rsidRPr="004A585F">
        <w:rPr>
          <w:rStyle w:val="normaltextrun"/>
          <w:rFonts w:eastAsiaTheme="majorEastAsia" w:cs="Times New Roman"/>
          <w:b/>
          <w:bCs/>
          <w:szCs w:val="18"/>
          <w:shd w:val="clear" w:color="auto" w:fill="D8D8D8"/>
          <w:lang w:eastAsia="nb-NO"/>
        </w:rPr>
        <w:t>Sentral forskrivningsmodul til kommunale helse- og omsorgstjenester inkl. KAD/ØHD</w:t>
      </w:r>
    </w:p>
    <w:p w14:paraId="4F23465F" w14:textId="5F8C4B39" w:rsidR="006B40E1" w:rsidRDefault="006B40E1" w:rsidP="00270E86">
      <w:r w:rsidRPr="00086C6E">
        <w:t>Sentral forskrivningsmodul (SFM)</w:t>
      </w:r>
      <w:r w:rsidRPr="00086C6E" w:rsidDel="00EC0B72">
        <w:t xml:space="preserve"> </w:t>
      </w:r>
      <w:r w:rsidR="00A45D7B">
        <w:t xml:space="preserve">skal </w:t>
      </w:r>
      <w:r>
        <w:t>også</w:t>
      </w:r>
      <w:r w:rsidRPr="00086C6E">
        <w:t xml:space="preserve"> dekke behovet til brukergrupper </w:t>
      </w:r>
      <w:r>
        <w:t xml:space="preserve">som </w:t>
      </w:r>
      <w:r w:rsidRPr="00086C6E">
        <w:t>sykehjem, hjemmetjeneste og kommunal akutt døgnenhet</w:t>
      </w:r>
      <w:r>
        <w:t xml:space="preserve"> (KAD). Utprøving av SFM i kommunal helse- og omsorgstjeneste er i gang og fortsetter i 202</w:t>
      </w:r>
      <w:r w:rsidR="00014845">
        <w:t>6</w:t>
      </w:r>
    </w:p>
    <w:p w14:paraId="5E2924D3" w14:textId="77777777" w:rsidR="00270E86" w:rsidRPr="00717AA6" w:rsidRDefault="00270E86" w:rsidP="00270E86"/>
    <w:p w14:paraId="174F8507" w14:textId="5BDB9023" w:rsidR="006B40E1" w:rsidDel="002F3B90" w:rsidRDefault="006B40E1" w:rsidP="006B40E1">
      <w:pPr>
        <w:rPr>
          <w:del w:id="68" w:author="Kine Markman" w:date="2026-07-08T12:33:00Z" w16du:dateUtc="2026-07-08T10:33:00Z"/>
        </w:rPr>
      </w:pPr>
      <w:r w:rsidRPr="00086C6E">
        <w:t>Les mer </w:t>
      </w:r>
      <w:hyperlink r:id="rId133" w:tgtFrame="_blank" w:history="1">
        <w:r w:rsidRPr="00086C6E">
          <w:rPr>
            <w:rStyle w:val="Hyperkobling"/>
          </w:rPr>
          <w:t xml:space="preserve">om SFM på Norsk </w:t>
        </w:r>
        <w:r>
          <w:rPr>
            <w:rStyle w:val="Hyperkobling"/>
          </w:rPr>
          <w:t>h</w:t>
        </w:r>
        <w:r w:rsidRPr="00086C6E">
          <w:rPr>
            <w:rStyle w:val="Hyperkobling"/>
          </w:rPr>
          <w:t>elsenett sine hjemmesider</w:t>
        </w:r>
      </w:hyperlink>
      <w:r>
        <w:t xml:space="preserve"> og</w:t>
      </w:r>
      <w:r w:rsidR="00270E86">
        <w:t xml:space="preserve"> </w:t>
      </w:r>
      <w:r w:rsidR="00036AC5">
        <w:t xml:space="preserve">i </w:t>
      </w:r>
      <w:r w:rsidR="0038023E">
        <w:t xml:space="preserve">kommunenes </w:t>
      </w:r>
      <w:hyperlink r:id="rId134" w:history="1">
        <w:r w:rsidR="0038023E" w:rsidRPr="00036AC5">
          <w:rPr>
            <w:rStyle w:val="Hyperkobling"/>
          </w:rPr>
          <w:t>rapportering til nasjonal e-helseportefølje på Helsedirektoratets hjemmeside</w:t>
        </w:r>
      </w:hyperlink>
      <w:r w:rsidR="0038023E">
        <w:t xml:space="preserve">. </w:t>
      </w:r>
    </w:p>
    <w:p w14:paraId="339E3F8E" w14:textId="77777777" w:rsidR="00F43F88" w:rsidRDefault="00F43F88" w:rsidP="006B40E1"/>
    <w:p w14:paraId="03206400" w14:textId="77777777" w:rsidR="002F3B90" w:rsidRDefault="002F3B90" w:rsidP="006C1A97">
      <w:pPr>
        <w:keepNext/>
      </w:pPr>
      <w:r w:rsidRPr="002F3B90">
        <w:rPr>
          <w:noProof/>
        </w:rPr>
        <w:drawing>
          <wp:inline distT="0" distB="0" distL="0" distR="0" wp14:anchorId="278D663C" wp14:editId="6C093AA0">
            <wp:extent cx="5628425" cy="2558375"/>
            <wp:effectExtent l="0" t="0" r="0" b="0"/>
            <wp:docPr id="26281027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10276" name=""/>
                    <pic:cNvPicPr/>
                  </pic:nvPicPr>
                  <pic:blipFill>
                    <a:blip r:embed="rId135"/>
                    <a:stretch>
                      <a:fillRect/>
                    </a:stretch>
                  </pic:blipFill>
                  <pic:spPr>
                    <a:xfrm>
                      <a:off x="0" y="0"/>
                      <a:ext cx="5661886" cy="2573585"/>
                    </a:xfrm>
                    <a:prstGeom prst="rect">
                      <a:avLst/>
                    </a:prstGeom>
                  </pic:spPr>
                </pic:pic>
              </a:graphicData>
            </a:graphic>
          </wp:inline>
        </w:drawing>
      </w:r>
    </w:p>
    <w:p w14:paraId="11A1D84C" w14:textId="7C5F6913" w:rsidR="00D83364" w:rsidRDefault="002F3B90" w:rsidP="00D83364">
      <w:pPr>
        <w:rPr>
          <w:ins w:id="69" w:author="Kine Markman" w:date="2026-08-14T10:25:00Z" w16du:dateUtc="2026-08-14T08:25:00Z"/>
        </w:rPr>
      </w:pPr>
      <w:r>
        <w:t xml:space="preserve">Figur </w:t>
      </w:r>
      <w:r w:rsidR="0025052D">
        <w:fldChar w:fldCharType="begin"/>
      </w:r>
      <w:r w:rsidR="0025052D">
        <w:instrText xml:space="preserve"> SEQ Figur \* ARABIC </w:instrText>
      </w:r>
      <w:r w:rsidR="0025052D">
        <w:fldChar w:fldCharType="separate"/>
      </w:r>
      <w:r w:rsidR="0025052D">
        <w:rPr>
          <w:noProof/>
        </w:rPr>
        <w:t>28</w:t>
      </w:r>
      <w:r w:rsidR="0025052D">
        <w:rPr>
          <w:noProof/>
        </w:rPr>
        <w:fldChar w:fldCharType="end"/>
      </w:r>
      <w:r>
        <w:t xml:space="preserve"> </w:t>
      </w:r>
      <w:r w:rsidR="009230B2">
        <w:t>V</w:t>
      </w:r>
      <w:r w:rsidRPr="00F85B53">
        <w:t xml:space="preserve">iser veikart </w:t>
      </w:r>
      <w:r w:rsidR="00F3222C">
        <w:t xml:space="preserve">for </w:t>
      </w:r>
      <w:r w:rsidRPr="00F85B53">
        <w:t xml:space="preserve">pågående aktivitet for innføring av SFM til </w:t>
      </w:r>
      <w:r>
        <w:t>kommunale helse- og omsorgstjenester</w:t>
      </w:r>
    </w:p>
    <w:p w14:paraId="21C35034" w14:textId="77777777" w:rsidR="00F16F41" w:rsidRPr="00D83364" w:rsidRDefault="00F16F41" w:rsidP="00D83364"/>
    <w:p w14:paraId="60AF2134" w14:textId="720544D8" w:rsidR="006B40E1" w:rsidRPr="000C1F47" w:rsidRDefault="006B40E1" w:rsidP="000C1F47">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b/>
          <w:bCs/>
          <w:sz w:val="18"/>
          <w:szCs w:val="12"/>
          <w:shd w:val="clear" w:color="auto" w:fill="D8D8D8"/>
        </w:rPr>
      </w:pPr>
      <w:r w:rsidRPr="000C1F47">
        <w:rPr>
          <w:rStyle w:val="normaltextrun"/>
          <w:rFonts w:asciiTheme="minorHAnsi" w:eastAsiaTheme="majorEastAsia" w:hAnsiTheme="minorHAnsi"/>
          <w:b/>
          <w:bCs/>
          <w:sz w:val="18"/>
          <w:szCs w:val="12"/>
          <w:shd w:val="clear" w:color="auto" w:fill="D8D8D8"/>
        </w:rPr>
        <w:t xml:space="preserve">Sentral forskrivningsmodul til øvrige brukergrupper, </w:t>
      </w:r>
      <w:r w:rsidR="003A71D8" w:rsidRPr="000C1F47">
        <w:rPr>
          <w:rStyle w:val="normaltextrun"/>
          <w:rFonts w:asciiTheme="minorHAnsi" w:eastAsiaTheme="majorEastAsia" w:hAnsiTheme="minorHAnsi"/>
          <w:b/>
          <w:bCs/>
          <w:sz w:val="18"/>
          <w:szCs w:val="12"/>
          <w:shd w:val="clear" w:color="auto" w:fill="D8D8D8"/>
        </w:rPr>
        <w:t>f.</w:t>
      </w:r>
      <w:r w:rsidRPr="000C1F47">
        <w:rPr>
          <w:rStyle w:val="normaltextrun"/>
          <w:rFonts w:asciiTheme="minorHAnsi" w:eastAsiaTheme="majorEastAsia" w:hAnsiTheme="minorHAnsi"/>
          <w:b/>
          <w:bCs/>
          <w:sz w:val="18"/>
          <w:szCs w:val="12"/>
          <w:shd w:val="clear" w:color="auto" w:fill="D8D8D8"/>
        </w:rPr>
        <w:t xml:space="preserve">eks. </w:t>
      </w:r>
      <w:r w:rsidR="003A71D8" w:rsidRPr="000C1F47">
        <w:rPr>
          <w:rStyle w:val="normaltextrun"/>
          <w:rFonts w:asciiTheme="minorHAnsi" w:eastAsiaTheme="majorEastAsia" w:hAnsiTheme="minorHAnsi"/>
          <w:b/>
          <w:bCs/>
          <w:sz w:val="18"/>
          <w:szCs w:val="12"/>
          <w:shd w:val="clear" w:color="auto" w:fill="D8D8D8"/>
        </w:rPr>
        <w:t>h</w:t>
      </w:r>
      <w:r w:rsidRPr="000C1F47">
        <w:rPr>
          <w:rStyle w:val="normaltextrun"/>
          <w:rFonts w:asciiTheme="minorHAnsi" w:eastAsiaTheme="majorEastAsia" w:hAnsiTheme="minorHAnsi"/>
          <w:b/>
          <w:bCs/>
          <w:sz w:val="18"/>
          <w:szCs w:val="12"/>
          <w:shd w:val="clear" w:color="auto" w:fill="D8D8D8"/>
        </w:rPr>
        <w:t>elsestasjon og tannleger</w:t>
      </w:r>
    </w:p>
    <w:p w14:paraId="7B63C648" w14:textId="56EB3D4D" w:rsidR="00F3222C" w:rsidRDefault="006B40E1" w:rsidP="006B40E1">
      <w:pPr>
        <w:rPr>
          <w:ins w:id="70" w:author="Kine Markman" w:date="2026-08-14T10:26:00Z" w16du:dateUtc="2026-08-14T08:26:00Z"/>
        </w:rPr>
      </w:pPr>
      <w:r w:rsidRPr="005F406C">
        <w:t xml:space="preserve">Sentral for skrivningsmodul (SFM) vil </w:t>
      </w:r>
      <w:r>
        <w:t>også</w:t>
      </w:r>
      <w:r w:rsidRPr="005F406C">
        <w:t xml:space="preserve"> dekke behovet til </w:t>
      </w:r>
      <w:r>
        <w:t xml:space="preserve">andre </w:t>
      </w:r>
      <w:r w:rsidRPr="005F406C">
        <w:t xml:space="preserve">brukergrupper </w:t>
      </w:r>
      <w:r>
        <w:t xml:space="preserve">som </w:t>
      </w:r>
      <w:r w:rsidRPr="005F406C">
        <w:t>tannlegeklinikker og helsestasjoner. Les mer </w:t>
      </w:r>
      <w:hyperlink r:id="rId136" w:tgtFrame="_blank" w:history="1">
        <w:r>
          <w:rPr>
            <w:rStyle w:val="Hyperkobling"/>
          </w:rPr>
          <w:t>om SFM på Norsk Helsenett sine hjemmesider</w:t>
        </w:r>
      </w:hyperlink>
      <w:r>
        <w:t xml:space="preserve"> og </w:t>
      </w:r>
      <w:hyperlink r:id="rId137" w:history="1">
        <w:r>
          <w:rPr>
            <w:rStyle w:val="Hyperkobling"/>
          </w:rPr>
          <w:t>Norsk helsenett sin rapportering på Pasientens legemiddelliste til Nasjonal e-helseportefølje</w:t>
        </w:r>
      </w:hyperlink>
      <w:r>
        <w:t xml:space="preserve"> på Helsedirektoratets hjemmesider</w:t>
      </w:r>
    </w:p>
    <w:p w14:paraId="2B08E170" w14:textId="77777777" w:rsidR="00F16F41" w:rsidRDefault="00F16F41" w:rsidP="006B40E1"/>
    <w:p w14:paraId="3FE214C8" w14:textId="77777777" w:rsidR="00F3222C" w:rsidRDefault="00F3222C" w:rsidP="004011DF">
      <w:pPr>
        <w:keepNext/>
      </w:pPr>
      <w:r w:rsidRPr="00F3222C">
        <w:rPr>
          <w:noProof/>
        </w:rPr>
        <w:drawing>
          <wp:inline distT="0" distB="0" distL="0" distR="0" wp14:anchorId="73033646" wp14:editId="67AB4630">
            <wp:extent cx="5818788" cy="2607013"/>
            <wp:effectExtent l="0" t="0" r="0" b="3175"/>
            <wp:docPr id="182802055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0551" name=""/>
                    <pic:cNvPicPr/>
                  </pic:nvPicPr>
                  <pic:blipFill>
                    <a:blip r:embed="rId138"/>
                    <a:stretch>
                      <a:fillRect/>
                    </a:stretch>
                  </pic:blipFill>
                  <pic:spPr>
                    <a:xfrm>
                      <a:off x="0" y="0"/>
                      <a:ext cx="5833572" cy="2613637"/>
                    </a:xfrm>
                    <a:prstGeom prst="rect">
                      <a:avLst/>
                    </a:prstGeom>
                  </pic:spPr>
                </pic:pic>
              </a:graphicData>
            </a:graphic>
          </wp:inline>
        </w:drawing>
      </w:r>
    </w:p>
    <w:p w14:paraId="2737F31A" w14:textId="7BA481C4" w:rsidR="00F3222C" w:rsidRDefault="00F3222C" w:rsidP="004011DF">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29</w:t>
      </w:r>
      <w:r w:rsidR="0025052D">
        <w:rPr>
          <w:noProof/>
        </w:rPr>
        <w:fldChar w:fldCharType="end"/>
      </w:r>
      <w:r>
        <w:t xml:space="preserve"> </w:t>
      </w:r>
      <w:r w:rsidR="009230B2">
        <w:t>V</w:t>
      </w:r>
      <w:r w:rsidRPr="00616335">
        <w:t>iser veikart for pågående aktivitet for innføring av SFM til</w:t>
      </w:r>
      <w:r>
        <w:t xml:space="preserve"> øvrige brukergrupper, eks. helsestasjoner og tannleger</w:t>
      </w:r>
    </w:p>
    <w:p w14:paraId="369FF877" w14:textId="77777777" w:rsidR="00F43F88" w:rsidRDefault="00F43F88" w:rsidP="006B40E1"/>
    <w:p w14:paraId="55FDF32F" w14:textId="77777777" w:rsidR="006B40E1" w:rsidRPr="00AB6D26" w:rsidRDefault="006B40E1" w:rsidP="00AB6D26">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b/>
          <w:bCs/>
          <w:sz w:val="18"/>
          <w:szCs w:val="12"/>
          <w:shd w:val="clear" w:color="auto" w:fill="D8D8D8"/>
        </w:rPr>
      </w:pPr>
      <w:r w:rsidRPr="00AB6D26">
        <w:rPr>
          <w:rStyle w:val="normaltextrun"/>
          <w:rFonts w:asciiTheme="minorHAnsi" w:eastAsiaTheme="majorEastAsia" w:hAnsiTheme="minorHAnsi"/>
          <w:b/>
          <w:bCs/>
          <w:sz w:val="18"/>
          <w:szCs w:val="12"/>
          <w:shd w:val="clear" w:color="auto" w:fill="D8D8D8"/>
        </w:rPr>
        <w:t>Sentral forskrivningsmodul til spesialisthelsetjenesten (basis API)</w:t>
      </w:r>
    </w:p>
    <w:p w14:paraId="179618A9" w14:textId="5E7D2538" w:rsidR="00D83364" w:rsidRDefault="009F2AF9" w:rsidP="006B40E1">
      <w:r w:rsidRPr="00A050D4">
        <w:t xml:space="preserve">Leverandører av </w:t>
      </w:r>
      <w:r>
        <w:t>EPJ-systemer</w:t>
      </w:r>
      <w:r w:rsidRPr="00A050D4">
        <w:t xml:space="preserve"> til sykehus har valgt å bygge brukergrensesnitt selv, med en teknisk integrasjon med SFM</w:t>
      </w:r>
      <w:r>
        <w:t xml:space="preserve">, via </w:t>
      </w:r>
      <w:r w:rsidRPr="00A050D4">
        <w:t xml:space="preserve">basis API. Helseplattformen tok i bruk </w:t>
      </w:r>
      <w:r>
        <w:t xml:space="preserve">denne løsningen </w:t>
      </w:r>
      <w:r w:rsidRPr="00A050D4">
        <w:t xml:space="preserve">for sending av e-resept i april 2022. </w:t>
      </w:r>
      <w:r w:rsidR="006B40E1">
        <w:t xml:space="preserve">Alle som har tatt i bruk Helseplattformen i Midt-Norge bruker nå SFM daglig, noe som fører til økt kvalitet på legemiddelinformasjon og bedre pasientsikkerhet. DIPS Arena er godkjent for e-resept med SFM Basis API.  </w:t>
      </w:r>
    </w:p>
    <w:p w14:paraId="550D9F72" w14:textId="77777777" w:rsidR="00853396" w:rsidRDefault="00853396" w:rsidP="006B40E1"/>
    <w:p w14:paraId="2B09F796" w14:textId="77777777" w:rsidR="00D83364" w:rsidRDefault="00D83364" w:rsidP="006C1A97">
      <w:pPr>
        <w:keepNext/>
      </w:pPr>
      <w:r w:rsidRPr="00191006">
        <w:rPr>
          <w:noProof/>
        </w:rPr>
        <w:drawing>
          <wp:inline distT="0" distB="0" distL="0" distR="0" wp14:anchorId="16D1B5E8" wp14:editId="30475C79">
            <wp:extent cx="5665057" cy="3043461"/>
            <wp:effectExtent l="0" t="0" r="0" b="5080"/>
            <wp:docPr id="12487819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192" name="Bilde 1"/>
                    <pic:cNvPicPr/>
                  </pic:nvPicPr>
                  <pic:blipFill>
                    <a:blip r:embed="rId139">
                      <a:extLst>
                        <a:ext uri="{28A0092B-C50C-407E-A947-70E740481C1C}">
                          <a14:useLocalDpi xmlns:a14="http://schemas.microsoft.com/office/drawing/2010/main" val="0"/>
                        </a:ext>
                      </a:extLst>
                    </a:blip>
                    <a:stretch>
                      <a:fillRect/>
                    </a:stretch>
                  </pic:blipFill>
                  <pic:spPr>
                    <a:xfrm>
                      <a:off x="0" y="0"/>
                      <a:ext cx="5665057" cy="3043461"/>
                    </a:xfrm>
                    <a:prstGeom prst="rect">
                      <a:avLst/>
                    </a:prstGeom>
                  </pic:spPr>
                </pic:pic>
              </a:graphicData>
            </a:graphic>
          </wp:inline>
        </w:drawing>
      </w:r>
    </w:p>
    <w:p w14:paraId="31EFEE7C" w14:textId="5FCEA632" w:rsidR="006B40E1" w:rsidRDefault="00D83364" w:rsidP="006C1A97">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30</w:t>
      </w:r>
      <w:r w:rsidR="0025052D">
        <w:rPr>
          <w:noProof/>
        </w:rPr>
        <w:fldChar w:fldCharType="end"/>
      </w:r>
      <w:r>
        <w:t xml:space="preserve"> </w:t>
      </w:r>
      <w:r w:rsidR="009230B2">
        <w:t>V</w:t>
      </w:r>
      <w:r w:rsidRPr="00370CDA">
        <w:t xml:space="preserve">iser veikart </w:t>
      </w:r>
      <w:r w:rsidR="00467B58">
        <w:t>med</w:t>
      </w:r>
      <w:r w:rsidRPr="00370CDA">
        <w:t xml:space="preserve"> pågående aktivitet for innføring av SFM til </w:t>
      </w:r>
      <w:r>
        <w:t>spesialisthelsetjenesten</w:t>
      </w:r>
    </w:p>
    <w:p w14:paraId="5C9CD66C" w14:textId="0B555DE4" w:rsidR="006B40E1" w:rsidRDefault="006B40E1" w:rsidP="006B40E1"/>
    <w:p w14:paraId="598CA41D" w14:textId="7BB80F4D" w:rsidR="00C87614" w:rsidRDefault="00C87614" w:rsidP="004A585F">
      <w:pPr>
        <w:pStyle w:val="Bildetekst"/>
      </w:pPr>
    </w:p>
    <w:p w14:paraId="3D41CD98" w14:textId="33F8CF4D" w:rsidR="00041352" w:rsidRPr="004A585F" w:rsidRDefault="00041352" w:rsidP="004A585F">
      <w:pPr>
        <w:pStyle w:val="paragraph"/>
        <w:shd w:val="clear" w:color="auto" w:fill="D8D8D8"/>
        <w:spacing w:before="0" w:beforeAutospacing="0" w:after="0" w:afterAutospacing="0" w:line="331" w:lineRule="auto"/>
        <w:textAlignment w:val="baseline"/>
        <w:rPr>
          <w:rStyle w:val="normaltextrun"/>
          <w:rFonts w:asciiTheme="minorHAnsi" w:eastAsiaTheme="majorEastAsia" w:hAnsiTheme="minorHAnsi"/>
          <w:b/>
          <w:bCs/>
          <w:sz w:val="18"/>
          <w:szCs w:val="18"/>
          <w:shd w:val="clear" w:color="auto" w:fill="D8D8D8"/>
        </w:rPr>
      </w:pPr>
      <w:r w:rsidRPr="004A585F">
        <w:rPr>
          <w:rStyle w:val="normaltextrun"/>
          <w:rFonts w:asciiTheme="minorHAnsi" w:eastAsiaTheme="majorEastAsia" w:hAnsiTheme="minorHAnsi"/>
          <w:b/>
          <w:bCs/>
          <w:sz w:val="18"/>
          <w:szCs w:val="18"/>
          <w:shd w:val="clear" w:color="auto" w:fill="D8D8D8"/>
        </w:rPr>
        <w:t>Innføring av Pasientens legemiddelliste (PLL)</w:t>
      </w:r>
    </w:p>
    <w:p w14:paraId="57BD0269" w14:textId="310E8FB7" w:rsidR="008757F2" w:rsidRDefault="00041352" w:rsidP="00041352">
      <w:r>
        <w:t xml:space="preserve">Pasientens legemiddelliste (PLL) vil som tidligere nevnt gi helsepersonell digital tilgang til oppdatert informasjon om pasientens </w:t>
      </w:r>
      <w:r w:rsidR="005621E4">
        <w:t xml:space="preserve">bruk av legemidler </w:t>
      </w:r>
      <w:r>
        <w:t xml:space="preserve">på tvers av helsetjenesten. Full nytte av PLL realiseres når alle helseaktører </w:t>
      </w:r>
      <w:r w:rsidR="00133BAF">
        <w:lastRenderedPageBreak/>
        <w:t xml:space="preserve">bruker </w:t>
      </w:r>
      <w:r>
        <w:t>EPJ</w:t>
      </w:r>
      <w:r w:rsidR="00133BAF">
        <w:t xml:space="preserve">-systemer </w:t>
      </w:r>
      <w:r>
        <w:t xml:space="preserve">som benytter PLL. </w:t>
      </w:r>
      <w:r w:rsidR="00A2194F">
        <w:t xml:space="preserve">Innføring av </w:t>
      </w:r>
      <w:r w:rsidR="00C55535">
        <w:t>PLL</w:t>
      </w:r>
      <w:r w:rsidR="00A2194F">
        <w:t xml:space="preserve"> skjer koordinert</w:t>
      </w:r>
      <w:r w:rsidR="00EC6B13">
        <w:t xml:space="preserve"> i </w:t>
      </w:r>
      <w:r w:rsidR="00FF4BB3">
        <w:t>samarbeid, og det starter med fastlege, sykehus, avtalespesialister, samt utprøving i kommunale helse- og omsorgstjenester</w:t>
      </w:r>
      <w:r w:rsidR="00491CDF">
        <w:t xml:space="preserve">. </w:t>
      </w:r>
      <w:r w:rsidR="008E6D0A">
        <w:t>Det er kommuner og sykehus som har ansvar for utprøvingen i området, med støtte fra Helsedirektoratet, Norsk hels</w:t>
      </w:r>
      <w:r w:rsidR="00E26A4B">
        <w:t>enett og KS.</w:t>
      </w:r>
      <w:r w:rsidR="004711C6">
        <w:t xml:space="preserve"> </w:t>
      </w:r>
    </w:p>
    <w:p w14:paraId="66033969" w14:textId="53448B7E" w:rsidR="004C4111" w:rsidRDefault="00041352" w:rsidP="00041352">
      <w:r>
        <w:t>Utfyllende informasjon om PLL kan leses på</w:t>
      </w:r>
      <w:hyperlink r:id="rId140" w:history="1">
        <w:r>
          <w:rPr>
            <w:rStyle w:val="Hyperkobling"/>
            <w:rFonts w:ascii="Arial" w:hAnsi="Arial"/>
          </w:rPr>
          <w:t xml:space="preserve"> prosjektets </w:t>
        </w:r>
        <w:r w:rsidR="00C55535">
          <w:rPr>
            <w:rStyle w:val="Hyperkobling"/>
            <w:rFonts w:ascii="Arial" w:hAnsi="Arial"/>
          </w:rPr>
          <w:t>hjemme</w:t>
        </w:r>
        <w:r>
          <w:rPr>
            <w:rStyle w:val="Hyperkobling"/>
            <w:rFonts w:ascii="Arial" w:hAnsi="Arial"/>
          </w:rPr>
          <w:t>sider på helsedirektoratet.no</w:t>
        </w:r>
      </w:hyperlink>
      <w:r w:rsidR="00F634A9">
        <w:t>, og</w:t>
      </w:r>
      <w:r w:rsidR="001D1068">
        <w:t xml:space="preserve"> i RHFene sin</w:t>
      </w:r>
      <w:r w:rsidR="00F634A9">
        <w:t xml:space="preserve"> </w:t>
      </w:r>
      <w:hyperlink r:id="rId141" w:history="1">
        <w:r w:rsidR="00F634A9">
          <w:rPr>
            <w:rStyle w:val="Hyperkobling"/>
          </w:rPr>
          <w:t xml:space="preserve"> Felles Plan 2025 Digital samhandling og tilrettelegging for bedre bruk av helsedata</w:t>
        </w:r>
      </w:hyperlink>
    </w:p>
    <w:p w14:paraId="09DC3367" w14:textId="77777777" w:rsidR="00E26A4B" w:rsidRDefault="00E26A4B" w:rsidP="00041352"/>
    <w:p w14:paraId="20791856" w14:textId="1337545B" w:rsidR="00041352" w:rsidRDefault="00B26F68" w:rsidP="00041352">
      <w:r>
        <w:t xml:space="preserve">I 2024 og 2025 har det pågått utprøving av PLL i helsefellesskapene i helseregion vest og nord. </w:t>
      </w:r>
      <w:r w:rsidR="00041352">
        <w:t>Utprøvingsprosjektet i Helse Vest ble avsluttet i mars 2024</w:t>
      </w:r>
      <w:r w:rsidR="0083259D">
        <w:t>. D</w:t>
      </w:r>
      <w:r w:rsidR="00041352">
        <w:t xml:space="preserve">en begrensede utprøvingen har vært et samarbeid med fastleger, avtalespesialister, Helse vest og Bergen kommune. </w:t>
      </w:r>
      <w:r w:rsidR="0093101B">
        <w:t>Nå pågår videre utprøving i helsefellesskapet bergensområdet</w:t>
      </w:r>
      <w:r w:rsidR="001850C6">
        <w:t xml:space="preserve">, som dekker 18 kommuner og alle sykehus i Helse Bergen. </w:t>
      </w:r>
    </w:p>
    <w:p w14:paraId="2C8D5366" w14:textId="77777777" w:rsidR="00411D14" w:rsidRDefault="00411D14" w:rsidP="00041352"/>
    <w:p w14:paraId="4632576C" w14:textId="7390694F" w:rsidR="0093101B" w:rsidRDefault="00041352" w:rsidP="00041352">
      <w:r>
        <w:t>Helse Nord</w:t>
      </w:r>
      <w:r w:rsidDel="00543C3E">
        <w:t xml:space="preserve"> </w:t>
      </w:r>
      <w:r>
        <w:t>led</w:t>
      </w:r>
      <w:r w:rsidR="00C17284">
        <w:t>e</w:t>
      </w:r>
      <w:r w:rsidR="003146BA">
        <w:t>t</w:t>
      </w:r>
      <w:r w:rsidR="00C17284">
        <w:t xml:space="preserve"> </w:t>
      </w:r>
      <w:r>
        <w:t>samarbeidet rundt utviklingen av PLL-funksjonalitet i DIPS Arena, og utprøvingen med utvalgte aktører i Helse Nord sitt nedslagsfelt.</w:t>
      </w:r>
      <w:r w:rsidR="00EE1DB4">
        <w:t xml:space="preserve"> </w:t>
      </w:r>
      <w:r>
        <w:t xml:space="preserve">PLL-funksjonaliteten </w:t>
      </w:r>
      <w:r w:rsidR="004736E1">
        <w:t>bygger</w:t>
      </w:r>
      <w:r>
        <w:t xml:space="preserve"> på eksisterende funksjonalitet i DIPS Arena, nasjonale tjenester som reseptformidler, kjernejournal, SFM basis API, og erfaringer fra utprøvingen i Helse Vest. </w:t>
      </w:r>
      <w:r w:rsidR="00EE1DB4">
        <w:t>Prosjektene i de f</w:t>
      </w:r>
      <w:r w:rsidR="002F5E85">
        <w:t>i</w:t>
      </w:r>
      <w:r w:rsidR="00EE1DB4">
        <w:t xml:space="preserve">re helsefellesskapene i Nord-Norge samarbeider om </w:t>
      </w:r>
      <w:r w:rsidR="009E3C56">
        <w:t>forberedelser</w:t>
      </w:r>
      <w:r w:rsidR="00EE1DB4">
        <w:t xml:space="preserve"> til og utprøving av PLL samme med Helse Nord. Prosjektene dekker ca. 80 kommuner </w:t>
      </w:r>
      <w:r w:rsidR="00366AAD">
        <w:t xml:space="preserve">Les mer </w:t>
      </w:r>
      <w:hyperlink r:id="rId142" w:history="1">
        <w:r w:rsidR="00366AAD" w:rsidRPr="00366AAD">
          <w:rPr>
            <w:rStyle w:val="Hyperkobling"/>
          </w:rPr>
          <w:t>om PLL i Nord på Helse-Nord sine hjemmesider</w:t>
        </w:r>
      </w:hyperlink>
      <w:r w:rsidR="00366AAD">
        <w:t xml:space="preserve">. </w:t>
      </w:r>
    </w:p>
    <w:p w14:paraId="2E1A6B45" w14:textId="07A8360C" w:rsidR="00D017C1" w:rsidRDefault="00D30292" w:rsidP="00041352">
      <w:r>
        <w:t>I 2026 starte</w:t>
      </w:r>
      <w:r w:rsidR="00522F90">
        <w:t>t</w:t>
      </w:r>
      <w:r>
        <w:t xml:space="preserve"> nasjonal innføring til fastleger og sykehus, mens utprøvingen av PLL i kommunal pleie- og omsorgstjeneste forts</w:t>
      </w:r>
      <w:r w:rsidR="00D42427">
        <w:t>e</w:t>
      </w:r>
      <w:r>
        <w:t xml:space="preserve">tter. </w:t>
      </w:r>
      <w:r w:rsidR="00D42427">
        <w:t xml:space="preserve">Etablering av PLL-prosjekter pågår i alle helseregioner. </w:t>
      </w:r>
      <w:r w:rsidR="003A2AB2">
        <w:t xml:space="preserve">Per juni 2026 </w:t>
      </w:r>
      <w:r w:rsidR="00233D8A">
        <w:t>har 983 legekontorer, 9 legevakter og 17 helseforetak tatt i bruk PLL, les mer i</w:t>
      </w:r>
      <w:r w:rsidR="00C633C9">
        <w:t xml:space="preserve"> </w:t>
      </w:r>
      <w:hyperlink r:id="rId143" w:history="1">
        <w:r w:rsidR="006D1C2C" w:rsidRPr="00233D8A">
          <w:rPr>
            <w:rStyle w:val="Hyperkobling"/>
          </w:rPr>
          <w:t xml:space="preserve">oversikt over PLL aktivitet </w:t>
        </w:r>
        <w:r w:rsidR="00233D8A" w:rsidRPr="00233D8A">
          <w:rPr>
            <w:rStyle w:val="Hyperkobling"/>
          </w:rPr>
          <w:t>på Helsedirektoratets hjemmesider.</w:t>
        </w:r>
      </w:hyperlink>
      <w:r w:rsidR="00233D8A">
        <w:t xml:space="preserve"> </w:t>
      </w:r>
    </w:p>
    <w:p w14:paraId="38905F41" w14:textId="77777777" w:rsidR="00731666" w:rsidRDefault="00731666" w:rsidP="00041352"/>
    <w:p w14:paraId="1104922B" w14:textId="018CFC12" w:rsidR="00041352" w:rsidRDefault="002F5E85" w:rsidP="00041352">
      <w:r>
        <w:t xml:space="preserve">Les også mer </w:t>
      </w:r>
      <w:hyperlink r:id="rId144" w:history="1">
        <w:r w:rsidR="00041352" w:rsidRPr="0093507D">
          <w:rPr>
            <w:rStyle w:val="Hyperkobling"/>
          </w:rPr>
          <w:t xml:space="preserve"> om innføring av PLL i de ulike helseregionene i nasjonal portefølje, der de ulike aktørene inkludert kommuner rapportere</w:t>
        </w:r>
        <w:r w:rsidR="009D39E3">
          <w:rPr>
            <w:rStyle w:val="Hyperkobling"/>
          </w:rPr>
          <w:t>r</w:t>
        </w:r>
        <w:r w:rsidR="00041352" w:rsidRPr="0093507D">
          <w:rPr>
            <w:rStyle w:val="Hyperkobling"/>
          </w:rPr>
          <w:t xml:space="preserve"> status</w:t>
        </w:r>
      </w:hyperlink>
      <w:r w:rsidR="00041352">
        <w:t xml:space="preserve">. </w:t>
      </w:r>
    </w:p>
    <w:p w14:paraId="638D1BA0" w14:textId="77777777" w:rsidR="007773A1" w:rsidRDefault="007773A1" w:rsidP="00897863">
      <w:pPr>
        <w:keepNext/>
      </w:pPr>
      <w:r w:rsidRPr="007773A1">
        <w:rPr>
          <w:strike/>
          <w:noProof/>
        </w:rPr>
        <w:lastRenderedPageBreak/>
        <w:drawing>
          <wp:inline distT="0" distB="0" distL="0" distR="0" wp14:anchorId="17A21708" wp14:editId="14F2482A">
            <wp:extent cx="5840920" cy="7509753"/>
            <wp:effectExtent l="0" t="0" r="7620" b="0"/>
            <wp:docPr id="121823077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0776" name=""/>
                    <pic:cNvPicPr/>
                  </pic:nvPicPr>
                  <pic:blipFill>
                    <a:blip r:embed="rId145"/>
                    <a:stretch>
                      <a:fillRect/>
                    </a:stretch>
                  </pic:blipFill>
                  <pic:spPr>
                    <a:xfrm>
                      <a:off x="0" y="0"/>
                      <a:ext cx="5855452" cy="7528438"/>
                    </a:xfrm>
                    <a:prstGeom prst="rect">
                      <a:avLst/>
                    </a:prstGeom>
                  </pic:spPr>
                </pic:pic>
              </a:graphicData>
            </a:graphic>
          </wp:inline>
        </w:drawing>
      </w:r>
    </w:p>
    <w:p w14:paraId="187EAF9F" w14:textId="024E133C" w:rsidR="006C25B7" w:rsidRDefault="007773A1" w:rsidP="00897863">
      <w:pPr>
        <w:pStyle w:val="Bildetekst"/>
        <w:rPr>
          <w:strike/>
        </w:rPr>
      </w:pPr>
      <w:r>
        <w:t xml:space="preserve">Figur </w:t>
      </w:r>
      <w:r w:rsidR="0025052D">
        <w:fldChar w:fldCharType="begin"/>
      </w:r>
      <w:r w:rsidR="0025052D">
        <w:instrText xml:space="preserve"> SEQ Figur \* ARABIC </w:instrText>
      </w:r>
      <w:r w:rsidR="0025052D">
        <w:fldChar w:fldCharType="separate"/>
      </w:r>
      <w:r w:rsidR="0025052D">
        <w:rPr>
          <w:noProof/>
        </w:rPr>
        <w:t>31</w:t>
      </w:r>
      <w:r w:rsidR="0025052D">
        <w:rPr>
          <w:noProof/>
        </w:rPr>
        <w:fldChar w:fldCharType="end"/>
      </w:r>
      <w:r>
        <w:t xml:space="preserve"> </w:t>
      </w:r>
      <w:r w:rsidRPr="001812F7">
        <w:t>viser planer for tilpasning og innføring av Pasientens legemiddelliste i Helse- og omsorgstjenesten</w:t>
      </w:r>
    </w:p>
    <w:p w14:paraId="367A9970" w14:textId="77777777" w:rsidR="006E58C2" w:rsidRDefault="006E58C2" w:rsidP="006E58C2">
      <w:pPr>
        <w:rPr>
          <w:highlight w:val="yellow"/>
        </w:rPr>
      </w:pPr>
    </w:p>
    <w:p w14:paraId="485F27CA" w14:textId="77777777" w:rsidR="006E58C2" w:rsidRDefault="006E58C2" w:rsidP="006E58C2">
      <w:pPr>
        <w:rPr>
          <w:highlight w:val="yellow"/>
        </w:rPr>
      </w:pPr>
    </w:p>
    <w:p w14:paraId="5552F718" w14:textId="18C9F799" w:rsidR="006E58C2" w:rsidRDefault="006E58C2" w:rsidP="006E58C2">
      <w:pPr>
        <w:pStyle w:val="Overskrift3"/>
        <w:rPr>
          <w:sz w:val="28"/>
          <w:szCs w:val="28"/>
        </w:rPr>
      </w:pPr>
      <w:r>
        <w:rPr>
          <w:noProof/>
        </w:rPr>
        <w:lastRenderedPageBreak/>
        <mc:AlternateContent>
          <mc:Choice Requires="wps">
            <w:drawing>
              <wp:anchor distT="5400675" distB="299085" distL="7200900" distR="7200900" simplePos="0" relativeHeight="251658272" behindDoc="0" locked="0" layoutInCell="1" allowOverlap="1" wp14:anchorId="6ADE3DF7" wp14:editId="30B9B421">
                <wp:simplePos x="0" y="0"/>
                <wp:positionH relativeFrom="page">
                  <wp:posOffset>856615</wp:posOffset>
                </wp:positionH>
                <wp:positionV relativeFrom="page">
                  <wp:posOffset>821690</wp:posOffset>
                </wp:positionV>
                <wp:extent cx="1537200" cy="547200"/>
                <wp:effectExtent l="0" t="0" r="6350" b="5715"/>
                <wp:wrapSquare wrapText="bothSides"/>
                <wp:docPr id="1053040181" name="Frihåndsform: figur 1053040181"/>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3FCC7F34" w14:textId="1B91FFD8" w:rsidR="006E58C2" w:rsidRPr="00482EDB" w:rsidRDefault="006E58C2" w:rsidP="006E58C2">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E3DF7" id="Frihåndsform: figur 1053040181" o:spid="_x0000_s1042" style="position:absolute;margin-left:67.45pt;margin-top:64.7pt;width:121.05pt;height:43.1pt;z-index:251658272;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MwIILC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3FCC7F34" w14:textId="1B91FFD8" w:rsidR="006E58C2" w:rsidRPr="00482EDB" w:rsidRDefault="006E58C2" w:rsidP="006E58C2">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Pr="1E833796">
        <w:rPr>
          <w:sz w:val="28"/>
          <w:szCs w:val="28"/>
        </w:rPr>
        <w:t>Delmål 2.</w:t>
      </w:r>
      <w:r w:rsidR="00314990">
        <w:rPr>
          <w:sz w:val="28"/>
          <w:szCs w:val="28"/>
        </w:rPr>
        <w:t>E</w:t>
      </w:r>
      <w:r w:rsidRPr="009B3313">
        <w:rPr>
          <w:sz w:val="28"/>
          <w:szCs w:val="28"/>
        </w:rPr>
        <w:t xml:space="preserve">: Helsepersonell skal ha tilgang til relevant, oppdatert og korrekt informasjon om pasienten gjennom nye digitale verktøy for samhandling. </w:t>
      </w:r>
    </w:p>
    <w:p w14:paraId="4D57E3D7" w14:textId="391E9EDC" w:rsidR="006E58C2" w:rsidRPr="006E58C2" w:rsidRDefault="009B3313" w:rsidP="006E58C2">
      <w:pPr>
        <w:rPr>
          <w:highlight w:val="yellow"/>
        </w:rPr>
      </w:pPr>
      <w:r w:rsidRPr="009B3313">
        <w:rPr>
          <w:noProof/>
        </w:rPr>
        <w:drawing>
          <wp:anchor distT="0" distB="0" distL="114300" distR="114300" simplePos="0" relativeHeight="251658294" behindDoc="0" locked="0" layoutInCell="1" allowOverlap="1" wp14:anchorId="5D414F34" wp14:editId="7F56EEDC">
            <wp:simplePos x="0" y="0"/>
            <wp:positionH relativeFrom="margin">
              <wp:posOffset>27478</wp:posOffset>
            </wp:positionH>
            <wp:positionV relativeFrom="paragraph">
              <wp:posOffset>123613</wp:posOffset>
            </wp:positionV>
            <wp:extent cx="3238219" cy="3103644"/>
            <wp:effectExtent l="0" t="0" r="635" b="1905"/>
            <wp:wrapSquare wrapText="bothSides"/>
            <wp:docPr id="23902848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28489" name="Bilde 1"/>
                    <pic:cNvPicPr/>
                  </pic:nvPicPr>
                  <pic:blipFill>
                    <a:blip r:embed="rId146">
                      <a:extLst>
                        <a:ext uri="{28A0092B-C50C-407E-A947-70E740481C1C}">
                          <a14:useLocalDpi xmlns:a14="http://schemas.microsoft.com/office/drawing/2010/main" val="0"/>
                        </a:ext>
                      </a:extLst>
                    </a:blip>
                    <a:stretch>
                      <a:fillRect/>
                    </a:stretch>
                  </pic:blipFill>
                  <pic:spPr>
                    <a:xfrm>
                      <a:off x="0" y="0"/>
                      <a:ext cx="3238219" cy="3103644"/>
                    </a:xfrm>
                    <a:prstGeom prst="rect">
                      <a:avLst/>
                    </a:prstGeom>
                  </pic:spPr>
                </pic:pic>
              </a:graphicData>
            </a:graphic>
            <wp14:sizeRelH relativeFrom="margin">
              <wp14:pctWidth>0</wp14:pctWidth>
            </wp14:sizeRelH>
            <wp14:sizeRelV relativeFrom="margin">
              <wp14:pctHeight>0</wp14:pctHeight>
            </wp14:sizeRelV>
          </wp:anchor>
        </w:drawing>
      </w:r>
    </w:p>
    <w:p w14:paraId="4724F7F2" w14:textId="0A92B483" w:rsidR="00D065DB" w:rsidRDefault="00C13A85" w:rsidP="00D065DB">
      <w:bookmarkStart w:id="71" w:name="_Hlk152584669"/>
      <w:r>
        <w:t>Digital samhandling skal bidra til at helsepersonell får enkel og sikker tilgang til relevant, oppdatert og korrekt informasjon om pasient</w:t>
      </w:r>
      <w:r w:rsidR="00BC2A81">
        <w:t>er</w:t>
      </w:r>
      <w:r>
        <w:t>, slik at de kan gi best mulig helsehjelp. Dette gjelder gjennom hele forløpet, på tvers av virksomheter og omsorgs- og tjenestenivå. Fokus i strategiperioden vil være i</w:t>
      </w:r>
      <w:r w:rsidRPr="00F36794">
        <w:t xml:space="preserve">nnføring og bruk av nye </w:t>
      </w:r>
      <w:r>
        <w:t>informasjons</w:t>
      </w:r>
      <w:r w:rsidRPr="00F36794">
        <w:t xml:space="preserve">tjenester som </w:t>
      </w:r>
      <w:r>
        <w:t>deling av pasientens journal</w:t>
      </w:r>
      <w:r w:rsidRPr="009405F2">
        <w:t>dokument</w:t>
      </w:r>
      <w:r>
        <w:t>er</w:t>
      </w:r>
      <w:r w:rsidRPr="009405F2">
        <w:t>, pasientens prøvesvar</w:t>
      </w:r>
      <w:r>
        <w:t xml:space="preserve"> og pasientens kritiske informasjon</w:t>
      </w:r>
      <w:r w:rsidRPr="009405F2">
        <w:t xml:space="preserve">. </w:t>
      </w:r>
      <w:r w:rsidR="00D065DB">
        <w:t>En forutsetning er at helsepersonell har tilgang til og bruker kjernejournal</w:t>
      </w:r>
      <w:r w:rsidR="53DED7D0">
        <w:t xml:space="preserve"> portal</w:t>
      </w:r>
      <w:r w:rsidR="00D065DB">
        <w:t>, eller at journalløsningen integrerer seg med informasjons</w:t>
      </w:r>
      <w:r w:rsidR="00D065DB">
        <w:softHyphen/>
      </w:r>
      <w:r w:rsidR="00D065DB">
        <w:softHyphen/>
        <w:t xml:space="preserve">tjenestene via API. </w:t>
      </w:r>
    </w:p>
    <w:p w14:paraId="2696DB0E" w14:textId="7048D84D" w:rsidR="00D065DB" w:rsidRDefault="00D065DB" w:rsidP="00C13A85"/>
    <w:p w14:paraId="56398EFC" w14:textId="260CE737" w:rsidR="00751CFB" w:rsidRDefault="00D065DB" w:rsidP="00C13A85">
      <w:r w:rsidRPr="00A64BF9">
        <w:t>Helsepersonells tilgang til journaldokumenter uavhengig av hvor pasienten har mottatt helsehjelp er et av de viktige digitaliseringstiltakene som trekkes frem i Meld. St 7 (2019-2020)</w:t>
      </w:r>
      <w:r>
        <w:t>,</w:t>
      </w:r>
      <w:r w:rsidRPr="00A64BF9">
        <w:t xml:space="preserve"> Nasjonal helse- og sykehusplan 2020-2023</w:t>
      </w:r>
      <w:r>
        <w:t xml:space="preserve"> og  </w:t>
      </w:r>
      <w:hyperlink r:id="rId147" w:history="1">
        <w:r w:rsidRPr="009D67EE">
          <w:rPr>
            <w:rStyle w:val="Hyperkobling"/>
          </w:rPr>
          <w:t>Meld. St 9 (2023-2024) Nasjonal helse- og samhandlingsplan 2024-2027</w:t>
        </w:r>
      </w:hyperlink>
      <w:r>
        <w:t>. Pasientens journaldokumenter skal bidra til frigitt tid for helsepersonell, mer effektive behandlingsforløp, og færre unødvendige undersøkelse og innleggelser. Tjenesten vil bidra til bedre behandlingskvalitet i pasientforløpene</w:t>
      </w:r>
      <w:r w:rsidR="00925E49">
        <w:t xml:space="preserve">. </w:t>
      </w:r>
      <w:r w:rsidR="00751CFB">
        <w:t xml:space="preserve">I en behandlingssituasjon er det viktig for helsepersonell å vite om det er registrert </w:t>
      </w:r>
      <w:r w:rsidR="003D54CA">
        <w:t xml:space="preserve">kritisk </w:t>
      </w:r>
      <w:r w:rsidR="00751CFB">
        <w:t>informasjon</w:t>
      </w:r>
      <w:r w:rsidR="008F0CA4">
        <w:t>.</w:t>
      </w:r>
      <w:r w:rsidR="001B0CE9">
        <w:t xml:space="preserve"> </w:t>
      </w:r>
      <w:r w:rsidR="00ED750E">
        <w:t>Forutsatt god kvalitet vil k</w:t>
      </w:r>
      <w:r w:rsidR="00751CFB" w:rsidRPr="00347164" w:rsidDel="003D252E">
        <w:t xml:space="preserve">ritisk informasjon </w:t>
      </w:r>
      <w:r w:rsidR="00ED750E">
        <w:t xml:space="preserve">gi </w:t>
      </w:r>
      <w:r w:rsidR="00751CFB" w:rsidRPr="00347164" w:rsidDel="003D252E">
        <w:t>nytte for helse</w:t>
      </w:r>
      <w:r w:rsidR="00751CFB">
        <w:softHyphen/>
      </w:r>
      <w:r w:rsidR="00751CFB" w:rsidRPr="00347164" w:rsidDel="003D252E">
        <w:t>personell både i primærhelsetjenesten og spesialisthelse</w:t>
      </w:r>
      <w:r w:rsidR="00751CFB">
        <w:softHyphen/>
      </w:r>
      <w:r w:rsidR="00751CFB" w:rsidRPr="00347164" w:rsidDel="003D252E">
        <w:t>tjenesten</w:t>
      </w:r>
      <w:r w:rsidR="001B0CE9">
        <w:t xml:space="preserve"> i form av </w:t>
      </w:r>
      <w:r w:rsidR="00AA723E">
        <w:t>redusert</w:t>
      </w:r>
      <w:r w:rsidR="001B0CE9">
        <w:t xml:space="preserve"> tid brukt på å </w:t>
      </w:r>
      <w:r w:rsidR="00AA723E">
        <w:t>innhente</w:t>
      </w:r>
      <w:r w:rsidR="001B0CE9">
        <w:t xml:space="preserve"> informasjon</w:t>
      </w:r>
      <w:r w:rsidR="00F07315">
        <w:t>en, bedre varsling</w:t>
      </w:r>
      <w:r w:rsidR="00AA723E">
        <w:t xml:space="preserve"> og </w:t>
      </w:r>
      <w:r w:rsidR="006D7986">
        <w:t>økt pasientsikkerhet</w:t>
      </w:r>
      <w:r w:rsidR="00AA723E">
        <w:t>.</w:t>
      </w:r>
      <w:r w:rsidR="00930AB2">
        <w:t xml:space="preserve"> </w:t>
      </w:r>
      <w:r w:rsidR="001D2B3A">
        <w:t>P</w:t>
      </w:r>
      <w:r w:rsidR="00074FD0">
        <w:t xml:space="preserve">asientens prøvesvar gjør laboratorie- og radiologisvar </w:t>
      </w:r>
      <w:r w:rsidR="00317070">
        <w:t>tilgjengelig for helsepersonell på tvers av ni</w:t>
      </w:r>
      <w:r w:rsidR="00641934">
        <w:t xml:space="preserve">våer og </w:t>
      </w:r>
      <w:r w:rsidR="0044369D">
        <w:t>behandlingssteder</w:t>
      </w:r>
      <w:r w:rsidR="00C61667">
        <w:t xml:space="preserve">, </w:t>
      </w:r>
      <w:r w:rsidR="00124540">
        <w:t xml:space="preserve">og </w:t>
      </w:r>
      <w:r w:rsidR="00C61667">
        <w:t xml:space="preserve">dette kan </w:t>
      </w:r>
      <w:r w:rsidR="0041174F">
        <w:t xml:space="preserve">føre til færre uønskede hendelser </w:t>
      </w:r>
      <w:r w:rsidR="00124540">
        <w:t>der</w:t>
      </w:r>
      <w:r w:rsidR="0041174F">
        <w:t xml:space="preserve"> årsaken er manglende tilgang til prøvesvar. </w:t>
      </w:r>
    </w:p>
    <w:p w14:paraId="26B6B611" w14:textId="2CCD55E2" w:rsidR="004F2CA9" w:rsidRDefault="004F2CA9" w:rsidP="00C13A85"/>
    <w:p w14:paraId="60D42AC4" w14:textId="5195F35A" w:rsidR="00C13A85" w:rsidRPr="00191F77" w:rsidRDefault="00C13A85" w:rsidP="00C13A85">
      <w:r w:rsidRPr="009405F2">
        <w:t>Helseplattformen</w:t>
      </w:r>
      <w:r w:rsidRPr="00F36794">
        <w:t xml:space="preserve"> </w:t>
      </w:r>
      <w:r w:rsidR="00744291">
        <w:t xml:space="preserve">er </w:t>
      </w:r>
      <w:r w:rsidRPr="00F36794">
        <w:t>viktig for regional samhandling i Midt</w:t>
      </w:r>
      <w:r>
        <w:t>-</w:t>
      </w:r>
      <w:r w:rsidRPr="00F36794">
        <w:t>Norge</w:t>
      </w:r>
      <w:r>
        <w:t xml:space="preserve">. </w:t>
      </w:r>
      <w:r w:rsidR="00744291">
        <w:t>Videre er f</w:t>
      </w:r>
      <w:r>
        <w:t xml:space="preserve">elles tillitstjenester som beskrives under </w:t>
      </w:r>
      <w:hyperlink w:anchor="_Delmål_4.A:_Trygg" w:history="1">
        <w:r w:rsidRPr="00087DD2">
          <w:rPr>
            <w:rStyle w:val="Hyperkobling"/>
          </w:rPr>
          <w:t>mål 4</w:t>
        </w:r>
      </w:hyperlink>
      <w:r>
        <w:t xml:space="preserve"> er en av flere forutsetninger for måloppnåelse av delmål 2.C.</w:t>
      </w:r>
    </w:p>
    <w:bookmarkEnd w:id="71"/>
    <w:p w14:paraId="347CC25A" w14:textId="6E4C1E93" w:rsidR="004B79DD" w:rsidRDefault="004B79DD" w:rsidP="004B79DD">
      <w:pPr>
        <w:keepNext/>
      </w:pPr>
    </w:p>
    <w:p w14:paraId="64DD0380" w14:textId="2FCE1CF1" w:rsidR="00A610BC" w:rsidRPr="00C17900" w:rsidRDefault="00A610BC" w:rsidP="00C17900">
      <w:pPr>
        <w:rPr>
          <w:b/>
          <w:bCs/>
          <w:shd w:val="clear" w:color="auto" w:fill="E6E6E6" w:themeFill="background1" w:themeFillShade="E6"/>
        </w:rPr>
      </w:pPr>
      <w:r w:rsidRPr="00C17900">
        <w:rPr>
          <w:b/>
          <w:bCs/>
          <w:shd w:val="clear" w:color="auto" w:fill="E6E6E6" w:themeFill="background1" w:themeFillShade="E6"/>
        </w:rPr>
        <w:t>Kjernejournal til sykehjem og hjemmetjenesten</w:t>
      </w:r>
    </w:p>
    <w:p w14:paraId="352846A3" w14:textId="363392E2" w:rsidR="00092EA1" w:rsidRDefault="00A610BC" w:rsidP="00084892">
      <w:pPr>
        <w:rPr>
          <w:ins w:id="72" w:author="Kine Markman" w:date="2026-07-07T08:22:00Z" w16du:dateUtc="2026-07-07T06:22:00Z"/>
        </w:rPr>
      </w:pPr>
      <w:r>
        <w:t>Nasjonal k</w:t>
      </w:r>
      <w:r w:rsidRPr="00AE4F09">
        <w:t>jernejournal er</w:t>
      </w:r>
      <w:r w:rsidRPr="00AE4F09" w:rsidDel="00510E6C">
        <w:t xml:space="preserve"> </w:t>
      </w:r>
      <w:r w:rsidRPr="00AE4F09">
        <w:t xml:space="preserve">et </w:t>
      </w:r>
      <w:r>
        <w:t>sentralt virksomhetsovergripende behandlingsrettet helseregister,</w:t>
      </w:r>
      <w:r w:rsidRPr="00AE4F09">
        <w:t xml:space="preserve"> som deler helseopplysninger på tvers i helsevesenet</w:t>
      </w:r>
      <w:sdt>
        <w:sdtPr>
          <w:id w:val="1997226468"/>
          <w:citation/>
        </w:sdtPr>
        <w:sdtContent>
          <w:r>
            <w:fldChar w:fldCharType="begin"/>
          </w:r>
          <w:r>
            <w:instrText xml:space="preserve">CITATION Hel \l 1044 </w:instrText>
          </w:r>
          <w:r>
            <w:fldChar w:fldCharType="separate"/>
          </w:r>
          <w:r>
            <w:rPr>
              <w:noProof/>
            </w:rPr>
            <w:t xml:space="preserve"> (Helsenorge, 2023)</w:t>
          </w:r>
          <w:r>
            <w:fldChar w:fldCharType="end"/>
          </w:r>
        </w:sdtContent>
      </w:sdt>
      <w:r w:rsidRPr="00AE4F09">
        <w:t xml:space="preserve">. Kjernejournal er tatt i bruk i spesialisthelsetjenesten, </w:t>
      </w:r>
      <w:r>
        <w:t xml:space="preserve">hos fastleger </w:t>
      </w:r>
      <w:r w:rsidRPr="00AE4F09">
        <w:t xml:space="preserve">og </w:t>
      </w:r>
      <w:r>
        <w:t>i</w:t>
      </w:r>
      <w:r w:rsidRPr="00AE4F09">
        <w:t xml:space="preserve"> </w:t>
      </w:r>
      <w:r>
        <w:t xml:space="preserve">de fleste </w:t>
      </w:r>
      <w:r w:rsidRPr="00AE4F09">
        <w:t xml:space="preserve">kommuner. </w:t>
      </w:r>
      <w:r>
        <w:t xml:space="preserve">Tilgang til kjernejournal er viktig også for de andre nasjonale e-helseløsningene. Eksempelvis vil kjernejournal være sykepleieres mulighet til å få tilgang til oversikt over pasientens resepter, og på sikt PLL. </w:t>
      </w:r>
      <w:r w:rsidRPr="00AE4F09">
        <w:t xml:space="preserve">KS kompetansenettverk for e-helse </w:t>
      </w:r>
      <w:r>
        <w:t xml:space="preserve">har </w:t>
      </w:r>
      <w:r w:rsidRPr="00AE4F09">
        <w:t>bidra</w:t>
      </w:r>
      <w:r>
        <w:t>tt</w:t>
      </w:r>
      <w:r w:rsidRPr="00AE4F09">
        <w:t xml:space="preserve"> til utbredelse av løsningen</w:t>
      </w:r>
      <w:sdt>
        <w:sdtPr>
          <w:id w:val="749074761"/>
          <w:citation/>
        </w:sdtPr>
        <w:sdtContent>
          <w:r>
            <w:fldChar w:fldCharType="begin"/>
          </w:r>
          <w:r>
            <w:instrText xml:space="preserve">CITATION KS20 \l 1044 </w:instrText>
          </w:r>
          <w:r>
            <w:fldChar w:fldCharType="separate"/>
          </w:r>
          <w:r>
            <w:rPr>
              <w:noProof/>
            </w:rPr>
            <w:t xml:space="preserve"> (KS, 2020)</w:t>
          </w:r>
          <w:r>
            <w:fldChar w:fldCharType="end"/>
          </w:r>
        </w:sdtContent>
      </w:sdt>
      <w:r w:rsidRPr="00AE4F09">
        <w:t>.</w:t>
      </w:r>
      <w:r>
        <w:t xml:space="preserve"> Fra 01.01.2026 trer plikt til bruk av kjernejournal i kraft. </w:t>
      </w:r>
      <w:hyperlink r:id="rId148" w:anchor="%C2%A713" w:history="1">
        <w:r w:rsidRPr="00863C5A">
          <w:rPr>
            <w:rStyle w:val="Hyperkobling"/>
          </w:rPr>
          <w:t>Les mer i forskrift om standarder og nasjonale e-helseløsninger på lovdata.no.</w:t>
        </w:r>
      </w:hyperlink>
      <w:r>
        <w:t xml:space="preserve"> </w:t>
      </w:r>
    </w:p>
    <w:p w14:paraId="5A510856" w14:textId="77777777" w:rsidR="00C36E6E" w:rsidRDefault="00C36E6E" w:rsidP="00084892">
      <w:pPr>
        <w:rPr>
          <w:ins w:id="73" w:author="Kine Markman" w:date="2026-07-08T12:51:00Z" w16du:dateUtc="2026-07-08T10:51:00Z"/>
        </w:rPr>
      </w:pPr>
    </w:p>
    <w:p w14:paraId="75A8B389" w14:textId="77777777" w:rsidR="005719F3" w:rsidRDefault="005719F3" w:rsidP="003A789C">
      <w:pPr>
        <w:keepNext/>
      </w:pPr>
      <w:r w:rsidRPr="005719F3">
        <w:rPr>
          <w:noProof/>
        </w:rPr>
        <w:drawing>
          <wp:inline distT="0" distB="0" distL="0" distR="0" wp14:anchorId="0B21968E" wp14:editId="768F53EE">
            <wp:extent cx="5842144" cy="2524786"/>
            <wp:effectExtent l="0" t="0" r="6350" b="8890"/>
            <wp:docPr id="210238282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2821" name="Bilde 1"/>
                    <pic:cNvPicPr/>
                  </pic:nvPicPr>
                  <pic:blipFill>
                    <a:blip r:embed="rId149">
                      <a:extLst>
                        <a:ext uri="{28A0092B-C50C-407E-A947-70E740481C1C}">
                          <a14:useLocalDpi xmlns:a14="http://schemas.microsoft.com/office/drawing/2010/main" val="0"/>
                        </a:ext>
                      </a:extLst>
                    </a:blip>
                    <a:stretch>
                      <a:fillRect/>
                    </a:stretch>
                  </pic:blipFill>
                  <pic:spPr>
                    <a:xfrm>
                      <a:off x="0" y="0"/>
                      <a:ext cx="5842144" cy="2524786"/>
                    </a:xfrm>
                    <a:prstGeom prst="rect">
                      <a:avLst/>
                    </a:prstGeom>
                  </pic:spPr>
                </pic:pic>
              </a:graphicData>
            </a:graphic>
          </wp:inline>
        </w:drawing>
      </w:r>
    </w:p>
    <w:p w14:paraId="04A6D4AF" w14:textId="231465AE" w:rsidR="005719F3" w:rsidRDefault="005719F3" w:rsidP="003A789C">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32</w:t>
      </w:r>
      <w:r w:rsidR="0025052D">
        <w:rPr>
          <w:noProof/>
        </w:rPr>
        <w:fldChar w:fldCharType="end"/>
      </w:r>
      <w:r>
        <w:t xml:space="preserve"> Kjernejournal er tilgjengelig og plikt til bruk trådt i kraft</w:t>
      </w:r>
    </w:p>
    <w:p w14:paraId="64188CD1" w14:textId="77777777" w:rsidR="00720F63" w:rsidRDefault="00720F63" w:rsidP="00084892"/>
    <w:p w14:paraId="457C2E80" w14:textId="7E5A6F84" w:rsidR="00084892" w:rsidRPr="00AA5E13" w:rsidRDefault="00084892" w:rsidP="00084892">
      <w:pPr>
        <w:shd w:val="clear" w:color="auto" w:fill="E6E6E6" w:themeFill="background1" w:themeFillShade="E6"/>
        <w:rPr>
          <w:b/>
          <w:shd w:val="clear" w:color="auto" w:fill="E6E6E6" w:themeFill="background1" w:themeFillShade="E6"/>
        </w:rPr>
      </w:pPr>
      <w:r>
        <w:rPr>
          <w:b/>
          <w:bCs/>
          <w:shd w:val="clear" w:color="auto" w:fill="E6E6E6" w:themeFill="background1" w:themeFillShade="E6"/>
        </w:rPr>
        <w:t xml:space="preserve">Aktører som kan dele </w:t>
      </w:r>
      <w:r w:rsidR="00016467">
        <w:rPr>
          <w:b/>
          <w:bCs/>
          <w:shd w:val="clear" w:color="auto" w:fill="E6E6E6" w:themeFill="background1" w:themeFillShade="E6"/>
        </w:rPr>
        <w:t>journal</w:t>
      </w:r>
      <w:r>
        <w:rPr>
          <w:b/>
          <w:bCs/>
          <w:shd w:val="clear" w:color="auto" w:fill="E6E6E6" w:themeFill="background1" w:themeFillShade="E6"/>
        </w:rPr>
        <w:t xml:space="preserve">dokumenter </w:t>
      </w:r>
      <w:r w:rsidR="00F8070A">
        <w:rPr>
          <w:b/>
          <w:bCs/>
          <w:shd w:val="clear" w:color="auto" w:fill="E6E6E6" w:themeFill="background1" w:themeFillShade="E6"/>
        </w:rPr>
        <w:t>nasjonalt</w:t>
      </w:r>
      <w:r w:rsidR="00E411F3">
        <w:rPr>
          <w:b/>
          <w:bCs/>
          <w:shd w:val="clear" w:color="auto" w:fill="E6E6E6" w:themeFill="background1" w:themeFillShade="E6"/>
        </w:rPr>
        <w:t>,</w:t>
      </w:r>
      <w:r w:rsidR="00F8070A">
        <w:rPr>
          <w:b/>
          <w:bCs/>
          <w:shd w:val="clear" w:color="auto" w:fill="E6E6E6" w:themeFill="background1" w:themeFillShade="E6"/>
        </w:rPr>
        <w:t xml:space="preserve"> gjennom </w:t>
      </w:r>
      <w:r w:rsidR="00E411F3">
        <w:rPr>
          <w:b/>
          <w:bCs/>
          <w:shd w:val="clear" w:color="auto" w:fill="E6E6E6" w:themeFill="background1" w:themeFillShade="E6"/>
        </w:rPr>
        <w:t xml:space="preserve">tjenesten </w:t>
      </w:r>
      <w:r w:rsidR="00F8070A">
        <w:rPr>
          <w:b/>
          <w:bCs/>
          <w:shd w:val="clear" w:color="auto" w:fill="E6E6E6" w:themeFill="background1" w:themeFillShade="E6"/>
        </w:rPr>
        <w:t>pasientens journaldokumenter</w:t>
      </w:r>
      <w:r w:rsidR="00E411F3">
        <w:rPr>
          <w:b/>
          <w:bCs/>
          <w:shd w:val="clear" w:color="auto" w:fill="E6E6E6" w:themeFill="background1" w:themeFillShade="E6"/>
        </w:rPr>
        <w:t xml:space="preserve"> (</w:t>
      </w:r>
      <w:r>
        <w:rPr>
          <w:b/>
          <w:bCs/>
          <w:shd w:val="clear" w:color="auto" w:fill="E6E6E6" w:themeFill="background1" w:themeFillShade="E6"/>
        </w:rPr>
        <w:t>kilde</w:t>
      </w:r>
      <w:r w:rsidR="00E411F3">
        <w:rPr>
          <w:b/>
          <w:bCs/>
          <w:shd w:val="clear" w:color="auto" w:fill="E6E6E6" w:themeFill="background1" w:themeFillShade="E6"/>
        </w:rPr>
        <w:t>)</w:t>
      </w:r>
    </w:p>
    <w:p w14:paraId="3AEF0A46" w14:textId="394CE35A" w:rsidR="004F2CA9" w:rsidRDefault="004F2CA9" w:rsidP="00084892">
      <w:r>
        <w:t xml:space="preserve">Deling av pasientens journaldokumenter er en av flere former for deling av informasjon mellom virksomheter. Produsentene samler strukturert eller ustrukturert informasjon i godkjente dokumenttyper, og legger disse tilgjengelig for innsyn for helsepersonell med tjenstlig behov. Informasjonen som deles gjennom tjenesten pasientens journaldokumenter er ferdig og </w:t>
      </w:r>
      <w:r w:rsidR="00E273DD">
        <w:t>signert</w:t>
      </w:r>
      <w:r>
        <w:t xml:space="preserve"> av helsepersonell.</w:t>
      </w:r>
    </w:p>
    <w:p w14:paraId="34B25CC8" w14:textId="77777777" w:rsidR="009C1B2C" w:rsidRDefault="009C1B2C" w:rsidP="00084892"/>
    <w:p w14:paraId="4F6C6320" w14:textId="2CF9C726" w:rsidR="00A34A8D" w:rsidRDefault="00084892" w:rsidP="00084892">
      <w:r>
        <w:t xml:space="preserve">Helseforetakene i </w:t>
      </w:r>
      <w:r w:rsidR="00722EB4">
        <w:t>region</w:t>
      </w:r>
      <w:r w:rsidR="00CA61C3">
        <w:rPr>
          <w:rStyle w:val="Fotnotereferanse"/>
        </w:rPr>
        <w:footnoteReference w:id="12"/>
      </w:r>
      <w:r w:rsidR="00722EB4">
        <w:t xml:space="preserve"> </w:t>
      </w:r>
      <w:r w:rsidR="00EB4896">
        <w:t xml:space="preserve">Vest, </w:t>
      </w:r>
      <w:r w:rsidR="00815992">
        <w:t>Nord og Sør-Øst</w:t>
      </w:r>
      <w:r w:rsidR="00AA062E">
        <w:t xml:space="preserve"> (inklusive </w:t>
      </w:r>
      <w:r w:rsidR="00E506C1">
        <w:t>Lovisenberg, Diakonhjemmet</w:t>
      </w:r>
      <w:r w:rsidR="00AA062E">
        <w:t>)</w:t>
      </w:r>
      <w:r w:rsidR="00E506C1">
        <w:t xml:space="preserve">, </w:t>
      </w:r>
      <w:r w:rsidR="004F587B">
        <w:t xml:space="preserve">samt </w:t>
      </w:r>
      <w:r>
        <w:t xml:space="preserve">Oslo kommune (legevakt og kommunal akutt døgnenhet) </w:t>
      </w:r>
      <w:r w:rsidR="004F587B">
        <w:t xml:space="preserve">og </w:t>
      </w:r>
      <w:r>
        <w:t>Nasjonalt ankomstsenter i Råde, deltar som kilder i pasientens journaldokumenter og tilgjengeliggjør sine journaldokumenter</w:t>
      </w:r>
      <w:r>
        <w:rPr>
          <w:rStyle w:val="Fotnotereferanse"/>
        </w:rPr>
        <w:footnoteReference w:id="13"/>
      </w:r>
      <w:r>
        <w:t xml:space="preserve">.  </w:t>
      </w:r>
    </w:p>
    <w:p w14:paraId="4C19BFB5" w14:textId="77777777" w:rsidR="00A34A8D" w:rsidRDefault="00A34A8D" w:rsidP="00084892"/>
    <w:p w14:paraId="450F8507" w14:textId="0C23950D" w:rsidR="00084892" w:rsidRDefault="00084892" w:rsidP="00084892">
      <w:r>
        <w:t xml:space="preserve">De regionale helseforetakene </w:t>
      </w:r>
      <w:r w:rsidRPr="00B47D3F">
        <w:t>er ansvarlig</w:t>
      </w:r>
      <w:r>
        <w:t xml:space="preserve"> for </w:t>
      </w:r>
      <w:r w:rsidRPr="00B47D3F">
        <w:t>å legge til rette for at avtalespesialistene kan dele</w:t>
      </w:r>
      <w:r>
        <w:t xml:space="preserve"> journaldokumenter</w:t>
      </w:r>
      <w:r w:rsidR="00B214E8">
        <w:t>.</w:t>
      </w:r>
      <w:r>
        <w:t xml:space="preserve"> </w:t>
      </w:r>
      <w:r w:rsidR="00B214E8">
        <w:t>I</w:t>
      </w:r>
      <w:r>
        <w:t xml:space="preserve"> </w:t>
      </w:r>
      <w:r w:rsidR="00C46669">
        <w:t xml:space="preserve">2026 </w:t>
      </w:r>
      <w:r w:rsidR="00BB0E30">
        <w:t xml:space="preserve">vil arbeidet i hovedsak være rettet mot planlegging, nødvendige avklaringer og tilrettelegging for innføring </w:t>
      </w:r>
      <w:r w:rsidR="008214AE">
        <w:t xml:space="preserve">for avtalespesialister. </w:t>
      </w:r>
      <w:r>
        <w:t>KS er ansvarlig for å legge til rette for at kommuner kan tilgjengeliggjøre journaldokumenter</w:t>
      </w:r>
      <w:r w:rsidR="00256E03">
        <w:t>,</w:t>
      </w:r>
      <w:r>
        <w:t xml:space="preserve"> og skal anbefale løsningsarkitektur og følge opp at kommunale helsevirksomheter som legevakt, </w:t>
      </w:r>
      <w:r w:rsidR="00256E03">
        <w:t>ØHD/</w:t>
      </w:r>
      <w:r>
        <w:t xml:space="preserve">KAD, sykehjem og hjemmetjenesten tilgjengeliggjør journaldokumenter. </w:t>
      </w:r>
      <w:r w:rsidR="00DD01C4" w:rsidRPr="00DD01C4">
        <w:t>Det pågår prosjekt med Ullensvang, Bodø og Oslo kommune sammen med KS Digital for å igangsette utprøving av Pasientens journaldokumenter som kilde fra kommunal sektor.</w:t>
      </w:r>
      <w:r w:rsidR="00DD01C4">
        <w:t xml:space="preserve"> </w:t>
      </w:r>
      <w:r>
        <w:t xml:space="preserve">Kommuner som allerede er med i Helseplattformen følges opp av Helse Midt-Norge </w:t>
      </w:r>
      <w:r w:rsidR="00BF01ED">
        <w:t>RHF</w:t>
      </w:r>
      <w:r>
        <w:t xml:space="preserve">. </w:t>
      </w:r>
    </w:p>
    <w:p w14:paraId="79A197D3" w14:textId="77777777" w:rsidR="00BC6267" w:rsidRDefault="00BC6267" w:rsidP="00084892"/>
    <w:p w14:paraId="3D9995E9" w14:textId="411B8338" w:rsidR="005550DA" w:rsidRDefault="00084892" w:rsidP="00084892">
      <w:pPr>
        <w:rPr>
          <w:ins w:id="74" w:author="Kine Markman" w:date="2026-07-08T12:54:00Z" w16du:dateUtc="2026-07-08T10:54:00Z"/>
        </w:rPr>
      </w:pPr>
      <w:r w:rsidRPr="00141DC6">
        <w:t xml:space="preserve">Helsedirektoratet har i </w:t>
      </w:r>
      <w:r w:rsidRPr="00863853">
        <w:rPr>
          <w:rPrChange w:id="75" w:author="Aina Blix Bjelde" w:date="2026-08-03T15:29:00Z" w16du:dateUtc="2026-08-03T13:29:00Z">
            <w:rPr>
              <w:highlight w:val="yellow"/>
            </w:rPr>
          </w:rPrChange>
        </w:rPr>
        <w:t>202</w:t>
      </w:r>
      <w:r w:rsidR="00FE6FFD" w:rsidRPr="00863853">
        <w:rPr>
          <w:rPrChange w:id="76" w:author="Aina Blix Bjelde" w:date="2026-08-03T15:29:00Z" w16du:dateUtc="2026-08-03T13:29:00Z">
            <w:rPr>
              <w:highlight w:val="yellow"/>
            </w:rPr>
          </w:rPrChange>
        </w:rPr>
        <w:t>6</w:t>
      </w:r>
      <w:r w:rsidRPr="00141DC6">
        <w:t xml:space="preserve"> jobbet</w:t>
      </w:r>
      <w:r>
        <w:t xml:space="preserve"> med </w:t>
      </w:r>
      <w:r w:rsidR="00FE6FFD">
        <w:t>å kartlegge det helsefaglige behovet</w:t>
      </w:r>
      <w:r>
        <w:t xml:space="preserve"> for </w:t>
      </w:r>
      <w:r w:rsidR="00FE6FFD">
        <w:t>informasjon fra fastleger og vurd</w:t>
      </w:r>
      <w:r w:rsidR="000C452A">
        <w:t>e</w:t>
      </w:r>
      <w:r w:rsidR="00FE6FFD">
        <w:t xml:space="preserve">re behovet opp mot </w:t>
      </w:r>
      <w:r w:rsidR="00121838">
        <w:t xml:space="preserve">helsedataforordningen. </w:t>
      </w:r>
      <w:r w:rsidR="005303D2">
        <w:t xml:space="preserve">Helsedirektoratet har også </w:t>
      </w:r>
      <w:r w:rsidR="00C02A01">
        <w:t>levert</w:t>
      </w:r>
      <w:r w:rsidR="005303D2">
        <w:t xml:space="preserve"> </w:t>
      </w:r>
      <w:hyperlink r:id="rId150" w:history="1">
        <w:r w:rsidR="005303D2" w:rsidRPr="000C452A">
          <w:rPr>
            <w:rStyle w:val="Hyperkobling"/>
          </w:rPr>
          <w:t xml:space="preserve">veiledning om </w:t>
        </w:r>
        <w:r w:rsidR="00475046" w:rsidRPr="000C452A">
          <w:rPr>
            <w:rStyle w:val="Hyperkobling"/>
          </w:rPr>
          <w:t>hvilke dokumenttyper som kan deles nasjonalt</w:t>
        </w:r>
      </w:hyperlink>
      <w:r w:rsidR="000B50C8">
        <w:t>.</w:t>
      </w:r>
      <w:r>
        <w:t xml:space="preserve"> Norsk Helsenett SF vil være pådriver for at leverandørene av journalsystemer legger til rette for at helsepersonell kan gjøre oppslag i pasientens journaldokumenter.</w:t>
      </w:r>
      <w:r w:rsidR="005550DA" w:rsidRPr="005550DA">
        <w:t xml:space="preserve"> </w:t>
      </w:r>
      <w:r w:rsidR="005550DA">
        <w:t xml:space="preserve">Les mer </w:t>
      </w:r>
      <w:hyperlink r:id="rId151" w:history="1">
        <w:r w:rsidR="005550DA" w:rsidRPr="00433C3F">
          <w:rPr>
            <w:rStyle w:val="Hyperkobling"/>
          </w:rPr>
          <w:t>om Pasientens journaldokumenter på Helsedirektoratets hjemmesider.</w:t>
        </w:r>
      </w:hyperlink>
      <w:r w:rsidR="005550DA">
        <w:t xml:space="preserve"> </w:t>
      </w:r>
    </w:p>
    <w:p w14:paraId="713AF9A5" w14:textId="77777777" w:rsidR="009C3003" w:rsidRDefault="009C3003" w:rsidP="00B2565E">
      <w:pPr>
        <w:keepNext/>
      </w:pPr>
      <w:r w:rsidRPr="009C3003">
        <w:rPr>
          <w:noProof/>
        </w:rPr>
        <w:lastRenderedPageBreak/>
        <w:drawing>
          <wp:inline distT="0" distB="0" distL="0" distR="0" wp14:anchorId="7AAC25BA" wp14:editId="2653333B">
            <wp:extent cx="5904607" cy="4056945"/>
            <wp:effectExtent l="0" t="0" r="1270" b="1270"/>
            <wp:docPr id="3692113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137" name="Bilde 1"/>
                    <pic:cNvPicPr/>
                  </pic:nvPicPr>
                  <pic:blipFill>
                    <a:blip r:embed="rId152">
                      <a:extLst>
                        <a:ext uri="{28A0092B-C50C-407E-A947-70E740481C1C}">
                          <a14:useLocalDpi xmlns:a14="http://schemas.microsoft.com/office/drawing/2010/main" val="0"/>
                        </a:ext>
                      </a:extLst>
                    </a:blip>
                    <a:stretch>
                      <a:fillRect/>
                    </a:stretch>
                  </pic:blipFill>
                  <pic:spPr>
                    <a:xfrm>
                      <a:off x="0" y="0"/>
                      <a:ext cx="5904607" cy="4056945"/>
                    </a:xfrm>
                    <a:prstGeom prst="rect">
                      <a:avLst/>
                    </a:prstGeom>
                  </pic:spPr>
                </pic:pic>
              </a:graphicData>
            </a:graphic>
          </wp:inline>
        </w:drawing>
      </w:r>
    </w:p>
    <w:p w14:paraId="7460EC30" w14:textId="1956D836" w:rsidR="009C3003" w:rsidRDefault="009C3003" w:rsidP="00A60519">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33</w:t>
      </w:r>
      <w:r w:rsidR="0025052D">
        <w:rPr>
          <w:noProof/>
        </w:rPr>
        <w:fldChar w:fldCharType="end"/>
      </w:r>
      <w:r>
        <w:t xml:space="preserve"> </w:t>
      </w:r>
      <w:r w:rsidR="00690762">
        <w:t>V</w:t>
      </w:r>
      <w:r>
        <w:t>iser veikart med planer for aktører som skal dele journaldokumenter</w:t>
      </w:r>
      <w:r w:rsidR="008C60B8">
        <w:t xml:space="preserve"> nasjonalt, gjennom tjenesten pasientens journaldokumenter (kilde)</w:t>
      </w:r>
    </w:p>
    <w:p w14:paraId="3CDC6088" w14:textId="77777777" w:rsidR="00BC6267" w:rsidRDefault="00BC6267" w:rsidP="00084892"/>
    <w:p w14:paraId="10BC4F1A" w14:textId="321AD5FA" w:rsidR="00084892" w:rsidRPr="005A7420" w:rsidRDefault="00084892" w:rsidP="00084892">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 xml:space="preserve">Aktører som kan lese </w:t>
      </w:r>
      <w:r w:rsidR="00D32B13">
        <w:rPr>
          <w:b/>
          <w:bCs/>
          <w:shd w:val="clear" w:color="auto" w:fill="E6E6E6" w:themeFill="background1" w:themeFillShade="E6"/>
        </w:rPr>
        <w:t>journal</w:t>
      </w:r>
      <w:r>
        <w:rPr>
          <w:b/>
          <w:bCs/>
          <w:shd w:val="clear" w:color="auto" w:fill="E6E6E6" w:themeFill="background1" w:themeFillShade="E6"/>
        </w:rPr>
        <w:t>dokumenter</w:t>
      </w:r>
      <w:r w:rsidR="00976237">
        <w:rPr>
          <w:b/>
          <w:bCs/>
          <w:shd w:val="clear" w:color="auto" w:fill="E6E6E6" w:themeFill="background1" w:themeFillShade="E6"/>
        </w:rPr>
        <w:t xml:space="preserve">, delt gjennom tjenesten </w:t>
      </w:r>
      <w:r>
        <w:rPr>
          <w:b/>
          <w:bCs/>
          <w:shd w:val="clear" w:color="auto" w:fill="E6E6E6" w:themeFill="background1" w:themeFillShade="E6"/>
        </w:rPr>
        <w:t xml:space="preserve">pasientens </w:t>
      </w:r>
      <w:r w:rsidR="00976237">
        <w:rPr>
          <w:b/>
          <w:bCs/>
          <w:shd w:val="clear" w:color="auto" w:fill="E6E6E6" w:themeFill="background1" w:themeFillShade="E6"/>
        </w:rPr>
        <w:t>journaldokumenter</w:t>
      </w:r>
      <w:r>
        <w:rPr>
          <w:b/>
          <w:bCs/>
          <w:shd w:val="clear" w:color="auto" w:fill="E6E6E6" w:themeFill="background1" w:themeFillShade="E6"/>
        </w:rPr>
        <w:t xml:space="preserve"> </w:t>
      </w:r>
      <w:r w:rsidR="00976237">
        <w:rPr>
          <w:b/>
          <w:bCs/>
          <w:shd w:val="clear" w:color="auto" w:fill="E6E6E6" w:themeFill="background1" w:themeFillShade="E6"/>
        </w:rPr>
        <w:t>(</w:t>
      </w:r>
      <w:r>
        <w:rPr>
          <w:b/>
          <w:bCs/>
          <w:shd w:val="clear" w:color="auto" w:fill="E6E6E6" w:themeFill="background1" w:themeFillShade="E6"/>
        </w:rPr>
        <w:t>konsument</w:t>
      </w:r>
      <w:r w:rsidR="00976237">
        <w:rPr>
          <w:b/>
          <w:bCs/>
          <w:shd w:val="clear" w:color="auto" w:fill="E6E6E6" w:themeFill="background1" w:themeFillShade="E6"/>
        </w:rPr>
        <w:t>)</w:t>
      </w:r>
    </w:p>
    <w:p w14:paraId="23335B22" w14:textId="029845C1" w:rsidR="00084892" w:rsidRDefault="00084892" w:rsidP="00084892">
      <w:r>
        <w:t>Flere virksomheter har tatt i bruk pasientens journaldokumenter som konsument</w:t>
      </w:r>
      <w:r w:rsidR="0086478D">
        <w:t xml:space="preserve"> og kan slå opp i og lese journaldokumenter. Dette gjelder</w:t>
      </w:r>
    </w:p>
    <w:p w14:paraId="043BF428" w14:textId="167B011C" w:rsidR="00084892" w:rsidRDefault="00084892" w:rsidP="00084892">
      <w:pPr>
        <w:pStyle w:val="Listeavsnitt"/>
        <w:numPr>
          <w:ilvl w:val="0"/>
          <w:numId w:val="26"/>
        </w:numPr>
        <w:spacing w:after="100" w:afterAutospacing="1"/>
      </w:pPr>
      <w:r>
        <w:t>Fastlege</w:t>
      </w:r>
      <w:r w:rsidR="0086478D">
        <w:t>r</w:t>
      </w:r>
      <w:r>
        <w:rPr>
          <w:rStyle w:val="Fotnotereferanse"/>
        </w:rPr>
        <w:footnoteReference w:id="14"/>
      </w:r>
      <w:r>
        <w:t xml:space="preserve"> </w:t>
      </w:r>
    </w:p>
    <w:p w14:paraId="32515FCD" w14:textId="5AD388FF" w:rsidR="00512DF3" w:rsidRDefault="00084892" w:rsidP="00512DF3">
      <w:pPr>
        <w:pStyle w:val="Listeavsnitt"/>
        <w:numPr>
          <w:ilvl w:val="0"/>
          <w:numId w:val="26"/>
        </w:numPr>
        <w:spacing w:after="100" w:afterAutospacing="1"/>
      </w:pPr>
      <w:r>
        <w:t xml:space="preserve">Helsepersonell i helseforetakene i </w:t>
      </w:r>
      <w:r w:rsidR="00BF1B60">
        <w:t>region</w:t>
      </w:r>
      <w:r w:rsidR="009434F8">
        <w:rPr>
          <w:rStyle w:val="Fotnotereferanse"/>
        </w:rPr>
        <w:footnoteReference w:id="15"/>
      </w:r>
      <w:r w:rsidR="00BF1B60">
        <w:t xml:space="preserve"> </w:t>
      </w:r>
      <w:r w:rsidR="00862586">
        <w:t>Vest, Nord</w:t>
      </w:r>
      <w:r w:rsidR="00AD01BE">
        <w:t xml:space="preserve"> og</w:t>
      </w:r>
      <w:r w:rsidR="00862586">
        <w:t xml:space="preserve"> </w:t>
      </w:r>
      <w:r>
        <w:t xml:space="preserve">Sør-Øst, </w:t>
      </w:r>
      <w:r w:rsidR="00AD01BE">
        <w:t xml:space="preserve">samt </w:t>
      </w:r>
      <w:r w:rsidR="002A18F2">
        <w:t xml:space="preserve">hos </w:t>
      </w:r>
      <w:r>
        <w:t>Lovisenberg og Diakonhjemmet</w:t>
      </w:r>
      <w:r w:rsidR="00205AD4">
        <w:t>.</w:t>
      </w:r>
    </w:p>
    <w:p w14:paraId="3029C23E" w14:textId="0A73E2C7" w:rsidR="00205AD4" w:rsidRDefault="00205AD4" w:rsidP="00512DF3">
      <w:pPr>
        <w:pStyle w:val="Listeavsnitt"/>
        <w:numPr>
          <w:ilvl w:val="0"/>
          <w:numId w:val="26"/>
        </w:numPr>
        <w:spacing w:after="100" w:afterAutospacing="1"/>
      </w:pPr>
      <w:r>
        <w:t>Helsepersonell i noen kommuner</w:t>
      </w:r>
      <w:r w:rsidR="00F158DD">
        <w:rPr>
          <w:rStyle w:val="Fotnotereferanse"/>
        </w:rPr>
        <w:footnoteReference w:id="16"/>
      </w:r>
      <w:r>
        <w:t>.</w:t>
      </w:r>
    </w:p>
    <w:p w14:paraId="5CA52247" w14:textId="7FCE8EBB" w:rsidR="005550DA" w:rsidRDefault="00084892" w:rsidP="005550DA">
      <w:r>
        <w:t xml:space="preserve">Helsepersonell som deltok i utprøvingen av deling av Pasientens journaldokumenter </w:t>
      </w:r>
      <w:r w:rsidR="00E5382C">
        <w:t>forteller at de har hatt</w:t>
      </w:r>
      <w:r>
        <w:t xml:space="preserve"> stor nytte av løsningen</w:t>
      </w:r>
      <w:r w:rsidR="002E4810">
        <w:t xml:space="preserve">. De mener </w:t>
      </w:r>
      <w:r>
        <w:t>at løsningen bidrar til økt pasientsikkerhet, er effektiv og tidsbesparende</w:t>
      </w:r>
      <w:r w:rsidR="00DC1EF1">
        <w:t>,</w:t>
      </w:r>
      <w:r>
        <w:t xml:space="preserve"> og bidrar til god dialog med pasienter. Spørreundersøkelse og intervjuer i forbindelse med</w:t>
      </w:r>
      <w:hyperlink r:id="rId153" w:history="1">
        <w:r w:rsidR="00A77172">
          <w:t xml:space="preserve"> </w:t>
        </w:r>
        <w:r w:rsidRPr="00A77172">
          <w:rPr>
            <w:rStyle w:val="Hyperkobling"/>
          </w:rPr>
          <w:t>evaluering i 2025</w:t>
        </w:r>
      </w:hyperlink>
      <w:r>
        <w:t xml:space="preserve"> bekrefter dette. Innbyggere oppleve</w:t>
      </w:r>
      <w:r w:rsidR="0036724B">
        <w:t>r</w:t>
      </w:r>
      <w:r>
        <w:t xml:space="preserve"> at helsepersonellet de møter i større grad har tilgjengelig nødvendige og relevante journaldokumenter fra tidligere kontakt med helse- og omsorgstjenesten. Pasienten slipper </w:t>
      </w:r>
      <w:r w:rsidR="0036724B">
        <w:t xml:space="preserve">dermed </w:t>
      </w:r>
      <w:r>
        <w:t>å være bærer av egen informasjon</w:t>
      </w:r>
      <w:r w:rsidR="0036724B">
        <w:t>,</w:t>
      </w:r>
      <w:r>
        <w:t xml:space="preserve"> og å oppgi samme informasjon flere ganger. </w:t>
      </w:r>
      <w:r w:rsidR="005550DA">
        <w:t xml:space="preserve">Les mer </w:t>
      </w:r>
      <w:hyperlink r:id="rId154" w:history="1">
        <w:r w:rsidR="005550DA" w:rsidRPr="00762697">
          <w:rPr>
            <w:rStyle w:val="Hyperkobling"/>
          </w:rPr>
          <w:t>om Pasientens journaldokumenter på Helsedirektoratets hjemmesider.</w:t>
        </w:r>
      </w:hyperlink>
      <w:r w:rsidR="005550DA">
        <w:t xml:space="preserve"> </w:t>
      </w:r>
    </w:p>
    <w:p w14:paraId="2C14A5D0" w14:textId="77777777" w:rsidR="00581E80" w:rsidRDefault="00581E80" w:rsidP="008065C3">
      <w:pPr>
        <w:keepNext/>
      </w:pPr>
      <w:r w:rsidRPr="00581E80">
        <w:rPr>
          <w:noProof/>
        </w:rPr>
        <w:lastRenderedPageBreak/>
        <w:drawing>
          <wp:inline distT="0" distB="0" distL="0" distR="0" wp14:anchorId="3CAA63CD" wp14:editId="7FB05703">
            <wp:extent cx="5851810" cy="3924637"/>
            <wp:effectExtent l="0" t="0" r="0" b="0"/>
            <wp:docPr id="13528550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5048" name="Bilde 1"/>
                    <pic:cNvPicPr/>
                  </pic:nvPicPr>
                  <pic:blipFill>
                    <a:blip r:embed="rId155">
                      <a:extLst>
                        <a:ext uri="{28A0092B-C50C-407E-A947-70E740481C1C}">
                          <a14:useLocalDpi xmlns:a14="http://schemas.microsoft.com/office/drawing/2010/main" val="0"/>
                        </a:ext>
                      </a:extLst>
                    </a:blip>
                    <a:stretch>
                      <a:fillRect/>
                    </a:stretch>
                  </pic:blipFill>
                  <pic:spPr>
                    <a:xfrm>
                      <a:off x="0" y="0"/>
                      <a:ext cx="5851810" cy="3924637"/>
                    </a:xfrm>
                    <a:prstGeom prst="rect">
                      <a:avLst/>
                    </a:prstGeom>
                  </pic:spPr>
                </pic:pic>
              </a:graphicData>
            </a:graphic>
          </wp:inline>
        </w:drawing>
      </w:r>
    </w:p>
    <w:p w14:paraId="07A2514B" w14:textId="744CA773" w:rsidR="005550DA" w:rsidRDefault="00581E80" w:rsidP="00762697">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34</w:t>
      </w:r>
      <w:r w:rsidR="0025052D">
        <w:rPr>
          <w:noProof/>
        </w:rPr>
        <w:fldChar w:fldCharType="end"/>
      </w:r>
      <w:r>
        <w:t xml:space="preserve"> </w:t>
      </w:r>
      <w:r w:rsidR="00935B95">
        <w:t>V</w:t>
      </w:r>
      <w:r w:rsidRPr="006A4EB2">
        <w:t xml:space="preserve">iser veikart med planer for </w:t>
      </w:r>
      <w:r w:rsidR="00B2739C">
        <w:t xml:space="preserve">aktører som skal </w:t>
      </w:r>
      <w:r>
        <w:t>konsumering</w:t>
      </w:r>
      <w:r w:rsidRPr="006A4EB2">
        <w:t xml:space="preserve"> journaldokumenter</w:t>
      </w:r>
      <w:r w:rsidR="00B2739C">
        <w:t xml:space="preserve"> gjennom tjenesten </w:t>
      </w:r>
      <w:r w:rsidR="00580E98">
        <w:t xml:space="preserve">pasientens </w:t>
      </w:r>
      <w:r w:rsidR="003F191B">
        <w:t>journaldokumenter</w:t>
      </w:r>
    </w:p>
    <w:p w14:paraId="02ADAB6C" w14:textId="135BA6EC" w:rsidR="00084892" w:rsidRPr="006D2B03" w:rsidRDefault="00084892" w:rsidP="70A6F405">
      <w:pPr>
        <w:pStyle w:val="Bildetekst"/>
      </w:pPr>
    </w:p>
    <w:p w14:paraId="5B9606E1" w14:textId="40D39786" w:rsidR="00084892" w:rsidRPr="001679C9" w:rsidRDefault="00BE3529" w:rsidP="00084892">
      <w:pPr>
        <w:shd w:val="clear" w:color="auto" w:fill="E6E6E6" w:themeFill="background1" w:themeFillShade="E6"/>
        <w:rPr>
          <w:b/>
          <w:shd w:val="clear" w:color="auto" w:fill="E6E6E6" w:themeFill="background1" w:themeFillShade="E6"/>
        </w:rPr>
      </w:pPr>
      <w:r>
        <w:rPr>
          <w:b/>
          <w:bCs/>
          <w:shd w:val="clear" w:color="auto" w:fill="E6E6E6" w:themeFill="background1" w:themeFillShade="E6"/>
        </w:rPr>
        <w:t>Helsepersonell skal ha tilgang til oppdatert og autorativ beskrivelse av k</w:t>
      </w:r>
      <w:r w:rsidR="00084892" w:rsidRPr="00BA73B4">
        <w:rPr>
          <w:b/>
          <w:bCs/>
          <w:shd w:val="clear" w:color="auto" w:fill="E6E6E6" w:themeFill="background1" w:themeFillShade="E6"/>
        </w:rPr>
        <w:t xml:space="preserve">ritisk informasjon </w:t>
      </w:r>
    </w:p>
    <w:p w14:paraId="1031BBA6" w14:textId="0BB5476F" w:rsidR="00653BDB" w:rsidRDefault="00CD3B31" w:rsidP="00084892">
      <w:r>
        <w:t>Kritisk informasjon er opplysninger de</w:t>
      </w:r>
      <w:r w:rsidR="00061229">
        <w:t xml:space="preserve">t er </w:t>
      </w:r>
      <w:r>
        <w:t>s</w:t>
      </w:r>
      <w:r w:rsidR="00061229">
        <w:t>æ</w:t>
      </w:r>
      <w:r>
        <w:t xml:space="preserve">rlig viktig at helsepersonell kjenner til </w:t>
      </w:r>
      <w:r w:rsidR="00452D5D">
        <w:t>i</w:t>
      </w:r>
      <w:r w:rsidR="005A0B40">
        <w:t xml:space="preserve"> behandlingssituasjoner</w:t>
      </w:r>
      <w:r w:rsidR="0003710B">
        <w:t xml:space="preserve">. </w:t>
      </w:r>
      <w:r w:rsidR="0007583F">
        <w:t xml:space="preserve">Dette </w:t>
      </w:r>
      <w:r w:rsidR="00CB1E8C">
        <w:t xml:space="preserve">er </w:t>
      </w:r>
      <w:r w:rsidR="00B74E8B">
        <w:t xml:space="preserve">for eksempel </w:t>
      </w:r>
      <w:r w:rsidR="518A06C3">
        <w:t>legemiddelreaksjoner</w:t>
      </w:r>
      <w:r w:rsidR="619D3DA4">
        <w:t>, kritiske medisinske tilstander, smitte og implantater</w:t>
      </w:r>
      <w:r w:rsidR="00ED428B">
        <w:t>.</w:t>
      </w:r>
      <w:r w:rsidR="00355DB0">
        <w:t xml:space="preserve"> </w:t>
      </w:r>
      <w:r w:rsidR="00022CAF">
        <w:t xml:space="preserve">Tiltaket kritisk informasjon skal bidra til at det </w:t>
      </w:r>
      <w:r w:rsidR="00E70765">
        <w:t>finnes</w:t>
      </w:r>
      <w:r w:rsidR="00022CAF">
        <w:t xml:space="preserve"> en </w:t>
      </w:r>
      <w:r w:rsidR="00E70765">
        <w:t>autorativ kilde til kritisk informasjon som er tilgjengelig der helsehjelpen gis</w:t>
      </w:r>
      <w:r w:rsidR="00090BB7">
        <w:t xml:space="preserve">, og </w:t>
      </w:r>
      <w:r w:rsidR="00CB1E8C">
        <w:t xml:space="preserve">at </w:t>
      </w:r>
      <w:r w:rsidR="004A59F7">
        <w:t xml:space="preserve">andel kritisk </w:t>
      </w:r>
      <w:r w:rsidR="00CB1E8C">
        <w:t xml:space="preserve">informasjon som registreres </w:t>
      </w:r>
      <w:r w:rsidR="000B563C">
        <w:t>øker</w:t>
      </w:r>
      <w:r w:rsidR="00E70765">
        <w:t>.</w:t>
      </w:r>
      <w:r w:rsidR="00653BDB" w:rsidRPr="00653BDB">
        <w:t xml:space="preserve"> Dette skal skje ved at helsetjenesten deler og oppdaterer kritisk informasjon om pasientene gjennom kjernejournal som en integrert del av lokal pasientjournal. Slik unngår helsepersonell dobbeltarbeid</w:t>
      </w:r>
      <w:r w:rsidR="00857776">
        <w:t>,</w:t>
      </w:r>
      <w:r w:rsidR="00653BDB" w:rsidRPr="00653BDB">
        <w:t xml:space="preserve"> og slipper å registrere samme opplysninger både i lokal pasientjournal og kjernejournal.</w:t>
      </w:r>
    </w:p>
    <w:p w14:paraId="1BC78A13" w14:textId="04E7269A" w:rsidR="00272A80" w:rsidRDefault="00272A80" w:rsidP="00084892"/>
    <w:p w14:paraId="13C7936B" w14:textId="64531A6C" w:rsidR="00212ED5" w:rsidRDefault="00084892" w:rsidP="00212ED5">
      <w:r>
        <w:t xml:space="preserve">Helse Vest </w:t>
      </w:r>
      <w:r w:rsidR="7A06E4CF">
        <w:t xml:space="preserve">har </w:t>
      </w:r>
      <w:r w:rsidR="000B73CB">
        <w:t xml:space="preserve">hatt denne løsningen </w:t>
      </w:r>
      <w:r>
        <w:t xml:space="preserve">i bruk </w:t>
      </w:r>
      <w:r w:rsidR="00173718">
        <w:t>i sitt</w:t>
      </w:r>
      <w:r w:rsidR="3377A26C">
        <w:t xml:space="preserve"> EPJ-system siden februar 2024, og </w:t>
      </w:r>
      <w:r w:rsidR="00097C3C">
        <w:t xml:space="preserve">dette har ført til en kraftig økning av innmeldingen av kritisk informasjon fra EPJ-systemet til kjernejournal. Helse Sør-Øst tok </w:t>
      </w:r>
      <w:r w:rsidR="00012CDE">
        <w:t xml:space="preserve">tilsvarende løsning i bruk </w:t>
      </w:r>
      <w:r w:rsidR="3377A26C">
        <w:t>fra juni 2026</w:t>
      </w:r>
      <w:r w:rsidR="00012CDE">
        <w:t xml:space="preserve">, og </w:t>
      </w:r>
      <w:r w:rsidR="00921A1F">
        <w:t xml:space="preserve">Helse Nord </w:t>
      </w:r>
      <w:r w:rsidR="007128CD">
        <w:t xml:space="preserve">planlegger </w:t>
      </w:r>
      <w:r w:rsidR="00EA00CA">
        <w:t xml:space="preserve">dette </w:t>
      </w:r>
      <w:r w:rsidR="00095C0F">
        <w:t>i 2026</w:t>
      </w:r>
      <w:r w:rsidR="00352323">
        <w:t>.</w:t>
      </w:r>
      <w:r w:rsidR="00C82797">
        <w:t xml:space="preserve"> </w:t>
      </w:r>
      <w:r w:rsidR="00DE3794">
        <w:t xml:space="preserve">Det pågår et arbeid </w:t>
      </w:r>
      <w:r w:rsidR="00212ED5">
        <w:t xml:space="preserve">i regi av KS </w:t>
      </w:r>
      <w:r w:rsidR="00DE3794">
        <w:t xml:space="preserve">for å </w:t>
      </w:r>
      <w:r w:rsidR="00212ED5">
        <w:t xml:space="preserve">kartlegge </w:t>
      </w:r>
      <w:r w:rsidR="00DE07D4">
        <w:t xml:space="preserve">eventuelle </w:t>
      </w:r>
      <w:r w:rsidR="00212ED5">
        <w:t xml:space="preserve">behov for tiltak for å </w:t>
      </w:r>
      <w:r w:rsidR="00DE3E83">
        <w:t xml:space="preserve">innføre </w:t>
      </w:r>
      <w:r w:rsidR="00DE07D4">
        <w:t xml:space="preserve">tilsvarende </w:t>
      </w:r>
      <w:r w:rsidR="00DE3E83">
        <w:t>løsning</w:t>
      </w:r>
      <w:r w:rsidR="00DE07D4">
        <w:t xml:space="preserve"> </w:t>
      </w:r>
      <w:r w:rsidR="001106CF">
        <w:t>til kommun</w:t>
      </w:r>
      <w:r w:rsidR="00E04237">
        <w:t xml:space="preserve">ene. </w:t>
      </w:r>
      <w:r w:rsidR="00DE07D4">
        <w:t xml:space="preserve">Så langt </w:t>
      </w:r>
      <w:r w:rsidR="00B91B68">
        <w:t xml:space="preserve">støtter </w:t>
      </w:r>
      <w:r w:rsidR="00C55056">
        <w:t xml:space="preserve">tre </w:t>
      </w:r>
      <w:r w:rsidR="00625AAE">
        <w:t>EPJ-sys</w:t>
      </w:r>
      <w:r w:rsidR="00C55056">
        <w:t xml:space="preserve">temer og SFM </w:t>
      </w:r>
      <w:r w:rsidR="00B5606B">
        <w:t xml:space="preserve">denne typen </w:t>
      </w:r>
      <w:r w:rsidR="00810541">
        <w:t xml:space="preserve">integrasjon av kritisk informasjon. </w:t>
      </w:r>
      <w:r w:rsidR="006E6A1B">
        <w:t xml:space="preserve">Det er behov for at flere EPJ-leverandører </w:t>
      </w:r>
      <w:r w:rsidR="003935A6">
        <w:t>utvikler støtte for å gi tilsvarende løsninger hos flere fastleger</w:t>
      </w:r>
      <w:r w:rsidR="0019379B">
        <w:t xml:space="preserve">, </w:t>
      </w:r>
      <w:r w:rsidR="00C431AC">
        <w:t xml:space="preserve">legevakter </w:t>
      </w:r>
      <w:r w:rsidR="0019379B">
        <w:t xml:space="preserve">og andre </w:t>
      </w:r>
      <w:r w:rsidR="00C431AC">
        <w:t>enn i dag.</w:t>
      </w:r>
    </w:p>
    <w:p w14:paraId="7B5C350D" w14:textId="77777777" w:rsidR="00212ED5" w:rsidRDefault="00212ED5" w:rsidP="00212ED5">
      <w:pPr>
        <w:rPr>
          <w:ins w:id="78" w:author="Hallvard Lærum" w:date="2026-08-17T14:02:00Z" w16du:dateUtc="2026-08-17T12:02:00Z"/>
        </w:rPr>
      </w:pPr>
    </w:p>
    <w:p w14:paraId="197B0F7C" w14:textId="6A989A16" w:rsidR="00C54787" w:rsidRDefault="007A586C" w:rsidP="00084892">
      <w:r>
        <w:t>K</w:t>
      </w:r>
      <w:r w:rsidR="001422BB">
        <w:t>ritisk informasjo</w:t>
      </w:r>
      <w:r>
        <w:t xml:space="preserve">n </w:t>
      </w:r>
      <w:r w:rsidR="00FB0E8B">
        <w:t>planlegges</w:t>
      </w:r>
      <w:r w:rsidR="00245990">
        <w:t xml:space="preserve"> </w:t>
      </w:r>
      <w:r>
        <w:t xml:space="preserve">ferdig </w:t>
      </w:r>
      <w:r w:rsidR="00245990">
        <w:t xml:space="preserve">implementert </w:t>
      </w:r>
      <w:r w:rsidR="001422BB">
        <w:t>innen utgangen av 2028</w:t>
      </w:r>
      <w:r w:rsidR="00F35EBF">
        <w:t>.</w:t>
      </w:r>
      <w:r w:rsidR="00456623">
        <w:t xml:space="preserve"> </w:t>
      </w:r>
    </w:p>
    <w:p w14:paraId="782B4F8D" w14:textId="77777777" w:rsidR="005E3742" w:rsidRDefault="005E3742" w:rsidP="00084892"/>
    <w:p w14:paraId="29778A72" w14:textId="0575F66B" w:rsidR="00084892" w:rsidRDefault="00456623" w:rsidP="00084892">
      <w:r>
        <w:t xml:space="preserve">Les mer </w:t>
      </w:r>
      <w:hyperlink r:id="rId156" w:history="1">
        <w:r w:rsidRPr="00456623">
          <w:rPr>
            <w:rStyle w:val="Hyperkobling"/>
          </w:rPr>
          <w:t>om Kritisk informasjon på Helsedirektoratets hjemmesider</w:t>
        </w:r>
      </w:hyperlink>
      <w:r>
        <w:t xml:space="preserve">. </w:t>
      </w:r>
    </w:p>
    <w:p w14:paraId="560319F8" w14:textId="325D331A" w:rsidR="00E443A8" w:rsidRDefault="00E443A8" w:rsidP="00084892">
      <w:r>
        <w:t xml:space="preserve">Kritisk informasjon er </w:t>
      </w:r>
      <w:r w:rsidR="00736746">
        <w:t>inkludert i</w:t>
      </w:r>
      <w:r w:rsidR="00D2456D">
        <w:t xml:space="preserve"> helseopplysninger som </w:t>
      </w:r>
      <w:r w:rsidR="004F75DB">
        <w:t xml:space="preserve">Europeisk </w:t>
      </w:r>
      <w:r w:rsidR="00592A3D">
        <w:t>helsedataforordning</w:t>
      </w:r>
      <w:r w:rsidR="004F75DB">
        <w:t xml:space="preserve"> (EHDS) krever </w:t>
      </w:r>
      <w:r w:rsidR="007823FF">
        <w:t xml:space="preserve">skal tilgjengeliggjøres i Pasientoppsummering </w:t>
      </w:r>
      <w:r w:rsidR="007169A4">
        <w:t xml:space="preserve">innen mars 2029. </w:t>
      </w:r>
      <w:r w:rsidR="003F725B">
        <w:t xml:space="preserve">Det vil være behov for </w:t>
      </w:r>
      <w:r w:rsidR="004A5383">
        <w:t xml:space="preserve">tilpasninger </w:t>
      </w:r>
      <w:r w:rsidR="00AC7D50">
        <w:t xml:space="preserve">i kritisk informasjon </w:t>
      </w:r>
      <w:r w:rsidR="0080538A">
        <w:t xml:space="preserve">for å understøtte </w:t>
      </w:r>
      <w:r w:rsidR="004F75DB">
        <w:t xml:space="preserve">disse </w:t>
      </w:r>
      <w:r w:rsidR="0080538A">
        <w:t xml:space="preserve">kravene. </w:t>
      </w:r>
    </w:p>
    <w:p w14:paraId="5B347F1A" w14:textId="77777777" w:rsidR="00526D44" w:rsidRDefault="00526D44" w:rsidP="00F00F51">
      <w:pPr>
        <w:keepNext/>
      </w:pPr>
      <w:r w:rsidRPr="00526D44">
        <w:rPr>
          <w:noProof/>
        </w:rPr>
        <w:lastRenderedPageBreak/>
        <w:drawing>
          <wp:inline distT="0" distB="0" distL="0" distR="0" wp14:anchorId="76BF606A" wp14:editId="3D1AF86C">
            <wp:extent cx="5820868" cy="4094743"/>
            <wp:effectExtent l="0" t="0" r="8890" b="1270"/>
            <wp:docPr id="126727368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3682" name="Bilde 1"/>
                    <pic:cNvPicPr/>
                  </pic:nvPicPr>
                  <pic:blipFill>
                    <a:blip r:embed="rId157">
                      <a:extLst>
                        <a:ext uri="{28A0092B-C50C-407E-A947-70E740481C1C}">
                          <a14:useLocalDpi xmlns:a14="http://schemas.microsoft.com/office/drawing/2010/main" val="0"/>
                        </a:ext>
                      </a:extLst>
                    </a:blip>
                    <a:srcRect l="1096" r="1096"/>
                    <a:stretch>
                      <a:fillRect/>
                    </a:stretch>
                  </pic:blipFill>
                  <pic:spPr bwMode="auto">
                    <a:xfrm>
                      <a:off x="0" y="0"/>
                      <a:ext cx="5820868" cy="4094743"/>
                    </a:xfrm>
                    <a:prstGeom prst="rect">
                      <a:avLst/>
                    </a:prstGeom>
                    <a:ln>
                      <a:noFill/>
                    </a:ln>
                    <a:extLst>
                      <a:ext uri="{53640926-AAD7-44D8-BBD7-CCE9431645EC}">
                        <a14:shadowObscured xmlns:a14="http://schemas.microsoft.com/office/drawing/2010/main"/>
                      </a:ext>
                    </a:extLst>
                  </pic:spPr>
                </pic:pic>
              </a:graphicData>
            </a:graphic>
          </wp:inline>
        </w:drawing>
      </w:r>
    </w:p>
    <w:p w14:paraId="5943BF9B" w14:textId="75FCD1AA" w:rsidR="007C0205" w:rsidRDefault="00526D44" w:rsidP="00F00F51">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35</w:t>
      </w:r>
      <w:r w:rsidR="0025052D">
        <w:rPr>
          <w:noProof/>
        </w:rPr>
        <w:fldChar w:fldCharType="end"/>
      </w:r>
      <w:r>
        <w:t xml:space="preserve"> </w:t>
      </w:r>
      <w:r w:rsidRPr="000967CC">
        <w:t xml:space="preserve">viser </w:t>
      </w:r>
      <w:r w:rsidR="00E46F2A">
        <w:t xml:space="preserve">veikart med </w:t>
      </w:r>
      <w:r w:rsidRPr="000967CC">
        <w:t xml:space="preserve">planer for </w:t>
      </w:r>
      <w:r>
        <w:t xml:space="preserve">tilpasning </w:t>
      </w:r>
      <w:r w:rsidRPr="000967CC">
        <w:t xml:space="preserve">og innføring av </w:t>
      </w:r>
      <w:r>
        <w:t xml:space="preserve">Pasientens kritiske informasjon, </w:t>
      </w:r>
      <w:r w:rsidR="002E44E4">
        <w:t>inkludert</w:t>
      </w:r>
      <w:r>
        <w:t xml:space="preserve"> </w:t>
      </w:r>
      <w:r w:rsidR="002E44E4">
        <w:t xml:space="preserve">tentative planer for </w:t>
      </w:r>
      <w:r>
        <w:t>tilpasning til EHDS krav</w:t>
      </w:r>
    </w:p>
    <w:p w14:paraId="0496101B" w14:textId="77777777" w:rsidR="00526D44" w:rsidRDefault="00526D44" w:rsidP="00084892"/>
    <w:p w14:paraId="0262EC8B" w14:textId="1E0C20DE" w:rsidR="00084892" w:rsidRPr="00C54787" w:rsidRDefault="00084892" w:rsidP="00084892">
      <w:pPr>
        <w:keepNext/>
        <w:shd w:val="clear" w:color="auto" w:fill="F0F0F0"/>
        <w:tabs>
          <w:tab w:val="left" w:pos="357"/>
        </w:tabs>
        <w:spacing w:after="160" w:line="264" w:lineRule="auto"/>
        <w:rPr>
          <w:b/>
          <w:bCs/>
          <w:shd w:val="clear" w:color="auto" w:fill="E6E6E6" w:themeFill="background1" w:themeFillShade="E6"/>
          <w:rPrChange w:id="79" w:author="Kine Markman" w:date="2026-06-30T10:58:00Z" w16du:dateUtc="2026-06-30T08:58:00Z">
            <w:rPr>
              <w:rFonts w:ascii="Arial" w:eastAsia="Arial" w:hAnsi="Arial" w:cs="Arial"/>
              <w:b/>
              <w:bCs/>
              <w:color w:val="003474"/>
              <w:kern w:val="0"/>
              <w:sz w:val="22"/>
              <w:shd w:val="clear" w:color="auto" w:fill="F0F0F0"/>
              <w14:ligatures w14:val="none"/>
            </w:rPr>
          </w:rPrChange>
        </w:rPr>
      </w:pPr>
      <w:r w:rsidRPr="00C54787">
        <w:rPr>
          <w:b/>
          <w:bCs/>
          <w:shd w:val="clear" w:color="auto" w:fill="E6E6E6" w:themeFill="background1" w:themeFillShade="E6"/>
          <w:rPrChange w:id="80" w:author="Kine Markman" w:date="2026-06-30T10:58:00Z" w16du:dateUtc="2026-06-30T08:58:00Z">
            <w:rPr>
              <w:rFonts w:ascii="Arial" w:eastAsia="Arial" w:hAnsi="Arial" w:cs="Arial"/>
              <w:b/>
              <w:bCs/>
              <w:color w:val="003474"/>
              <w:kern w:val="0"/>
              <w:sz w:val="22"/>
              <w:shd w:val="clear" w:color="auto" w:fill="F0F0F0"/>
              <w14:ligatures w14:val="none"/>
            </w:rPr>
          </w:rPrChange>
        </w:rPr>
        <w:t xml:space="preserve">Helsepersonell skal ha tilgang til </w:t>
      </w:r>
      <w:r w:rsidR="000961CA">
        <w:rPr>
          <w:b/>
          <w:bCs/>
          <w:shd w:val="clear" w:color="auto" w:fill="E6E6E6" w:themeFill="background1" w:themeFillShade="E6"/>
        </w:rPr>
        <w:t>pasientens prøvesvar</w:t>
      </w:r>
    </w:p>
    <w:p w14:paraId="36A1534F" w14:textId="50250CD7" w:rsidR="00084892" w:rsidRPr="009405F2" w:rsidRDefault="00084892" w:rsidP="00084892">
      <w:r>
        <w:rPr>
          <w:lang w:eastAsia="nb-NO"/>
        </w:rPr>
        <w:t>Pasientens prøvesvar skal gi helsepersonell oversikt og tilgang til laboratorie- og radiologisvar digitalt, uavhengig av hvem som har bestilt undersøkelsen og hvor den er utført. Helseopplysningene blir tilgjengelig i kjernejournal</w:t>
      </w:r>
      <w:r w:rsidR="78D9D83F">
        <w:rPr>
          <w:lang w:eastAsia="nb-NO"/>
        </w:rPr>
        <w:t xml:space="preserve"> Portal</w:t>
      </w:r>
      <w:r>
        <w:rPr>
          <w:lang w:eastAsia="nb-NO"/>
        </w:rPr>
        <w:t xml:space="preserve">, men kan også integreres </w:t>
      </w:r>
      <w:r w:rsidR="369EBC81" w:rsidRPr="0CF522BC">
        <w:rPr>
          <w:lang w:eastAsia="nb-NO"/>
        </w:rPr>
        <w:t>direkte inn i</w:t>
      </w:r>
      <w:r w:rsidRPr="47130BC7">
        <w:rPr>
          <w:lang w:eastAsia="nb-NO"/>
        </w:rPr>
        <w:t xml:space="preserve"> </w:t>
      </w:r>
      <w:r w:rsidR="007F56E9" w:rsidRPr="2B05AC91">
        <w:rPr>
          <w:lang w:eastAsia="nb-NO"/>
        </w:rPr>
        <w:t>EPJ-</w:t>
      </w:r>
      <w:r w:rsidR="007F56E9" w:rsidRPr="0CF522BC">
        <w:rPr>
          <w:lang w:eastAsia="nb-NO"/>
        </w:rPr>
        <w:t>systeme</w:t>
      </w:r>
      <w:r w:rsidR="6394F47E" w:rsidRPr="0CF522BC">
        <w:rPr>
          <w:lang w:eastAsia="nb-NO"/>
        </w:rPr>
        <w:t>ne</w:t>
      </w:r>
      <w:r w:rsidRPr="0CF522BC">
        <w:rPr>
          <w:lang w:eastAsia="nb-NO"/>
        </w:rPr>
        <w:t>.</w:t>
      </w:r>
      <w:r w:rsidR="007F56E9">
        <w:rPr>
          <w:lang w:eastAsia="nb-NO"/>
        </w:rPr>
        <w:t xml:space="preserve"> </w:t>
      </w:r>
      <w:r>
        <w:t xml:space="preserve">Tilgjengeligheten vil kunne bidra til å redusere feil, legge til rette for gjenbruk av prøvesvar og gi raskere tilgang på informasjon som kan sikre </w:t>
      </w:r>
      <w:r w:rsidR="00D21595">
        <w:t xml:space="preserve">gode </w:t>
      </w:r>
      <w:r>
        <w:t xml:space="preserve">helsefaglige beslutninger. </w:t>
      </w:r>
      <w:r w:rsidRPr="004225DE">
        <w:t xml:space="preserve">Pasientens </w:t>
      </w:r>
      <w:r>
        <w:t xml:space="preserve">prøvesvar vil også kunne bidra til å </w:t>
      </w:r>
      <w:r w:rsidR="00490244">
        <w:t xml:space="preserve">unngå </w:t>
      </w:r>
      <w:r w:rsidRPr="000532F3">
        <w:t xml:space="preserve">kostnader til </w:t>
      </w:r>
      <w:r>
        <w:t xml:space="preserve">unødvendig </w:t>
      </w:r>
      <w:r w:rsidRPr="000532F3">
        <w:t>prøvetakning</w:t>
      </w:r>
      <w:r>
        <w:t>.</w:t>
      </w:r>
      <w:r w:rsidR="00A14205">
        <w:t xml:space="preserve"> </w:t>
      </w:r>
      <w:r>
        <w:t xml:space="preserve">Pasientens prøvesvar bygger på erfaringer som er gjort ved tilgjengeliggjøring av prøvesvar om Covid-19-virus i kjernejournal og Helsenorge. </w:t>
      </w:r>
      <w:r w:rsidR="4C152B7C">
        <w:t xml:space="preserve">Erfaringene </w:t>
      </w:r>
      <w:r w:rsidR="180BC1E3">
        <w:t>fra</w:t>
      </w:r>
      <w:r w:rsidR="3F5EF011">
        <w:t xml:space="preserve"> </w:t>
      </w:r>
      <w:r w:rsidR="4C152B7C">
        <w:t xml:space="preserve">Helseplattformen er også </w:t>
      </w:r>
      <w:r w:rsidR="7AE1D11C">
        <w:t>nyttige</w:t>
      </w:r>
      <w:r w:rsidR="3712A917">
        <w:t>.</w:t>
      </w:r>
      <w:r w:rsidR="4C152B7C">
        <w:t xml:space="preserve"> </w:t>
      </w:r>
      <w:r>
        <w:t>P</w:t>
      </w:r>
      <w:r w:rsidR="7B5421C1">
        <w:t>asientens prøvesvar</w:t>
      </w:r>
      <w:r>
        <w:t xml:space="preserve"> vil tilgjengeliggjøre prøvesvar innen alle fagområder </w:t>
      </w:r>
      <w:r w:rsidRPr="009405F2">
        <w:t xml:space="preserve">(medisinsk biokjemi, immunologi og transfusjonsmedisin, klinisk farmakologi, medisinsk mikrobiologi, genetikk, patologi, radiologi og nukleærmedisin), og inngår som del av </w:t>
      </w:r>
      <w:r w:rsidR="5D55D397" w:rsidRPr="009405F2">
        <w:t>satsingen</w:t>
      </w:r>
      <w:r w:rsidRPr="009405F2">
        <w:t xml:space="preserve"> </w:t>
      </w:r>
      <w:r w:rsidR="3D787E20" w:rsidRPr="009405F2">
        <w:t>D</w:t>
      </w:r>
      <w:r w:rsidRPr="009405F2">
        <w:t xml:space="preserve">igital samhandling. Dette innebærer at </w:t>
      </w:r>
      <w:bookmarkStart w:id="81" w:name="_Hlk152248612"/>
      <w:r w:rsidRPr="009405F2">
        <w:t>det etableres en nasjonal informasjonstjeneste som følger</w:t>
      </w:r>
      <w:bookmarkEnd w:id="81"/>
      <w:r w:rsidRPr="009405F2">
        <w:t xml:space="preserve">: </w:t>
      </w:r>
    </w:p>
    <w:p w14:paraId="6605C75A" w14:textId="3E50321E" w:rsidR="00084892" w:rsidRPr="009405F2" w:rsidRDefault="00084892" w:rsidP="00084892">
      <w:pPr>
        <w:pStyle w:val="Listeavsnitt"/>
        <w:numPr>
          <w:ilvl w:val="0"/>
          <w:numId w:val="25"/>
        </w:numPr>
        <w:tabs>
          <w:tab w:val="left" w:pos="357"/>
        </w:tabs>
        <w:spacing w:before="60" w:after="60"/>
        <w:contextualSpacing w:val="0"/>
      </w:pPr>
      <w:r w:rsidRPr="009405F2">
        <w:t xml:space="preserve">laboratorie- og radiologisystemene ved alle landets laboratorier og radiologiske virksomheter tilpasses, slik at kopi av alle </w:t>
      </w:r>
      <w:r w:rsidR="10BA4AC3">
        <w:t>s</w:t>
      </w:r>
      <w:r w:rsidR="6A95ADA0">
        <w:t>varrapporter s</w:t>
      </w:r>
      <w:r w:rsidR="10BA4AC3">
        <w:t>endes til kjernejournal.</w:t>
      </w:r>
    </w:p>
    <w:p w14:paraId="06BDB6BE" w14:textId="386A6D32" w:rsidR="00084892" w:rsidRPr="009405F2" w:rsidRDefault="00084892" w:rsidP="00084892">
      <w:pPr>
        <w:pStyle w:val="Listeavsnitt"/>
        <w:numPr>
          <w:ilvl w:val="0"/>
          <w:numId w:val="25"/>
        </w:numPr>
        <w:tabs>
          <w:tab w:val="left" w:pos="357"/>
        </w:tabs>
        <w:spacing w:before="60" w:after="60"/>
        <w:contextualSpacing w:val="0"/>
      </w:pPr>
      <w:r w:rsidRPr="009405F2">
        <w:t>nødvendige tilpasninger i kjernejournal gjennomføres for å håndtere søk etter og visning av prøvesvar</w:t>
      </w:r>
    </w:p>
    <w:p w14:paraId="371851D8" w14:textId="70792015" w:rsidR="00084892" w:rsidRPr="009405F2" w:rsidRDefault="00084892" w:rsidP="00084892">
      <w:pPr>
        <w:pStyle w:val="Listeavsnitt"/>
        <w:numPr>
          <w:ilvl w:val="0"/>
          <w:numId w:val="25"/>
        </w:numPr>
        <w:tabs>
          <w:tab w:val="left" w:pos="357"/>
        </w:tabs>
        <w:spacing w:before="60" w:after="60"/>
        <w:contextualSpacing w:val="0"/>
      </w:pPr>
      <w:r w:rsidRPr="009405F2">
        <w:t xml:space="preserve">Helsenorge tilpasses slik at innbygger </w:t>
      </w:r>
      <w:r w:rsidR="5E1166FF">
        <w:t xml:space="preserve">kan se sine prøvesvar og </w:t>
      </w:r>
      <w:r w:rsidRPr="009405F2">
        <w:t xml:space="preserve">får ivaretatt sine rettigheter, herunder </w:t>
      </w:r>
      <w:r w:rsidR="6858D55A">
        <w:t>logg over bruk</w:t>
      </w:r>
      <w:r>
        <w:t>, sperring</w:t>
      </w:r>
      <w:r w:rsidR="2506CB15">
        <w:t>er</w:t>
      </w:r>
      <w:r w:rsidR="164768A4">
        <w:t>,</w:t>
      </w:r>
      <w:r w:rsidRPr="009405F2">
        <w:t xml:space="preserve"> mv. </w:t>
      </w:r>
    </w:p>
    <w:p w14:paraId="3B089580" w14:textId="77777777" w:rsidR="00084892" w:rsidRPr="00C57ECB" w:rsidRDefault="00084892" w:rsidP="00084892">
      <w:pPr>
        <w:pStyle w:val="Punktliste"/>
        <w:numPr>
          <w:ilvl w:val="0"/>
          <w:numId w:val="0"/>
        </w:numPr>
        <w:ind w:left="360"/>
      </w:pPr>
    </w:p>
    <w:p w14:paraId="5D20C597" w14:textId="256B0580" w:rsidR="00084892" w:rsidRDefault="00084892" w:rsidP="00084892">
      <w:pPr>
        <w:keepNext/>
      </w:pPr>
      <w:r w:rsidRPr="008A474E">
        <w:t xml:space="preserve">I </w:t>
      </w:r>
      <w:r w:rsidR="5D4C3879">
        <w:t>juni</w:t>
      </w:r>
      <w:r w:rsidRPr="008A474E">
        <w:t xml:space="preserve"> 2025 </w:t>
      </w:r>
      <w:r w:rsidR="00F80757">
        <w:t xml:space="preserve">ble det startet opp </w:t>
      </w:r>
      <w:r>
        <w:t xml:space="preserve">utprøving med formål helsehjelp basert på en </w:t>
      </w:r>
      <w:r w:rsidRPr="008A474E">
        <w:t>minimumsløsning</w:t>
      </w:r>
      <w:r w:rsidR="00486DF9">
        <w:t xml:space="preserve">, dvs. </w:t>
      </w:r>
      <w:r w:rsidRPr="008A474E">
        <w:t>ekstern</w:t>
      </w:r>
      <w:r w:rsidR="00044409">
        <w:t xml:space="preserve">t </w:t>
      </w:r>
      <w:r w:rsidRPr="008A474E">
        <w:t>rekvire</w:t>
      </w:r>
      <w:r w:rsidR="00044409">
        <w:t xml:space="preserve">rte laboratorieundersøkelser </w:t>
      </w:r>
      <w:r w:rsidRPr="008A474E">
        <w:t>fra ett lab</w:t>
      </w:r>
      <w:r w:rsidR="00D245DE">
        <w:t>oratorie</w:t>
      </w:r>
      <w:r w:rsidRPr="008A474E">
        <w:t>system</w:t>
      </w:r>
      <w:r w:rsidR="26CA6854">
        <w:t xml:space="preserve"> (Fürst)</w:t>
      </w:r>
      <w:r>
        <w:t>.</w:t>
      </w:r>
      <w:r w:rsidR="04785EB2">
        <w:t xml:space="preserve"> I løpet av 2025 er utprøvingen </w:t>
      </w:r>
      <w:r w:rsidR="19C6A16B">
        <w:t xml:space="preserve">blitt </w:t>
      </w:r>
      <w:r w:rsidR="04785EB2">
        <w:t>utvidet</w:t>
      </w:r>
      <w:r w:rsidR="786659C5">
        <w:t xml:space="preserve"> </w:t>
      </w:r>
      <w:r w:rsidR="0353FEE1">
        <w:t>med</w:t>
      </w:r>
      <w:r w:rsidR="19FEF194">
        <w:t xml:space="preserve"> </w:t>
      </w:r>
      <w:r w:rsidR="19FEF194">
        <w:lastRenderedPageBreak/>
        <w:t>flere</w:t>
      </w:r>
      <w:r w:rsidR="054F8D8E">
        <w:t xml:space="preserve"> rekvirenter i primærhelse og analyse</w:t>
      </w:r>
      <w:r w:rsidR="3AAB5547">
        <w:t>r</w:t>
      </w:r>
      <w:r w:rsidR="054F8D8E">
        <w:t xml:space="preserve"> hos</w:t>
      </w:r>
      <w:r w:rsidR="107AC04B">
        <w:t xml:space="preserve"> flere </w:t>
      </w:r>
      <w:r w:rsidR="19FEF194">
        <w:t>offentlige laboratorie</w:t>
      </w:r>
      <w:r w:rsidR="58130F7C">
        <w:t>r</w:t>
      </w:r>
      <w:r w:rsidR="1E026902">
        <w:t>.</w:t>
      </w:r>
      <w:r w:rsidR="57AC3807">
        <w:t xml:space="preserve"> Helsedirektoratet gjorde en evaluering av utprøvingen i september 2025. </w:t>
      </w:r>
    </w:p>
    <w:p w14:paraId="7EFAFE40" w14:textId="4B15620B" w:rsidR="00084892" w:rsidRDefault="00084892" w:rsidP="00084892">
      <w:pPr>
        <w:keepNext/>
      </w:pPr>
    </w:p>
    <w:p w14:paraId="0E9163F9" w14:textId="1D72F156" w:rsidR="00084892" w:rsidRDefault="7E310288" w:rsidP="00084892">
      <w:pPr>
        <w:keepNext/>
      </w:pPr>
      <w:r>
        <w:t xml:space="preserve">Utprøvingen har </w:t>
      </w:r>
      <w:r w:rsidR="1AB5F694">
        <w:t>så langt hatt</w:t>
      </w:r>
      <w:r>
        <w:t xml:space="preserve"> fokus på </w:t>
      </w:r>
      <w:r w:rsidR="410455EE">
        <w:t xml:space="preserve">fastleger </w:t>
      </w:r>
      <w:r w:rsidR="5D04A908">
        <w:t xml:space="preserve">som </w:t>
      </w:r>
      <w:r w:rsidR="410455EE">
        <w:t xml:space="preserve">rekvirenter. </w:t>
      </w:r>
      <w:r>
        <w:t xml:space="preserve">Neste fase i utprøvingen vil være </w:t>
      </w:r>
      <w:r w:rsidR="252C8840">
        <w:t>at prøver rekvirer</w:t>
      </w:r>
      <w:r w:rsidR="436D2697">
        <w:t>t</w:t>
      </w:r>
      <w:r w:rsidR="252C8840">
        <w:t xml:space="preserve"> </w:t>
      </w:r>
      <w:r w:rsidR="1992FA85">
        <w:t xml:space="preserve">hos andre </w:t>
      </w:r>
      <w:r w:rsidR="3D55B7EC">
        <w:t xml:space="preserve">også </w:t>
      </w:r>
      <w:r w:rsidR="5848164A">
        <w:t xml:space="preserve">kan </w:t>
      </w:r>
      <w:r w:rsidR="252C8840">
        <w:t>bli delt i Pasientens prøvesvar</w:t>
      </w:r>
      <w:r w:rsidR="0CFC47FC">
        <w:t xml:space="preserve">. I løpet av 2026 </w:t>
      </w:r>
      <w:r w:rsidR="5C61A4DD">
        <w:t>er planen å gjøre</w:t>
      </w:r>
      <w:r w:rsidR="1A69C689">
        <w:t xml:space="preserve"> omfattende</w:t>
      </w:r>
      <w:r w:rsidR="0CFC47FC">
        <w:t xml:space="preserve"> tilpassinger i rekvisisjonssystemer</w:t>
      </w:r>
      <w:r w:rsidR="53BDFF76">
        <w:t>,</w:t>
      </w:r>
      <w:r w:rsidR="647350B0">
        <w:t xml:space="preserve"> EPJ</w:t>
      </w:r>
      <w:r w:rsidR="44919C9F">
        <w:t xml:space="preserve"> og LIMS</w:t>
      </w:r>
      <w:r w:rsidR="50B1F1D1">
        <w:t xml:space="preserve"> hos spesialisthelsetjenesten</w:t>
      </w:r>
      <w:r w:rsidR="318AC693">
        <w:t>,</w:t>
      </w:r>
      <w:r w:rsidR="647350B0">
        <w:t xml:space="preserve"> slik at </w:t>
      </w:r>
      <w:r w:rsidR="0B862B85">
        <w:t>prøvesvar</w:t>
      </w:r>
      <w:r w:rsidR="647350B0">
        <w:t xml:space="preserve"> </w:t>
      </w:r>
      <w:r w:rsidR="3CCD9D14">
        <w:t xml:space="preserve">fra dem </w:t>
      </w:r>
      <w:r w:rsidR="4D8B10A3">
        <w:t xml:space="preserve">kan bli en del av utprøvingen. </w:t>
      </w:r>
      <w:r w:rsidR="13D4FCF8">
        <w:t xml:space="preserve">Tilsvarende er det et mål å få med flere kommunale tjenester, både som rekvirenter og konsumenter. Her bidrar </w:t>
      </w:r>
      <w:r w:rsidR="361BEB83">
        <w:t>KS</w:t>
      </w:r>
      <w:r w:rsidR="13D4FCF8">
        <w:t xml:space="preserve"> med støtte til </w:t>
      </w:r>
      <w:r w:rsidR="5C7BFABB">
        <w:t>DPIA</w:t>
      </w:r>
      <w:r w:rsidR="1CCFD4AF">
        <w:t xml:space="preserve">, </w:t>
      </w:r>
      <w:r w:rsidR="6438A1E4">
        <w:t>innsiktarbeid og behovsavklaring</w:t>
      </w:r>
      <w:r w:rsidR="5C7BFABB">
        <w:t xml:space="preserve"> hos </w:t>
      </w:r>
      <w:r w:rsidR="50DAE464">
        <w:t xml:space="preserve">noen </w:t>
      </w:r>
      <w:r w:rsidR="5C7BFABB">
        <w:t xml:space="preserve">utvalgte utprøvingskommuner. </w:t>
      </w:r>
      <w:r w:rsidR="79022545">
        <w:t xml:space="preserve">Et </w:t>
      </w:r>
      <w:r w:rsidR="06535C76">
        <w:t>siste</w:t>
      </w:r>
      <w:r w:rsidR="79022545">
        <w:t xml:space="preserve"> mål i 2026 er å få mer helsepersonell ti</w:t>
      </w:r>
      <w:r w:rsidR="2A27C286">
        <w:t>l å bruke de delte prøvesvarene i pasientbehandlingen</w:t>
      </w:r>
      <w:r w:rsidR="6D3C1487">
        <w:t>. Når</w:t>
      </w:r>
      <w:r w:rsidR="784A525B">
        <w:t xml:space="preserve"> prøvesvar fra spesialist </w:t>
      </w:r>
      <w:r w:rsidR="1CC938BE">
        <w:t xml:space="preserve">og kommunale tjenester </w:t>
      </w:r>
      <w:r w:rsidR="784A525B">
        <w:t>også blir tilgjengeli</w:t>
      </w:r>
      <w:r w:rsidR="4E36CD33">
        <w:t>g</w:t>
      </w:r>
      <w:r w:rsidR="6BDDF924">
        <w:t>,</w:t>
      </w:r>
      <w:r w:rsidR="784A525B">
        <w:t xml:space="preserve"> vil </w:t>
      </w:r>
      <w:r w:rsidR="1B7107E5">
        <w:t>det</w:t>
      </w:r>
      <w:r w:rsidR="784A525B">
        <w:t xml:space="preserve"> </w:t>
      </w:r>
      <w:r w:rsidR="41FBD37C">
        <w:t xml:space="preserve">i seg selv </w:t>
      </w:r>
      <w:r w:rsidR="57C95A95">
        <w:t>bli en tung bidragsyter til dette</w:t>
      </w:r>
      <w:r w:rsidR="784A525B">
        <w:t>.</w:t>
      </w:r>
      <w:r w:rsidR="79022545">
        <w:t xml:space="preserve"> </w:t>
      </w:r>
      <w:r w:rsidR="6AFEB971">
        <w:t>Denne fasen av u</w:t>
      </w:r>
      <w:r w:rsidR="4D8B10A3">
        <w:t xml:space="preserve">tprøvingen </w:t>
      </w:r>
      <w:r w:rsidR="1B80BC17">
        <w:t xml:space="preserve">planlegger vi å kunne evaluere medio </w:t>
      </w:r>
      <w:r w:rsidR="74896844">
        <w:t xml:space="preserve">2027. </w:t>
      </w:r>
      <w:r w:rsidR="35193E80">
        <w:t>Etter dette vil arbeidet med nasjonal innføring få hovedfokus.</w:t>
      </w:r>
      <w:r w:rsidR="00070985">
        <w:t xml:space="preserve"> Les mer </w:t>
      </w:r>
      <w:hyperlink r:id="rId158">
        <w:r w:rsidR="00070985" w:rsidRPr="3A978AE3">
          <w:rPr>
            <w:rStyle w:val="Hyperkobling"/>
          </w:rPr>
          <w:t xml:space="preserve">om Pasientens prøvesvar på </w:t>
        </w:r>
        <w:r w:rsidR="00FF09A1" w:rsidRPr="3A978AE3">
          <w:rPr>
            <w:rStyle w:val="Hyperkobling"/>
          </w:rPr>
          <w:t>Helsedirektoratets hjemmesider.</w:t>
        </w:r>
      </w:hyperlink>
      <w:r w:rsidR="00FF09A1">
        <w:t xml:space="preserve"> </w:t>
      </w:r>
    </w:p>
    <w:p w14:paraId="6079C521" w14:textId="77777777" w:rsidR="006B1CB6" w:rsidRDefault="006B1CB6" w:rsidP="006B1CB6">
      <w:pPr>
        <w:keepNext/>
      </w:pPr>
      <w:r w:rsidRPr="006B1CB6">
        <w:rPr>
          <w:noProof/>
        </w:rPr>
        <w:drawing>
          <wp:inline distT="0" distB="0" distL="0" distR="0" wp14:anchorId="4D7DA4FE" wp14:editId="080EDA74">
            <wp:extent cx="5771349" cy="4235007"/>
            <wp:effectExtent l="0" t="0" r="1270" b="0"/>
            <wp:docPr id="64086783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67833" name="Bilde 1"/>
                    <pic:cNvPicPr/>
                  </pic:nvPicPr>
                  <pic:blipFill>
                    <a:blip r:embed="rId159">
                      <a:extLst>
                        <a:ext uri="{28A0092B-C50C-407E-A947-70E740481C1C}">
                          <a14:useLocalDpi xmlns:a14="http://schemas.microsoft.com/office/drawing/2010/main" val="0"/>
                        </a:ext>
                      </a:extLst>
                    </a:blip>
                    <a:stretch>
                      <a:fillRect/>
                    </a:stretch>
                  </pic:blipFill>
                  <pic:spPr>
                    <a:xfrm>
                      <a:off x="0" y="0"/>
                      <a:ext cx="5771349" cy="4235007"/>
                    </a:xfrm>
                    <a:prstGeom prst="rect">
                      <a:avLst/>
                    </a:prstGeom>
                  </pic:spPr>
                </pic:pic>
              </a:graphicData>
            </a:graphic>
          </wp:inline>
        </w:drawing>
      </w:r>
    </w:p>
    <w:p w14:paraId="776F1012" w14:textId="70113C3A" w:rsidR="006B1CB6" w:rsidRDefault="006B1CB6" w:rsidP="00C51FCC">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36</w:t>
      </w:r>
      <w:r w:rsidR="0025052D">
        <w:rPr>
          <w:noProof/>
        </w:rPr>
        <w:fldChar w:fldCharType="end"/>
      </w:r>
      <w:r>
        <w:t xml:space="preserve"> </w:t>
      </w:r>
      <w:r w:rsidRPr="00B95207">
        <w:t>viser</w:t>
      </w:r>
      <w:r w:rsidR="00EA7403">
        <w:t xml:space="preserve"> veikart med</w:t>
      </w:r>
      <w:r w:rsidRPr="00B95207">
        <w:t xml:space="preserve"> planer for tilpasning og innføring av Pasientens </w:t>
      </w:r>
      <w:r>
        <w:t>prøvesvar</w:t>
      </w:r>
      <w:r w:rsidR="001E2878">
        <w:t xml:space="preserve"> i helse- og omsorgstjenesten</w:t>
      </w:r>
    </w:p>
    <w:p w14:paraId="6AA17D0A" w14:textId="77777777" w:rsidR="000C5711" w:rsidRDefault="000C5711" w:rsidP="00084892">
      <w:pPr>
        <w:keepNext/>
      </w:pPr>
    </w:p>
    <w:p w14:paraId="7AB5135B" w14:textId="2F5FC32F" w:rsidR="00084892" w:rsidRPr="002D5C19" w:rsidRDefault="00084892" w:rsidP="00084892">
      <w:pPr>
        <w:keepNext/>
        <w:shd w:val="clear" w:color="auto" w:fill="F0F0F0"/>
        <w:tabs>
          <w:tab w:val="left" w:pos="357"/>
        </w:tabs>
        <w:spacing w:after="160" w:line="264" w:lineRule="auto"/>
        <w:rPr>
          <w:rFonts w:ascii="Arial" w:eastAsia="Arial" w:hAnsi="Arial" w:cs="Arial"/>
          <w:b/>
          <w:bCs/>
          <w:color w:val="003474"/>
          <w:kern w:val="0"/>
          <w:sz w:val="22"/>
          <w:shd w:val="clear" w:color="auto" w:fill="F0F0F0"/>
          <w14:ligatures w14:val="none"/>
        </w:rPr>
      </w:pPr>
      <w:commentRangeStart w:id="82"/>
      <w:r w:rsidRPr="00C51FCC">
        <w:rPr>
          <w:b/>
          <w:shd w:val="clear" w:color="auto" w:fill="E6E6E6" w:themeFill="background1" w:themeFillShade="E6"/>
        </w:rPr>
        <w:t>Helsepersonell skal</w:t>
      </w:r>
      <w:r w:rsidRPr="008F2294">
        <w:rPr>
          <w:rFonts w:ascii="Arial" w:eastAsia="Arial" w:hAnsi="Arial" w:cs="Arial"/>
          <w:b/>
          <w:bCs/>
          <w:color w:val="003474"/>
          <w:kern w:val="0"/>
          <w:sz w:val="22"/>
          <w:shd w:val="clear" w:color="auto" w:fill="F0F0F0"/>
          <w14:ligatures w14:val="none"/>
        </w:rPr>
        <w:t xml:space="preserve"> </w:t>
      </w:r>
      <w:r w:rsidRPr="006B24AD">
        <w:rPr>
          <w:b/>
          <w:bCs/>
          <w:shd w:val="clear" w:color="auto" w:fill="E6E6E6" w:themeFill="background1" w:themeFillShade="E6"/>
          <w:rPrChange w:id="83" w:author="Kine Markman" w:date="2026-06-30T10:59:00Z" w16du:dateUtc="2026-06-30T08:59:00Z">
            <w:rPr>
              <w:rFonts w:ascii="Arial" w:eastAsia="Arial" w:hAnsi="Arial" w:cs="Arial"/>
              <w:b/>
              <w:bCs/>
              <w:color w:val="003474"/>
              <w:kern w:val="0"/>
              <w:sz w:val="22"/>
              <w:shd w:val="clear" w:color="auto" w:fill="F0F0F0"/>
              <w14:ligatures w14:val="none"/>
            </w:rPr>
          </w:rPrChange>
        </w:rPr>
        <w:t>ha tilgang til Pasientens måledata</w:t>
      </w:r>
      <w:commentRangeEnd w:id="82"/>
      <w:r w:rsidR="00A16163" w:rsidRPr="002D5C19">
        <w:rPr>
          <w:rStyle w:val="Merknadsreferanse"/>
          <w:rFonts w:ascii="Arial" w:eastAsia="Arial" w:hAnsi="Arial" w:cs="Arial"/>
          <w:b/>
          <w:bCs/>
          <w:color w:val="003474"/>
          <w:kern w:val="0"/>
          <w:sz w:val="22"/>
          <w:szCs w:val="22"/>
          <w:shd w:val="clear" w:color="auto" w:fill="F0F0F0"/>
          <w14:ligatures w14:val="none"/>
        </w:rPr>
        <w:commentReference w:id="82"/>
      </w:r>
    </w:p>
    <w:p w14:paraId="272B233E" w14:textId="019DADE9" w:rsidR="00867CA5" w:rsidRDefault="00084892" w:rsidP="00084892">
      <w:r>
        <w:t xml:space="preserve">Pasientens måledata samler og tilgjengeliggjør </w:t>
      </w:r>
      <w:r w:rsidR="000468B9">
        <w:t xml:space="preserve">resultater fra kliniske </w:t>
      </w:r>
      <w:r>
        <w:t>mål</w:t>
      </w:r>
      <w:r w:rsidR="000468B9">
        <w:t xml:space="preserve">inger </w:t>
      </w:r>
      <w:r w:rsidR="00E25214">
        <w:t xml:space="preserve">som blodtrykk, </w:t>
      </w:r>
      <w:r w:rsidR="003113AB">
        <w:t xml:space="preserve">puls, </w:t>
      </w:r>
      <w:r w:rsidR="00E25214">
        <w:t>pulsox</w:t>
      </w:r>
      <w:r w:rsidR="003113AB">
        <w:t>y</w:t>
      </w:r>
      <w:r w:rsidR="00E25214">
        <w:t>metri og kroppsvekt</w:t>
      </w:r>
      <w:r>
        <w:t xml:space="preserve"> for pasienter som er i behandling og har tett oppføl</w:t>
      </w:r>
      <w:ins w:id="85" w:author="Tore Syvertsen" w:date="2026-08-12T12:04:00Z" w16du:dateUtc="2026-08-12T10:04:00Z">
        <w:r w:rsidR="00915D85">
          <w:t>g</w:t>
        </w:r>
      </w:ins>
      <w:r>
        <w:t xml:space="preserve">ing av ulike aktører på tvers av helse- og omsorgstjenesten. </w:t>
      </w:r>
      <w:hyperlink r:id="rId160" w:history="1">
        <w:r w:rsidRPr="005A380E">
          <w:rPr>
            <w:rStyle w:val="Hyperkobling"/>
          </w:rPr>
          <w:t xml:space="preserve">Les beskrivelse av tiltaket pasientens måledata </w:t>
        </w:r>
      </w:hyperlink>
      <w:r>
        <w:t xml:space="preserve"> og om </w:t>
      </w:r>
      <w:hyperlink r:id="rId161" w:history="1">
        <w:r w:rsidRPr="005A380E">
          <w:rPr>
            <w:rStyle w:val="Hyperkobling"/>
          </w:rPr>
          <w:t>krav og anbefalinger for Pasientens måledata i Reguleringsplanen</w:t>
        </w:r>
      </w:hyperlink>
      <w:r>
        <w:t xml:space="preserve"> på Helsedirektoratets hjemmesider</w:t>
      </w:r>
      <w:r w:rsidRPr="00443C7B">
        <w:t xml:space="preserve">. Det er </w:t>
      </w:r>
      <w:r w:rsidR="00443C7B" w:rsidRPr="00443C7B">
        <w:t>pågår</w:t>
      </w:r>
      <w:r w:rsidRPr="00443C7B">
        <w:t xml:space="preserve"> utpr</w:t>
      </w:r>
      <w:r w:rsidRPr="00443C7B">
        <w:rPr>
          <w:rFonts w:hint="eastAsia"/>
        </w:rPr>
        <w:t>ø</w:t>
      </w:r>
      <w:r w:rsidRPr="00443C7B">
        <w:t>vning av pasientens m</w:t>
      </w:r>
      <w:r w:rsidRPr="00443C7B">
        <w:rPr>
          <w:rFonts w:hint="eastAsia"/>
        </w:rPr>
        <w:t>å</w:t>
      </w:r>
      <w:r w:rsidRPr="00443C7B">
        <w:t>ledata</w:t>
      </w:r>
      <w:r w:rsidR="00443C7B" w:rsidRPr="00443C7B">
        <w:t xml:space="preserve">, </w:t>
      </w:r>
      <w:hyperlink r:id="rId162" w:history="1">
        <w:r w:rsidR="00443C7B" w:rsidRPr="008C201F">
          <w:rPr>
            <w:rStyle w:val="Hyperkobling"/>
          </w:rPr>
          <w:t>les mer i rapporter til Nasjonal portefølje</w:t>
        </w:r>
      </w:hyperlink>
      <w:r w:rsidRPr="00443C7B">
        <w:t>.</w:t>
      </w:r>
      <w:r w:rsidRPr="003D0E41">
        <w:t xml:space="preserve"> Norsk helsenett SF er ansvarlig for teknisk utvikling</w:t>
      </w:r>
      <w:r>
        <w:t xml:space="preserve">, </w:t>
      </w:r>
      <w:r w:rsidRPr="003D0E41">
        <w:t>utprøving av tiltaket</w:t>
      </w:r>
      <w:r w:rsidR="000B08F2">
        <w:t>,</w:t>
      </w:r>
      <w:r>
        <w:t xml:space="preserve"> og </w:t>
      </w:r>
      <w:r w:rsidRPr="003D0E41">
        <w:t>drift og forvaltning av løsningen</w:t>
      </w:r>
      <w:r>
        <w:t xml:space="preserve">. </w:t>
      </w:r>
      <w:r w:rsidRPr="00B1228D">
        <w:t>Helse Sør-Øst RHF skal på vegne av de regionale helseforetakene ha en lederrolle i arbeidet med</w:t>
      </w:r>
      <w:r>
        <w:t xml:space="preserve"> pasientens måledata.</w:t>
      </w:r>
      <w:r w:rsidRPr="00C829F8">
        <w:rPr>
          <w:color w:val="0563C1" w:themeColor="hyperlink"/>
          <w:u w:val="single"/>
        </w:rPr>
        <w:t xml:space="preserve"> </w:t>
      </w:r>
    </w:p>
    <w:p w14:paraId="6F171447" w14:textId="77777777" w:rsidR="00867CA5" w:rsidRDefault="00867CA5" w:rsidP="00084892"/>
    <w:p w14:paraId="59EBFC5E" w14:textId="790F558F" w:rsidR="00084892" w:rsidRPr="003D0E41" w:rsidRDefault="00084892" w:rsidP="00084892">
      <w:r w:rsidRPr="003D0E41">
        <w:lastRenderedPageBreak/>
        <w:t xml:space="preserve">En utprøving av tiltaket innebærer at målinger </w:t>
      </w:r>
      <w:r w:rsidR="000537A8">
        <w:t>utført</w:t>
      </w:r>
      <w:r w:rsidRPr="003D0E41">
        <w:t xml:space="preserve"> av en helsevirksomhet skal gjøres tilgjengelig for og anvendes av helsepersonell i en eller flere andre helsevirksomheter.</w:t>
      </w:r>
      <w:r>
        <w:t xml:space="preserve"> </w:t>
      </w:r>
      <w:r w:rsidRPr="003D0E41">
        <w:t>Et eksempel på dette er vitale målinger foretatt i forbindelse med digital hjemmeoppfølging</w:t>
      </w:r>
      <w:r w:rsidR="00446F8C">
        <w:t xml:space="preserve"> (DHO)</w:t>
      </w:r>
      <w:r w:rsidRPr="003D0E41">
        <w:t>, hvor en kommune har ansvaret for den digitale hjemmeoppfølging</w:t>
      </w:r>
      <w:r w:rsidR="00867CA5">
        <w:t>en</w:t>
      </w:r>
      <w:r w:rsidRPr="003D0E41">
        <w:t xml:space="preserve"> og hvor det er behov for at fastlege og spesialist får tilgang til måledataene som en del av pasientoppfølgingen.</w:t>
      </w:r>
      <w:r>
        <w:t xml:space="preserve"> </w:t>
      </w:r>
      <w:r w:rsidRPr="003D0E41">
        <w:t>Dette betyr at virksomhetene som skal delta i utprøving av pasientens måledata har gjennomført eller planlegger å gjennomføre en tjenesteutvikling hvor prosesser og ansvar for pasientoppfølgingen på tvers av virksomhetene blir definert.</w:t>
      </w:r>
    </w:p>
    <w:p w14:paraId="1600AB17" w14:textId="77777777" w:rsidR="009852C6" w:rsidRPr="003D0E41" w:rsidRDefault="009852C6" w:rsidP="00084892"/>
    <w:p w14:paraId="4D3D971C" w14:textId="6563C9BD" w:rsidR="00084892" w:rsidRDefault="00084892" w:rsidP="00084892">
      <w:r w:rsidRPr="003D0E41">
        <w:t xml:space="preserve">Målsetningen for utprøvingen i </w:t>
      </w:r>
      <w:r>
        <w:t>2025</w:t>
      </w:r>
      <w:r w:rsidRPr="003D0E41">
        <w:t xml:space="preserve"> </w:t>
      </w:r>
      <w:r w:rsidR="00050BB2">
        <w:t>var</w:t>
      </w:r>
      <w:r w:rsidR="00156049">
        <w:t xml:space="preserve"> utveksling av</w:t>
      </w:r>
      <w:r w:rsidRPr="003D0E41">
        <w:t xml:space="preserve"> </w:t>
      </w:r>
      <w:r w:rsidRPr="002D0B03">
        <w:t>medisinske måledata mellom helsevirksomheter som samarbeider om pasienten dvs</w:t>
      </w:r>
      <w:r>
        <w:t>.</w:t>
      </w:r>
      <w:r w:rsidRPr="002D0B03">
        <w:t xml:space="preserve"> </w:t>
      </w:r>
      <w:r w:rsidR="00923C02">
        <w:t>at</w:t>
      </w:r>
      <w:r w:rsidRPr="002D0B03">
        <w:t xml:space="preserve"> både kommunale helse- og omsorgstjenester og spesialisthelsetjenesten </w:t>
      </w:r>
      <w:r w:rsidR="00923C02">
        <w:t xml:space="preserve">skal kunne </w:t>
      </w:r>
      <w:r w:rsidRPr="002D0B03">
        <w:t>sende og motta måledata</w:t>
      </w:r>
      <w:r w:rsidRPr="003D0E41">
        <w:t>.</w:t>
      </w:r>
      <w:r>
        <w:t xml:space="preserve"> </w:t>
      </w:r>
      <w:r w:rsidRPr="003D0E41">
        <w:t>Et</w:t>
      </w:r>
      <w:r>
        <w:t>t</w:t>
      </w:r>
      <w:r w:rsidRPr="003D0E41">
        <w:t xml:space="preserve"> eksempel </w:t>
      </w:r>
      <w:r w:rsidR="00F81DB8">
        <w:t xml:space="preserve">her </w:t>
      </w:r>
      <w:r w:rsidR="00D66144">
        <w:t>er</w:t>
      </w:r>
      <w:r w:rsidRPr="003D0E41">
        <w:t xml:space="preserve"> kommune</w:t>
      </w:r>
      <w:r w:rsidR="00D66144">
        <w:t>r</w:t>
      </w:r>
      <w:r w:rsidRPr="003D0E41">
        <w:t xml:space="preserve"> som har DHO for KOLS-pasienter og som deler måledata med sykehus. Helsepersonell på sykehus kan da få tilgang til måledata fra DHO når de trenger det, typisk når pasienten kommer til konsultasjon eller poliklinisk behandling.</w:t>
      </w:r>
      <w:r>
        <w:t xml:space="preserve"> </w:t>
      </w:r>
      <w:r w:rsidRPr="00926359">
        <w:t xml:space="preserve">Utprøvingen skal vurdere om tjenesten er moden </w:t>
      </w:r>
      <w:r w:rsidR="00423B02">
        <w:t xml:space="preserve">nok til å </w:t>
      </w:r>
      <w:r w:rsidR="0097625B">
        <w:t xml:space="preserve">rulle ut </w:t>
      </w:r>
      <w:r w:rsidR="00E6366E">
        <w:t>videre</w:t>
      </w:r>
      <w:r w:rsidRPr="00926359">
        <w:t xml:space="preserve">. </w:t>
      </w:r>
      <w:r w:rsidR="00281265">
        <w:t xml:space="preserve">Ambisjoner og planer for videre </w:t>
      </w:r>
      <w:r w:rsidR="0097625B">
        <w:t>utrulling</w:t>
      </w:r>
      <w:r w:rsidR="00281265">
        <w:t xml:space="preserve"> skal baseres </w:t>
      </w:r>
      <w:r w:rsidRPr="00926359">
        <w:t>på erfaring</w:t>
      </w:r>
      <w:r w:rsidR="00281265">
        <w:t>ene</w:t>
      </w:r>
      <w:r w:rsidRPr="00926359">
        <w:t xml:space="preserve"> </w:t>
      </w:r>
      <w:r w:rsidR="00645A9B">
        <w:t>herfra</w:t>
      </w:r>
      <w:r w:rsidRPr="00926359">
        <w:t>.</w:t>
      </w:r>
      <w:r>
        <w:t xml:space="preserve"> </w:t>
      </w:r>
    </w:p>
    <w:p w14:paraId="5F53E9EC" w14:textId="77777777" w:rsidR="00717AA6" w:rsidRDefault="00717AA6" w:rsidP="00084892"/>
    <w:p w14:paraId="490D84A3" w14:textId="13991D56" w:rsidR="00C73A33" w:rsidRPr="00C73A33" w:rsidRDefault="00084892" w:rsidP="70A6F405">
      <w:r>
        <w:t xml:space="preserve">Den nasjonale </w:t>
      </w:r>
      <w:r w:rsidR="00C73A33">
        <w:t>u</w:t>
      </w:r>
      <w:r w:rsidR="00C73A33" w:rsidRPr="00C73A33">
        <w:t>tprøvning av deling av pasientens måledata skal gjøres mellom Vestre Viken HF, Asker kommune og Drammen kommune. I tillegg skal det gjøres mellom OUS HF og Oslo kommune og Fredrikstad kommune/Sykehuset Østfold HF.</w:t>
      </w:r>
      <w:r w:rsidR="00C73A33">
        <w:t xml:space="preserve"> Les mer om </w:t>
      </w:r>
      <w:hyperlink r:id="rId163" w:history="1">
        <w:r w:rsidR="00C73A33" w:rsidRPr="00C73A33">
          <w:rPr>
            <w:rStyle w:val="Hyperkobling"/>
          </w:rPr>
          <w:t>status på Pasientens måledata i rapporteringen til Nasjonal portefølje</w:t>
        </w:r>
      </w:hyperlink>
      <w:r w:rsidR="00C73A33">
        <w:t xml:space="preserve">. </w:t>
      </w:r>
    </w:p>
    <w:p w14:paraId="18AEB8F2" w14:textId="6700BF18" w:rsidR="00084892" w:rsidRDefault="00084892" w:rsidP="00084892">
      <w:r>
        <w:t>I Midt-Norge har aktørene som ha</w:t>
      </w:r>
      <w:r w:rsidR="00C70609">
        <w:t>r</w:t>
      </w:r>
      <w:r>
        <w:t xml:space="preserve"> tatt i bruk felles </w:t>
      </w:r>
      <w:r w:rsidR="00C70609">
        <w:t>pasient</w:t>
      </w:r>
      <w:r>
        <w:t xml:space="preserve">journalløsning mulighet for å dele og motta pasientens måledata. Høsten 2025 planlegges det å koble </w:t>
      </w:r>
      <w:r w:rsidR="009419EB">
        <w:t>målinger</w:t>
      </w:r>
      <w:r w:rsidR="003967F3">
        <w:t xml:space="preserve"> </w:t>
      </w:r>
      <w:r>
        <w:t xml:space="preserve">til HelsaMI Oppfølgingsprogram. </w:t>
      </w:r>
    </w:p>
    <w:p w14:paraId="1D0A41FD" w14:textId="77777777" w:rsidR="00B340C0" w:rsidRDefault="00B340C0" w:rsidP="002E211D">
      <w:pPr>
        <w:keepNext/>
      </w:pPr>
      <w:r w:rsidRPr="00B340C0">
        <w:rPr>
          <w:noProof/>
        </w:rPr>
        <w:drawing>
          <wp:inline distT="0" distB="0" distL="0" distR="0" wp14:anchorId="4EF216EB" wp14:editId="5026BF5E">
            <wp:extent cx="5818667" cy="2497032"/>
            <wp:effectExtent l="0" t="0" r="0" b="0"/>
            <wp:docPr id="98034235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2353" name="Bilde 1"/>
                    <pic:cNvPicPr/>
                  </pic:nvPicPr>
                  <pic:blipFill>
                    <a:blip r:embed="rId164">
                      <a:extLst>
                        <a:ext uri="{28A0092B-C50C-407E-A947-70E740481C1C}">
                          <a14:useLocalDpi xmlns:a14="http://schemas.microsoft.com/office/drawing/2010/main" val="0"/>
                        </a:ext>
                      </a:extLst>
                    </a:blip>
                    <a:stretch>
                      <a:fillRect/>
                    </a:stretch>
                  </pic:blipFill>
                  <pic:spPr>
                    <a:xfrm>
                      <a:off x="0" y="0"/>
                      <a:ext cx="5818667" cy="2497032"/>
                    </a:xfrm>
                    <a:prstGeom prst="rect">
                      <a:avLst/>
                    </a:prstGeom>
                  </pic:spPr>
                </pic:pic>
              </a:graphicData>
            </a:graphic>
          </wp:inline>
        </w:drawing>
      </w:r>
    </w:p>
    <w:p w14:paraId="10271EA4" w14:textId="572B1917" w:rsidR="00B340C0" w:rsidRDefault="00B340C0" w:rsidP="002E211D">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37</w:t>
      </w:r>
      <w:r w:rsidR="0025052D">
        <w:rPr>
          <w:noProof/>
        </w:rPr>
        <w:fldChar w:fldCharType="end"/>
      </w:r>
      <w:r>
        <w:t xml:space="preserve"> </w:t>
      </w:r>
      <w:r w:rsidRPr="004A7FDD">
        <w:t xml:space="preserve">viser planer for </w:t>
      </w:r>
      <w:r>
        <w:t>utvikling og begrenset utprøving</w:t>
      </w:r>
      <w:r w:rsidRPr="004A7FDD">
        <w:t xml:space="preserve"> av Pasientens </w:t>
      </w:r>
      <w:r>
        <w:t>måledata</w:t>
      </w:r>
    </w:p>
    <w:p w14:paraId="01F9DED4" w14:textId="77777777" w:rsidR="00084892" w:rsidRDefault="00084892" w:rsidP="00084892"/>
    <w:p w14:paraId="69E6265B" w14:textId="77777777" w:rsidR="00084892" w:rsidRPr="002E211D" w:rsidRDefault="00084892" w:rsidP="00084892">
      <w:pPr>
        <w:keepNext/>
        <w:shd w:val="clear" w:color="auto" w:fill="F0F0F0"/>
        <w:tabs>
          <w:tab w:val="left" w:pos="357"/>
        </w:tabs>
        <w:spacing w:after="160" w:line="264" w:lineRule="auto"/>
        <w:rPr>
          <w:b/>
          <w:shd w:val="clear" w:color="auto" w:fill="E6E6E6" w:themeFill="background1" w:themeFillShade="E6"/>
          <w:rPrChange w:id="86" w:author="Hallvard Lærum" w:date="2026-08-11T11:15:00Z" w16du:dateUtc="2026-08-11T09:15:00Z">
            <w:rPr/>
          </w:rPrChange>
        </w:rPr>
      </w:pPr>
      <w:r w:rsidRPr="002E211D">
        <w:rPr>
          <w:b/>
          <w:shd w:val="clear" w:color="auto" w:fill="E6E6E6" w:themeFill="background1" w:themeFillShade="E6"/>
          <w:rPrChange w:id="87" w:author="Hallvard Lærum" w:date="2026-08-11T11:15:00Z" w16du:dateUtc="2026-08-11T09:15:00Z">
            <w:rPr>
              <w:rFonts w:ascii="Arial" w:eastAsia="Arial" w:hAnsi="Arial" w:cs="Arial"/>
              <w:b/>
              <w:bCs/>
              <w:color w:val="003474"/>
              <w:kern w:val="0"/>
              <w:sz w:val="22"/>
              <w:shd w:val="clear" w:color="auto" w:fill="F0F0F0"/>
              <w14:ligatures w14:val="none"/>
            </w:rPr>
          </w:rPrChange>
        </w:rPr>
        <w:t>F</w:t>
      </w:r>
      <w:r w:rsidRPr="002C24FC">
        <w:rPr>
          <w:b/>
          <w:bCs/>
          <w:shd w:val="clear" w:color="auto" w:fill="E6E6E6" w:themeFill="background1" w:themeFillShade="E6"/>
          <w:rPrChange w:id="88" w:author="Kine Markman" w:date="2026-06-30T11:00:00Z" w16du:dateUtc="2026-06-30T09:00:00Z">
            <w:rPr>
              <w:rFonts w:ascii="Arial" w:eastAsia="Arial" w:hAnsi="Arial" w:cs="Arial"/>
              <w:b/>
              <w:bCs/>
              <w:color w:val="003474"/>
              <w:kern w:val="0"/>
              <w:sz w:val="22"/>
              <w:shd w:val="clear" w:color="auto" w:fill="F0F0F0"/>
              <w14:ligatures w14:val="none"/>
            </w:rPr>
          </w:rPrChange>
        </w:rPr>
        <w:t>elles journalløft – kommunal samhandling</w:t>
      </w:r>
    </w:p>
    <w:p w14:paraId="40C85855" w14:textId="35050FFA" w:rsidR="000E7A45" w:rsidRDefault="00084892" w:rsidP="00084892">
      <w:r>
        <w:t xml:space="preserve">Felles journalløft </w:t>
      </w:r>
      <w:r w:rsidR="00D85D65">
        <w:t>inkluderer en kommunal satsning for</w:t>
      </w:r>
      <w:r>
        <w:t xml:space="preserve"> utprøving av samhandlingstjenester, der Norsk Helsenett i</w:t>
      </w:r>
      <w:r w:rsidRPr="00B35BE8">
        <w:t xml:space="preserve"> samarbeid med KS, </w:t>
      </w:r>
      <w:r>
        <w:t xml:space="preserve">legger </w:t>
      </w:r>
      <w:r w:rsidRPr="00B35BE8">
        <w:t>til rette for å prøve ut samhandlingstjenester innad og på sikt mellom kommuner. Målet er å gi helsepersonell tilgang til relevant helseinformasjon direkte i sine arbeidsverktøy.</w:t>
      </w:r>
      <w:r>
        <w:t xml:space="preserve"> I første fase foreslås to parallelle utprøvingsprosjekter, deling av pasientens NEWS 2- målinger (National Early Warning Score) og en oversikt over hvilke kommunale tjenester innbygger mottar. I tillegg til plattform består målbildet av en markedsplass som skal bidra med innovasjons- og erfaringsdeling, innkjøpssamarbeid og felles anskaffelser, og test- og utprøvingsarena for leverandørene. Les mer om KS sitt videre arbeid med </w:t>
      </w:r>
      <w:hyperlink r:id="rId165" w:history="1">
        <w:r>
          <w:rPr>
            <w:rStyle w:val="Hyperkobling"/>
            <w:rFonts w:ascii="Arial" w:hAnsi="Arial"/>
          </w:rPr>
          <w:t>Felles journalløft, samhandlingstjenester på KS sine hjemmesider</w:t>
        </w:r>
      </w:hyperlink>
    </w:p>
    <w:p w14:paraId="51961F2A" w14:textId="77777777" w:rsidR="006C053A" w:rsidRDefault="00104F2C" w:rsidP="0067651A">
      <w:pPr>
        <w:keepNext/>
      </w:pPr>
      <w:r w:rsidRPr="00104F2C">
        <w:rPr>
          <w:rStyle w:val="Hyperkobling"/>
          <w:rFonts w:ascii="Arial" w:hAnsi="Arial"/>
          <w:noProof/>
        </w:rPr>
        <w:lastRenderedPageBreak/>
        <w:drawing>
          <wp:inline distT="0" distB="0" distL="0" distR="0" wp14:anchorId="7C60E58F" wp14:editId="32BCBCF9">
            <wp:extent cx="5854416" cy="2499835"/>
            <wp:effectExtent l="0" t="0" r="0" b="0"/>
            <wp:docPr id="186367816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78163" name="Bilde 1"/>
                    <pic:cNvPicPr/>
                  </pic:nvPicPr>
                  <pic:blipFill>
                    <a:blip r:embed="rId166">
                      <a:extLst>
                        <a:ext uri="{28A0092B-C50C-407E-A947-70E740481C1C}">
                          <a14:useLocalDpi xmlns:a14="http://schemas.microsoft.com/office/drawing/2010/main" val="0"/>
                        </a:ext>
                      </a:extLst>
                    </a:blip>
                    <a:stretch>
                      <a:fillRect/>
                    </a:stretch>
                  </pic:blipFill>
                  <pic:spPr>
                    <a:xfrm>
                      <a:off x="0" y="0"/>
                      <a:ext cx="5854416" cy="2499835"/>
                    </a:xfrm>
                    <a:prstGeom prst="rect">
                      <a:avLst/>
                    </a:prstGeom>
                  </pic:spPr>
                </pic:pic>
              </a:graphicData>
            </a:graphic>
          </wp:inline>
        </w:drawing>
      </w:r>
    </w:p>
    <w:p w14:paraId="2CCB5900" w14:textId="1A6375D4" w:rsidR="00104F2C" w:rsidRDefault="006C053A" w:rsidP="0067651A">
      <w:pPr>
        <w:pStyle w:val="Bildetekst"/>
        <w:rPr>
          <w:rStyle w:val="Hyperkobling"/>
          <w:rFonts w:ascii="Arial" w:hAnsi="Arial"/>
        </w:rPr>
      </w:pPr>
      <w:r>
        <w:t xml:space="preserve">Figur </w:t>
      </w:r>
      <w:r w:rsidR="0025052D">
        <w:fldChar w:fldCharType="begin"/>
      </w:r>
      <w:r w:rsidR="0025052D">
        <w:instrText xml:space="preserve"> SEQ Figur \* ARABIC </w:instrText>
      </w:r>
      <w:r w:rsidR="0025052D">
        <w:fldChar w:fldCharType="separate"/>
      </w:r>
      <w:r w:rsidR="0025052D">
        <w:rPr>
          <w:noProof/>
        </w:rPr>
        <w:t>38</w:t>
      </w:r>
      <w:r w:rsidR="0025052D">
        <w:rPr>
          <w:noProof/>
        </w:rPr>
        <w:fldChar w:fldCharType="end"/>
      </w:r>
      <w:r>
        <w:t xml:space="preserve"> </w:t>
      </w:r>
      <w:r w:rsidR="00D10044">
        <w:t>V</w:t>
      </w:r>
      <w:r w:rsidRPr="00F57C9A">
        <w:t xml:space="preserve">iser </w:t>
      </w:r>
      <w:r w:rsidR="00385294">
        <w:t xml:space="preserve">veikart med </w:t>
      </w:r>
      <w:r w:rsidRPr="00F57C9A">
        <w:t xml:space="preserve">planer for </w:t>
      </w:r>
      <w:r>
        <w:t>tilpasning</w:t>
      </w:r>
      <w:r w:rsidRPr="00F57C9A">
        <w:t xml:space="preserve"> og begrenset utprøving av </w:t>
      </w:r>
      <w:r>
        <w:t>kommunale samhandlingstjenester</w:t>
      </w:r>
    </w:p>
    <w:p w14:paraId="59EB6E2A" w14:textId="77777777" w:rsidR="00C1295F" w:rsidRDefault="00C1295F" w:rsidP="00C1295F">
      <w:pPr>
        <w:rPr>
          <w:highlight w:val="yellow"/>
        </w:rPr>
      </w:pPr>
    </w:p>
    <w:p w14:paraId="5FEA0E22" w14:textId="5DD1A391" w:rsidR="002C24FC" w:rsidRPr="00A9032F" w:rsidRDefault="004810BB" w:rsidP="002C24FC">
      <w:pPr>
        <w:keepNext/>
        <w:shd w:val="clear" w:color="auto" w:fill="F0F0F0"/>
        <w:tabs>
          <w:tab w:val="left" w:pos="357"/>
        </w:tabs>
        <w:spacing w:after="160" w:line="264" w:lineRule="auto"/>
        <w:rPr>
          <w:b/>
          <w:shd w:val="clear" w:color="auto" w:fill="E6E6E6" w:themeFill="background1" w:themeFillShade="E6"/>
        </w:rPr>
      </w:pPr>
      <w:r>
        <w:rPr>
          <w:b/>
          <w:bCs/>
          <w:shd w:val="clear" w:color="auto" w:fill="E6E6E6" w:themeFill="background1" w:themeFillShade="E6"/>
        </w:rPr>
        <w:t xml:space="preserve">Tilgang på </w:t>
      </w:r>
      <w:r w:rsidR="00DA0715">
        <w:rPr>
          <w:b/>
          <w:bCs/>
          <w:shd w:val="clear" w:color="auto" w:fill="E6E6E6" w:themeFill="background1" w:themeFillShade="E6"/>
        </w:rPr>
        <w:t>helseopplysninger om EU/EØS borgere</w:t>
      </w:r>
    </w:p>
    <w:p w14:paraId="55B10FE9" w14:textId="254CD6DF" w:rsidR="00433265" w:rsidRDefault="009C6891" w:rsidP="00433265">
      <w:pPr>
        <w:tabs>
          <w:tab w:val="left" w:pos="6043"/>
        </w:tabs>
        <w:rPr>
          <w:ins w:id="89" w:author="Kine Markman" w:date="2026-08-14T11:34:00Z" w16du:dateUtc="2026-08-14T09:34:00Z"/>
        </w:rPr>
      </w:pPr>
      <w:r w:rsidRPr="00A9032F">
        <w:t xml:space="preserve">Helsedataforordningen stiller krav til at helsepersonell, uavhengig av medlemsstat, skal ha digital tilgang til de prioriterte kategoriene av helseopplysninger. Pasientoppsummeringer vil gi helsepersonell et bedre og raskere overblikk over nøkkelopplysninger som grunnlag for forsvarlig helsehjelp og helhetlige pasientforløp. Tilgangen skal skje gjennom én eller flere tilgangstjenester for helsepersonell og skal være begrenset til det som er relevant og nødvendig for å gi helsehjelp. Tilgjengeliggjøring av </w:t>
      </w:r>
      <w:r w:rsidR="00DF2B72">
        <w:t>r</w:t>
      </w:r>
      <w:r w:rsidRPr="00A9032F">
        <w:t xml:space="preserve">elevante helseopplysninger til helsepersonell krever i stor grad utvikling i nasjonale løsninger og tilpasning hos den enkelte leverandør. </w:t>
      </w:r>
    </w:p>
    <w:p w14:paraId="31941C4A" w14:textId="77777777" w:rsidR="00584220" w:rsidRPr="00A9032F" w:rsidRDefault="00584220" w:rsidP="00433265">
      <w:pPr>
        <w:tabs>
          <w:tab w:val="left" w:pos="6043"/>
        </w:tabs>
      </w:pPr>
    </w:p>
    <w:p w14:paraId="48254BAD" w14:textId="77777777" w:rsidR="002D2FB5" w:rsidRDefault="002D2FB5" w:rsidP="00A9032F">
      <w:pPr>
        <w:keepNext/>
        <w:tabs>
          <w:tab w:val="left" w:pos="6043"/>
        </w:tabs>
      </w:pPr>
      <w:r w:rsidRPr="002D2FB5">
        <w:rPr>
          <w:noProof/>
        </w:rPr>
        <w:drawing>
          <wp:inline distT="0" distB="0" distL="0" distR="0" wp14:anchorId="2F52C0F7" wp14:editId="2677C591">
            <wp:extent cx="5625134" cy="2368181"/>
            <wp:effectExtent l="0" t="0" r="0" b="0"/>
            <wp:docPr id="15511650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6501" name="Bilde 1"/>
                    <pic:cNvPicPr/>
                  </pic:nvPicPr>
                  <pic:blipFill>
                    <a:blip r:embed="rId167">
                      <a:extLst>
                        <a:ext uri="{28A0092B-C50C-407E-A947-70E740481C1C}">
                          <a14:useLocalDpi xmlns:a14="http://schemas.microsoft.com/office/drawing/2010/main" val="0"/>
                        </a:ext>
                      </a:extLst>
                    </a:blip>
                    <a:stretch>
                      <a:fillRect/>
                    </a:stretch>
                  </pic:blipFill>
                  <pic:spPr>
                    <a:xfrm>
                      <a:off x="0" y="0"/>
                      <a:ext cx="5625134" cy="2368181"/>
                    </a:xfrm>
                    <a:prstGeom prst="rect">
                      <a:avLst/>
                    </a:prstGeom>
                  </pic:spPr>
                </pic:pic>
              </a:graphicData>
            </a:graphic>
          </wp:inline>
        </w:drawing>
      </w:r>
    </w:p>
    <w:p w14:paraId="412D097D" w14:textId="09472376" w:rsidR="00433265" w:rsidRDefault="002D2FB5" w:rsidP="00A9032F">
      <w:pPr>
        <w:pStyle w:val="Bildetekst"/>
        <w:rPr>
          <w:highlight w:val="yellow"/>
        </w:rPr>
      </w:pPr>
      <w:r>
        <w:t xml:space="preserve">Figur </w:t>
      </w:r>
      <w:r w:rsidR="0025052D">
        <w:fldChar w:fldCharType="begin"/>
      </w:r>
      <w:r w:rsidR="0025052D">
        <w:instrText xml:space="preserve"> SEQ Figur \* ARABIC </w:instrText>
      </w:r>
      <w:r w:rsidR="0025052D">
        <w:fldChar w:fldCharType="separate"/>
      </w:r>
      <w:r w:rsidR="0025052D">
        <w:rPr>
          <w:noProof/>
        </w:rPr>
        <w:t>39</w:t>
      </w:r>
      <w:r w:rsidR="0025052D">
        <w:rPr>
          <w:noProof/>
        </w:rPr>
        <w:fldChar w:fldCharType="end"/>
      </w:r>
      <w:r>
        <w:t xml:space="preserve"> viser veikart </w:t>
      </w:r>
      <w:r w:rsidR="00584220">
        <w:t>med pågående</w:t>
      </w:r>
      <w:r w:rsidR="00661882">
        <w:t xml:space="preserve"> aktiviteter</w:t>
      </w:r>
      <w:r w:rsidR="00584220">
        <w:t xml:space="preserve"> og tentative planer for </w:t>
      </w:r>
      <w:r>
        <w:t>tilgjengeliggjøring av pasientoppsummering til helsepersonell i Norge</w:t>
      </w:r>
    </w:p>
    <w:p w14:paraId="1DA39B07" w14:textId="77777777" w:rsidR="00433265" w:rsidRDefault="00433265" w:rsidP="00433265">
      <w:pPr>
        <w:tabs>
          <w:tab w:val="left" w:pos="6043"/>
        </w:tabs>
        <w:rPr>
          <w:highlight w:val="yellow"/>
        </w:rPr>
      </w:pPr>
    </w:p>
    <w:p w14:paraId="1E86899A" w14:textId="77777777" w:rsidR="00433265" w:rsidRDefault="00433265" w:rsidP="00433265">
      <w:pPr>
        <w:tabs>
          <w:tab w:val="left" w:pos="6043"/>
        </w:tabs>
        <w:rPr>
          <w:highlight w:val="yellow"/>
        </w:rPr>
      </w:pPr>
    </w:p>
    <w:p w14:paraId="4E1C4467" w14:textId="77777777" w:rsidR="00433265" w:rsidRPr="00C1295F" w:rsidRDefault="00433265" w:rsidP="00433265">
      <w:pPr>
        <w:tabs>
          <w:tab w:val="left" w:pos="6043"/>
        </w:tabs>
        <w:rPr>
          <w:highlight w:val="yellow"/>
        </w:rPr>
      </w:pPr>
    </w:p>
    <w:p w14:paraId="08C6B0AE" w14:textId="1137C3C5" w:rsidR="00ED01B7" w:rsidRDefault="00482EDB" w:rsidP="00FA49DF">
      <w:pPr>
        <w:pStyle w:val="Overskrift2"/>
        <w:numPr>
          <w:ilvl w:val="0"/>
          <w:numId w:val="0"/>
        </w:numPr>
      </w:pPr>
      <w:bookmarkStart w:id="90" w:name="_Toc215062166"/>
      <w:r>
        <w:rPr>
          <w:noProof/>
        </w:rPr>
        <w:lastRenderedPageBreak/>
        <mc:AlternateContent>
          <mc:Choice Requires="wps">
            <w:drawing>
              <wp:anchor distT="5400675" distB="299085" distL="7200900" distR="7200900" simplePos="0" relativeHeight="251658242" behindDoc="0" locked="0" layoutInCell="1" allowOverlap="1" wp14:anchorId="3C76A938" wp14:editId="2F468DAE">
                <wp:simplePos x="0" y="0"/>
                <wp:positionH relativeFrom="page">
                  <wp:posOffset>856615</wp:posOffset>
                </wp:positionH>
                <wp:positionV relativeFrom="page">
                  <wp:posOffset>821690</wp:posOffset>
                </wp:positionV>
                <wp:extent cx="1537200" cy="547200"/>
                <wp:effectExtent l="0" t="0" r="6350" b="5715"/>
                <wp:wrapSquare wrapText="bothSides"/>
                <wp:docPr id="164812138" name="Graphic 210558173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68EB93D6" w14:textId="53120865" w:rsidR="00482EDB" w:rsidRPr="00482EDB" w:rsidRDefault="00482EDB" w:rsidP="00482EDB">
                            <w:pPr>
                              <w:pStyle w:val="Figurtekst"/>
                              <w:rPr>
                                <w:color w:val="0069E8"/>
                              </w:rPr>
                            </w:pPr>
                            <w:r w:rsidRPr="00482EDB">
                              <w:rPr>
                                <w:color w:val="0069E8"/>
                              </w:rPr>
                              <w:t xml:space="preserve">Kapittel </w:t>
                            </w:r>
                            <w:r w:rsidR="005D3350">
                              <w:rPr>
                                <w:color w:val="0069E8"/>
                              </w:rPr>
                              <w:fldChar w:fldCharType="begin"/>
                            </w:r>
                            <w:r w:rsidR="005D3350">
                              <w:rPr>
                                <w:color w:val="0069E8"/>
                              </w:rPr>
                              <w:instrText xml:space="preserve"> seq chap \c </w:instrText>
                            </w:r>
                            <w:r w:rsidR="005D3350">
                              <w:rPr>
                                <w:color w:val="0069E8"/>
                              </w:rPr>
                              <w:fldChar w:fldCharType="separate"/>
                            </w:r>
                            <w:r w:rsidR="003E7D8E">
                              <w:rPr>
                                <w:noProof/>
                                <w:color w:val="0069E8"/>
                              </w:rPr>
                              <w:t>2</w:t>
                            </w:r>
                            <w:r w:rsidR="005D3350">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6A938" id="_x0000_s1043" style="position:absolute;margin-left:67.45pt;margin-top:64.7pt;width:121.05pt;height:43.1pt;z-index:251658242;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Onn/sS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68EB93D6" w14:textId="53120865" w:rsidR="00482EDB" w:rsidRPr="00482EDB" w:rsidRDefault="00482EDB" w:rsidP="00482EDB">
                      <w:pPr>
                        <w:pStyle w:val="Figurtekst"/>
                        <w:rPr>
                          <w:color w:val="0069E8"/>
                        </w:rPr>
                      </w:pPr>
                      <w:r w:rsidRPr="00482EDB">
                        <w:rPr>
                          <w:color w:val="0069E8"/>
                        </w:rPr>
                        <w:t xml:space="preserve">Kapittel </w:t>
                      </w:r>
                      <w:r w:rsidR="005D3350">
                        <w:rPr>
                          <w:color w:val="0069E8"/>
                        </w:rPr>
                        <w:fldChar w:fldCharType="begin"/>
                      </w:r>
                      <w:r w:rsidR="005D3350">
                        <w:rPr>
                          <w:color w:val="0069E8"/>
                        </w:rPr>
                        <w:instrText xml:space="preserve"> seq chap \c </w:instrText>
                      </w:r>
                      <w:r w:rsidR="005D3350">
                        <w:rPr>
                          <w:color w:val="0069E8"/>
                        </w:rPr>
                        <w:fldChar w:fldCharType="separate"/>
                      </w:r>
                      <w:r w:rsidR="003E7D8E">
                        <w:rPr>
                          <w:noProof/>
                          <w:color w:val="0069E8"/>
                        </w:rPr>
                        <w:t>2</w:t>
                      </w:r>
                      <w:r w:rsidR="005D3350">
                        <w:rPr>
                          <w:color w:val="0069E8"/>
                        </w:rPr>
                        <w:fldChar w:fldCharType="end"/>
                      </w:r>
                    </w:p>
                  </w:txbxContent>
                </v:textbox>
                <w10:wrap type="square" anchorx="page" anchory="page"/>
              </v:shape>
            </w:pict>
          </mc:Fallback>
        </mc:AlternateContent>
      </w:r>
      <w:r w:rsidR="00FA49DF">
        <w:t xml:space="preserve">Mål 3: </w:t>
      </w:r>
      <w:r w:rsidR="00084892">
        <w:t>Helsedata til fornying og forbedring</w:t>
      </w:r>
      <w:bookmarkEnd w:id="90"/>
    </w:p>
    <w:p w14:paraId="11E5A5A3" w14:textId="77777777" w:rsidR="00862E59" w:rsidRDefault="00C3760F" w:rsidP="00B16669">
      <w:pPr>
        <w:rPr>
          <w:ins w:id="91" w:author="Kine Markman" w:date="2026-07-07T09:21:00Z" w16du:dateUtc="2026-07-07T07:21:00Z"/>
        </w:rPr>
      </w:pPr>
      <w:r>
        <w:rPr>
          <w:noProof/>
        </w:rPr>
        <w:drawing>
          <wp:anchor distT="0" distB="0" distL="114300" distR="114300" simplePos="0" relativeHeight="251658273" behindDoc="0" locked="0" layoutInCell="1" allowOverlap="1" wp14:anchorId="6BF640F6" wp14:editId="2C37583C">
            <wp:simplePos x="0" y="0"/>
            <wp:positionH relativeFrom="margin">
              <wp:posOffset>23495</wp:posOffset>
            </wp:positionH>
            <wp:positionV relativeFrom="paragraph">
              <wp:posOffset>10160</wp:posOffset>
            </wp:positionV>
            <wp:extent cx="3201035" cy="3037840"/>
            <wp:effectExtent l="0" t="0" r="0" b="0"/>
            <wp:wrapSquare wrapText="bothSides"/>
            <wp:docPr id="5516290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29081" name="Bilde 1"/>
                    <pic:cNvPicPr/>
                  </pic:nvPicPr>
                  <pic:blipFill>
                    <a:blip r:embed="rId168">
                      <a:extLst>
                        <a:ext uri="{28A0092B-C50C-407E-A947-70E740481C1C}">
                          <a14:useLocalDpi xmlns:a14="http://schemas.microsoft.com/office/drawing/2010/main" val="0"/>
                        </a:ext>
                      </a:extLst>
                    </a:blip>
                    <a:stretch>
                      <a:fillRect/>
                    </a:stretch>
                  </pic:blipFill>
                  <pic:spPr>
                    <a:xfrm>
                      <a:off x="0" y="0"/>
                      <a:ext cx="3201035" cy="3037840"/>
                    </a:xfrm>
                    <a:prstGeom prst="rect">
                      <a:avLst/>
                    </a:prstGeom>
                  </pic:spPr>
                </pic:pic>
              </a:graphicData>
            </a:graphic>
            <wp14:sizeRelH relativeFrom="page">
              <wp14:pctWidth>0</wp14:pctWidth>
            </wp14:sizeRelH>
            <wp14:sizeRelV relativeFrom="page">
              <wp14:pctHeight>0</wp14:pctHeight>
            </wp14:sizeRelV>
          </wp:anchor>
        </w:drawing>
      </w:r>
      <w:r w:rsidR="00B16669">
        <w:t xml:space="preserve">Helsedata kan gi oss verdifull innsikt som kan forbedre helse- og omsorgstjenester, forskning, helseovervåkning, beredskap og folkehelse. Innsikt fra helsedata skal bidra til å utnytte ressurser effektivt og redusere uønsket variasjon i kvalitet. Helse- og omsorgstjenestene, helsepersonell og helseforvaltningen skal i økende grad ta beslutninger basert på data. Mer datadrevne beslutninger vil bidra til bedre ressursutnyttelse, økt kvalitet og innovasjon i tjenesten, samt bedre forskning, helseovervåkning, beredskap og folkehelse. Det vil også gjøre sektoren bedre </w:t>
      </w:r>
      <w:r w:rsidR="00731BF9">
        <w:t>forberedt</w:t>
      </w:r>
      <w:r w:rsidR="00B16669">
        <w:t xml:space="preserve"> i møte med kriser. </w:t>
      </w:r>
      <w:r w:rsidR="00B16669">
        <w:br/>
        <w:t xml:space="preserve">Ved hjelp av kunstig intelligens (KI) kan helsedata brukes til å gi raskere og mer nøyaktig diagnostikk, samt bedre behandling, administrative prosesser, ressursutnyttelse og forebygging. Utfyllende beskrivelse av mål 3 finnes på helsedirektoratet.no mens pågående aktivitet er vist nedenfor. </w:t>
      </w:r>
    </w:p>
    <w:p w14:paraId="4E99D622" w14:textId="77777777" w:rsidR="003D2425" w:rsidRDefault="003D2425" w:rsidP="00B16669"/>
    <w:p w14:paraId="64041544" w14:textId="77777777" w:rsidR="003D2425" w:rsidRDefault="003D2425" w:rsidP="003D2425">
      <w:r>
        <w:t xml:space="preserve">Innsamling av helsedata dekkes i sammenheng med </w:t>
      </w:r>
      <w:hyperlink w:anchor="_Mål_1:_Aktiv" w:history="1">
        <w:r w:rsidRPr="0051091F">
          <w:rPr>
            <w:rStyle w:val="Hyperkobling"/>
            <w:rFonts w:ascii="Arial" w:hAnsi="Arial"/>
          </w:rPr>
          <w:t>mål 1</w:t>
        </w:r>
      </w:hyperlink>
      <w:r w:rsidRPr="00FB642F">
        <w:t xml:space="preserve">: </w:t>
      </w:r>
      <w:r w:rsidRPr="0051091F">
        <w:rPr>
          <w:i/>
          <w:iCs/>
        </w:rPr>
        <w:t xml:space="preserve">Aktiv medvirkning i egen og næres helse og </w:t>
      </w:r>
      <w:hyperlink w:anchor="_Mål_2:_" w:history="1">
        <w:r w:rsidRPr="0051091F">
          <w:rPr>
            <w:rStyle w:val="Hyperkobling"/>
            <w:rFonts w:ascii="Arial" w:hAnsi="Arial"/>
          </w:rPr>
          <w:t>mål 2</w:t>
        </w:r>
      </w:hyperlink>
      <w:r w:rsidRPr="00FB642F">
        <w:t xml:space="preserve">: </w:t>
      </w:r>
      <w:r w:rsidRPr="0051091F">
        <w:rPr>
          <w:i/>
          <w:iCs/>
        </w:rPr>
        <w:t>Enklere ar</w:t>
      </w:r>
      <w:r w:rsidRPr="00F41BBF">
        <w:rPr>
          <w:i/>
        </w:rPr>
        <w:t>beidshverdag</w:t>
      </w:r>
      <w:r>
        <w:t xml:space="preserve"> da det er interaksjon mellom innbygger og helsepersonell disse dataene kommer fra, enten direkte fra utstyr (for eksempel måledata og bilder), via registrering i journal eller egne grensesnitt. En ønsket</w:t>
      </w:r>
      <w:r w:rsidDel="00B33CF4">
        <w:t xml:space="preserve"> </w:t>
      </w:r>
      <w:r>
        <w:t>utvikling på helsedatafeltet er at modernisering av journalsystemene gir nødvendig kvalitet på data og mulighet for beslutningsstøtte i helsehjelpen, og automatisert innrapportering til helseregistre og data- og analyseplattformer, som samler data til styring og oppfølging. Til slutt kan helsedata som blir tilgjengelig brukes til dataanalyse, forskning og annen utvikling, såkalt sekundærbruk</w:t>
      </w:r>
      <w:sdt>
        <w:sdtPr>
          <w:id w:val="-1273932174"/>
          <w:citation/>
        </w:sdtPr>
        <w:sdtContent>
          <w:r>
            <w:fldChar w:fldCharType="begin"/>
          </w:r>
          <w:r>
            <w:instrText xml:space="preserve"> CITATION Hels1 \l 1044 </w:instrText>
          </w:r>
          <w:r>
            <w:fldChar w:fldCharType="separate"/>
          </w:r>
          <w:r>
            <w:rPr>
              <w:noProof/>
            </w:rPr>
            <w:t xml:space="preserve"> (Helse- og omsorgsdepartementet)</w:t>
          </w:r>
          <w:r>
            <w:fldChar w:fldCharType="end"/>
          </w:r>
        </w:sdtContent>
      </w:sdt>
      <w:r>
        <w:t xml:space="preserve">. </w:t>
      </w:r>
    </w:p>
    <w:p w14:paraId="17A597A6" w14:textId="77777777" w:rsidR="003D2425" w:rsidRDefault="003D2425" w:rsidP="003D2425"/>
    <w:p w14:paraId="46B77586" w14:textId="77777777" w:rsidR="003D2425" w:rsidRDefault="003D2425" w:rsidP="003D2425">
      <w:pPr>
        <w:pStyle w:val="Overskrift3"/>
      </w:pPr>
      <w:r>
        <w:lastRenderedPageBreak/>
        <w:t xml:space="preserve">Delmål 3.A: Utvide bruk av data- og analyseplattformer for å fornye og forbedre helse- og omsorgstjenesten </w:t>
      </w:r>
    </w:p>
    <w:p w14:paraId="072474B1" w14:textId="334266C4" w:rsidR="003D2425" w:rsidRDefault="003D2425" w:rsidP="003D2425">
      <w:r>
        <w:rPr>
          <w:noProof/>
        </w:rPr>
        <w:drawing>
          <wp:anchor distT="0" distB="0" distL="114300" distR="114300" simplePos="0" relativeHeight="251658274" behindDoc="0" locked="0" layoutInCell="1" allowOverlap="1" wp14:anchorId="126BE9BE" wp14:editId="6600D9E6">
            <wp:simplePos x="0" y="0"/>
            <wp:positionH relativeFrom="margin">
              <wp:posOffset>47625</wp:posOffset>
            </wp:positionH>
            <wp:positionV relativeFrom="paragraph">
              <wp:posOffset>13335</wp:posOffset>
            </wp:positionV>
            <wp:extent cx="3454400" cy="3232150"/>
            <wp:effectExtent l="0" t="0" r="0" b="6350"/>
            <wp:wrapSquare wrapText="bothSides"/>
            <wp:docPr id="1751784928" name="Bilde 1" descr="Et bilde som inneholder tekst, skjermbilde, tegnefilm,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4928" name="Bilde 1" descr="Et bilde som inneholder tekst, skjermbilde, tegnefilm, design&#10;&#10;KI-generert innhold kan være feil."/>
                    <pic:cNvPicPr/>
                  </pic:nvPicPr>
                  <pic:blipFill>
                    <a:blip r:embed="rId169">
                      <a:extLst>
                        <a:ext uri="{28A0092B-C50C-407E-A947-70E740481C1C}">
                          <a14:useLocalDpi xmlns:a14="http://schemas.microsoft.com/office/drawing/2010/main" val="0"/>
                        </a:ext>
                      </a:extLst>
                    </a:blip>
                    <a:stretch>
                      <a:fillRect/>
                    </a:stretch>
                  </pic:blipFill>
                  <pic:spPr>
                    <a:xfrm>
                      <a:off x="0" y="0"/>
                      <a:ext cx="3454400" cy="3232150"/>
                    </a:xfrm>
                    <a:prstGeom prst="rect">
                      <a:avLst/>
                    </a:prstGeom>
                  </pic:spPr>
                </pic:pic>
              </a:graphicData>
            </a:graphic>
            <wp14:sizeRelH relativeFrom="page">
              <wp14:pctWidth>0</wp14:pctWidth>
            </wp14:sizeRelH>
            <wp14:sizeRelV relativeFrom="page">
              <wp14:pctHeight>0</wp14:pctHeight>
            </wp14:sizeRelV>
          </wp:anchor>
        </w:drawing>
      </w:r>
      <w:r>
        <w:t xml:space="preserve">Data og analyseplattformer er viktige for forbedringer og fornying av helse- og omsorgstjenesten. I spesialisthelsetjenesten favner videreutvikling av de regionale data- og analyseplattformene bredt. De kan bli sentrale i å redusere uønsket variasjon i kvalitet og forbruk, og for å utnytte ressurser effektivt. </w:t>
      </w:r>
    </w:p>
    <w:p w14:paraId="1C9D6A11" w14:textId="77777777" w:rsidR="003D2425" w:rsidRDefault="003D2425" w:rsidP="003D2425">
      <w:r w:rsidRPr="009405F2">
        <w:t>De ulike helseregionene har per i dag pågående eller etablerte data- og analyseplattforme</w:t>
      </w:r>
      <w:r>
        <w:t xml:space="preserve">r.  </w:t>
      </w:r>
    </w:p>
    <w:p w14:paraId="5DFAD7C1" w14:textId="77777777" w:rsidR="003D2425" w:rsidRDefault="003D2425" w:rsidP="003D2425"/>
    <w:p w14:paraId="7B33EF2F" w14:textId="77777777" w:rsidR="003D2425" w:rsidRDefault="003D2425" w:rsidP="003D2425"/>
    <w:p w14:paraId="273CD6AB" w14:textId="77777777" w:rsidR="003D2425" w:rsidRDefault="003D2425" w:rsidP="00B16669"/>
    <w:p w14:paraId="229B9B0D" w14:textId="77777777" w:rsidR="003D2425" w:rsidRDefault="003D2425" w:rsidP="00B16669"/>
    <w:p w14:paraId="508F2137" w14:textId="77777777" w:rsidR="003D2425" w:rsidRDefault="003D2425" w:rsidP="00B16669"/>
    <w:p w14:paraId="1C6B2012" w14:textId="77777777" w:rsidR="003D2425" w:rsidRDefault="003D2425" w:rsidP="00B16669"/>
    <w:p w14:paraId="1FF9D6C1" w14:textId="77777777" w:rsidR="002455B4" w:rsidRDefault="002455B4" w:rsidP="00B16669">
      <w:pPr>
        <w:rPr>
          <w:del w:id="92" w:author="Anne Greibrokk" w:date="2026-07-13T09:30:00Z" w16du:dateUtc="2026-07-13T07:30:00Z"/>
        </w:rPr>
      </w:pPr>
    </w:p>
    <w:p w14:paraId="4F9C1444" w14:textId="2D092290" w:rsidR="009E6CCD" w:rsidRDefault="009E6CCD" w:rsidP="009E6CCD">
      <w:pPr>
        <w:keepNext/>
        <w:rPr>
          <w:del w:id="93" w:author="Anne Greibrokk" w:date="2026-07-13T09:30:00Z" w16du:dateUtc="2026-07-13T07:30:00Z"/>
        </w:rPr>
      </w:pPr>
    </w:p>
    <w:p w14:paraId="7BD50A0F" w14:textId="77777777" w:rsidR="00D70A66" w:rsidRDefault="00D70A66" w:rsidP="00B16669"/>
    <w:p w14:paraId="44043DE9" w14:textId="77777777" w:rsidR="00D70A66" w:rsidRPr="003C7044" w:rsidRDefault="00D70A66" w:rsidP="003C7044">
      <w:pPr>
        <w:shd w:val="clear" w:color="auto" w:fill="E6E6E6" w:themeFill="background1" w:themeFillShade="E6"/>
        <w:rPr>
          <w:b/>
          <w:bCs/>
          <w:shd w:val="clear" w:color="auto" w:fill="E6E6E6" w:themeFill="background1" w:themeFillShade="E6"/>
        </w:rPr>
      </w:pPr>
      <w:r w:rsidRPr="003C7044">
        <w:rPr>
          <w:b/>
          <w:bCs/>
          <w:shd w:val="clear" w:color="auto" w:fill="E6E6E6" w:themeFill="background1" w:themeFillShade="E6"/>
        </w:rPr>
        <w:t>Utvide bruk av data- og analyseplattformer i spesialisthelsetjenesten</w:t>
      </w:r>
    </w:p>
    <w:p w14:paraId="71C7E6BD" w14:textId="3D69B93C" w:rsidR="00D70A66" w:rsidRDefault="00D70A66" w:rsidP="00D70A66">
      <w:r w:rsidRPr="009405F2">
        <w:t>Helse Sør-Øst har etablert Regional data</w:t>
      </w:r>
      <w:r>
        <w:t>-</w:t>
      </w:r>
      <w:r w:rsidRPr="009405F2">
        <w:t xml:space="preserve"> og analyseplattform </w:t>
      </w:r>
      <w:r w:rsidRPr="00DE165E">
        <w:t xml:space="preserve">for </w:t>
      </w:r>
      <w:r w:rsidRPr="005F3C73">
        <w:t>uthenting, behandling, lagring og utlevering</w:t>
      </w:r>
      <w:r w:rsidRPr="004628FB">
        <w:t xml:space="preserve"> av data i Helse Sør-Øst</w:t>
      </w:r>
      <w:r w:rsidDel="00997CAE">
        <w:t xml:space="preserve">. </w:t>
      </w:r>
      <w:r>
        <w:t>Plattformen fungere som en «motorvei» for uthenting, behandling, lagring og utlevering av data til en rekke bruksområder, deriblant for å sikre kontinuerlig tjenesteforbedring</w:t>
      </w:r>
      <w:sdt>
        <w:sdtPr>
          <w:id w:val="955903844"/>
          <w:citation/>
        </w:sdtPr>
        <w:sdtContent>
          <w:r>
            <w:fldChar w:fldCharType="begin"/>
          </w:r>
          <w:r>
            <w:instrText xml:space="preserve">CITATION Hsø1 \l 1044 </w:instrText>
          </w:r>
          <w:r>
            <w:fldChar w:fldCharType="separate"/>
          </w:r>
          <w:r>
            <w:rPr>
              <w:noProof/>
            </w:rPr>
            <w:t xml:space="preserve"> (Helse Sør-Øst, 2024)</w:t>
          </w:r>
          <w:r>
            <w:fldChar w:fldCharType="end"/>
          </w:r>
        </w:sdtContent>
      </w:sdt>
      <w:r>
        <w:t>.</w:t>
      </w:r>
    </w:p>
    <w:p w14:paraId="1FA9F118" w14:textId="77777777" w:rsidR="009C6C7B" w:rsidRDefault="009C6C7B" w:rsidP="00D70A66"/>
    <w:p w14:paraId="1CEBCB5C" w14:textId="7F22AF6D" w:rsidR="00D70A66" w:rsidRDefault="00D70A66" w:rsidP="00D70A66">
      <w:r w:rsidRPr="008B529E">
        <w:t>Helse Midt</w:t>
      </w:r>
      <w:r>
        <w:t>-Norge</w:t>
      </w:r>
      <w:r w:rsidRPr="008B529E">
        <w:t xml:space="preserve"> </w:t>
      </w:r>
      <w:r>
        <w:t>har etablert</w:t>
      </w:r>
      <w:r w:rsidRPr="008B529E">
        <w:t xml:space="preserve"> regionalt Helsedatasenter</w:t>
      </w:r>
      <w:sdt>
        <w:sdtPr>
          <w:id w:val="461389990"/>
          <w:citation/>
        </w:sdtPr>
        <w:sdtContent>
          <w:r>
            <w:fldChar w:fldCharType="begin"/>
          </w:r>
          <w:r>
            <w:instrText xml:space="preserve"> CITATION Hel24 \l 1044 </w:instrText>
          </w:r>
          <w:r>
            <w:fldChar w:fldCharType="separate"/>
          </w:r>
          <w:r>
            <w:rPr>
              <w:noProof/>
            </w:rPr>
            <w:t xml:space="preserve"> (Midt-Norge, 2024)</w:t>
          </w:r>
          <w:r>
            <w:fldChar w:fldCharType="end"/>
          </w:r>
        </w:sdtContent>
      </w:sdt>
      <w:r w:rsidRPr="008B529E">
        <w:t xml:space="preserve"> som</w:t>
      </w:r>
      <w:r w:rsidRPr="008B529E" w:rsidDel="00B9447C">
        <w:t xml:space="preserve"> </w:t>
      </w:r>
      <w:r w:rsidRPr="008B529E">
        <w:t>legge</w:t>
      </w:r>
      <w:r>
        <w:t>r</w:t>
      </w:r>
      <w:r w:rsidRPr="008B529E" w:rsidDel="00652FD7">
        <w:t xml:space="preserve"> </w:t>
      </w:r>
      <w:r w:rsidRPr="008B529E">
        <w:t>til rette for mer og bedre bruk av helsedata fra journal, registre og andre datakilder.</w:t>
      </w:r>
      <w:r>
        <w:t xml:space="preserve"> Helsedatasenteret vil gi større mulighet til forskningsarbeid i regionen, nasjonalt og internasjonalt</w:t>
      </w:r>
      <w:sdt>
        <w:sdtPr>
          <w:id w:val="-69888878"/>
          <w:citation/>
        </w:sdtPr>
        <w:sdtContent>
          <w:r>
            <w:fldChar w:fldCharType="begin"/>
          </w:r>
          <w:r>
            <w:instrText xml:space="preserve">CITATION HMN1 \l 1044 </w:instrText>
          </w:r>
          <w:r>
            <w:fldChar w:fldCharType="separate"/>
          </w:r>
          <w:r>
            <w:rPr>
              <w:noProof/>
            </w:rPr>
            <w:t xml:space="preserve"> (Helse Midt-Norge, 2022)</w:t>
          </w:r>
          <w:r>
            <w:fldChar w:fldCharType="end"/>
          </w:r>
        </w:sdtContent>
      </w:sdt>
      <w:r>
        <w:t xml:space="preserve">. </w:t>
      </w:r>
      <w:r w:rsidR="009F22CA">
        <w:t xml:space="preserve">I Helse Midt vil det </w:t>
      </w:r>
      <w:r w:rsidR="00FC0D84">
        <w:t xml:space="preserve">bli </w:t>
      </w:r>
      <w:r w:rsidR="00E25362">
        <w:t>a</w:t>
      </w:r>
      <w:r w:rsidR="00FC0D84">
        <w:t>rbeidet med Helsedatasentret for å gjøre det kompatibel med EHDS sine krav til HDAB</w:t>
      </w:r>
      <w:r w:rsidR="00E25362">
        <w:t xml:space="preserve">, les mer om HDAB under delmål 3.C. </w:t>
      </w:r>
      <w:r w:rsidRPr="006071AD">
        <w:t>For å videreutvikle bruken av data i H</w:t>
      </w:r>
      <w:r>
        <w:t>else Midt-Norge</w:t>
      </w:r>
      <w:r w:rsidRPr="006071AD">
        <w:t xml:space="preserve"> </w:t>
      </w:r>
      <w:r w:rsidR="00C72C4A">
        <w:t xml:space="preserve">vil man gjennom datastrategien </w:t>
      </w:r>
      <w:r w:rsidR="00820930">
        <w:t>ha fokus på tilgjengeliggjøring av data, utvikling av datapr</w:t>
      </w:r>
      <w:r w:rsidR="00B40A52">
        <w:t xml:space="preserve">odukter, mer rasjonell organisering og økt samarbeid. </w:t>
      </w:r>
      <w:r w:rsidR="003E0B4E" w:rsidRPr="003E0B4E">
        <w:rPr>
          <w:noProof/>
        </w:rPr>
        <w:t xml:space="preserve"> </w:t>
      </w:r>
    </w:p>
    <w:p w14:paraId="10C91A82" w14:textId="77777777" w:rsidR="009C6C7B" w:rsidRPr="008B529E" w:rsidRDefault="009C6C7B" w:rsidP="00D70A66"/>
    <w:p w14:paraId="2E0E5DB9" w14:textId="5D195EE4" w:rsidR="00D70A66" w:rsidRDefault="00D70A66" w:rsidP="00D70A66">
      <w:r w:rsidRPr="008C7F79">
        <w:t>I Helse Vest samles data fra ulike fagsystem og gjøres tilgjengelig gjennom en regional data- og analyseplattform. Plattformen består av flere løsninger som organiserer og strukturerer informasjon, slik at den kan brukes på en trygg og effektiv måte. Avhengig av hvilken type data det er snakk om, lagres de i ulike datavarehus. Gjennom denne plattformen får både medarbeidere og ledere tilgang til oppdatert og relevant informasjon, som pasientbelegg, ventetider, ressursbruk og kapasitetsutnyttelse. Målet er å støtte god virksomhetsstyring, kvalitet og forbedringsarbeid. Løsningene er utviklet med fokus på enkel og trygg bruk. I tillegg er det utviklet en løsning for automatisert dataleveranse til lokale og regionale kvalitetsregistre fra datavarehus slik at man unngår dobbeltregistrering og sparer klinikere for tid. Det leveres også ut data til forskning. Virksomhetene i Helse Vest har i fellesskap utviklet en rekke tilrettelagte rapporter/dashbord med hyppig oppdatert statistikk og analyser, som gjør informasjon lett tilgjengelig for alle. Ledere og medarbeidere i Helse Vest har tilgang på et bredt utvalg lokale og regionale rapporter som bidrar til at beslutninger kan baseres på rett innsikt.</w:t>
      </w:r>
      <w:r>
        <w:t xml:space="preserve"> </w:t>
      </w:r>
      <w:r w:rsidRPr="008C7F79">
        <w:t xml:space="preserve">Helse Vest er også i gang med å etablere en hub for nær sanntidsdata som skal gi løpende oversikt over sykehusdrift gjennom dagen. </w:t>
      </w:r>
    </w:p>
    <w:p w14:paraId="16260F31" w14:textId="77777777" w:rsidR="009C6C7B" w:rsidRPr="008C7F79" w:rsidRDefault="009C6C7B" w:rsidP="00D70A66"/>
    <w:p w14:paraId="4B2153ED" w14:textId="5DF46F4F" w:rsidR="00043066" w:rsidRDefault="00D70A66" w:rsidP="00D70A66">
      <w:r>
        <w:t>Helse Nord har et felles regionale datavarehus som videreutvikles, og er en sentral kilde for datagrunnlag i beslutningsstøtte og forbedringsarbeid</w:t>
      </w:r>
      <w:sdt>
        <w:sdtPr>
          <w:id w:val="-863834491"/>
          <w:citation/>
        </w:sdtPr>
        <w:sdtContent>
          <w:r>
            <w:fldChar w:fldCharType="begin"/>
          </w:r>
          <w:r>
            <w:instrText xml:space="preserve"> CITATION Hel18 \l 1044 </w:instrText>
          </w:r>
          <w:r>
            <w:fldChar w:fldCharType="separate"/>
          </w:r>
          <w:r>
            <w:rPr>
              <w:noProof/>
            </w:rPr>
            <w:t xml:space="preserve"> (Helse Nord, 2018)</w:t>
          </w:r>
          <w:r>
            <w:fldChar w:fldCharType="end"/>
          </w:r>
        </w:sdtContent>
      </w:sdt>
      <w:r>
        <w:t>.</w:t>
      </w:r>
    </w:p>
    <w:p w14:paraId="1389A31C" w14:textId="77777777" w:rsidR="003E0B4E" w:rsidRDefault="003E0B4E">
      <w:pPr>
        <w:keepNext/>
        <w:pPrChange w:id="94" w:author="Kine Markman" w:date="2026-07-08T13:28:00Z" w16du:dateUtc="2026-07-08T11:28:00Z">
          <w:pPr/>
        </w:pPrChange>
      </w:pPr>
      <w:r w:rsidRPr="002455B4">
        <w:rPr>
          <w:noProof/>
        </w:rPr>
        <w:drawing>
          <wp:inline distT="0" distB="0" distL="0" distR="0" wp14:anchorId="34A6B7EF" wp14:editId="228A1702">
            <wp:extent cx="5831840" cy="3707130"/>
            <wp:effectExtent l="0" t="0" r="0" b="7620"/>
            <wp:docPr id="206517372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22286" name="Bilde 1"/>
                    <pic:cNvPicPr/>
                  </pic:nvPicPr>
                  <pic:blipFill>
                    <a:blip r:embed="rId170">
                      <a:extLst>
                        <a:ext uri="{28A0092B-C50C-407E-A947-70E740481C1C}">
                          <a14:useLocalDpi xmlns:a14="http://schemas.microsoft.com/office/drawing/2010/main" val="0"/>
                        </a:ext>
                      </a:extLst>
                    </a:blip>
                    <a:stretch>
                      <a:fillRect/>
                    </a:stretch>
                  </pic:blipFill>
                  <pic:spPr>
                    <a:xfrm>
                      <a:off x="0" y="0"/>
                      <a:ext cx="5831840" cy="3707130"/>
                    </a:xfrm>
                    <a:prstGeom prst="rect">
                      <a:avLst/>
                    </a:prstGeom>
                  </pic:spPr>
                </pic:pic>
              </a:graphicData>
            </a:graphic>
          </wp:inline>
        </w:drawing>
      </w:r>
    </w:p>
    <w:p w14:paraId="1EECEFC2" w14:textId="2153693D" w:rsidR="009015DA" w:rsidRDefault="003E0B4E" w:rsidP="003E0B4E">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40</w:t>
      </w:r>
      <w:r w:rsidR="0025052D">
        <w:rPr>
          <w:noProof/>
        </w:rPr>
        <w:fldChar w:fldCharType="end"/>
      </w:r>
      <w:r w:rsidRPr="0071074F">
        <w:t xml:space="preserve"> </w:t>
      </w:r>
      <w:r w:rsidR="00661882">
        <w:t>V</w:t>
      </w:r>
      <w:r w:rsidRPr="0071074F">
        <w:t xml:space="preserve">iser </w:t>
      </w:r>
      <w:r w:rsidR="002C4872">
        <w:t xml:space="preserve">veikart med pågående </w:t>
      </w:r>
      <w:r w:rsidRPr="0071074F">
        <w:t>aktiviteter knyttet til data- og analyseplattformer i spesialisthelsetjenesten.</w:t>
      </w:r>
    </w:p>
    <w:p w14:paraId="24C8B6E7" w14:textId="77777777" w:rsidR="00FF3C36" w:rsidRDefault="00FF3C36" w:rsidP="00D70A66"/>
    <w:p w14:paraId="256E6B75" w14:textId="77777777" w:rsidR="00D70A66" w:rsidRDefault="00D70A66" w:rsidP="00D70A66">
      <w:pPr>
        <w:pStyle w:val="Overskrift3"/>
      </w:pPr>
      <w:r>
        <w:t>Delmål 3.B: Bruk av kunstig intelligens for kvalitet og bedre ressursbruk</w:t>
      </w:r>
    </w:p>
    <w:p w14:paraId="608A43C7" w14:textId="77777777" w:rsidR="00B04D84" w:rsidRPr="00B04D84" w:rsidRDefault="00B04D84" w:rsidP="00B04D84"/>
    <w:p w14:paraId="181D2193" w14:textId="77777777" w:rsidR="00D70A66" w:rsidRDefault="00D70A66" w:rsidP="00D70A66">
      <w:r w:rsidRPr="007D429E">
        <w:rPr>
          <w:noProof/>
        </w:rPr>
        <w:drawing>
          <wp:anchor distT="0" distB="0" distL="114300" distR="114300" simplePos="0" relativeHeight="251658275" behindDoc="0" locked="0" layoutInCell="1" allowOverlap="1" wp14:anchorId="32137154" wp14:editId="33E5776B">
            <wp:simplePos x="0" y="0"/>
            <wp:positionH relativeFrom="margin">
              <wp:posOffset>-635</wp:posOffset>
            </wp:positionH>
            <wp:positionV relativeFrom="paragraph">
              <wp:posOffset>9525</wp:posOffset>
            </wp:positionV>
            <wp:extent cx="3194050" cy="3116580"/>
            <wp:effectExtent l="0" t="0" r="6350" b="7620"/>
            <wp:wrapSquare wrapText="bothSides"/>
            <wp:docPr id="1758879831" name="Bilde 1" descr="Et bilde som inneholder tekst, tegnefilm, CD-plat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79831" name="Bilde 1" descr="Et bilde som inneholder tekst, tegnefilm, CD-plate, design&#10;&#10;KI-generert innhold kan være feil."/>
                    <pic:cNvPicPr/>
                  </pic:nvPicPr>
                  <pic:blipFill rotWithShape="1">
                    <a:blip r:embed="rId171">
                      <a:extLst>
                        <a:ext uri="{28A0092B-C50C-407E-A947-70E740481C1C}">
                          <a14:useLocalDpi xmlns:a14="http://schemas.microsoft.com/office/drawing/2010/main" val="0"/>
                        </a:ext>
                      </a:extLst>
                    </a:blip>
                    <a:srcRect l="4571" r="3473"/>
                    <a:stretch/>
                  </pic:blipFill>
                  <pic:spPr bwMode="auto">
                    <a:xfrm>
                      <a:off x="0" y="0"/>
                      <a:ext cx="3194050" cy="3116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 </w:t>
      </w:r>
      <w:r w:rsidRPr="00C634D6">
        <w:t>Nasjonal</w:t>
      </w:r>
      <w:r w:rsidRPr="00DB2D70">
        <w:t xml:space="preserve"> helse- og samhandlingsplan </w:t>
      </w:r>
      <w:r w:rsidRPr="00C634D6">
        <w:t xml:space="preserve">for </w:t>
      </w:r>
      <w:r w:rsidRPr="00DB2D70">
        <w:t>2024-2027</w:t>
      </w:r>
      <w:r>
        <w:t xml:space="preserve"> understrekes det at KI vil kunne utgjøre et betydelig bidrag til en bærekraftig utvikling av vår felles helsetjeneste. I planen slås det fast at det er et stort potensial for å etablere en mer hensiktsmessig oppgavedeling og organisering av arbeidsprosesser i helsetjenestene.</w:t>
      </w:r>
      <w:r w:rsidRPr="00C634D6">
        <w:t xml:space="preserve"> </w:t>
      </w:r>
      <w:r>
        <w:t>Det påpekes at det kontinuerlig må vurderes om oppgaver kan løses på andre og mer personellbesparende måter, for eksempel ved bruk av kunstig intelligens, ved å automatisere arbeidsoppgaver og endre arbeidsprosesser som tidligere er gjort manuelt. Det forventes videre at kunstig intelligens og annen personellbesparende teknologi vil kunne bidra til at vi kan opprettholde kvaliteten i tjenesten i årene framover, i tillegg til at det kan bidra til å redusere ventetidene på de stedene der det er tatt i bruk i dag.</w:t>
      </w:r>
    </w:p>
    <w:p w14:paraId="7F0982BB" w14:textId="77777777" w:rsidR="00D70A66" w:rsidRPr="00FB454F" w:rsidRDefault="00D70A66" w:rsidP="00D70A66"/>
    <w:p w14:paraId="2C1530F7" w14:textId="7FEFA3DD" w:rsidR="00D70A66" w:rsidRDefault="00D70A66" w:rsidP="00D70A66">
      <w:r>
        <w:lastRenderedPageBreak/>
        <w:t xml:space="preserve">Det er stor interesse for kunstig intelligens i sektoren og det finnes mange forskningsprosjekter og noen eksempler på implementering av KI i arbeidsprosessene i helse- og omsorgstjenestene. </w:t>
      </w:r>
    </w:p>
    <w:p w14:paraId="4F95E55D" w14:textId="77777777" w:rsidR="00D70A66" w:rsidRDefault="00D70A66" w:rsidP="00D70A66"/>
    <w:p w14:paraId="5888CC05" w14:textId="1F0D3F29" w:rsidR="00A20B8C" w:rsidRPr="00EE6B4C" w:rsidRDefault="00A20B8C" w:rsidP="00EE6B4C">
      <w:pPr>
        <w:shd w:val="clear" w:color="auto" w:fill="E6E6E6" w:themeFill="background1" w:themeFillShade="E6"/>
        <w:rPr>
          <w:b/>
          <w:bCs/>
          <w:shd w:val="clear" w:color="auto" w:fill="E6E6E6" w:themeFill="background1" w:themeFillShade="E6"/>
        </w:rPr>
      </w:pPr>
      <w:r w:rsidRPr="00EE6B4C">
        <w:rPr>
          <w:b/>
          <w:bCs/>
          <w:shd w:val="clear" w:color="auto" w:fill="E6E6E6" w:themeFill="background1" w:themeFillShade="E6"/>
        </w:rPr>
        <w:t>Bruk av K</w:t>
      </w:r>
      <w:r w:rsidR="009400FB">
        <w:rPr>
          <w:b/>
          <w:bCs/>
          <w:shd w:val="clear" w:color="auto" w:fill="E6E6E6" w:themeFill="background1" w:themeFillShade="E6"/>
        </w:rPr>
        <w:t>unstig intelligens</w:t>
      </w:r>
      <w:r w:rsidRPr="00EE6B4C">
        <w:rPr>
          <w:b/>
          <w:bCs/>
          <w:shd w:val="clear" w:color="auto" w:fill="E6E6E6" w:themeFill="background1" w:themeFillShade="E6"/>
        </w:rPr>
        <w:t xml:space="preserve"> i helse- og omsorgstjenesten </w:t>
      </w:r>
    </w:p>
    <w:p w14:paraId="1307D188" w14:textId="77777777" w:rsidR="00A20B8C" w:rsidRPr="003854E2" w:rsidRDefault="00A20B8C" w:rsidP="00A20B8C">
      <w:r>
        <w:t>De siste årene har tolkning av bilder gjennom bruk av KI blitt bedre og bedre, og er lovende innen flere medisinske spesialiteter. Brukertilpasset anvendelse av KI for å analysere medisinske bilder kan redusere arbeidsbelastningen til helsepersonell, bidra til å redusere strålingsdose og redusere tiden det tar for pasienten å gjøre en undersøkelse.</w:t>
      </w:r>
    </w:p>
    <w:p w14:paraId="06A9151C" w14:textId="68FBEC9F" w:rsidR="00A20B8C" w:rsidRDefault="00E65F2A" w:rsidP="00A20B8C">
      <w:r>
        <w:t xml:space="preserve">Alle helseregioner har tatt i bruk </w:t>
      </w:r>
      <w:r w:rsidR="00DB0033">
        <w:t>BoneView-</w:t>
      </w:r>
      <w:r>
        <w:t>løsning</w:t>
      </w:r>
      <w:r w:rsidR="00DB0033">
        <w:t>en</w:t>
      </w:r>
      <w:r w:rsidR="00A149C5">
        <w:t xml:space="preserve"> </w:t>
      </w:r>
      <w:r w:rsidR="00A20B8C" w:rsidRPr="00FD4EE0">
        <w:t>for å detektere beinbrudd til klinisk bruk</w:t>
      </w:r>
      <w:r w:rsidR="00A20B8C">
        <w:t xml:space="preserve">.  </w:t>
      </w:r>
      <w:r w:rsidR="00A20B8C" w:rsidRPr="00533184">
        <w:t>Les mer</w:t>
      </w:r>
      <w:r w:rsidR="00A20B8C">
        <w:t xml:space="preserve"> om</w:t>
      </w:r>
      <w:hyperlink r:id="rId172">
        <w:r w:rsidR="00A20B8C">
          <w:rPr>
            <w:rStyle w:val="Hyperkobling"/>
          </w:rPr>
          <w:t xml:space="preserve"> bruk av KI for å diagnostisere beinbrudd på Helse Vest sine hjemmesider</w:t>
        </w:r>
      </w:hyperlink>
      <w:r w:rsidR="00A20B8C">
        <w:t xml:space="preserve">. </w:t>
      </w:r>
    </w:p>
    <w:p w14:paraId="496A2758" w14:textId="77777777" w:rsidR="005566F7" w:rsidRDefault="005566F7" w:rsidP="00A20B8C"/>
    <w:p w14:paraId="1F9B9350" w14:textId="77777777" w:rsidR="00A20B8C" w:rsidRDefault="00A20B8C" w:rsidP="00A20B8C">
      <w:r>
        <w:t xml:space="preserve">I løpet av høsten vil Vestre Viken HF ta i bruk andre KI-modeller innenfor bildediagnostikk. I første omgang planlegger foretaket å innføre en CE-merket modell for MR-skanninger i kontroller av pasienter med multiple sklerose. </w:t>
      </w:r>
    </w:p>
    <w:p w14:paraId="2E6F2A1F" w14:textId="6DB06B1E" w:rsidR="00A20B8C" w:rsidRDefault="005566F7" w:rsidP="00A20B8C">
      <w:pPr>
        <w:shd w:val="clear" w:color="auto" w:fill="FFFFFF" w:themeFill="background1"/>
        <w:spacing w:before="100" w:beforeAutospacing="1"/>
      </w:pPr>
      <w:r>
        <w:t>K</w:t>
      </w:r>
      <w:r w:rsidR="00A517D1">
        <w:t xml:space="preserve">I brukes til flere formål, eksempelvis har </w:t>
      </w:r>
      <w:r w:rsidR="00A20B8C" w:rsidRPr="00800CD3">
        <w:t>Ålesund sykehus hatt tatt i bruk kunstige intelligens som kan tegne organ og strukturer (segmentere) slik at kun det riktige området blir strålebehandlet. Å tegne inn strukturene manuelt er en tidkrevende prosess som utgjør en betydelig del av den totale tidsbruken i planleggingen</w:t>
      </w:r>
      <w:r w:rsidR="00EC4D1A">
        <w:t xml:space="preserve"> slik at l</w:t>
      </w:r>
      <w:r w:rsidR="00A20B8C" w:rsidRPr="00800CD3">
        <w:t>øsningen sparer personellet for mye tid. ​</w:t>
      </w:r>
      <w:r w:rsidR="00A20B8C">
        <w:t>Løsning videreutvikles til å kunne segmentere flere organ.</w:t>
      </w:r>
      <w:r w:rsidR="00A20B8C" w:rsidRPr="00800CD3">
        <w:t>​</w:t>
      </w:r>
      <w:r w:rsidR="00A20B8C">
        <w:t xml:space="preserve"> </w:t>
      </w:r>
      <w:r w:rsidR="00A20B8C" w:rsidRPr="00800CD3">
        <w:t xml:space="preserve">Les mer om </w:t>
      </w:r>
      <w:hyperlink r:id="rId173" w:tgtFrame="_blank" w:history="1">
        <w:r w:rsidR="00A20B8C" w:rsidRPr="00800CD3">
          <w:rPr>
            <w:rStyle w:val="Hyperkobling"/>
          </w:rPr>
          <w:t xml:space="preserve">bruk av KI i til opptegning av organer </w:t>
        </w:r>
      </w:hyperlink>
      <w:hyperlink r:id="rId174" w:tgtFrame="_blank" w:history="1">
        <w:r w:rsidR="00A20B8C" w:rsidRPr="00800CD3">
          <w:rPr>
            <w:rStyle w:val="Hyperkobling"/>
          </w:rPr>
          <w:t xml:space="preserve">til strålebehandling på Helse Møte og Romsdal sine </w:t>
        </w:r>
      </w:hyperlink>
      <w:hyperlink r:id="rId175" w:tgtFrame="_blank" w:history="1">
        <w:r w:rsidR="00A20B8C" w:rsidRPr="00800CD3">
          <w:rPr>
            <w:rStyle w:val="Hyperkobling"/>
          </w:rPr>
          <w:t>hjemmesider.</w:t>
        </w:r>
      </w:hyperlink>
      <w:r w:rsidR="00A20B8C" w:rsidRPr="00800CD3">
        <w:t> </w:t>
      </w:r>
    </w:p>
    <w:p w14:paraId="730046B2" w14:textId="77777777" w:rsidR="006D61F6" w:rsidRDefault="006D61F6" w:rsidP="006D61F6"/>
    <w:p w14:paraId="659B7F1C" w14:textId="205784CD" w:rsidR="00A20B8C" w:rsidRDefault="000351C3" w:rsidP="006D61F6">
      <w:r>
        <w:t>Andre eksempler på bruk av KI er til r</w:t>
      </w:r>
      <w:r w:rsidR="00A20B8C" w:rsidRPr="00D75881">
        <w:t>egelmessig netthinneundersøkelse for diabetisk retinopati</w:t>
      </w:r>
      <w:r>
        <w:t>,</w:t>
      </w:r>
      <w:r w:rsidR="00A20B8C" w:rsidRPr="00D75881">
        <w:t xml:space="preserve"> et regionalt prosjekt i Helse Sør-Øst. Helseforetakene skal i samarbeid etablere programmet for regelmessige netthinneundersøkelser. For å håndtere det økte pasientvolumet kreves det organisatoriske endringer og effektiviseringstiltak. Dette inkluderer etablering av netthinnefotografering nær pasientens bosted, et regionalt henvisningsmottak, automatisert innkalling og en funksjon for bildetolkning med kunstig intelligens der flere helseforetak samarbeider om denne oppgaven. Kunstig intelligensbasert maskinell gradering, forbedret arbeidsflyt og automatisering vil redusere behovet for personell. Oppgaveglidning fra øyelege til annet personell med bildetolkningskompetanse vil frigjøre øyelegeressurser.</w:t>
      </w:r>
      <w:r w:rsidR="00A20B8C">
        <w:t xml:space="preserve"> Les mer om</w:t>
      </w:r>
      <w:r w:rsidR="00A20B8C" w:rsidRPr="00D75881">
        <w:t xml:space="preserve"> </w:t>
      </w:r>
      <w:hyperlink r:id="rId176" w:anchor="forventet-nytte" w:history="1">
        <w:r w:rsidR="00A20B8C" w:rsidRPr="005B2927">
          <w:rPr>
            <w:color w:val="004EAD" w:themeColor="accent1" w:themeShade="BF"/>
            <w:u w:val="single"/>
          </w:rPr>
          <w:t xml:space="preserve"> prosjektet på Sykehuspartner sine hjemmesider.</w:t>
        </w:r>
        <w:r w:rsidR="00A20B8C" w:rsidRPr="00D75881">
          <w:t xml:space="preserve">  </w:t>
        </w:r>
      </w:hyperlink>
    </w:p>
    <w:p w14:paraId="2C166622" w14:textId="77777777" w:rsidR="006D61F6" w:rsidRDefault="006D61F6" w:rsidP="00CD583C"/>
    <w:p w14:paraId="49B6FF4E" w14:textId="00CF6FD2" w:rsidR="000351C3" w:rsidRDefault="000351C3" w:rsidP="00A20B8C">
      <w:pPr>
        <w:pStyle w:val="xmsobodytext"/>
        <w:spacing w:line="331" w:lineRule="auto"/>
        <w:rPr>
          <w:rFonts w:asciiTheme="minorHAnsi" w:hAnsiTheme="minorHAnsi" w:cstheme="minorBidi"/>
          <w:kern w:val="2"/>
          <w:sz w:val="18"/>
          <w:lang w:eastAsia="en-US"/>
          <w14:ligatures w14:val="standardContextual"/>
        </w:rPr>
      </w:pPr>
      <w:r w:rsidRPr="00CD583C">
        <w:rPr>
          <w:rFonts w:asciiTheme="minorHAnsi" w:hAnsiTheme="minorHAnsi" w:cstheme="minorBidi"/>
          <w:kern w:val="2"/>
          <w:sz w:val="18"/>
          <w:lang w:eastAsia="en-US"/>
          <w14:ligatures w14:val="standardContextual"/>
        </w:rPr>
        <w:t xml:space="preserve">Samtlige regionale helseforetak og kommunal sektor </w:t>
      </w:r>
      <w:r w:rsidR="00F0686D" w:rsidRPr="00CD583C">
        <w:rPr>
          <w:rFonts w:asciiTheme="minorHAnsi" w:hAnsiTheme="minorHAnsi" w:cstheme="minorBidi"/>
          <w:kern w:val="2"/>
          <w:sz w:val="18"/>
          <w:lang w:eastAsia="en-US"/>
          <w14:ligatures w14:val="standardContextual"/>
        </w:rPr>
        <w:t xml:space="preserve">har pågående aktiviteter for utprøving og plan for innføring av </w:t>
      </w:r>
      <w:r w:rsidR="00C50281" w:rsidRPr="00CD583C">
        <w:rPr>
          <w:rFonts w:asciiTheme="minorHAnsi" w:hAnsiTheme="minorHAnsi" w:cstheme="minorBidi"/>
          <w:kern w:val="2"/>
          <w:sz w:val="18"/>
          <w:lang w:eastAsia="en-US"/>
          <w14:ligatures w14:val="standardContextual"/>
        </w:rPr>
        <w:t>tale til sammendrag ved bruk av KI</w:t>
      </w:r>
      <w:r w:rsidR="002D2F83" w:rsidRPr="00CD583C">
        <w:rPr>
          <w:rFonts w:asciiTheme="minorHAnsi" w:hAnsiTheme="minorHAnsi" w:cstheme="minorBidi"/>
          <w:kern w:val="2"/>
          <w:sz w:val="18"/>
          <w:lang w:eastAsia="en-US"/>
          <w14:ligatures w14:val="standardContextual"/>
        </w:rPr>
        <w:t xml:space="preserve">. </w:t>
      </w:r>
      <w:r w:rsidR="00C53EAE" w:rsidRPr="00CD583C">
        <w:rPr>
          <w:rFonts w:asciiTheme="minorHAnsi" w:hAnsiTheme="minorHAnsi" w:cstheme="minorBidi"/>
          <w:kern w:val="2"/>
          <w:sz w:val="18"/>
          <w:lang w:eastAsia="en-US"/>
          <w14:ligatures w14:val="standardContextual"/>
        </w:rPr>
        <w:t xml:space="preserve">Det er stort fokus på </w:t>
      </w:r>
      <w:r w:rsidR="0049019F" w:rsidRPr="00CD583C">
        <w:rPr>
          <w:rFonts w:asciiTheme="minorHAnsi" w:hAnsiTheme="minorHAnsi" w:cstheme="minorBidi"/>
          <w:kern w:val="2"/>
          <w:sz w:val="18"/>
          <w:lang w:eastAsia="en-US"/>
          <w14:ligatures w14:val="standardContextual"/>
        </w:rPr>
        <w:t xml:space="preserve">dette området da det forventer å forenkle </w:t>
      </w:r>
      <w:r w:rsidR="00615B42">
        <w:rPr>
          <w:rFonts w:asciiTheme="minorHAnsi" w:hAnsiTheme="minorHAnsi" w:cstheme="minorBidi"/>
          <w:kern w:val="2"/>
          <w:sz w:val="18"/>
          <w:lang w:eastAsia="en-US"/>
          <w14:ligatures w14:val="standardContextual"/>
        </w:rPr>
        <w:t>journaldokumentasjon</w:t>
      </w:r>
      <w:r w:rsidR="006B2ACD">
        <w:rPr>
          <w:rFonts w:asciiTheme="minorHAnsi" w:hAnsiTheme="minorHAnsi" w:cstheme="minorBidi"/>
          <w:kern w:val="2"/>
          <w:sz w:val="18"/>
          <w:lang w:eastAsia="en-US"/>
          <w14:ligatures w14:val="standardContextual"/>
        </w:rPr>
        <w:t>,</w:t>
      </w:r>
      <w:r w:rsidR="00615B42">
        <w:rPr>
          <w:rFonts w:asciiTheme="minorHAnsi" w:hAnsiTheme="minorHAnsi" w:cstheme="minorBidi"/>
          <w:kern w:val="2"/>
          <w:sz w:val="18"/>
          <w:lang w:eastAsia="en-US"/>
          <w14:ligatures w14:val="standardContextual"/>
        </w:rPr>
        <w:t xml:space="preserve"> </w:t>
      </w:r>
      <w:r w:rsidR="006B2ACD">
        <w:rPr>
          <w:rFonts w:asciiTheme="minorHAnsi" w:hAnsiTheme="minorHAnsi" w:cstheme="minorBidi"/>
          <w:kern w:val="2"/>
          <w:sz w:val="18"/>
          <w:lang w:eastAsia="en-US"/>
          <w14:ligatures w14:val="standardContextual"/>
        </w:rPr>
        <w:t xml:space="preserve">redusere tidsbruk og administrativ belastning for </w:t>
      </w:r>
      <w:r w:rsidR="00A37956">
        <w:rPr>
          <w:rFonts w:asciiTheme="minorHAnsi" w:hAnsiTheme="minorHAnsi" w:cstheme="minorBidi"/>
          <w:kern w:val="2"/>
          <w:sz w:val="18"/>
          <w:lang w:eastAsia="en-US"/>
          <w14:ligatures w14:val="standardContextual"/>
        </w:rPr>
        <w:t xml:space="preserve">helsepersonell. </w:t>
      </w:r>
      <w:r w:rsidR="001D3EAE">
        <w:rPr>
          <w:rFonts w:asciiTheme="minorHAnsi" w:hAnsiTheme="minorHAnsi" w:cstheme="minorBidi"/>
          <w:kern w:val="2"/>
          <w:sz w:val="18"/>
          <w:lang w:eastAsia="en-US"/>
          <w14:ligatures w14:val="standardContextual"/>
        </w:rPr>
        <w:t xml:space="preserve">Les mer </w:t>
      </w:r>
      <w:hyperlink r:id="rId177" w:history="1">
        <w:r w:rsidR="001D3EAE" w:rsidRPr="00D704D1">
          <w:rPr>
            <w:rStyle w:val="Hyperkobling"/>
            <w:rFonts w:asciiTheme="minorHAnsi" w:hAnsiTheme="minorHAnsi" w:cstheme="minorBidi"/>
            <w:kern w:val="2"/>
            <w:sz w:val="18"/>
            <w:lang w:eastAsia="en-US"/>
            <w14:ligatures w14:val="standardContextual"/>
          </w:rPr>
          <w:t xml:space="preserve">om </w:t>
        </w:r>
        <w:r w:rsidR="00D704D1" w:rsidRPr="00D704D1">
          <w:rPr>
            <w:rStyle w:val="Hyperkobling"/>
            <w:rFonts w:asciiTheme="minorHAnsi" w:hAnsiTheme="minorHAnsi" w:cstheme="minorBidi"/>
            <w:kern w:val="2"/>
            <w:sz w:val="18"/>
            <w:lang w:eastAsia="en-US"/>
            <w14:ligatures w14:val="standardContextual"/>
          </w:rPr>
          <w:t>KI for tale til sammendrag på Sykehuspartner sine hjemmesider</w:t>
        </w:r>
      </w:hyperlink>
      <w:r w:rsidR="00D704D1">
        <w:rPr>
          <w:rFonts w:asciiTheme="minorHAnsi" w:hAnsiTheme="minorHAnsi" w:cstheme="minorBidi"/>
          <w:kern w:val="2"/>
          <w:sz w:val="18"/>
          <w:lang w:eastAsia="en-US"/>
          <w14:ligatures w14:val="standardContextual"/>
        </w:rPr>
        <w:t xml:space="preserve">. </w:t>
      </w:r>
    </w:p>
    <w:p w14:paraId="497E359C" w14:textId="2E0510B4" w:rsidR="000D340E" w:rsidRDefault="000D340E" w:rsidP="000D340E">
      <w:r>
        <w:t>D</w:t>
      </w:r>
      <w:r w:rsidRPr="00FB50F1">
        <w:t xml:space="preserve">et pågår et interregionalt samarbeid for anskaffelse av KI plattformer. </w:t>
      </w:r>
      <w:r>
        <w:t>De regionale helseforetakene</w:t>
      </w:r>
      <w:r w:rsidRPr="00FB50F1">
        <w:t xml:space="preserve"> vil starte arbeidet med henholdsvis implementering og avrop på avtalen som </w:t>
      </w:r>
      <w:r>
        <w:t xml:space="preserve">ble </w:t>
      </w:r>
      <w:r w:rsidRPr="00FB50F1">
        <w:t>inng</w:t>
      </w:r>
      <w:r>
        <w:t>ått</w:t>
      </w:r>
      <w:r w:rsidRPr="00FB50F1">
        <w:t xml:space="preserve"> i 2024</w:t>
      </w:r>
      <w:r w:rsidR="00AF0A62">
        <w:t xml:space="preserve">. I Helse Midt har helseforetakene tilgang til en rekke KI-funksjoner knyttet til pasientjournal og kliniske fagverktøy gjennom Helseplattformen, les mer om </w:t>
      </w:r>
      <w:hyperlink r:id="rId178" w:history="1">
        <w:r w:rsidR="00AF0A62" w:rsidRPr="009D6DFE">
          <w:rPr>
            <w:rStyle w:val="Hyperkobling"/>
          </w:rPr>
          <w:t>regionenes satsning på KI på Helse Midt sine hjemmesider</w:t>
        </w:r>
      </w:hyperlink>
      <w:r w:rsidR="00AF0A62">
        <w:t>.</w:t>
      </w:r>
    </w:p>
    <w:p w14:paraId="482A099C" w14:textId="20A8059C" w:rsidR="001A7182" w:rsidRDefault="00232E19" w:rsidP="00A20B8C">
      <w:pPr>
        <w:pStyle w:val="xmsobodytext"/>
        <w:spacing w:line="331" w:lineRule="auto"/>
        <w:rPr>
          <w:rFonts w:asciiTheme="minorHAnsi" w:hAnsiTheme="minorHAnsi" w:cstheme="minorBidi"/>
          <w:kern w:val="2"/>
          <w:sz w:val="18"/>
          <w:lang w:eastAsia="en-US"/>
          <w14:ligatures w14:val="standardContextual"/>
        </w:rPr>
      </w:pPr>
      <w:r>
        <w:rPr>
          <w:rFonts w:asciiTheme="minorHAnsi" w:hAnsiTheme="minorHAnsi" w:cstheme="minorBidi"/>
          <w:kern w:val="2"/>
          <w:sz w:val="18"/>
          <w:lang w:eastAsia="en-US"/>
          <w14:ligatures w14:val="standardContextual"/>
        </w:rPr>
        <w:t xml:space="preserve">Les mer om </w:t>
      </w:r>
      <w:hyperlink r:id="rId179" w:history="1">
        <w:r w:rsidRPr="00232E19">
          <w:rPr>
            <w:rStyle w:val="Hyperkobling"/>
            <w:rFonts w:asciiTheme="minorHAnsi" w:hAnsiTheme="minorHAnsi" w:cstheme="minorBidi"/>
            <w:kern w:val="2"/>
            <w:sz w:val="18"/>
            <w:lang w:eastAsia="en-US"/>
            <w14:ligatures w14:val="standardContextual"/>
          </w:rPr>
          <w:t>bruk av KI i helse- og omsorgssektoren i KI Norge rundt 2026, på Helsedirektoratets hjemmeside</w:t>
        </w:r>
      </w:hyperlink>
      <w:r>
        <w:rPr>
          <w:rFonts w:asciiTheme="minorHAnsi" w:hAnsiTheme="minorHAnsi" w:cstheme="minorBidi"/>
          <w:kern w:val="2"/>
          <w:sz w:val="18"/>
          <w:lang w:eastAsia="en-US"/>
          <w14:ligatures w14:val="standardContextual"/>
        </w:rPr>
        <w:t xml:space="preserve">. </w:t>
      </w:r>
    </w:p>
    <w:p w14:paraId="4CDD38B0" w14:textId="5D5DEF74" w:rsidR="003E0B4E" w:rsidRDefault="003E0B4E" w:rsidP="00130B96">
      <w:pPr>
        <w:pStyle w:val="xmsobodytext"/>
        <w:keepNext/>
        <w:spacing w:line="331" w:lineRule="auto"/>
      </w:pPr>
      <w:r w:rsidRPr="002F07F2">
        <w:rPr>
          <w:noProof/>
        </w:rPr>
        <w:lastRenderedPageBreak/>
        <w:drawing>
          <wp:inline distT="0" distB="0" distL="0" distR="0" wp14:anchorId="45F8DC09" wp14:editId="4BB70DFF">
            <wp:extent cx="5676675" cy="4799234"/>
            <wp:effectExtent l="0" t="0" r="635" b="1905"/>
            <wp:docPr id="6107273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2738" name="Bilde 1"/>
                    <pic:cNvPicPr/>
                  </pic:nvPicPr>
                  <pic:blipFill>
                    <a:blip r:embed="rId180">
                      <a:extLst>
                        <a:ext uri="{28A0092B-C50C-407E-A947-70E740481C1C}">
                          <a14:useLocalDpi xmlns:a14="http://schemas.microsoft.com/office/drawing/2010/main" val="0"/>
                        </a:ext>
                      </a:extLst>
                    </a:blip>
                    <a:srcRect l="136" r="136"/>
                    <a:stretch>
                      <a:fillRect/>
                    </a:stretch>
                  </pic:blipFill>
                  <pic:spPr bwMode="auto">
                    <a:xfrm>
                      <a:off x="0" y="0"/>
                      <a:ext cx="5676675" cy="4799234"/>
                    </a:xfrm>
                    <a:prstGeom prst="rect">
                      <a:avLst/>
                    </a:prstGeom>
                    <a:ln>
                      <a:noFill/>
                    </a:ln>
                    <a:extLst>
                      <a:ext uri="{53640926-AAD7-44D8-BBD7-CCE9431645EC}">
                        <a14:shadowObscured xmlns:a14="http://schemas.microsoft.com/office/drawing/2010/main"/>
                      </a:ext>
                    </a:extLst>
                  </pic:spPr>
                </pic:pic>
              </a:graphicData>
            </a:graphic>
          </wp:inline>
        </w:drawing>
      </w:r>
    </w:p>
    <w:p w14:paraId="38B15334" w14:textId="6EFFFB45" w:rsidR="00110203" w:rsidRPr="003E0B4E" w:rsidRDefault="003E0B4E" w:rsidP="00130B96">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41</w:t>
      </w:r>
      <w:r w:rsidR="0025052D">
        <w:rPr>
          <w:noProof/>
        </w:rPr>
        <w:fldChar w:fldCharType="end"/>
      </w:r>
      <w:r w:rsidRPr="001B1D61">
        <w:t xml:space="preserve"> viser </w:t>
      </w:r>
      <w:r w:rsidR="00C54ADB">
        <w:t xml:space="preserve">veikart med utvalgte </w:t>
      </w:r>
      <w:r w:rsidRPr="001B1D61">
        <w:t>pågående aktiviteter knyttet til</w:t>
      </w:r>
      <w:r w:rsidR="00C54ADB">
        <w:t xml:space="preserve"> utprøving og innføring</w:t>
      </w:r>
      <w:r w:rsidRPr="001B1D61">
        <w:t xml:space="preserve"> av kunstig intelligens i helse- og omsorgstjenesten</w:t>
      </w:r>
    </w:p>
    <w:p w14:paraId="36C91FC4" w14:textId="4028E5BC" w:rsidR="004C4F2E" w:rsidRDefault="004C4F2E" w:rsidP="003E0B4E">
      <w:pPr>
        <w:pStyle w:val="xmsobodytext"/>
        <w:keepNext/>
      </w:pPr>
    </w:p>
    <w:p w14:paraId="4D928FBE" w14:textId="77777777" w:rsidR="00A20B8C" w:rsidRPr="00EE6B4C" w:rsidRDefault="00A20B8C" w:rsidP="00EE6B4C">
      <w:pPr>
        <w:shd w:val="clear" w:color="auto" w:fill="E6E6E6" w:themeFill="background1" w:themeFillShade="E6"/>
        <w:rPr>
          <w:b/>
          <w:bCs/>
          <w:shd w:val="clear" w:color="auto" w:fill="E6E6E6" w:themeFill="background1" w:themeFillShade="E6"/>
        </w:rPr>
      </w:pPr>
      <w:commentRangeStart w:id="95"/>
      <w:r w:rsidRPr="00EE6B4C">
        <w:rPr>
          <w:b/>
          <w:bCs/>
          <w:shd w:val="clear" w:color="auto" w:fill="E6E6E6" w:themeFill="background1" w:themeFillShade="E6"/>
        </w:rPr>
        <w:t xml:space="preserve">Rammer og retning for kunstig intelligens i helse- og omsorgstjenesten </w:t>
      </w:r>
      <w:commentRangeEnd w:id="95"/>
      <w:r w:rsidR="00641279" w:rsidRPr="00EE6B4C">
        <w:rPr>
          <w:rStyle w:val="Merknadsreferanse"/>
          <w:b/>
          <w:bCs/>
          <w:sz w:val="18"/>
          <w:szCs w:val="22"/>
          <w:shd w:val="clear" w:color="auto" w:fill="E6E6E6" w:themeFill="background1" w:themeFillShade="E6"/>
        </w:rPr>
        <w:commentReference w:id="95"/>
      </w:r>
    </w:p>
    <w:p w14:paraId="0AA15274" w14:textId="77777777" w:rsidR="00A20B8C" w:rsidRDefault="00A20B8C" w:rsidP="00A20B8C">
      <w:r>
        <w:t>Nasjonale helse- og samhandlingsplan 2024-2027 peker på at kunstig intelligens (KI) vil kunne utgjøre et betydelig bidrag til en bærekraftig utvikling av vår felles helsetjeneste. KI kan bidra til å automatisere arbeidsoppgaver og forbedre arbeidsprosesser, noe som er essensielt for å møte fremtidige utfordringer innen helsepersonellkapasitet og tjenestekvalitet.</w:t>
      </w:r>
    </w:p>
    <w:p w14:paraId="7A09197F" w14:textId="77777777" w:rsidR="000C2D59" w:rsidRDefault="000C2D59" w:rsidP="00A20B8C"/>
    <w:p w14:paraId="69E4EB3A" w14:textId="1D80F1B8" w:rsidR="00A20B8C" w:rsidRDefault="00A20B8C" w:rsidP="00A20B8C">
      <w:r>
        <w:t xml:space="preserve">Helsedirektoratet </w:t>
      </w:r>
      <w:r w:rsidR="00CD505C">
        <w:t xml:space="preserve">viderefører </w:t>
      </w:r>
      <w:r w:rsidR="0078381A">
        <w:t xml:space="preserve">arbeidsform og innretning </w:t>
      </w:r>
      <w:r w:rsidR="004D111F">
        <w:t>fra</w:t>
      </w:r>
      <w:r w:rsidR="0078381A">
        <w:t xml:space="preserve"> Felles KI-plan 2024-</w:t>
      </w:r>
      <w:r w:rsidR="00301496">
        <w:t>2025, også for perioden 2026-2027</w:t>
      </w:r>
      <w:r w:rsidR="007F5E70">
        <w:t>. P</w:t>
      </w:r>
      <w:r w:rsidR="003879D5">
        <w:t>lanen vil bestå av</w:t>
      </w:r>
      <w:r w:rsidR="007F5E70">
        <w:t xml:space="preserve"> </w:t>
      </w:r>
      <w:r w:rsidR="003879D5">
        <w:t>tre innsatsomr</w:t>
      </w:r>
      <w:r w:rsidR="0046494B">
        <w:t>åder som tar utgangspunkt i Felle</w:t>
      </w:r>
      <w:r w:rsidR="007F5E70">
        <w:t>s</w:t>
      </w:r>
      <w:r w:rsidR="0046494B">
        <w:t xml:space="preserve"> KI-plan. </w:t>
      </w:r>
    </w:p>
    <w:p w14:paraId="4AE0E614" w14:textId="77777777" w:rsidR="007F5E70" w:rsidRDefault="007F5E70" w:rsidP="00A20B8C"/>
    <w:p w14:paraId="7765225B" w14:textId="76C5E6B9" w:rsidR="00152332" w:rsidRDefault="00A20B8C" w:rsidP="00A20B8C">
      <w:r>
        <w:t xml:space="preserve">Det overordnede målet </w:t>
      </w:r>
      <w:r w:rsidR="007F5E70">
        <w:t>er</w:t>
      </w:r>
      <w:r w:rsidR="001F0C13">
        <w:t xml:space="preserve"> innsatsområder,</w:t>
      </w:r>
      <w:r w:rsidR="00873D2D">
        <w:t xml:space="preserve"> der aktiviteter prioriteres og igangsettes på en fleksibel måte avhengig av behov og utvikling. </w:t>
      </w:r>
    </w:p>
    <w:p w14:paraId="551F0D02" w14:textId="77777777" w:rsidR="007F5E70" w:rsidRDefault="007F5E70" w:rsidP="00A20B8C"/>
    <w:p w14:paraId="171206D0" w14:textId="5AAF8069" w:rsidR="00A20B8C" w:rsidRPr="00A21204" w:rsidRDefault="00A20B8C" w:rsidP="00A20B8C">
      <w:r w:rsidRPr="00A21204">
        <w:t xml:space="preserve">Planen </w:t>
      </w:r>
      <w:r w:rsidR="006428B0">
        <w:t xml:space="preserve">for 2026-2027 </w:t>
      </w:r>
      <w:r w:rsidRPr="00A21204">
        <w:t xml:space="preserve">er strukturert i </w:t>
      </w:r>
      <w:r>
        <w:t>følgende</w:t>
      </w:r>
      <w:r w:rsidRPr="00A21204">
        <w:t xml:space="preserve"> innsatsområder og tiltak for å oppnå de overordnede målene:</w:t>
      </w:r>
    </w:p>
    <w:p w14:paraId="299C2A69" w14:textId="206BB8AE" w:rsidR="00A20B8C" w:rsidRPr="00DE65A3" w:rsidRDefault="00A20B8C" w:rsidP="00A20B8C">
      <w:pPr>
        <w:pStyle w:val="Listeavsnitt"/>
        <w:numPr>
          <w:ilvl w:val="0"/>
          <w:numId w:val="27"/>
        </w:numPr>
        <w:spacing w:after="160"/>
      </w:pPr>
      <w:r w:rsidRPr="00400AC1">
        <w:rPr>
          <w:b/>
          <w:bCs/>
        </w:rPr>
        <w:t>Sektorsamarbeid om KI</w:t>
      </w:r>
      <w:r w:rsidRPr="00A21204">
        <w:t>:</w:t>
      </w:r>
      <w:r>
        <w:t xml:space="preserve"> </w:t>
      </w:r>
      <w:r w:rsidR="006428B0">
        <w:t>Sektorsamarbeid, inkluder KI-rådet og den tverr</w:t>
      </w:r>
      <w:r w:rsidR="0037149A">
        <w:t xml:space="preserve">etatlige informasjonssiden om KI. </w:t>
      </w:r>
    </w:p>
    <w:p w14:paraId="208DBCFF" w14:textId="161C211B" w:rsidR="00A20B8C" w:rsidRDefault="00A20B8C" w:rsidP="00676514">
      <w:pPr>
        <w:pStyle w:val="Listeavsnitt"/>
        <w:numPr>
          <w:ilvl w:val="0"/>
          <w:numId w:val="27"/>
        </w:numPr>
        <w:spacing w:after="160"/>
      </w:pPr>
      <w:r w:rsidRPr="00400AC1">
        <w:rPr>
          <w:b/>
          <w:bCs/>
        </w:rPr>
        <w:t xml:space="preserve">Rammer </w:t>
      </w:r>
      <w:r w:rsidR="00FB2020">
        <w:rPr>
          <w:b/>
          <w:bCs/>
        </w:rPr>
        <w:t>og veiledning</w:t>
      </w:r>
      <w:r w:rsidRPr="00A21204">
        <w:t>:</w:t>
      </w:r>
      <w:r>
        <w:t xml:space="preserve"> </w:t>
      </w:r>
      <w:r w:rsidR="00FB2020">
        <w:t>Det vil fortsatt være behov i helse- og omsorgstjenesten for å gjøre arbeid knyttet til rammer, veiledning, normering og retningslinjer og disse aktivitetene samles i ett nytt spor</w:t>
      </w:r>
      <w:r w:rsidR="00A23179">
        <w:t xml:space="preserve"> </w:t>
      </w:r>
      <w:r w:rsidR="002E5305" w:rsidRPr="00A23179">
        <w:rPr>
          <w:b/>
          <w:bCs/>
        </w:rPr>
        <w:t>Of</w:t>
      </w:r>
      <w:r w:rsidR="00A23179">
        <w:rPr>
          <w:b/>
          <w:bCs/>
        </w:rPr>
        <w:t>fentlig</w:t>
      </w:r>
      <w:r w:rsidR="002E5305" w:rsidRPr="00A23179">
        <w:rPr>
          <w:b/>
          <w:bCs/>
        </w:rPr>
        <w:t xml:space="preserve"> KI-tjeneste for målrettede helseråd</w:t>
      </w:r>
      <w:r w:rsidRPr="00A21204">
        <w:t>:</w:t>
      </w:r>
      <w:r>
        <w:t xml:space="preserve"> </w:t>
      </w:r>
      <w:r w:rsidR="002E5305">
        <w:t xml:space="preserve">Helsedirektoratet skal etablere en offentlig KI-tjeneste </w:t>
      </w:r>
      <w:r w:rsidR="003E017D">
        <w:t xml:space="preserve">for målrettede </w:t>
      </w:r>
      <w:r w:rsidR="003E017D">
        <w:lastRenderedPageBreak/>
        <w:t xml:space="preserve">helseråd. Dette arbeidet gjøre i først omgang som et </w:t>
      </w:r>
      <w:r w:rsidR="00A23179">
        <w:t>prosjekt</w:t>
      </w:r>
      <w:r w:rsidR="003E017D">
        <w:t xml:space="preserve">, som del av Felles KI-plan 2026-2027. </w:t>
      </w:r>
      <w:r>
        <w:t xml:space="preserve">Les </w:t>
      </w:r>
      <w:hyperlink r:id="rId181" w:history="1">
        <w:r w:rsidRPr="00C627DB">
          <w:rPr>
            <w:rStyle w:val="Hyperkobling"/>
          </w:rPr>
          <w:t>mer om KI planene på Helsedirektoratets hjemmeside</w:t>
        </w:r>
      </w:hyperlink>
      <w:r>
        <w:t xml:space="preserve">. </w:t>
      </w:r>
    </w:p>
    <w:p w14:paraId="56DCDC80" w14:textId="77777777" w:rsidR="003E0B4E" w:rsidRDefault="003E0B4E">
      <w:pPr>
        <w:pStyle w:val="Listeavsnitt"/>
        <w:spacing w:after="160"/>
        <w:pPrChange w:id="97" w:author="Kine Markman" w:date="2026-07-08T13:29:00Z" w16du:dateUtc="2026-07-08T11:29:00Z">
          <w:pPr/>
        </w:pPrChange>
      </w:pPr>
    </w:p>
    <w:p w14:paraId="6F5113CD" w14:textId="77777777" w:rsidR="003E0B4E" w:rsidRDefault="003E0B4E">
      <w:pPr>
        <w:keepNext/>
        <w:pPrChange w:id="98" w:author="Kine Markman" w:date="2026-07-08T13:29:00Z" w16du:dateUtc="2026-07-08T11:29:00Z">
          <w:pPr/>
        </w:pPrChange>
      </w:pPr>
      <w:r w:rsidRPr="00B04D84">
        <w:rPr>
          <w:noProof/>
        </w:rPr>
        <w:drawing>
          <wp:inline distT="0" distB="0" distL="0" distR="0" wp14:anchorId="5F275909" wp14:editId="7EEB455B">
            <wp:extent cx="5831840" cy="3144199"/>
            <wp:effectExtent l="0" t="0" r="0" b="0"/>
            <wp:docPr id="16549819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71898" name="Bilde 1"/>
                    <pic:cNvPicPr/>
                  </pic:nvPicPr>
                  <pic:blipFill>
                    <a:blip r:embed="rId182">
                      <a:extLst>
                        <a:ext uri="{28A0092B-C50C-407E-A947-70E740481C1C}">
                          <a14:useLocalDpi xmlns:a14="http://schemas.microsoft.com/office/drawing/2010/main" val="0"/>
                        </a:ext>
                      </a:extLst>
                    </a:blip>
                    <a:stretch>
                      <a:fillRect/>
                    </a:stretch>
                  </pic:blipFill>
                  <pic:spPr>
                    <a:xfrm>
                      <a:off x="0" y="0"/>
                      <a:ext cx="5831840" cy="3144199"/>
                    </a:xfrm>
                    <a:prstGeom prst="rect">
                      <a:avLst/>
                    </a:prstGeom>
                  </pic:spPr>
                </pic:pic>
              </a:graphicData>
            </a:graphic>
          </wp:inline>
        </w:drawing>
      </w:r>
    </w:p>
    <w:p w14:paraId="216C8327" w14:textId="0813CF03" w:rsidR="008B264B" w:rsidRDefault="003E0B4E" w:rsidP="006C68C1">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42</w:t>
      </w:r>
      <w:r w:rsidR="0025052D">
        <w:rPr>
          <w:noProof/>
        </w:rPr>
        <w:fldChar w:fldCharType="end"/>
      </w:r>
      <w:r w:rsidRPr="00F91C2A">
        <w:t xml:space="preserve"> </w:t>
      </w:r>
      <w:r w:rsidR="00FA696B">
        <w:t>V</w:t>
      </w:r>
      <w:r w:rsidRPr="00F91C2A">
        <w:t xml:space="preserve">iser </w:t>
      </w:r>
      <w:r w:rsidR="008D6738">
        <w:t xml:space="preserve">veikart med </w:t>
      </w:r>
      <w:r w:rsidRPr="00F91C2A">
        <w:t>etablert og pågående arbeid med rammer og retninger for kunstig intelligens i helse- og omsorgstjenesten</w:t>
      </w:r>
    </w:p>
    <w:p w14:paraId="118D6E35" w14:textId="77777777" w:rsidR="00AF0A62" w:rsidRPr="00AF0A62" w:rsidRDefault="00AF0A62" w:rsidP="00AF0A62"/>
    <w:p w14:paraId="78984C37" w14:textId="77777777" w:rsidR="00A20B8C" w:rsidRDefault="00A20B8C" w:rsidP="00A20B8C">
      <w:pPr>
        <w:pStyle w:val="Overskrift3"/>
      </w:pPr>
      <w:r>
        <w:t>Delmål 3.C: Bedre styring, kvalitetsforbedring, forskning, helseovervåkning, beredskap og krisehåndtering gjennom helseregistrene</w:t>
      </w:r>
    </w:p>
    <w:p w14:paraId="05B0C20F" w14:textId="77777777" w:rsidR="00A20B8C" w:rsidRPr="001A6A4A" w:rsidRDefault="00A20B8C" w:rsidP="00A20B8C">
      <w:r>
        <w:rPr>
          <w:noProof/>
        </w:rPr>
        <w:drawing>
          <wp:anchor distT="0" distB="0" distL="114300" distR="114300" simplePos="0" relativeHeight="251658276" behindDoc="0" locked="0" layoutInCell="1" allowOverlap="1" wp14:anchorId="321BD7C0" wp14:editId="3DAB1253">
            <wp:simplePos x="0" y="0"/>
            <wp:positionH relativeFrom="column">
              <wp:posOffset>-635</wp:posOffset>
            </wp:positionH>
            <wp:positionV relativeFrom="paragraph">
              <wp:posOffset>1905</wp:posOffset>
            </wp:positionV>
            <wp:extent cx="2743341" cy="2597283"/>
            <wp:effectExtent l="0" t="0" r="0" b="0"/>
            <wp:wrapSquare wrapText="bothSides"/>
            <wp:docPr id="346707990" name="Bilde 1" descr="Et bilde som inneholder tekst, Elektrisk blå, skjermbild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7990" name="Bilde 1" descr="Et bilde som inneholder tekst, Elektrisk blå, skjermbilde, design&#10;&#10;KI-generert innhold kan være feil."/>
                    <pic:cNvPicPr/>
                  </pic:nvPicPr>
                  <pic:blipFill>
                    <a:blip r:embed="rId183">
                      <a:extLst>
                        <a:ext uri="{28A0092B-C50C-407E-A947-70E740481C1C}">
                          <a14:useLocalDpi xmlns:a14="http://schemas.microsoft.com/office/drawing/2010/main" val="0"/>
                        </a:ext>
                      </a:extLst>
                    </a:blip>
                    <a:stretch>
                      <a:fillRect/>
                    </a:stretch>
                  </pic:blipFill>
                  <pic:spPr>
                    <a:xfrm>
                      <a:off x="0" y="0"/>
                      <a:ext cx="2743341" cy="2597283"/>
                    </a:xfrm>
                    <a:prstGeom prst="rect">
                      <a:avLst/>
                    </a:prstGeom>
                  </pic:spPr>
                </pic:pic>
              </a:graphicData>
            </a:graphic>
            <wp14:sizeRelH relativeFrom="page">
              <wp14:pctWidth>0</wp14:pctWidth>
            </wp14:sizeRelH>
            <wp14:sizeRelV relativeFrom="page">
              <wp14:pctHeight>0</wp14:pctHeight>
            </wp14:sizeRelV>
          </wp:anchor>
        </w:drawing>
      </w:r>
    </w:p>
    <w:p w14:paraId="69117876" w14:textId="3C4E5CD0" w:rsidR="00A20B8C" w:rsidRPr="00056E02" w:rsidRDefault="00A20B8C" w:rsidP="00A20B8C">
      <w:r w:rsidRPr="00056E02">
        <w:t>Helseregistrene er sentrale i kvalitetsforbedring, helseovervåking, beredskap og krisehåndtering, styring og forskning. Det er en målsetning i nasjonal e-helsestrategi (2023-2030) at helsedata skal brukes til bedre utnyttelse av ressurser og redusere uønsket variasjon i kvalitet. Det synliggjøres et behov for å legge til rette for å utvikle målrettede tiltak for kvalitetsforbedring samt forbedre beredskap og forebyggende- og helsefremmende arbeid.</w:t>
      </w:r>
    </w:p>
    <w:p w14:paraId="5E473DDA" w14:textId="36B6046D" w:rsidR="00A20B8C" w:rsidRPr="00056E02" w:rsidRDefault="00A20B8C" w:rsidP="00A20B8C">
      <w:pPr>
        <w:rPr>
          <w:ins w:id="99" w:author="Anne Greibrokk" w:date="2026-07-13T09:59:00Z" w16du:dateUtc="2026-07-13T07:59:00Z"/>
        </w:rPr>
      </w:pPr>
      <w:r w:rsidRPr="00056E02">
        <w:t>Fra 1.1.2024 ble ansvaret for nasjonale helseregistre og helseundersøkelser, samt Helsedataservice samlet i Folkehelseinstituttet. Samling av nasjonale helseregistre i Folkehelseinstituttet gir nye rammebetingelser og muligheter for å hente ut synergier i den videre utviklingen av et samlet helsedatafelt.</w:t>
      </w:r>
    </w:p>
    <w:p w14:paraId="5531EDC0" w14:textId="77777777" w:rsidR="00EC79DC" w:rsidRPr="00056E02" w:rsidRDefault="00EC79DC" w:rsidP="00A20B8C"/>
    <w:p w14:paraId="6E1CBF1E" w14:textId="77777777" w:rsidR="00A20B8C" w:rsidRPr="00056E02" w:rsidRDefault="00A20B8C" w:rsidP="00A20B8C">
      <w:r w:rsidRPr="00056E02">
        <w:t>Det pågår en rekke tiltak for videreutvikling av helseregistrene for å forbedre og profesjonalisere registerdriften og for å møte behovene for kvalitet, aktualitet, datadeling og samhandling. Dette skal videreføres og styrkes for å bidra til å styrke personvern og informasjonssikkerheten i registrene, øke kvaliteten på data og metadata, samt å berike og utvide datagrunnlaget i registrene.</w:t>
      </w:r>
    </w:p>
    <w:p w14:paraId="5FDCC374" w14:textId="77777777" w:rsidR="00A20B8C" w:rsidRPr="00056E02" w:rsidRDefault="00A20B8C" w:rsidP="00A20B8C">
      <w:pPr>
        <w:rPr>
          <w:ins w:id="100" w:author="Anne Greibrokk" w:date="2026-07-13T10:02:00Z" w16du:dateUtc="2026-07-13T08:02:00Z"/>
        </w:rPr>
      </w:pPr>
      <w:r w:rsidRPr="00056E02">
        <w:lastRenderedPageBreak/>
        <w:t>Helsedataservice skal videreutvikles som nasjonal tilgangsforvalter og som nasjonal inngang til helsedata til sekundærbruk (Nasjonalt kontaktpunkt)</w:t>
      </w:r>
      <w:r>
        <w:t xml:space="preserve"> i tråd med forordningen om det europeiske helsedataområdet (EHDS)</w:t>
      </w:r>
      <w:r w:rsidRPr="00056E02">
        <w:t>. Målet er bedre utnyttelse av eksisterende data- og analyseinfrastrukturer for å effektivisere tilgangen til helsedata til forskning, innovasjon og næringsutvikling</w:t>
      </w:r>
      <w:r>
        <w:t xml:space="preserve"> både nasjonalt og på tvers av landegrenser i Europa</w:t>
      </w:r>
      <w:r w:rsidRPr="00056E02">
        <w:t>.</w:t>
      </w:r>
    </w:p>
    <w:p w14:paraId="794B7FDE" w14:textId="77777777" w:rsidR="00342372" w:rsidRPr="00056E02" w:rsidRDefault="00342372" w:rsidP="00A20B8C"/>
    <w:p w14:paraId="3343262A" w14:textId="77777777" w:rsidR="00A20B8C" w:rsidRPr="00056E02" w:rsidRDefault="00A20B8C" w:rsidP="00A20B8C">
      <w:r w:rsidRPr="00056E02">
        <w:t xml:space="preserve">De medisinske kvalitetsregistrene samler informasjon om utredning, behandling og oppfølging av pasienter innenfor definerte sykdomsgrupper, der hovedformålet er å bidra til bedre kvalitet på pasientbehandlingen og redusere uberettiget variasjon i helsetilbud og behandlingskvalitet. De medisinske kvalitetsregistrene etableres av fagmiljøer i helsetjenesten, og nasjonal status gis av Helsedirektoratet etter gitte </w:t>
      </w:r>
      <w:hyperlink r:id="rId184" w:history="1">
        <w:r w:rsidRPr="00056E02">
          <w:rPr>
            <w:rStyle w:val="Hyperkobling"/>
          </w:rPr>
          <w:t>kriterier</w:t>
        </w:r>
      </w:hyperlink>
      <w:r w:rsidRPr="00056E02">
        <w:t>.</w:t>
      </w:r>
    </w:p>
    <w:p w14:paraId="336E0D06" w14:textId="77777777" w:rsidR="00A20B8C" w:rsidRDefault="00A20B8C" w:rsidP="00D70A66"/>
    <w:p w14:paraId="3D392F9D" w14:textId="77777777" w:rsidR="00570A13" w:rsidRPr="00EE6B4C" w:rsidRDefault="00570A13" w:rsidP="00EE6B4C">
      <w:pPr>
        <w:shd w:val="clear" w:color="auto" w:fill="E6E6E6" w:themeFill="background1" w:themeFillShade="E6"/>
        <w:rPr>
          <w:b/>
          <w:bCs/>
          <w:shd w:val="clear" w:color="auto" w:fill="E6E6E6" w:themeFill="background1" w:themeFillShade="E6"/>
        </w:rPr>
      </w:pPr>
      <w:r w:rsidRPr="00EE6B4C">
        <w:rPr>
          <w:b/>
          <w:bCs/>
          <w:shd w:val="clear" w:color="auto" w:fill="E6E6E6" w:themeFill="background1" w:themeFillShade="E6"/>
        </w:rPr>
        <w:t xml:space="preserve">Digitalt økosystem for smittevernberedskap </w:t>
      </w:r>
    </w:p>
    <w:p w14:paraId="34BA7287" w14:textId="75A3EB41" w:rsidR="00570A13" w:rsidRDefault="00570A13" w:rsidP="00570A13">
      <w:pPr>
        <w:rPr>
          <w:ins w:id="101" w:author="Kine Markman" w:date="2026-07-07T12:01:00Z" w16du:dateUtc="2026-07-07T10:01:00Z"/>
        </w:rPr>
      </w:pPr>
      <w:r w:rsidRPr="00BE3558">
        <w:t xml:space="preserve">Formålet med smittevernberedskap er å verne om liv og helse, og bidra til at befolkningen kan tilbys nødvendig medisinsk behandling, pleie, omsorg og smitteverntiltak. Les mer om smittevernberedskap på </w:t>
      </w:r>
      <w:hyperlink r:id="rId185" w:history="1">
        <w:r w:rsidRPr="00BE3558">
          <w:rPr>
            <w:rStyle w:val="Hyperkobling"/>
          </w:rPr>
          <w:t>FHI.no</w:t>
        </w:r>
      </w:hyperlink>
    </w:p>
    <w:p w14:paraId="47F2A7B9" w14:textId="6C81F56B" w:rsidR="006E045F" w:rsidRDefault="006E045F" w:rsidP="006E045F">
      <w:r w:rsidRPr="00BE3558">
        <w:rPr>
          <w:b/>
          <w:bCs/>
        </w:rPr>
        <w:t>Folkehelseinstituttets integrerte data- og analysetjenester (FIDA)</w:t>
      </w:r>
      <w:r w:rsidRPr="00BE3558">
        <w:t xml:space="preserve"> for overvåking og statistikkproduksjon</w:t>
      </w:r>
      <w:r w:rsidR="008A1A6F">
        <w:t xml:space="preserve"> har </w:t>
      </w:r>
      <w:r w:rsidRPr="00BE3558">
        <w:t>utvikle</w:t>
      </w:r>
      <w:r w:rsidR="005A7120">
        <w:t>t</w:t>
      </w:r>
      <w:r w:rsidRPr="00BE3558">
        <w:t xml:space="preserve"> og ta</w:t>
      </w:r>
      <w:r w:rsidR="008A1A6F">
        <w:t>tt</w:t>
      </w:r>
      <w:r w:rsidRPr="00BE3558">
        <w:t xml:space="preserve"> i bruk infrastruktur som skal benyttes til helseovervåking, analyse, statistikkproduksjon samt deling av statistikkprodukter. </w:t>
      </w:r>
      <w:r w:rsidR="008A1A6F">
        <w:t>FIDA</w:t>
      </w:r>
      <w:r w:rsidR="00C722AA">
        <w:t xml:space="preserve"> </w:t>
      </w:r>
      <w:r w:rsidRPr="00BE3558">
        <w:t xml:space="preserve">styrke den digitale helseberedskapen i Norge gjennom systemer, tjenester, ressurser, rutiner og prosesser som skal benyttes i normaltid og kunne skaleres opp raskt i krisetider. </w:t>
      </w:r>
      <w:r>
        <w:t xml:space="preserve">Målet </w:t>
      </w:r>
      <w:r w:rsidRPr="00BE3558">
        <w:t>er at man skal kunne lagre, behandle og analysere data fra de aktuelle kildene for å kunne produsere, publisere og dele kunnskap i form av statistikk til relevante konsumenter (som f.eks. kommuneleger) enklere, raskere, hyppigere og sikrere enn i dag. Dette skal bidra til at både FHI, myndigheter, helsesektoren og kommunene vil være bedre forberedt og i stand til å håndtere smitteutbrudd i normal- og krisetid.</w:t>
      </w:r>
    </w:p>
    <w:p w14:paraId="31931C0D" w14:textId="77777777" w:rsidR="00332D92" w:rsidRDefault="00332D92" w:rsidP="006E045F"/>
    <w:p w14:paraId="38FB54B7" w14:textId="77777777" w:rsidR="006E045F" w:rsidRPr="00BE3558" w:rsidRDefault="006E045F" w:rsidP="006E045F">
      <w:r>
        <w:t xml:space="preserve">De neste fire årene skal overvåkning av smittsomme sykdommer ved FHI forbedres i prosjektet </w:t>
      </w:r>
      <w:r w:rsidRPr="00556546">
        <w:rPr>
          <w:b/>
          <w:bCs/>
        </w:rPr>
        <w:t>NORSURV,</w:t>
      </w:r>
      <w:r>
        <w:t xml:space="preserve"> som er delfinansiert av EUs helseprogram. Prosjektet skal styrke systemene for infeksjonsovervåkning slik at myndigheter og helsetjenesten kan ha et oppdatert og detaljert blide av smittesituasjonen til enhver tid. </w:t>
      </w:r>
    </w:p>
    <w:p w14:paraId="1CEDC467" w14:textId="77777777" w:rsidR="006E045F" w:rsidRDefault="006E045F" w:rsidP="006E045F">
      <w:r>
        <w:t xml:space="preserve">Les mer om </w:t>
      </w:r>
      <w:hyperlink r:id="rId186" w:history="1">
        <w:r w:rsidRPr="00E55B0D">
          <w:rPr>
            <w:rStyle w:val="Hyperkobling"/>
          </w:rPr>
          <w:t>NORSURV på FHI sine hjemmesider</w:t>
        </w:r>
      </w:hyperlink>
    </w:p>
    <w:p w14:paraId="58054854" w14:textId="77777777" w:rsidR="00332D92" w:rsidRDefault="00332D92" w:rsidP="006E045F"/>
    <w:p w14:paraId="4C9753C9" w14:textId="7B9C83D6" w:rsidR="00A0153F" w:rsidRDefault="00A0153F" w:rsidP="00A0153F">
      <w:r w:rsidRPr="00BE3558">
        <w:rPr>
          <w:b/>
        </w:rPr>
        <w:t>SYSVAK</w:t>
      </w:r>
      <w:r w:rsidRPr="00F95232">
        <w:t xml:space="preserve"> (Nasjonalt vaksinasjonsregister)</w:t>
      </w:r>
      <w:r w:rsidRPr="00BE3558">
        <w:rPr>
          <w:b/>
          <w:bCs/>
        </w:rPr>
        <w:t xml:space="preserve"> </w:t>
      </w:r>
      <w:r w:rsidRPr="00BE3558">
        <w:t>har primært vært knyttet til barnevaksinasjonsprogrammet, men behovet har endret seg de senere årene til også å dekke koronavaksinasjonsprogrammet, influensa-vaksinasjonsprogrammet og andre vaksineforebyggbare sykdommer som det er viktig å ha oversikt over, både for enkeltindivid og befolkningen. SYSVAK skal være en god datakilde for overvåking og beredskap, for publisering og håndtering data til helse- og omsorgssektoren, samt til innbyggerne via Helse Norge, media og andre publiseringskilder. Registeret er under kontinuerlig videreutvikling for å forbedre registeret og styrke datagrunnlaget</w:t>
      </w:r>
      <w:r w:rsidR="00D93D76">
        <w:t xml:space="preserve">, </w:t>
      </w:r>
      <w:r w:rsidR="00C34495">
        <w:t>videreutvikling</w:t>
      </w:r>
      <w:r w:rsidR="00D93D76">
        <w:t xml:space="preserve"> vil også inkludere </w:t>
      </w:r>
      <w:r w:rsidR="00655CBD">
        <w:t>voksent vaksinasjonsprogram</w:t>
      </w:r>
      <w:r w:rsidR="00C34495">
        <w:t xml:space="preserve"> og vaksinevarsling.</w:t>
      </w:r>
      <w:r w:rsidR="00303379">
        <w:t xml:space="preserve"> </w:t>
      </w:r>
      <w:r w:rsidRPr="00BE3558">
        <w:t xml:space="preserve">Les mer om SYSVAK på </w:t>
      </w:r>
      <w:hyperlink r:id="rId187" w:history="1">
        <w:r w:rsidRPr="00BE3558">
          <w:rPr>
            <w:rStyle w:val="Hyperkobling"/>
          </w:rPr>
          <w:t>FHI.no</w:t>
        </w:r>
      </w:hyperlink>
    </w:p>
    <w:p w14:paraId="7158D49D" w14:textId="77777777" w:rsidR="002E432F" w:rsidRDefault="002E432F" w:rsidP="00A0153F">
      <w:pPr>
        <w:rPr>
          <w:rStyle w:val="Hyperkobling"/>
        </w:rPr>
      </w:pPr>
    </w:p>
    <w:p w14:paraId="4330942C" w14:textId="77777777" w:rsidR="006C68C1" w:rsidRDefault="002E432F" w:rsidP="00863E8F">
      <w:pPr>
        <w:keepNext/>
      </w:pPr>
      <w:r w:rsidRPr="002E432F">
        <w:rPr>
          <w:noProof/>
        </w:rPr>
        <w:lastRenderedPageBreak/>
        <w:drawing>
          <wp:inline distT="0" distB="0" distL="0" distR="0" wp14:anchorId="054023FF" wp14:editId="4E8F512E">
            <wp:extent cx="5771399" cy="3035030"/>
            <wp:effectExtent l="0" t="0" r="1270" b="0"/>
            <wp:docPr id="27356896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68965" name=""/>
                    <pic:cNvPicPr/>
                  </pic:nvPicPr>
                  <pic:blipFill>
                    <a:blip r:embed="rId188"/>
                    <a:stretch>
                      <a:fillRect/>
                    </a:stretch>
                  </pic:blipFill>
                  <pic:spPr>
                    <a:xfrm>
                      <a:off x="0" y="0"/>
                      <a:ext cx="5793844" cy="3046833"/>
                    </a:xfrm>
                    <a:prstGeom prst="rect">
                      <a:avLst/>
                    </a:prstGeom>
                  </pic:spPr>
                </pic:pic>
              </a:graphicData>
            </a:graphic>
          </wp:inline>
        </w:drawing>
      </w:r>
    </w:p>
    <w:p w14:paraId="60DAFBD0" w14:textId="44E83644" w:rsidR="00570A13" w:rsidRDefault="006C68C1" w:rsidP="00863E8F">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43</w:t>
      </w:r>
      <w:r w:rsidR="0025052D">
        <w:rPr>
          <w:noProof/>
        </w:rPr>
        <w:fldChar w:fldCharType="end"/>
      </w:r>
      <w:r>
        <w:t xml:space="preserve"> </w:t>
      </w:r>
      <w:r w:rsidRPr="007561D3">
        <w:t xml:space="preserve">viser </w:t>
      </w:r>
      <w:r w:rsidR="008D6738">
        <w:t xml:space="preserve">veikart med </w:t>
      </w:r>
      <w:r w:rsidRPr="007561D3">
        <w:t>pågående</w:t>
      </w:r>
      <w:r w:rsidR="00E46999">
        <w:t xml:space="preserve"> aktiviteter knyttet til smittevernberedskap.</w:t>
      </w:r>
    </w:p>
    <w:p w14:paraId="6A5E8FC0" w14:textId="23684840" w:rsidR="00731BF9" w:rsidRPr="00BE3558" w:rsidRDefault="00731BF9" w:rsidP="00570A13"/>
    <w:p w14:paraId="679EB9E4" w14:textId="77777777" w:rsidR="00570A13" w:rsidRPr="00EE6B4C" w:rsidRDefault="00570A13" w:rsidP="00EE6B4C">
      <w:pPr>
        <w:shd w:val="clear" w:color="auto" w:fill="E6E6E6"/>
        <w:rPr>
          <w:b/>
          <w:bCs/>
          <w:shd w:val="clear" w:color="auto" w:fill="E6E6E6" w:themeFill="background1" w:themeFillShade="E6"/>
        </w:rPr>
      </w:pPr>
      <w:r w:rsidRPr="00EE6B4C">
        <w:rPr>
          <w:b/>
          <w:bCs/>
          <w:shd w:val="clear" w:color="auto" w:fill="E6E6E6" w:themeFill="background1" w:themeFillShade="E6"/>
        </w:rPr>
        <w:t>Videreutvikling av sentrale helseregistre</w:t>
      </w:r>
    </w:p>
    <w:p w14:paraId="00AE52BB" w14:textId="77777777" w:rsidR="00570A13" w:rsidRPr="006D42EF" w:rsidRDefault="00570A13" w:rsidP="00570A13">
      <w:pPr>
        <w:contextualSpacing/>
        <w:rPr>
          <w:szCs w:val="18"/>
        </w:rPr>
      </w:pPr>
      <w:r w:rsidRPr="001E0A60">
        <w:rPr>
          <w:rFonts w:eastAsia="Arial" w:cs="Arial"/>
          <w:b/>
          <w:bCs/>
        </w:rPr>
        <w:t xml:space="preserve">Legemiddelregisteret </w:t>
      </w:r>
      <w:r w:rsidRPr="00103EB6">
        <w:rPr>
          <w:rFonts w:eastAsia="Arial" w:cs="Arial"/>
          <w:b/>
          <w:bCs/>
        </w:rPr>
        <w:t>(LMR)</w:t>
      </w:r>
      <w:r w:rsidRPr="006D42EF">
        <w:rPr>
          <w:rFonts w:eastAsia="Arial" w:cs="Arial"/>
        </w:rPr>
        <w:t xml:space="preserve"> ble etablert i 2022 og er den</w:t>
      </w:r>
      <w:r>
        <w:t xml:space="preserve"> fremste kilden til legemiddeldata i Norge for sekundærformål som forskning og helseanalyse. Det jobbes med å utvikle og etablere gode og effektive løsninger for tilgjengeliggjøring av data til forskere, myndigheter, helsepersonell og andre aktører. </w:t>
      </w:r>
      <w:r w:rsidRPr="00CE7D38">
        <w:t>Legemiddelregisteret skal videreutvikles til å kunne ta imot og behandle opplysninger om legemiddelbruk i institusjon på individnivå ved at data skal hentes fra behandlingsstedenes elektroniske kurveløsninger med avtalt frekvens. ​</w:t>
      </w:r>
      <w:r>
        <w:t xml:space="preserve">Det skal </w:t>
      </w:r>
      <w:r w:rsidRPr="006D42EF">
        <w:rPr>
          <w:szCs w:val="18"/>
        </w:rPr>
        <w:t>etableres en løsning for å gi legemiddelrekvirenter tilgang til rapport om egen forskrivning av antibiotika sammenlignet med andre rekvirenter, med formål om forbedret antibiotika forskrivning og redusert antibiotika resistensutvikling.</w:t>
      </w:r>
    </w:p>
    <w:p w14:paraId="3AA87938" w14:textId="77777777" w:rsidR="00570A13" w:rsidRDefault="00570A13" w:rsidP="00570A13">
      <w:pPr>
        <w:contextualSpacing/>
        <w:rPr>
          <w:rFonts w:eastAsia="Arial" w:cs="Arial"/>
        </w:rPr>
      </w:pPr>
    </w:p>
    <w:p w14:paraId="4630D20E" w14:textId="38221BFE" w:rsidR="002959AB" w:rsidRPr="00CE7D38" w:rsidRDefault="00570A13" w:rsidP="00570A13">
      <w:pPr>
        <w:contextualSpacing/>
        <w:rPr>
          <w:rFonts w:eastAsia="Arial" w:cs="Arial"/>
        </w:rPr>
      </w:pPr>
      <w:r w:rsidRPr="001E0A60">
        <w:rPr>
          <w:rFonts w:eastAsia="Arial" w:cs="Arial"/>
          <w:b/>
          <w:bCs/>
        </w:rPr>
        <w:t xml:space="preserve">Dødsårsaksregisteret </w:t>
      </w:r>
      <w:r w:rsidRPr="00103EB6">
        <w:rPr>
          <w:rFonts w:eastAsia="Arial" w:cs="Arial"/>
          <w:b/>
          <w:bCs/>
        </w:rPr>
        <w:t>(DÅR)</w:t>
      </w:r>
      <w:r w:rsidRPr="00CE7D38">
        <w:rPr>
          <w:rFonts w:eastAsia="Arial" w:cs="Arial"/>
        </w:rPr>
        <w:t xml:space="preserve"> skal videreutvikles med innføring av elektronisk innmelding av obduksjoner. Dette vil erstatte dagens papirløsning med en digital løsning noe som vil bidra til raskere og enklere innmelding for helsepersonell, ressursbesparelser og bedre kvalitet på data.</w:t>
      </w:r>
    </w:p>
    <w:p w14:paraId="501709A6" w14:textId="77777777" w:rsidR="00570A13" w:rsidRDefault="00570A13" w:rsidP="00570A13">
      <w:pPr>
        <w:contextualSpacing/>
        <w:rPr>
          <w:rFonts w:eastAsia="Arial" w:cs="Arial"/>
        </w:rPr>
      </w:pPr>
    </w:p>
    <w:p w14:paraId="1EDA0571" w14:textId="0F98C375" w:rsidR="00CC457C" w:rsidRDefault="00570A13" w:rsidP="00570A13">
      <w:pPr>
        <w:contextualSpacing/>
        <w:rPr>
          <w:rFonts w:eastAsia="Arial" w:cs="Arial"/>
        </w:rPr>
      </w:pPr>
      <w:r w:rsidRPr="0017718B">
        <w:rPr>
          <w:rFonts w:eastAsia="Arial" w:cs="Arial"/>
          <w:b/>
        </w:rPr>
        <w:t xml:space="preserve">Medisinsk fødselsregister </w:t>
      </w:r>
      <w:r w:rsidRPr="00103EB6">
        <w:rPr>
          <w:rFonts w:eastAsia="Arial" w:cs="Arial"/>
          <w:b/>
          <w:bCs/>
        </w:rPr>
        <w:t>(MFR)</w:t>
      </w:r>
      <w:r w:rsidRPr="00CE7D38">
        <w:rPr>
          <w:rFonts w:eastAsia="Arial" w:cs="Arial"/>
        </w:rPr>
        <w:t xml:space="preserve"> skal </w:t>
      </w:r>
      <w:r w:rsidR="000349C6">
        <w:rPr>
          <w:rFonts w:eastAsia="Arial" w:cs="Arial"/>
        </w:rPr>
        <w:t xml:space="preserve">videreutvikles og i 2026 </w:t>
      </w:r>
      <w:r w:rsidR="00B43FF3">
        <w:rPr>
          <w:rFonts w:eastAsia="Arial" w:cs="Arial"/>
        </w:rPr>
        <w:t>skal konseptutredning- og planleggingsfasen gjennomføres</w:t>
      </w:r>
      <w:r w:rsidR="00473087">
        <w:rPr>
          <w:rFonts w:eastAsia="Arial" w:cs="Arial"/>
        </w:rPr>
        <w:t xml:space="preserve">, overordnet mål for </w:t>
      </w:r>
      <w:r w:rsidR="00045578">
        <w:rPr>
          <w:rFonts w:eastAsia="Arial" w:cs="Arial"/>
        </w:rPr>
        <w:t xml:space="preserve">prosjektet er å oppnå data for </w:t>
      </w:r>
      <w:r w:rsidR="00B224E3">
        <w:rPr>
          <w:rFonts w:eastAsia="Arial" w:cs="Arial"/>
        </w:rPr>
        <w:t>en svangerskapsomsorg i verdensklass</w:t>
      </w:r>
      <w:r w:rsidR="00205D0F">
        <w:rPr>
          <w:rFonts w:eastAsia="Arial" w:cs="Arial"/>
        </w:rPr>
        <w:t>e, og effektiv registrering med lavest mulig rapporteringsbyrde.</w:t>
      </w:r>
    </w:p>
    <w:p w14:paraId="27D79EE5" w14:textId="77777777" w:rsidR="008C33DE" w:rsidRDefault="008C33DE" w:rsidP="00570A13">
      <w:pPr>
        <w:contextualSpacing/>
        <w:rPr>
          <w:rFonts w:eastAsia="Arial" w:cs="Arial"/>
        </w:rPr>
      </w:pPr>
    </w:p>
    <w:p w14:paraId="41D126B5" w14:textId="2AD1BD3A" w:rsidR="008C33DE" w:rsidRDefault="00885652" w:rsidP="00570A13">
      <w:pPr>
        <w:contextualSpacing/>
        <w:rPr>
          <w:rFonts w:eastAsia="Arial" w:cs="Arial"/>
        </w:rPr>
      </w:pPr>
      <w:r w:rsidRPr="005D3385">
        <w:rPr>
          <w:rFonts w:eastAsia="Arial" w:cs="Arial"/>
          <w:b/>
        </w:rPr>
        <w:t>Kvalitetsforbedringsrapport for Legemiddelrekvi</w:t>
      </w:r>
      <w:r w:rsidR="00EF493A" w:rsidRPr="005D3385">
        <w:rPr>
          <w:rFonts w:eastAsia="Arial" w:cs="Arial"/>
          <w:b/>
        </w:rPr>
        <w:t>renter (KRL-l</w:t>
      </w:r>
      <w:r w:rsidR="00EF493A" w:rsidRPr="005D3385">
        <w:rPr>
          <w:rFonts w:eastAsia="Arial" w:cs="Arial" w:hint="eastAsia"/>
          <w:b/>
        </w:rPr>
        <w:t>ø</w:t>
      </w:r>
      <w:r w:rsidR="00EF493A" w:rsidRPr="005D3385">
        <w:rPr>
          <w:rFonts w:eastAsia="Arial" w:cs="Arial"/>
          <w:b/>
        </w:rPr>
        <w:t>sningen)</w:t>
      </w:r>
      <w:r w:rsidR="00EF493A">
        <w:rPr>
          <w:rFonts w:eastAsia="Arial" w:cs="Arial"/>
        </w:rPr>
        <w:t xml:space="preserve"> skal etableres for </w:t>
      </w:r>
      <w:r w:rsidR="00411FF3">
        <w:rPr>
          <w:rFonts w:eastAsia="Arial" w:cs="Arial"/>
        </w:rPr>
        <w:t xml:space="preserve">å gi legemiddelrekvirenter tilgang til </w:t>
      </w:r>
      <w:r w:rsidR="00CC457C">
        <w:rPr>
          <w:rFonts w:eastAsia="Arial" w:cs="Arial"/>
        </w:rPr>
        <w:t>relevant informasjon om rekvirering, i først omgang om antibiotika (RAK-rapporter).</w:t>
      </w:r>
    </w:p>
    <w:p w14:paraId="2D0F7540" w14:textId="77777777" w:rsidR="00570A13" w:rsidRPr="00A80F9B" w:rsidDel="00FC74E9" w:rsidRDefault="00570A13" w:rsidP="00570A13">
      <w:pPr>
        <w:contextualSpacing/>
        <w:rPr>
          <w:rFonts w:eastAsia="Arial" w:cs="Arial"/>
        </w:rPr>
      </w:pPr>
    </w:p>
    <w:p w14:paraId="07CD638A" w14:textId="011204E1" w:rsidR="00C10DF9" w:rsidRDefault="00570A13" w:rsidP="00570A13">
      <w:pPr>
        <w:rPr>
          <w:rFonts w:eastAsia="Arial" w:cs="Arial"/>
          <w:bCs/>
        </w:rPr>
      </w:pPr>
      <w:r w:rsidRPr="002D0A6D">
        <w:rPr>
          <w:rFonts w:eastAsia="Arial" w:cs="Arial"/>
          <w:b/>
        </w:rPr>
        <w:t xml:space="preserve">Kommunalt pasient- og brukerregister (KPR) </w:t>
      </w:r>
      <w:r w:rsidRPr="00BC4E34">
        <w:rPr>
          <w:rFonts w:eastAsia="Arial" w:cs="Arial"/>
          <w:bCs/>
        </w:rPr>
        <w:t>skal utvides med data fra helsestasjon- og skolehelsetjenesten, tannhelsetjenesten samt oppdatert innhold og økt frekvens på innsending fra helse- og omsorgstjenestene. Knyttet til denne utvidelsen piloteres innsending av data på ny plattform tilpasset daglig innsending fra journalsystemer og som enkelt kan skaleres med nye tjenesteområder. KPR er også beriket med data fra KUHR, og via tjenesteportalen for helseaktører får leger tilgang på statistikk for allmennlegetjenester fra KPR og statistikkene brukes aktivt i allmennlegers kvalitetsarbeid.</w:t>
      </w:r>
    </w:p>
    <w:p w14:paraId="08894CD8" w14:textId="7B3A0510" w:rsidR="00D00E5F" w:rsidRPr="00C10DF9" w:rsidRDefault="00D00E5F" w:rsidP="00570A13">
      <w:pPr>
        <w:rPr>
          <w:rFonts w:eastAsia="Arial" w:cs="Arial"/>
          <w:bCs/>
        </w:rPr>
      </w:pPr>
      <w:r w:rsidRPr="005D3385">
        <w:rPr>
          <w:rFonts w:eastAsia="Arial" w:cs="Arial"/>
          <w:b/>
        </w:rPr>
        <w:t>N</w:t>
      </w:r>
      <w:r w:rsidR="006417B3" w:rsidRPr="005D3385">
        <w:rPr>
          <w:rFonts w:eastAsia="Arial" w:cs="Arial"/>
          <w:b/>
        </w:rPr>
        <w:t>orsk pasientregister (NPR)</w:t>
      </w:r>
      <w:r w:rsidR="006417B3">
        <w:rPr>
          <w:rFonts w:eastAsia="Arial" w:cs="Arial"/>
          <w:bCs/>
        </w:rPr>
        <w:t xml:space="preserve"> inneholder opplysninger om alle personer som har fått behandling, eller som venter på behandling i spesialist</w:t>
      </w:r>
      <w:r w:rsidR="006D6170">
        <w:rPr>
          <w:rFonts w:eastAsia="Arial" w:cs="Arial"/>
          <w:bCs/>
        </w:rPr>
        <w:t xml:space="preserve">helsetjenesten (Les mer om NPR på FHI sine hjemmesider). </w:t>
      </w:r>
      <w:r w:rsidR="00F24D53" w:rsidRPr="00F24D53">
        <w:rPr>
          <w:rFonts w:eastAsia="Arial" w:cs="Arial"/>
          <w:bCs/>
        </w:rPr>
        <w:t xml:space="preserve">NPR skal kunne levere daglig </w:t>
      </w:r>
      <w:r w:rsidR="00F24D53" w:rsidRPr="00F24D53">
        <w:rPr>
          <w:rFonts w:eastAsia="Arial" w:cs="Arial"/>
          <w:bCs/>
        </w:rPr>
        <w:lastRenderedPageBreak/>
        <w:t>oppdaterte data, rette feil og videreutvikles. Dette krever at NPR flyttes over på samme plattform som KPR, og at innholdet i NPR struktureres slik at det er tilpasset endringsbasert datafangst.</w:t>
      </w:r>
    </w:p>
    <w:p w14:paraId="7E28ABCF" w14:textId="77777777" w:rsidR="00332D92" w:rsidRPr="00FE1FDC" w:rsidRDefault="00332D92" w:rsidP="00570A13">
      <w:pPr>
        <w:rPr>
          <w:rFonts w:eastAsia="Arial" w:cs="Arial"/>
          <w:b/>
        </w:rPr>
      </w:pPr>
    </w:p>
    <w:p w14:paraId="5C4D705B" w14:textId="77777777" w:rsidR="00570A13" w:rsidRDefault="00570A13" w:rsidP="00570A13">
      <w:pPr>
        <w:rPr>
          <w:ins w:id="102" w:author="Kine Markman" w:date="2026-07-08T13:38:00Z" w16du:dateUtc="2026-07-08T11:38:00Z"/>
        </w:rPr>
      </w:pPr>
      <w:r w:rsidRPr="00D1268E">
        <w:rPr>
          <w:rFonts w:ascii="Arial" w:hAnsi="Arial"/>
        </w:rPr>
        <w:t>I veikartet</w:t>
      </w:r>
      <w:r w:rsidRPr="00964DCD">
        <w:rPr>
          <w:rStyle w:val="Hyperkobling"/>
          <w:rFonts w:ascii="Arial" w:hAnsi="Arial"/>
          <w:color w:val="202020" w:themeColor="text1"/>
          <w:u w:val="none"/>
        </w:rPr>
        <w:t xml:space="preserve"> for nasjonal e-helsestrategi</w:t>
      </w:r>
      <w:r w:rsidRPr="00964DCD">
        <w:rPr>
          <w:color w:val="202020" w:themeColor="text1"/>
        </w:rPr>
        <w:t xml:space="preserve"> synliggjøres </w:t>
      </w:r>
      <w:r w:rsidRPr="00FA7835">
        <w:t xml:space="preserve">flere sentrale registre der det er pågående videreutvikling, disse er også fulgt opp som </w:t>
      </w:r>
      <w:hyperlink r:id="rId189" w:history="1">
        <w:r w:rsidRPr="00FA7835">
          <w:rPr>
            <w:rStyle w:val="Hyperkobling"/>
            <w:rFonts w:ascii="Arial" w:hAnsi="Arial"/>
          </w:rPr>
          <w:t xml:space="preserve">tiltak </w:t>
        </w:r>
        <w:r>
          <w:rPr>
            <w:rStyle w:val="Hyperkobling"/>
            <w:rFonts w:ascii="Arial" w:hAnsi="Arial"/>
          </w:rPr>
          <w:t xml:space="preserve">i </w:t>
        </w:r>
        <w:r w:rsidRPr="00FA7835">
          <w:rPr>
            <w:rStyle w:val="Hyperkobling"/>
            <w:rFonts w:ascii="Arial" w:hAnsi="Arial"/>
          </w:rPr>
          <w:t>Nasjonal e-helseportefølje</w:t>
        </w:r>
      </w:hyperlink>
      <w:r w:rsidRPr="00FA7835">
        <w:t>.</w:t>
      </w:r>
      <w:r>
        <w:t xml:space="preserve"> </w:t>
      </w:r>
    </w:p>
    <w:p w14:paraId="72639610" w14:textId="77777777" w:rsidR="000367E5" w:rsidRDefault="000367E5" w:rsidP="00262AB0">
      <w:pPr>
        <w:keepNext/>
      </w:pPr>
      <w:r w:rsidRPr="000367E5">
        <w:rPr>
          <w:noProof/>
        </w:rPr>
        <w:drawing>
          <wp:inline distT="0" distB="0" distL="0" distR="0" wp14:anchorId="32E7FCDD" wp14:editId="7E6B2703">
            <wp:extent cx="5704662" cy="4215746"/>
            <wp:effectExtent l="0" t="0" r="0" b="0"/>
            <wp:docPr id="167404381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3813" name="Bilde 1"/>
                    <pic:cNvPicPr/>
                  </pic:nvPicPr>
                  <pic:blipFill>
                    <a:blip r:embed="rId190">
                      <a:extLst>
                        <a:ext uri="{28A0092B-C50C-407E-A947-70E740481C1C}">
                          <a14:useLocalDpi xmlns:a14="http://schemas.microsoft.com/office/drawing/2010/main" val="0"/>
                        </a:ext>
                      </a:extLst>
                    </a:blip>
                    <a:stretch>
                      <a:fillRect/>
                    </a:stretch>
                  </pic:blipFill>
                  <pic:spPr>
                    <a:xfrm>
                      <a:off x="0" y="0"/>
                      <a:ext cx="5704662" cy="4215746"/>
                    </a:xfrm>
                    <a:prstGeom prst="rect">
                      <a:avLst/>
                    </a:prstGeom>
                  </pic:spPr>
                </pic:pic>
              </a:graphicData>
            </a:graphic>
          </wp:inline>
        </w:drawing>
      </w:r>
    </w:p>
    <w:p w14:paraId="69A0288C" w14:textId="5D49736B" w:rsidR="000367E5" w:rsidRDefault="000367E5" w:rsidP="00262AB0">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44</w:t>
      </w:r>
      <w:r w:rsidR="0025052D">
        <w:rPr>
          <w:noProof/>
        </w:rPr>
        <w:fldChar w:fldCharType="end"/>
      </w:r>
      <w:r>
        <w:t xml:space="preserve"> viser veikart med planlagt aktivitet for videreutvikling av sentrale helseregistre</w:t>
      </w:r>
    </w:p>
    <w:p w14:paraId="20041770" w14:textId="77777777" w:rsidR="00EE6B4C" w:rsidRDefault="00EE6B4C" w:rsidP="00570A13"/>
    <w:p w14:paraId="21DC29E7" w14:textId="51959BBD" w:rsidR="00570A13" w:rsidRPr="00EE6B4C" w:rsidRDefault="00AA2BD8" w:rsidP="00EE6B4C">
      <w:pPr>
        <w:shd w:val="clear" w:color="auto" w:fill="E6E6E6" w:themeFill="background1" w:themeFillShade="E6"/>
        <w:rPr>
          <w:b/>
          <w:bCs/>
          <w:shd w:val="clear" w:color="auto" w:fill="E6E6E6" w:themeFill="background1" w:themeFillShade="E6"/>
        </w:rPr>
      </w:pPr>
      <w:commentRangeStart w:id="103"/>
      <w:r>
        <w:rPr>
          <w:b/>
          <w:bCs/>
          <w:shd w:val="clear" w:color="auto" w:fill="E6E6E6" w:themeFill="background1" w:themeFillShade="E6"/>
        </w:rPr>
        <w:t xml:space="preserve">Tilgjengeliggjøring </w:t>
      </w:r>
      <w:r w:rsidRPr="00EE6B4C">
        <w:rPr>
          <w:b/>
          <w:bCs/>
          <w:shd w:val="clear" w:color="auto" w:fill="E6E6E6" w:themeFill="background1" w:themeFillShade="E6"/>
        </w:rPr>
        <w:t>av</w:t>
      </w:r>
      <w:r w:rsidR="00570A13" w:rsidRPr="00EE6B4C">
        <w:rPr>
          <w:b/>
          <w:bCs/>
          <w:shd w:val="clear" w:color="auto" w:fill="E6E6E6" w:themeFill="background1" w:themeFillShade="E6"/>
        </w:rPr>
        <w:t xml:space="preserve"> helsedata</w:t>
      </w:r>
      <w:commentRangeEnd w:id="103"/>
      <w:r w:rsidR="00A10866">
        <w:rPr>
          <w:rStyle w:val="Merknadsreferanse"/>
          <w:b/>
          <w:bCs/>
          <w:sz w:val="18"/>
          <w:szCs w:val="22"/>
          <w:shd w:val="clear" w:color="auto" w:fill="E6E6E6" w:themeFill="background1" w:themeFillShade="E6"/>
        </w:rPr>
        <w:commentReference w:id="103"/>
      </w:r>
      <w:r>
        <w:rPr>
          <w:b/>
          <w:bCs/>
          <w:shd w:val="clear" w:color="auto" w:fill="E6E6E6" w:themeFill="background1" w:themeFillShade="E6"/>
        </w:rPr>
        <w:t xml:space="preserve"> til sekundærbruk</w:t>
      </w:r>
    </w:p>
    <w:p w14:paraId="000B0F93" w14:textId="77777777" w:rsidR="006E1B6E" w:rsidRPr="006E1B6E" w:rsidRDefault="006E1B6E" w:rsidP="006E1B6E">
      <w:r w:rsidRPr="006E1B6E">
        <w:t xml:space="preserve">I henhold til EHDS-forordningen er formålet med sekundærbruk av helsedata å muliggjøre gjenbruk av data som opprinnelig er samlet inn for helsehjelp (primærbruk), til sekundære formål som forskning, innovasjon, politikkutvikling og kvalitetsforbedring av helsetjenesten. EHDS-forordningen søker å harmonisere tilgjengeliggjøring av helsedata til sekundære formål, slik at landene kan dra nytte av fellesløsninger og standarder. Dette vil gi økt tilgang til data, som kan akselerere vitenskapelige og innovative fremskritt og støtte medisinsk utvikling. </w:t>
      </w:r>
    </w:p>
    <w:p w14:paraId="436124E3" w14:textId="28A21EF4" w:rsidR="006E1B6E" w:rsidRPr="006E1B6E" w:rsidRDefault="006E1B6E" w:rsidP="006E1B6E">
      <w:r w:rsidRPr="006E1B6E">
        <w:t xml:space="preserve">Helsedataforordningen beskriver en stor bredde med kategorier helsedata som skal tilgjengeliggjøres for sekundære formål. Resultatet er at svært mange aktører vil få status som helsedatainnehaver. For mange vil det være nytt å måtte tilrettelegge data for gjenbruk, samt å måtte forholde seg til krav fra EU som </w:t>
      </w:r>
      <w:r w:rsidR="00F66E57" w:rsidRPr="006E1B6E">
        <w:t>synliggjøring, beskrivelse</w:t>
      </w:r>
      <w:r w:rsidRPr="006E1B6E">
        <w:t> og deling av datasett. Andre aktører, inkludert de sentrale helseregistrene har lang tradisjon med tilrettelegging for gjenbruk. Det vil derfor være stor variasjon hos den enkelte helsedatainnehaver med hensyn til nødvendige tiltak, tilpasninger og påfølgende kostnader. Etablering av Health Data Access Bodies (HDAB, tilgangsforvalter) er avgjørende for at helsedata skal kunne tilgjengeliggjøres for norske og europeiske brukere. Folkehelseinstituttet anbefaler en delvis sentralisering av ansvar og oppgaver til et begrenset antall tilgangsforvaltere for å imøtekomme krav i 2027 - 2029.</w:t>
      </w:r>
    </w:p>
    <w:p w14:paraId="00D0F1EF" w14:textId="77777777" w:rsidR="006E1B6E" w:rsidRPr="006E1B6E" w:rsidRDefault="006E1B6E" w:rsidP="006E1B6E">
      <w:r w:rsidRPr="006E1B6E">
        <w:lastRenderedPageBreak/>
        <w:t xml:space="preserve">Helsedataservice med </w:t>
      </w:r>
      <w:hyperlink r:id="rId191" w:history="1">
        <w:r w:rsidRPr="006E1B6E">
          <w:rPr>
            <w:rStyle w:val="Hyperkobling"/>
          </w:rPr>
          <w:t>helsedata.no</w:t>
        </w:r>
      </w:hyperlink>
      <w:r w:rsidRPr="006E1B6E">
        <w:t xml:space="preserve"> skal være den naturlige og foretrukne inngangen for de som trenger tilgang til helsedata. Dette kan for eksempel være forskere, offentlige og private virksomheter, journalister, studenter på høyere nivå mm. Helsedataservice vil som nasjonalt kontaktpunkt gi en enklere og mer forutsigbar prosess samt at søkere slipper å forholde seg til mange ulike aktører.</w:t>
      </w:r>
    </w:p>
    <w:p w14:paraId="6ADE1A4A" w14:textId="77777777" w:rsidR="006E1B6E" w:rsidRPr="006E1B6E" w:rsidRDefault="006E1B6E" w:rsidP="006E1B6E">
      <w:r w:rsidRPr="006E1B6E">
        <w:t>Helsedata.no blir en sentral og viktig tjeneste, med veiledere, variabelliste og felles søknadskjema.  Helsedataservice vil som sentralt mottak gi råd og fatte vedtak om tilgang til data, samt en mer effektiv og sikker utleveringsprosess i samarbeid med registerforvalterne og leverandører av sikre analyserom (SPE). Det pågår arbeid i EU for å definere krav til SPE og datatransport i tråd med forordningen om det Europeiske helsedataområdet (EHDS).</w:t>
      </w:r>
    </w:p>
    <w:p w14:paraId="65A37920" w14:textId="77777777" w:rsidR="006E1B6E" w:rsidRPr="006E1B6E" w:rsidRDefault="006E1B6E" w:rsidP="006E1B6E">
      <w:r w:rsidRPr="006E1B6E">
        <w:t>Tilgang til søknadsfrie data er en viktig tjeneste og samarbeid med microdata.no som eies av SSB og Sikt er en satsning som på sikt vil kunne mange synergier.</w:t>
      </w:r>
    </w:p>
    <w:p w14:paraId="4B6AA9C0" w14:textId="77777777" w:rsidR="006E1B6E" w:rsidRPr="006E1B6E" w:rsidRDefault="006E1B6E" w:rsidP="006E1B6E">
      <w:r w:rsidRPr="006E1B6E">
        <w:t xml:space="preserve">Tverrsektorielt samarbeidsprosjekt jobber med å etablere et felles veikart som viser prioriterte tiltak i utvikling av tjenester innenfor bruk av helsedata.  </w:t>
      </w:r>
    </w:p>
    <w:p w14:paraId="55FEFE85" w14:textId="77777777" w:rsidR="006E1B6E" w:rsidRPr="006E1B6E" w:rsidRDefault="006E1B6E" w:rsidP="006E1B6E">
      <w:r w:rsidRPr="006E1B6E">
        <w:t xml:space="preserve">Les mer om kravene i artikkel 51 på følgende EHDS hjemmesider </w:t>
      </w:r>
      <w:hyperlink r:id="rId192" w:history="1">
        <w:r w:rsidRPr="006E1B6E">
          <w:rPr>
            <w:rStyle w:val="Hyperkobling"/>
          </w:rPr>
          <w:t>EHDS - Art. 51 | StreamLex</w:t>
        </w:r>
      </w:hyperlink>
    </w:p>
    <w:p w14:paraId="2D7AF70C" w14:textId="3BD916CD" w:rsidR="003A11EB" w:rsidRDefault="003A11EB" w:rsidP="00676514"/>
    <w:p w14:paraId="015EDDB0" w14:textId="77777777" w:rsidR="003A11EB" w:rsidRDefault="003A11EB" w:rsidP="004725A6">
      <w:pPr>
        <w:keepNext/>
      </w:pPr>
      <w:r w:rsidRPr="003A11EB">
        <w:rPr>
          <w:noProof/>
        </w:rPr>
        <w:drawing>
          <wp:inline distT="0" distB="0" distL="0" distR="0" wp14:anchorId="71F97D71" wp14:editId="1D334D7A">
            <wp:extent cx="5669707" cy="4722533"/>
            <wp:effectExtent l="0" t="0" r="7620" b="1905"/>
            <wp:docPr id="108133492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4920" name="Bilde 1"/>
                    <pic:cNvPicPr/>
                  </pic:nvPicPr>
                  <pic:blipFill>
                    <a:blip r:embed="rId193">
                      <a:extLst>
                        <a:ext uri="{28A0092B-C50C-407E-A947-70E740481C1C}">
                          <a14:useLocalDpi xmlns:a14="http://schemas.microsoft.com/office/drawing/2010/main" val="0"/>
                        </a:ext>
                      </a:extLst>
                    </a:blip>
                    <a:stretch>
                      <a:fillRect/>
                    </a:stretch>
                  </pic:blipFill>
                  <pic:spPr>
                    <a:xfrm>
                      <a:off x="0" y="0"/>
                      <a:ext cx="5669707" cy="4722533"/>
                    </a:xfrm>
                    <a:prstGeom prst="rect">
                      <a:avLst/>
                    </a:prstGeom>
                  </pic:spPr>
                </pic:pic>
              </a:graphicData>
            </a:graphic>
          </wp:inline>
        </w:drawing>
      </w:r>
    </w:p>
    <w:p w14:paraId="3E80EB80" w14:textId="696382BC" w:rsidR="003A11EB" w:rsidRDefault="003A11EB" w:rsidP="004725A6">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45</w:t>
      </w:r>
      <w:r w:rsidR="0025052D">
        <w:rPr>
          <w:noProof/>
        </w:rPr>
        <w:fldChar w:fldCharType="end"/>
      </w:r>
      <w:r>
        <w:t xml:space="preserve"> viser veikart med</w:t>
      </w:r>
      <w:r w:rsidR="004502B1">
        <w:t xml:space="preserve"> tentative</w:t>
      </w:r>
      <w:r>
        <w:t xml:space="preserve"> planer for å oppfylle krav i EHDS for sekundær bruk av helsedata</w:t>
      </w:r>
    </w:p>
    <w:p w14:paraId="76CF4937" w14:textId="64AF7C8B" w:rsidR="00570A13" w:rsidRDefault="00570A13" w:rsidP="00706CD6">
      <w:pPr>
        <w:pStyle w:val="Overskrift2"/>
        <w:numPr>
          <w:ilvl w:val="0"/>
          <w:numId w:val="0"/>
        </w:numPr>
      </w:pPr>
      <w:bookmarkStart w:id="104" w:name="_Toc215062167"/>
      <w:commentRangeStart w:id="105"/>
      <w:r>
        <w:rPr>
          <w:noProof/>
        </w:rPr>
        <w:lastRenderedPageBreak/>
        <mc:AlternateContent>
          <mc:Choice Requires="wps">
            <w:drawing>
              <wp:anchor distT="5400675" distB="299085" distL="7200900" distR="7200900" simplePos="0" relativeHeight="251658277" behindDoc="0" locked="0" layoutInCell="1" allowOverlap="1" wp14:anchorId="62D2862A" wp14:editId="4171EE4C">
                <wp:simplePos x="0" y="0"/>
                <wp:positionH relativeFrom="page">
                  <wp:posOffset>856615</wp:posOffset>
                </wp:positionH>
                <wp:positionV relativeFrom="page">
                  <wp:posOffset>821690</wp:posOffset>
                </wp:positionV>
                <wp:extent cx="1537200" cy="547200"/>
                <wp:effectExtent l="0" t="0" r="6350" b="5715"/>
                <wp:wrapSquare wrapText="bothSides"/>
                <wp:docPr id="1769407465" name="Graphic 210558173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0A2FD1AE" w14:textId="5EB7AE85" w:rsidR="00570A13" w:rsidRPr="00482EDB" w:rsidRDefault="00570A13"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2862A" id="_x0000_s1044" style="position:absolute;margin-left:67.45pt;margin-top:64.7pt;width:121.05pt;height:43.1pt;z-index:251658277;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PkZgkG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0A2FD1AE" w14:textId="5EB7AE85" w:rsidR="00570A13" w:rsidRPr="00482EDB" w:rsidRDefault="00570A13"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00706CD6">
        <w:t xml:space="preserve">Mål 4: </w:t>
      </w:r>
      <w:commentRangeEnd w:id="105"/>
      <w:r w:rsidR="00FC778C">
        <w:rPr>
          <w:rStyle w:val="Merknadsreferanse"/>
          <w:sz w:val="60"/>
          <w:szCs w:val="26"/>
        </w:rPr>
        <w:commentReference w:id="105"/>
      </w:r>
      <w:r>
        <w:t>Tilgjengelig informasjon og styrket samhandling</w:t>
      </w:r>
      <w:bookmarkEnd w:id="104"/>
    </w:p>
    <w:p w14:paraId="49DDDB2B" w14:textId="77777777" w:rsidR="000B2F24" w:rsidRDefault="00774550" w:rsidP="00774550">
      <w:pPr>
        <w:rPr>
          <w:ins w:id="108" w:author="Anne Greibrokk" w:date="2026-07-13T10:10:00Z" w16du:dateUtc="2026-07-13T08:10:00Z"/>
        </w:rPr>
      </w:pPr>
      <w:commentRangeStart w:id="109"/>
      <w:commentRangeStart w:id="110"/>
      <w:r>
        <w:t>Digital samhandling, styrket informasjonsforvaltning og økt standardisering skal sørge for at oppdaterte helseopplysninger er sikre, av god kvalitet og lett tilgjengelig ved behov. Dette vil legge til rette for en mer aktiv innbygger, bedre og mer effektiv helsehjelp samt bedre datanalyser til kvalitetsforbedring, helseovervåkning og styring.</w:t>
      </w:r>
      <w:commentRangeEnd w:id="109"/>
      <w:r w:rsidR="00812BAD">
        <w:rPr>
          <w:rStyle w:val="Merknadsreferanse"/>
          <w:sz w:val="18"/>
          <w:szCs w:val="22"/>
        </w:rPr>
        <w:commentReference w:id="109"/>
      </w:r>
      <w:commentRangeEnd w:id="110"/>
      <w:r>
        <w:rPr>
          <w:rStyle w:val="Merknadsreferanse"/>
          <w:sz w:val="18"/>
          <w:szCs w:val="22"/>
        </w:rPr>
        <w:commentReference w:id="110"/>
      </w:r>
    </w:p>
    <w:p w14:paraId="0938CB0E" w14:textId="26C391B3" w:rsidR="00570A13" w:rsidRDefault="00774550" w:rsidP="00774550">
      <w:r>
        <w:br/>
        <w:t xml:space="preserve">Det er etablert et solid grunnlag for digital samhandling i helse- og omsorgsektoren, men det er fortsatt utfordringer knyttet til kvalitet, strukturering, tilgjengelighet og helhetlig informasjonsforvaltning. Sammen med bestemmelser i regelverk, påvirker dette deling og utnyttelse av helsedata. Brudd på digital sikkerhet kan skape alvorlige forstyrrelser i helse- og omsorgssektorens evne til å levere trygge tjenester. Helseberedskap blir derfor viktigere fremover. Det er flere sentrale pågående programmer og prosjekter, både nasjonalt og internasjonalt, som adresserer en del av disse problemstillingene. </w:t>
      </w:r>
      <w:r>
        <w:br/>
        <w:t xml:space="preserve">Mål 4 er </w:t>
      </w:r>
      <w:r w:rsidR="00203809">
        <w:t xml:space="preserve">nærmere </w:t>
      </w:r>
      <w:r>
        <w:t>beskrevet på helsedirektoratet.no og pågående delmål er vist nedenfor.</w:t>
      </w:r>
    </w:p>
    <w:p w14:paraId="232B8F3A" w14:textId="77777777" w:rsidR="00654119" w:rsidRDefault="00654119" w:rsidP="00774550"/>
    <w:p w14:paraId="209B4026" w14:textId="77777777" w:rsidR="00654119" w:rsidRDefault="00654119" w:rsidP="00654119">
      <w:pPr>
        <w:pStyle w:val="Overskrift3"/>
      </w:pPr>
      <w:r>
        <w:t>Delmål 4.A: Trygg og effektiv informasjonsdeling mellom aktører</w:t>
      </w:r>
    </w:p>
    <w:p w14:paraId="0129B6F4" w14:textId="77777777" w:rsidR="008A2629" w:rsidRDefault="008A2629" w:rsidP="00654119">
      <w:pPr>
        <w:rPr>
          <w:ins w:id="111" w:author="Kine Markman" w:date="2026-07-08T13:42:00Z" w16du:dateUtc="2026-07-08T11:42:00Z"/>
        </w:rPr>
      </w:pPr>
    </w:p>
    <w:p w14:paraId="7EF8B191" w14:textId="012A6862" w:rsidR="00654119" w:rsidRDefault="001D536B" w:rsidP="00654119">
      <w:r w:rsidRPr="001D536B">
        <w:t>Informasjonsdeling i helsesektoren er avhengig av tillit mellom aktørene. Felles tillitsmodell og samhandlingskomponenter bidrar til trygg og effektiv informasjonsdeling mellom virksomheter som deler informasjon, og helsepersonell med tjenstlig behov for å lese informasjonen.</w:t>
      </w:r>
      <w:r w:rsidR="00654119">
        <w:rPr>
          <w:noProof/>
        </w:rPr>
        <w:drawing>
          <wp:anchor distT="0" distB="0" distL="114300" distR="114300" simplePos="0" relativeHeight="251658278" behindDoc="1" locked="0" layoutInCell="1" allowOverlap="1" wp14:anchorId="4969D700" wp14:editId="3ECBB400">
            <wp:simplePos x="0" y="0"/>
            <wp:positionH relativeFrom="margin">
              <wp:align>left</wp:align>
            </wp:positionH>
            <wp:positionV relativeFrom="paragraph">
              <wp:posOffset>5715</wp:posOffset>
            </wp:positionV>
            <wp:extent cx="3423285" cy="3201670"/>
            <wp:effectExtent l="0" t="0" r="5715" b="0"/>
            <wp:wrapTight wrapText="bothSides">
              <wp:wrapPolygon edited="0">
                <wp:start x="0" y="0"/>
                <wp:lineTo x="0" y="21463"/>
                <wp:lineTo x="21516" y="21463"/>
                <wp:lineTo x="21516" y="0"/>
                <wp:lineTo x="0" y="0"/>
              </wp:wrapPolygon>
            </wp:wrapTight>
            <wp:docPr id="894057920" name="Bilde 894057920" descr="Et bilde som inneholder tekst, skjermbilde, tegnefilm,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7920" name="Bilde 894057920" descr="Et bilde som inneholder tekst, skjermbilde, tegnefilm, design&#10;&#10;KI-generert innhold kan være feil."/>
                    <pic:cNvPicPr/>
                  </pic:nvPicPr>
                  <pic:blipFill rotWithShape="1">
                    <a:blip r:embed="rId194" cstate="print">
                      <a:extLst>
                        <a:ext uri="{28A0092B-C50C-407E-A947-70E740481C1C}">
                          <a14:useLocalDpi xmlns:a14="http://schemas.microsoft.com/office/drawing/2010/main" val="0"/>
                        </a:ext>
                      </a:extLst>
                    </a:blip>
                    <a:srcRect l="2400" t="1691" r="2691"/>
                    <a:stretch/>
                  </pic:blipFill>
                  <pic:spPr bwMode="auto">
                    <a:xfrm>
                      <a:off x="0" y="0"/>
                      <a:ext cx="3423285" cy="3201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C0F79F" w14:textId="77777777" w:rsidR="00654119" w:rsidRPr="004D5929" w:rsidRDefault="00654119" w:rsidP="00654119"/>
    <w:p w14:paraId="76E8509F" w14:textId="77777777" w:rsidR="00654119" w:rsidRDefault="00654119" w:rsidP="00654119"/>
    <w:p w14:paraId="48953EE9" w14:textId="77777777" w:rsidR="00654119" w:rsidRDefault="00654119" w:rsidP="00774550"/>
    <w:p w14:paraId="5674A0AC" w14:textId="77777777" w:rsidR="00654119" w:rsidRDefault="00654119" w:rsidP="00774550"/>
    <w:p w14:paraId="0F484531" w14:textId="2247BE43" w:rsidR="00654119" w:rsidRDefault="00654119" w:rsidP="00774550"/>
    <w:p w14:paraId="6301EEDE" w14:textId="2C1B445E" w:rsidR="00433265" w:rsidRDefault="00433265" w:rsidP="000225D1">
      <w:pPr>
        <w:keepNext/>
      </w:pPr>
    </w:p>
    <w:p w14:paraId="0F2627D3" w14:textId="77777777" w:rsidR="00706CD6" w:rsidRDefault="00706CD6" w:rsidP="00774550">
      <w:pPr>
        <w:rPr>
          <w:ins w:id="112" w:author="Kine Markman" w:date="2026-07-08T13:42:00Z" w16du:dateUtc="2026-07-08T11:42:00Z"/>
        </w:rPr>
      </w:pPr>
    </w:p>
    <w:p w14:paraId="6DAEC871" w14:textId="77777777" w:rsidR="008A2629" w:rsidRDefault="008A2629" w:rsidP="00774550">
      <w:pPr>
        <w:rPr>
          <w:ins w:id="113" w:author="Kine Markman" w:date="2026-09-07T19:56:00Z" w16du:dateUtc="2026-09-07T17:56:00Z"/>
        </w:rPr>
      </w:pPr>
    </w:p>
    <w:p w14:paraId="4FB00D4F" w14:textId="77777777" w:rsidR="004725A6" w:rsidRDefault="004725A6" w:rsidP="00774550">
      <w:pPr>
        <w:rPr>
          <w:ins w:id="114" w:author="Kine Markman" w:date="2026-09-07T19:56:00Z" w16du:dateUtc="2026-09-07T17:56:00Z"/>
        </w:rPr>
      </w:pPr>
    </w:p>
    <w:p w14:paraId="4475BD7E" w14:textId="77777777" w:rsidR="009B3C33" w:rsidRDefault="009B3C33" w:rsidP="00774550">
      <w:pPr>
        <w:rPr>
          <w:ins w:id="115" w:author="Kine Markman" w:date="2026-07-08T13:42:00Z" w16du:dateUtc="2026-07-08T11:42:00Z"/>
        </w:rPr>
      </w:pPr>
    </w:p>
    <w:p w14:paraId="18CFE925" w14:textId="77777777" w:rsidR="008A2629" w:rsidRDefault="008A2629" w:rsidP="00774550">
      <w:pPr>
        <w:rPr>
          <w:ins w:id="116" w:author="Kine Markman" w:date="2026-09-07T19:57:00Z" w16du:dateUtc="2026-09-07T17:57:00Z"/>
        </w:rPr>
      </w:pPr>
    </w:p>
    <w:p w14:paraId="503E3480" w14:textId="77777777" w:rsidR="00D33F71" w:rsidRDefault="00D33F71" w:rsidP="00774550">
      <w:pPr>
        <w:rPr>
          <w:ins w:id="117" w:author="Kine Markman" w:date="2026-09-07T19:57:00Z" w16du:dateUtc="2026-09-07T17:57:00Z"/>
        </w:rPr>
      </w:pPr>
    </w:p>
    <w:p w14:paraId="39CEB0D6" w14:textId="77777777" w:rsidR="00D33F71" w:rsidRDefault="00D33F71" w:rsidP="00774550">
      <w:pPr>
        <w:rPr>
          <w:ins w:id="118" w:author="Kine Markman" w:date="2026-09-07T19:57:00Z" w16du:dateUtc="2026-09-07T17:57:00Z"/>
        </w:rPr>
      </w:pPr>
    </w:p>
    <w:p w14:paraId="7F5FD708" w14:textId="77777777" w:rsidR="00D33F71" w:rsidRDefault="00D33F71" w:rsidP="00774550"/>
    <w:p w14:paraId="109192FC" w14:textId="071E3973" w:rsidR="00FB42EF" w:rsidRPr="00EE6B4C" w:rsidRDefault="008A3915" w:rsidP="00EE6B4C">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lastRenderedPageBreak/>
        <w:t>Felles tillitstjenester</w:t>
      </w:r>
    </w:p>
    <w:p w14:paraId="3BC08166" w14:textId="5220DBBA" w:rsidR="00FB42EF" w:rsidRDefault="00FB42EF" w:rsidP="00FB42EF">
      <w:r>
        <w:t xml:space="preserve">Samhandlingstjenester hvor helseinformasjon utveksles mellom virksomheter på forespørsel, som deling av pasientens journaldokumenter, forutsetter etablering av felles tillitstjenester. </w:t>
      </w:r>
      <w:commentRangeStart w:id="119"/>
      <w:commentRangeStart w:id="120"/>
      <w:r>
        <w:t xml:space="preserve">Felles tillitstjenester utvikles i tråd med </w:t>
      </w:r>
      <w:r w:rsidR="00745612">
        <w:t>rammer</w:t>
      </w:r>
      <w:r>
        <w:t xml:space="preserve"> for trygg og effektiv deling av helseinformasjon beskrevet av Helsedirektoratet</w:t>
      </w:r>
      <w:r w:rsidR="00CD40DC">
        <w:t>.</w:t>
      </w:r>
      <w:commentRangeEnd w:id="119"/>
      <w:r w:rsidR="000513B7">
        <w:rPr>
          <w:rStyle w:val="Merknadsreferanse"/>
          <w:sz w:val="18"/>
          <w:szCs w:val="22"/>
        </w:rPr>
        <w:commentReference w:id="119"/>
      </w:r>
      <w:commentRangeEnd w:id="120"/>
      <w:r>
        <w:rPr>
          <w:rStyle w:val="Merknadsreferanse"/>
          <w:sz w:val="18"/>
          <w:szCs w:val="22"/>
        </w:rPr>
        <w:commentReference w:id="120"/>
      </w:r>
    </w:p>
    <w:p w14:paraId="606C60A3" w14:textId="77777777" w:rsidR="00203263" w:rsidRDefault="00203263" w:rsidP="00FB42EF">
      <w:pPr>
        <w:rPr>
          <w:sz w:val="22"/>
        </w:rPr>
      </w:pPr>
    </w:p>
    <w:p w14:paraId="68155A09" w14:textId="59A3A9FD" w:rsidR="00FB42EF" w:rsidRDefault="00FB42EF" w:rsidP="00FB42EF">
      <w:r>
        <w:t>Felles tillitstjenester som utvikles av Norsk helsenett</w:t>
      </w:r>
      <w:r w:rsidR="00505EDB">
        <w:t>,</w:t>
      </w:r>
      <w:r>
        <w:t xml:space="preserve"> blir tilpasset slik at HF og andre kilder som </w:t>
      </w:r>
      <w:r w:rsidR="00CB2669">
        <w:t xml:space="preserve">eksempelvis </w:t>
      </w:r>
      <w:r>
        <w:t>produserer dokumenter</w:t>
      </w:r>
      <w:r w:rsidR="00F67D73">
        <w:t xml:space="preserve"> (Pasientens journaldokumenter)</w:t>
      </w:r>
      <w:r>
        <w:t xml:space="preserve"> kan ivareta sin rolle som dataansvarlige. For å verifisere at kun helsepersonell med tjenstlige behov, og behandlerrelasjon til pasienten</w:t>
      </w:r>
      <w:r w:rsidR="00733CCD">
        <w:t>,</w:t>
      </w:r>
      <w:r>
        <w:t xml:space="preserve"> får gjøre oppslag, er det behov for å sende ytterligere informasjon av betydning for tilgangen. Målet er at felles tillitstjenester skal understøtte ulike tjenester hvor det kreves tillit mellom aktørene. </w:t>
      </w:r>
      <w:r w:rsidR="000E6940">
        <w:t>I 2024</w:t>
      </w:r>
      <w:r w:rsidR="000D6F28">
        <w:t xml:space="preserve"> gjennomførte Pasientens journaldokumenter</w:t>
      </w:r>
      <w:r w:rsidR="007D2579">
        <w:t xml:space="preserve"> første</w:t>
      </w:r>
      <w:r w:rsidR="000D6F28">
        <w:t xml:space="preserve"> utprøving</w:t>
      </w:r>
      <w:r w:rsidR="000D6F28" w:rsidDel="000D6F28">
        <w:t xml:space="preserve"> </w:t>
      </w:r>
      <w:r>
        <w:t>og t</w:t>
      </w:r>
      <w:r w:rsidR="00F67D73">
        <w:t xml:space="preserve">ok </w:t>
      </w:r>
      <w:r>
        <w:t>i bruk felles tillitstjenester. EPJ-leverandørene må tilpasse løsningene sine for bruk av felles tillitstjenester før utprøving kan starte på hvert samhandlingsområde.</w:t>
      </w:r>
    </w:p>
    <w:p w14:paraId="0F1298CE" w14:textId="77777777" w:rsidR="008068F2" w:rsidRDefault="008068F2" w:rsidP="00FB42EF"/>
    <w:p w14:paraId="162C01BC" w14:textId="09708B9A" w:rsidR="00FB42EF" w:rsidRDefault="00FB42EF" w:rsidP="00FB42EF">
      <w:pPr>
        <w:rPr>
          <w:ins w:id="121" w:author="Kine Markman" w:date="2026-07-08T13:43:00Z" w16du:dateUtc="2026-07-08T11:43:00Z"/>
        </w:rPr>
      </w:pPr>
      <w:del w:id="122" w:author="Tore Syvertsen" w:date="2026-08-14T08:26:00Z" w16du:dateUtc="2026-08-14T06:26:00Z">
        <w:r w:rsidRPr="00AF6AA3">
          <w:delText>.</w:delText>
        </w:r>
      </w:del>
    </w:p>
    <w:p w14:paraId="2EDAA8C2" w14:textId="77777777" w:rsidR="003B5B55" w:rsidRDefault="003B5B55" w:rsidP="008758E7">
      <w:commentRangeStart w:id="123"/>
      <w:r w:rsidRPr="003B5B55">
        <w:rPr>
          <w:noProof/>
        </w:rPr>
        <w:drawing>
          <wp:inline distT="0" distB="0" distL="0" distR="0" wp14:anchorId="1238DFBB" wp14:editId="158B91B7">
            <wp:extent cx="5809668" cy="2468324"/>
            <wp:effectExtent l="0" t="0" r="635" b="8255"/>
            <wp:docPr id="132862312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23124" name="Bilde 1"/>
                    <pic:cNvPicPr/>
                  </pic:nvPicPr>
                  <pic:blipFill>
                    <a:blip r:embed="rId195">
                      <a:extLst>
                        <a:ext uri="{28A0092B-C50C-407E-A947-70E740481C1C}">
                          <a14:useLocalDpi xmlns:a14="http://schemas.microsoft.com/office/drawing/2010/main" val="0"/>
                        </a:ext>
                      </a:extLst>
                    </a:blip>
                    <a:stretch>
                      <a:fillRect/>
                    </a:stretch>
                  </pic:blipFill>
                  <pic:spPr>
                    <a:xfrm>
                      <a:off x="0" y="0"/>
                      <a:ext cx="5809668" cy="2468324"/>
                    </a:xfrm>
                    <a:prstGeom prst="rect">
                      <a:avLst/>
                    </a:prstGeom>
                  </pic:spPr>
                </pic:pic>
              </a:graphicData>
            </a:graphic>
          </wp:inline>
        </w:drawing>
      </w:r>
      <w:commentRangeEnd w:id="123"/>
      <w:r w:rsidR="005B452A">
        <w:rPr>
          <w:rStyle w:val="Merknadsreferanse"/>
          <w:sz w:val="18"/>
          <w:szCs w:val="22"/>
        </w:rPr>
        <w:commentReference w:id="123"/>
      </w:r>
    </w:p>
    <w:p w14:paraId="744BE429" w14:textId="320765B0" w:rsidR="003B5B55" w:rsidRDefault="003B5B55" w:rsidP="00925948">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47</w:t>
      </w:r>
      <w:r w:rsidR="0025052D">
        <w:rPr>
          <w:noProof/>
        </w:rPr>
        <w:fldChar w:fldCharType="end"/>
      </w:r>
      <w:r>
        <w:t xml:space="preserve"> viser </w:t>
      </w:r>
      <w:r w:rsidR="00D51CCE">
        <w:t xml:space="preserve">veikart med </w:t>
      </w:r>
      <w:r>
        <w:t>pågående aktivitet for felles tillitstjenester</w:t>
      </w:r>
    </w:p>
    <w:p w14:paraId="58AC0D5E" w14:textId="77777777" w:rsidR="00A277B2" w:rsidRDefault="00A277B2" w:rsidP="00FB42EF"/>
    <w:p w14:paraId="7E720D3E" w14:textId="3FFF6D2E" w:rsidR="00A277B2" w:rsidRPr="00EE6B4C" w:rsidRDefault="00A277B2" w:rsidP="00EE6B4C">
      <w:pPr>
        <w:shd w:val="clear" w:color="auto" w:fill="E6E6E6" w:themeFill="background1" w:themeFillShade="E6"/>
        <w:rPr>
          <w:b/>
          <w:bCs/>
          <w:shd w:val="clear" w:color="auto" w:fill="E6E6E6" w:themeFill="background1" w:themeFillShade="E6"/>
        </w:rPr>
      </w:pPr>
      <w:commentRangeStart w:id="124"/>
      <w:r w:rsidRPr="00EE6B4C">
        <w:rPr>
          <w:b/>
          <w:bCs/>
          <w:shd w:val="clear" w:color="auto" w:fill="E6E6E6" w:themeFill="background1" w:themeFillShade="E6"/>
        </w:rPr>
        <w:t>Datadeling</w:t>
      </w:r>
      <w:commentRangeEnd w:id="124"/>
      <w:r w:rsidR="00865A66" w:rsidRPr="00EE6B4C">
        <w:rPr>
          <w:rStyle w:val="Merknadsreferanse"/>
          <w:b/>
          <w:bCs/>
          <w:sz w:val="18"/>
          <w:szCs w:val="22"/>
          <w:shd w:val="clear" w:color="auto" w:fill="E6E6E6" w:themeFill="background1" w:themeFillShade="E6"/>
        </w:rPr>
        <w:commentReference w:id="124"/>
      </w:r>
      <w:r w:rsidRPr="00EE6B4C">
        <w:rPr>
          <w:b/>
          <w:bCs/>
          <w:shd w:val="clear" w:color="auto" w:fill="E6E6E6" w:themeFill="background1" w:themeFillShade="E6"/>
        </w:rPr>
        <w:t xml:space="preserve"> mellom virksomheter </w:t>
      </w:r>
    </w:p>
    <w:p w14:paraId="7872F496" w14:textId="77777777" w:rsidR="00A277B2" w:rsidRDefault="00A277B2" w:rsidP="00A277B2">
      <w:r w:rsidRPr="004672FF">
        <w:t>Innen digital hjemmeoppfølging er det et stort behov for bedre samhandling</w:t>
      </w:r>
      <w:r w:rsidRPr="6E539A69">
        <w:t xml:space="preserve">. </w:t>
      </w:r>
      <w:r>
        <w:t xml:space="preserve">Helsedirektoratet anbefaler at datadeling vurderes for å dekke nye samhandlingsbehov. </w:t>
      </w:r>
      <w:r>
        <w:fldChar w:fldCharType="begin"/>
      </w:r>
      <w:commentRangeStart w:id="126"/>
      <w:commentRangeStart w:id="127"/>
      <w:r>
        <w:instrText xml:space="preserve">HYPERLINK "https://www.helsedirektoratet.no/faglige-rad/malarkitektur-for-datadeling-i-digital-hjemmeoppfolging/malarkitektur-for-datadeling-i-digital-hjemmeoppfolging.pdf/_/attachment/inline/25b26f45-305a-4116-a9d3-a571ad6a76bc:ba7df2e5e0de816ec2810a4af09b37530f33fa15/M%C3%A5larkitektur%20for%20datadeling%20i%20digital%20hjemmeoppf%C3%B8lging.pdf" </w:instrText>
      </w:r>
      <w:r>
        <w:fldChar w:fldCharType="separate"/>
      </w:r>
      <w:r w:rsidR="679CFC22" w:rsidRPr="651A7CBA">
        <w:rPr>
          <w:rStyle w:val="Hyperkobling"/>
        </w:rPr>
        <w:t>Målarkitekturen</w:t>
      </w:r>
      <w:commentRangeEnd w:id="126"/>
      <w:r>
        <w:rPr>
          <w:rStyle w:val="Merknadsreferanse"/>
          <w:sz w:val="18"/>
          <w:szCs w:val="22"/>
        </w:rPr>
        <w:commentReference w:id="126"/>
      </w:r>
      <w:commentRangeEnd w:id="127"/>
      <w:r>
        <w:rPr>
          <w:rStyle w:val="Merknadsreferanse"/>
          <w:sz w:val="18"/>
          <w:szCs w:val="22"/>
        </w:rPr>
        <w:commentReference w:id="127"/>
      </w:r>
      <w:r>
        <w:fldChar w:fldCharType="end"/>
      </w:r>
      <w:r w:rsidR="679CFC22">
        <w:t xml:space="preserve"> gir råd og anbefalinger om hvordan datadeling kan tas i bruk. </w:t>
      </w:r>
      <w:r>
        <w:t>Målet er å bidra til at dette blir enklere og raskere for aktørene. Dokumentet er særlig nyttig for beslutningstakere, arkitekter og tekniske prosjektledere.</w:t>
      </w:r>
    </w:p>
    <w:p w14:paraId="5DA51329" w14:textId="77777777" w:rsidR="005A53AB" w:rsidRDefault="005A53AB" w:rsidP="00A277B2"/>
    <w:p w14:paraId="6D1E2270" w14:textId="61B3368C" w:rsidR="00A277B2" w:rsidRDefault="00A277B2" w:rsidP="00A277B2">
      <w:r>
        <w:t xml:space="preserve">Den enkelte aktør har ansvaret for å dele informasjon med andre, og vi ser at mange har behov for hjelp for å etablere datadeling. Det er derfor avklart at de dataansvarlige virksomhetene kan bruke en tredjepart til å etablere datadelingstjenester, uten å flytte dataansvaret. For aktører som har behov for dette, anbefaler vi å vurdere tjenesten Pasientens måledata fra Norsk helsenett. </w:t>
      </w:r>
      <w:commentRangeStart w:id="128"/>
      <w:commentRangeStart w:id="129"/>
      <w:r>
        <w:fldChar w:fldCharType="begin"/>
      </w:r>
      <w:r>
        <w:instrText>HYPERLINK \l "_Delmål_2.C:_Helsepersonell"</w:instrText>
      </w:r>
      <w:r>
        <w:fldChar w:fldCharType="separate"/>
      </w:r>
      <w:r w:rsidRPr="00F64825">
        <w:rPr>
          <w:rStyle w:val="Hyperkobling"/>
        </w:rPr>
        <w:t>Les mer om utprøving av Pasientens måledata under delmål 2.C</w:t>
      </w:r>
      <w:r>
        <w:fldChar w:fldCharType="end"/>
      </w:r>
      <w:r>
        <w:t xml:space="preserve">. </w:t>
      </w:r>
      <w:commentRangeEnd w:id="128"/>
      <w:r w:rsidR="00870EF6">
        <w:rPr>
          <w:rStyle w:val="Merknadsreferanse"/>
          <w:sz w:val="18"/>
          <w:szCs w:val="22"/>
        </w:rPr>
        <w:commentReference w:id="128"/>
      </w:r>
      <w:commentRangeEnd w:id="129"/>
      <w:r>
        <w:rPr>
          <w:rStyle w:val="Merknadsreferanse"/>
          <w:sz w:val="18"/>
          <w:szCs w:val="22"/>
        </w:rPr>
        <w:commentReference w:id="129"/>
      </w:r>
    </w:p>
    <w:p w14:paraId="381C1DF2" w14:textId="77777777" w:rsidR="00A277B2" w:rsidRDefault="00A277B2" w:rsidP="00A277B2">
      <w:pPr>
        <w:pStyle w:val="Bildetekst"/>
      </w:pPr>
      <w:r>
        <w:rPr>
          <w:noProof/>
        </w:rPr>
        <w:lastRenderedPageBreak/>
        <w:drawing>
          <wp:inline distT="0" distB="0" distL="0" distR="0" wp14:anchorId="68B006A3" wp14:editId="260A61F1">
            <wp:extent cx="5724525" cy="1302701"/>
            <wp:effectExtent l="0" t="0" r="2540" b="0"/>
            <wp:docPr id="1140538694" name="Bilde 1140538694" descr="Figur som viser datadeling mellom helsepersonell i ulike virksomh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724525" cy="1302701"/>
                    </a:xfrm>
                    <a:prstGeom prst="rect">
                      <a:avLst/>
                    </a:prstGeom>
                  </pic:spPr>
                </pic:pic>
              </a:graphicData>
            </a:graphic>
          </wp:inline>
        </w:drawing>
      </w:r>
    </w:p>
    <w:p w14:paraId="29B59F1D" w14:textId="69958A8C" w:rsidR="00A277B2" w:rsidRDefault="00A277B2" w:rsidP="00A277B2">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48</w:t>
      </w:r>
      <w:r w:rsidR="0025052D">
        <w:rPr>
          <w:noProof/>
        </w:rPr>
        <w:fldChar w:fldCharType="end"/>
      </w:r>
      <w:r>
        <w:t xml:space="preserve"> Datadeling mellom helsepersonell i ulike virksomheter.</w:t>
      </w:r>
    </w:p>
    <w:p w14:paraId="37A5D8FA" w14:textId="77777777" w:rsidR="00A277B2" w:rsidRPr="006B0957" w:rsidRDefault="00A277B2" w:rsidP="00A277B2">
      <w:pPr>
        <w:rPr>
          <w:ins w:id="130" w:author="Anne Greibrokk" w:date="2026-07-13T10:24:00Z" w16du:dateUtc="2026-07-13T08:24:00Z"/>
        </w:rPr>
      </w:pPr>
      <w:r w:rsidRPr="006B0957">
        <w:rPr>
          <w:b/>
          <w:bCs/>
        </w:rPr>
        <w:t xml:space="preserve">Grunnlaget for målarkitekturen </w:t>
      </w:r>
      <w:r w:rsidRPr="006B0957">
        <w:rPr>
          <w:b/>
          <w:bCs/>
        </w:rPr>
        <w:br/>
      </w:r>
      <w:r>
        <w:t xml:space="preserve">Samhandlingsbehovet er ofte størst på tvers av helsevirksomheter innen et avgrenset geografisk område, for eksempel et helsefellesskap. </w:t>
      </w:r>
      <w:r w:rsidRPr="006B0957">
        <w:t>Derfor ser vi ikke behov for å sentralisere dataansvaret i forbindelse med utprøving av Pasientens Måledata så lenge anvendelsesområdet begrenser seg til digital hjemmeoppfølging. Behov for endring av dataansvar og regelverksutvikling bør vurderes på nytt etter hvert som Pasientens måledata tas i bruk innenfor andre typer pasientforløp og anvendelsesområder.</w:t>
      </w:r>
    </w:p>
    <w:p w14:paraId="4FAC8394" w14:textId="77777777" w:rsidR="005A2648" w:rsidRPr="006B0957" w:rsidRDefault="005A2648" w:rsidP="00A277B2"/>
    <w:p w14:paraId="7081C68F" w14:textId="77777777" w:rsidR="00A277B2" w:rsidRDefault="00A277B2" w:rsidP="00A277B2">
      <w:pPr>
        <w:rPr>
          <w:ins w:id="131" w:author="Anne Greibrokk" w:date="2026-07-13T10:24:00Z" w16du:dateUtc="2026-07-13T08:24:00Z"/>
        </w:rPr>
      </w:pPr>
      <w:r>
        <w:t>Helsevirksomhetene har ulike forutsetninger og behov. I tillegg er datadeling innen digital hjemmeoppfølging et såpass nytt fagområde at det er for tidlig å beslutte ett løsningsmønster. Det må derfor være åpent for utprøving av ulike måter som samhandlingsbehovene kan løses på. Dette legger også grunnlaget for å komme raskt i gang med datadeling og skaffe oss flere erfaringer.</w:t>
      </w:r>
    </w:p>
    <w:p w14:paraId="467AE4FD" w14:textId="77777777" w:rsidR="005A2648" w:rsidRDefault="005A2648" w:rsidP="00A277B2"/>
    <w:p w14:paraId="3DAB50B0" w14:textId="77777777" w:rsidR="00A277B2" w:rsidRDefault="00A277B2" w:rsidP="00A277B2">
      <w:pPr>
        <w:rPr>
          <w:ins w:id="132" w:author="Anne Greibrokk" w:date="2026-07-13T10:24:00Z" w16du:dateUtc="2026-07-13T08:24:00Z"/>
        </w:rPr>
      </w:pPr>
      <w:r>
        <w:t xml:space="preserve">Målarkitekturen forutsetter felles spesifikasjoner av informasjonsmodeller og grensesnitt, og at noen fellestjenester utvikles og tas i bruk. </w:t>
      </w:r>
    </w:p>
    <w:p w14:paraId="7F2CD443" w14:textId="77777777" w:rsidR="00982CF8" w:rsidRDefault="00982CF8" w:rsidP="00A277B2"/>
    <w:p w14:paraId="704349C6" w14:textId="77777777" w:rsidR="00A277B2" w:rsidRDefault="00A277B2" w:rsidP="00A277B2">
      <w:r>
        <w:t>Helsedirektoratet oppfordrer aktørene i helse- og omsorgssektoren til å prøve ut arkitekturen, enten ved å utvikle egne løsninger, benytte seg av tilbud fra markedet eller tjenester fra NHN. Vi vil sørge for å revidere arkitekturen etter hvert som aktørene gjør seg erfaringer og gir tilbakemeldinger om hva som bør justeres.</w:t>
      </w:r>
    </w:p>
    <w:p w14:paraId="0A249F74" w14:textId="77777777" w:rsidR="0025052D" w:rsidRDefault="00C87062" w:rsidP="0025052D">
      <w:pPr>
        <w:keepNext/>
      </w:pPr>
      <w:r w:rsidRPr="00C87062">
        <w:rPr>
          <w:noProof/>
        </w:rPr>
        <w:drawing>
          <wp:inline distT="0" distB="0" distL="0" distR="0" wp14:anchorId="61EA264B" wp14:editId="1F86A580">
            <wp:extent cx="5904983" cy="2461098"/>
            <wp:effectExtent l="0" t="0" r="635" b="0"/>
            <wp:docPr id="209205184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1847" name=""/>
                    <pic:cNvPicPr/>
                  </pic:nvPicPr>
                  <pic:blipFill>
                    <a:blip r:embed="rId197"/>
                    <a:stretch>
                      <a:fillRect/>
                    </a:stretch>
                  </pic:blipFill>
                  <pic:spPr>
                    <a:xfrm>
                      <a:off x="0" y="0"/>
                      <a:ext cx="5926528" cy="2470078"/>
                    </a:xfrm>
                    <a:prstGeom prst="rect">
                      <a:avLst/>
                    </a:prstGeom>
                  </pic:spPr>
                </pic:pic>
              </a:graphicData>
            </a:graphic>
          </wp:inline>
        </w:drawing>
      </w:r>
    </w:p>
    <w:p w14:paraId="302961C3" w14:textId="74EF335D" w:rsidR="00C87062" w:rsidRDefault="0025052D" w:rsidP="00D052A6">
      <w:pPr>
        <w:pStyle w:val="Bildetekst"/>
      </w:pPr>
      <w:r>
        <w:t xml:space="preserve">Figur </w:t>
      </w:r>
      <w:r>
        <w:fldChar w:fldCharType="begin"/>
      </w:r>
      <w:r>
        <w:instrText xml:space="preserve"> SEQ Figur \* ARABIC </w:instrText>
      </w:r>
      <w:r>
        <w:fldChar w:fldCharType="separate"/>
      </w:r>
      <w:r>
        <w:rPr>
          <w:noProof/>
        </w:rPr>
        <w:t>49</w:t>
      </w:r>
      <w:r>
        <w:rPr>
          <w:noProof/>
        </w:rPr>
        <w:fldChar w:fldCharType="end"/>
      </w:r>
      <w:r>
        <w:t xml:space="preserve"> viser veikart med arbeid knyttet til datadeling mellom virksomheter</w:t>
      </w:r>
    </w:p>
    <w:p w14:paraId="607228F7" w14:textId="0CA95861" w:rsidR="00A277B2" w:rsidRPr="004420C3" w:rsidDel="0025052D" w:rsidRDefault="00A277B2" w:rsidP="00D052A6">
      <w:pPr>
        <w:pStyle w:val="Bildetekst"/>
        <w:rPr>
          <w:del w:id="133" w:author="Kine Markman" w:date="2026-08-14T11:54:00Z" w16du:dateUtc="2026-08-14T09:54:00Z"/>
        </w:rPr>
      </w:pPr>
    </w:p>
    <w:p w14:paraId="770674F1" w14:textId="77777777" w:rsidR="00A277B2" w:rsidRPr="00893EFA" w:rsidRDefault="00A277B2" w:rsidP="00FB42EF"/>
    <w:p w14:paraId="314B4371" w14:textId="4AF77CF0" w:rsidR="00FB42EF" w:rsidRPr="00893EFA" w:rsidRDefault="00FB42EF" w:rsidP="00EE6B4C">
      <w:pPr>
        <w:shd w:val="clear" w:color="auto" w:fill="E6E6E6" w:themeFill="background1" w:themeFillShade="E6"/>
        <w:rPr>
          <w:b/>
          <w:bCs/>
          <w:shd w:val="clear" w:color="auto" w:fill="E6E6E6" w:themeFill="background1" w:themeFillShade="E6"/>
        </w:rPr>
      </w:pPr>
      <w:commentRangeStart w:id="134"/>
      <w:r w:rsidRPr="00893EFA">
        <w:rPr>
          <w:b/>
          <w:bCs/>
          <w:shd w:val="clear" w:color="auto" w:fill="E6E6E6" w:themeFill="background1" w:themeFillShade="E6"/>
        </w:rPr>
        <w:t>SMART on FHIR</w:t>
      </w:r>
      <w:commentRangeEnd w:id="134"/>
      <w:r w:rsidR="001C0A5D" w:rsidRPr="00893EFA">
        <w:rPr>
          <w:rStyle w:val="Merknadsreferanse"/>
          <w:b/>
          <w:bCs/>
          <w:sz w:val="18"/>
          <w:szCs w:val="22"/>
          <w:shd w:val="clear" w:color="auto" w:fill="E6E6E6" w:themeFill="background1" w:themeFillShade="E6"/>
        </w:rPr>
        <w:commentReference w:id="134"/>
      </w:r>
    </w:p>
    <w:p w14:paraId="2F671E18" w14:textId="7C804F6F" w:rsidR="00FB42EF" w:rsidRDefault="00FB42EF" w:rsidP="00FB42EF">
      <w:r>
        <w:t xml:space="preserve">SMART on FHIR er et integrasjonsrammeverk basert på åpne spesifikasjoner som ble utviklet i samarbeid mellom Boston Children's Hospital og Harvard Medical School, med støtte fra amerikanske myndigheter (ONC). </w:t>
      </w:r>
      <w:r>
        <w:lastRenderedPageBreak/>
        <w:t xml:space="preserve">Rammeverket brukes nå av mange sykehus i USA, </w:t>
      </w:r>
      <w:r>
        <w:rPr>
          <w:lang w:eastAsia="nb-NO"/>
        </w:rPr>
        <w:t>og ser samtidig ut til å øke populariteten blant europeiske aktører</w:t>
      </w:r>
      <w:del w:id="135" w:author="Anne Greibrokk" w:date="2026-07-13T10:25:00Z" w16du:dateUtc="2026-07-13T08:25:00Z">
        <w:r>
          <w:rPr>
            <w:lang w:eastAsia="nb-NO"/>
          </w:rPr>
          <w:delText>.</w:delText>
        </w:r>
      </w:del>
      <w:r>
        <w:t xml:space="preserve">. Rammeverket er basert på velkjente teknologier fra internett og helse, inkludert HTML, JavaScript, OAuth, REST og HL7 FHIR. SMART on FHIR bruker FHIR API for å utveksle data mellom webapplikasjonen og pasientjournalsystemet. Disse kan potensielt gjenbrukes av andre integrasjoner enn webapplikasjoner, med eventuelle tilpasninger i sikkerhetsmekanismene. SMART on FHIR gjør det mulig for kliniske fagsystemer å tilrettelegge for at eksterne webapplikasjoner kan bli integrert inn i brukerflaten, med felles pålogging, delt pasientkontekst og dataintegrasjon </w:t>
      </w:r>
      <w:r>
        <w:rPr>
          <w:lang w:eastAsia="nb-NO"/>
        </w:rPr>
        <w:t>for å få tilgang til pasientens helseopplysninger i fagsystemet. Fra sluttbrukerens perspektiv, vil da webapplikasjonen oppleves som en del av EPJ-systemet</w:t>
      </w:r>
      <w:r>
        <w:t xml:space="preserve">. Det blir mulig for en applikasjonsleverandør å lage applikasjoner som kjører på EPJ systemer fra forskjellige leverandører, uten å måtte utvikle spesielt for det enkelte EPJ system. SMART-applikasjonen kan hente ut og vise data fra EPJ systemet og andre datakilder, og gir mulighet til å tilpasse brukerflaten til spesifikke brukerbehov. Rammeverket legger til rette for at en slik dataintegrasjon kan skje enklere og på tvers av forskjellige leverandører. Med SMART on FHIR kan man åpne for at eksterne miljø kan tilby verktøy og visualiseringsmodeller direkte integrert med kliniske fagsystemer som del av forskningsprosjekt, for eksempel vekstkurver, risikokalkulatorer og andre nye diagnoseverktøy. </w:t>
      </w:r>
      <w:r w:rsidR="00E17EAC" w:rsidRPr="00E17EAC">
        <w:t>De samme standardiserte FHIR-grensesnittene som SMART on FHIR bygger på, kan gjenbrukes til mer enn utvidelser av brukerflater og funksjonalitet. Når data tilgjengeliggjøres og kan flyte gjennom åpne API, legges det til rette for at strukturert informasjon kan deles med mange aktører i pasientforløpet, blant annet pasienten selv, de enkelte helsevirksomhetene og tverrsektorielt.</w:t>
      </w:r>
    </w:p>
    <w:p w14:paraId="374E23B7" w14:textId="77777777" w:rsidR="00427E42" w:rsidRDefault="00427E42" w:rsidP="00FB42EF"/>
    <w:p w14:paraId="21FA429B" w14:textId="2FE5192C" w:rsidR="00FB42EF" w:rsidRDefault="00FB42EF" w:rsidP="00FB42EF">
      <w:r>
        <w:t>SMART on FHIR tilbys av flere leverandører og er i kommersiell bruk i flere land, inkludert Norge. Erfaring og undersøkelser fra disse prosjektene kan brukes til å tilpasse rammeverket og gi viktig læring for åpning av integrasjon med eksterne applikasjoner i EPJ i Norge. I dag brukes SMART on FHIR i Norge i Digital førerrett, og MSIS klinikermelding.</w:t>
      </w:r>
      <w:r w:rsidR="00F643B1">
        <w:t xml:space="preserve"> </w:t>
      </w:r>
      <w:r w:rsidR="00F643B1" w:rsidRPr="00F643B1">
        <w:t>NAV har i samarbeid med EPJ-leverandøren Webmed og NHN, utviklet ny løsning for sykemelding basert på SMART on FHIR</w:t>
      </w:r>
      <w:r w:rsidR="008D6613">
        <w:t>. D</w:t>
      </w:r>
      <w:r w:rsidR="00F643B1" w:rsidRPr="00F643B1">
        <w:t xml:space="preserve">enne </w:t>
      </w:r>
      <w:r w:rsidR="008D6613">
        <w:t>løsningen</w:t>
      </w:r>
      <w:r w:rsidR="00F643B1" w:rsidRPr="00F643B1">
        <w:t xml:space="preserve"> er i pilotfase og vil gradvis tas i bruk av fastlegene. Det finnes også enkelte kommersielle løsninger som bruker SMART on FHIR, som for eksempel Spirare og Brain Twin hodepinedagbok. I tillegg vurderer helseforetak hvordan denne teknologien kan utnyttes for å dekke ulike funksjonelle behov.</w:t>
      </w:r>
    </w:p>
    <w:p w14:paraId="1357040F" w14:textId="77777777" w:rsidR="00CF0089" w:rsidRDefault="00CF0089" w:rsidP="00FB42EF"/>
    <w:p w14:paraId="7584795C" w14:textId="77777777" w:rsidR="00CF0089" w:rsidRDefault="00CF0089" w:rsidP="00D052A6">
      <w:pPr>
        <w:keepNext/>
      </w:pPr>
      <w:r w:rsidRPr="00CF0089">
        <w:rPr>
          <w:noProof/>
        </w:rPr>
        <w:drawing>
          <wp:inline distT="0" distB="0" distL="0" distR="0" wp14:anchorId="2B73C650" wp14:editId="5DB7FCA3">
            <wp:extent cx="5729591" cy="2708970"/>
            <wp:effectExtent l="0" t="0" r="5080" b="0"/>
            <wp:docPr id="88929058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0588" name=""/>
                    <pic:cNvPicPr/>
                  </pic:nvPicPr>
                  <pic:blipFill>
                    <a:blip r:embed="rId198"/>
                    <a:stretch>
                      <a:fillRect/>
                    </a:stretch>
                  </pic:blipFill>
                  <pic:spPr>
                    <a:xfrm>
                      <a:off x="0" y="0"/>
                      <a:ext cx="5754277" cy="2720641"/>
                    </a:xfrm>
                    <a:prstGeom prst="rect">
                      <a:avLst/>
                    </a:prstGeom>
                  </pic:spPr>
                </pic:pic>
              </a:graphicData>
            </a:graphic>
          </wp:inline>
        </w:drawing>
      </w:r>
    </w:p>
    <w:p w14:paraId="1407D201" w14:textId="2ED148FA" w:rsidR="00CF0089" w:rsidRDefault="00CF0089" w:rsidP="00D052A6">
      <w:pPr>
        <w:pStyle w:val="Bildetekst"/>
      </w:pPr>
      <w:r>
        <w:t xml:space="preserve">Figur </w:t>
      </w:r>
      <w:r w:rsidR="0025052D">
        <w:fldChar w:fldCharType="begin"/>
      </w:r>
      <w:r w:rsidR="0025052D">
        <w:instrText xml:space="preserve"> SEQ Figur \* ARABIC </w:instrText>
      </w:r>
      <w:r w:rsidR="0025052D">
        <w:fldChar w:fldCharType="separate"/>
      </w:r>
      <w:r w:rsidR="0025052D">
        <w:rPr>
          <w:noProof/>
        </w:rPr>
        <w:t>50</w:t>
      </w:r>
      <w:r w:rsidR="0025052D">
        <w:rPr>
          <w:noProof/>
        </w:rPr>
        <w:fldChar w:fldCharType="end"/>
      </w:r>
      <w:r>
        <w:t xml:space="preserve"> viser</w:t>
      </w:r>
      <w:r w:rsidR="0025052D">
        <w:t xml:space="preserve"> veikart med</w:t>
      </w:r>
      <w:r>
        <w:t xml:space="preserve"> gjennomførte aktiviteter knyttet til bruk av SMART on FHIR i helsetjenesten</w:t>
      </w:r>
    </w:p>
    <w:p w14:paraId="030D93EA" w14:textId="77777777" w:rsidR="00A02470" w:rsidRDefault="00A02470" w:rsidP="00FB42EF"/>
    <w:p w14:paraId="18D9FD84" w14:textId="77777777" w:rsidR="00FB42EF" w:rsidRDefault="00FB42EF" w:rsidP="00FB42EF">
      <w:pPr>
        <w:pStyle w:val="Overskrift3"/>
      </w:pPr>
      <w:r>
        <w:lastRenderedPageBreak/>
        <w:t>Delmål 4.B: Styrket informasjonsforvaltning og god og sikker tilgang til data</w:t>
      </w:r>
    </w:p>
    <w:p w14:paraId="7DDF762F" w14:textId="77777777" w:rsidR="00FB42EF" w:rsidRDefault="00FB42EF" w:rsidP="00FB42EF">
      <w:r w:rsidRPr="009B3236">
        <w:rPr>
          <w:noProof/>
        </w:rPr>
        <w:drawing>
          <wp:anchor distT="0" distB="0" distL="114300" distR="114300" simplePos="0" relativeHeight="251658279" behindDoc="1" locked="0" layoutInCell="1" allowOverlap="1" wp14:anchorId="6B0B664F" wp14:editId="1058498D">
            <wp:simplePos x="0" y="0"/>
            <wp:positionH relativeFrom="margin">
              <wp:posOffset>-155194</wp:posOffset>
            </wp:positionH>
            <wp:positionV relativeFrom="paragraph">
              <wp:posOffset>136220</wp:posOffset>
            </wp:positionV>
            <wp:extent cx="3335020" cy="3108960"/>
            <wp:effectExtent l="0" t="0" r="0" b="0"/>
            <wp:wrapTight wrapText="bothSides">
              <wp:wrapPolygon edited="0">
                <wp:start x="0" y="0"/>
                <wp:lineTo x="0" y="21441"/>
                <wp:lineTo x="21468" y="21441"/>
                <wp:lineTo x="21468" y="0"/>
                <wp:lineTo x="0" y="0"/>
              </wp:wrapPolygon>
            </wp:wrapTight>
            <wp:docPr id="59943424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34243"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3335020" cy="3108960"/>
                    </a:xfrm>
                    <a:prstGeom prst="rect">
                      <a:avLst/>
                    </a:prstGeom>
                  </pic:spPr>
                </pic:pic>
              </a:graphicData>
            </a:graphic>
            <wp14:sizeRelH relativeFrom="margin">
              <wp14:pctWidth>0</wp14:pctWidth>
            </wp14:sizeRelH>
            <wp14:sizeRelV relativeFrom="margin">
              <wp14:pctHeight>0</wp14:pctHeight>
            </wp14:sizeRelV>
          </wp:anchor>
        </w:drawing>
      </w:r>
      <w:r>
        <w:t xml:space="preserve">For å lykkes med de strategiske målene og delmålene er det nødvendig med en helhetlig informasjonsforvaltning som sikrer enhetlig og god bruk av data på tvers. Informasjonsforvaltning legger til rette for samhandling og økt datakvalitet gjennom forutsigbar forvaltning av begrepsdefinisjoner, modeller, kodeverk og terminologier. Det pågår arbeid med informasjonsforvaltning, automatisert innrapportering og tilgang til data for sekundærbruk hos flere aktører i sektoren. </w:t>
      </w:r>
    </w:p>
    <w:p w14:paraId="00C5E2FD" w14:textId="77777777" w:rsidR="00FB42EF" w:rsidRDefault="00FB42EF" w:rsidP="00FB42EF">
      <w:r>
        <w:t xml:space="preserve">Gjennom 2023 og 2024 er det gjort et omfattende arbeid på å etablere informasjonsforvaltning som funksjon hos aktørene i helse- og omsorgssektoren. Først som et </w:t>
      </w:r>
      <w:r>
        <w:rPr>
          <w:u w:val="single"/>
        </w:rPr>
        <w:t>konsept</w:t>
      </w:r>
      <w:r>
        <w:t>, og deretter oppstart av en operasjonalisering av konseptet.</w:t>
      </w:r>
    </w:p>
    <w:p w14:paraId="0391711F" w14:textId="77777777" w:rsidR="006E39DC" w:rsidRDefault="006E39DC" w:rsidP="00FB42EF"/>
    <w:p w14:paraId="42A1A567" w14:textId="77777777" w:rsidR="00FB42EF" w:rsidRDefault="00FB42EF" w:rsidP="00FB42EF">
      <w:r>
        <w:t>Fokus har først og fremst vært på "Orden i eget hus" fra Digitaliseringsdirektoratet, og en presisering av virksomhetsansvaret, for å ha kontroll på virksomhetens data med hensyn til alle aspekter av informasjonsforvaltning. Behovet for å forsterke arbeidet rundt kvalitet på data springer ut av det store endringsarbeidet som ligger foran helse- og omsorgssektoren, knyttet til overgang til ICD-11 og krav fra EU gjennom EHDS (European health data space). I tillegg blir det økt fokus på å betrakte data som ressurs framfor dagens vurderinger hvor datautveksling er en teknisk oppgave. Dette vil være krevende for mange av systemene i tjenesten, siden de i stor grad ikke er anskaffet eller integrert med henblikk på den type internasjonale og nasjonale føringer som kommer i årene framover.</w:t>
      </w:r>
    </w:p>
    <w:p w14:paraId="37E65B6C" w14:textId="77777777" w:rsidR="00D2628B" w:rsidRDefault="00D2628B" w:rsidP="00FB42EF"/>
    <w:p w14:paraId="34F87D61" w14:textId="56BEF31A" w:rsidR="000225D1" w:rsidRDefault="00FB42EF" w:rsidP="00A752D2">
      <w:r>
        <w:t xml:space="preserve">Det videre arbeidet vil være knyttet til ytterligere å definere og forsterke myndighetsrollen som kravstiller og tilrettelegger, samt tydelig definere virksomhetenes eget ansvar med hensyn til datakvalitet, dataintegritet og egen informasjonsforvaltning. Disse to områdene eksisterer ikke i et vakuum, det vil være behov for utstrakt samordning og koordinering fra Helsedirektoratet sin side. </w:t>
      </w:r>
    </w:p>
    <w:p w14:paraId="18DFD5AD" w14:textId="05967A9E" w:rsidR="00FB42EF" w:rsidRDefault="00FB42EF" w:rsidP="00774550"/>
    <w:p w14:paraId="6740234A" w14:textId="0FBBE712" w:rsidR="00982148" w:rsidRDefault="009E6CCD" w:rsidP="000225D1">
      <w:pPr>
        <w:shd w:val="clear" w:color="auto" w:fill="E6E6E6"/>
      </w:pPr>
      <w:r w:rsidRPr="000225D1">
        <w:rPr>
          <w:b/>
          <w:shd w:val="clear" w:color="auto" w:fill="E6E6E6" w:themeFill="background1" w:themeFillShade="E6"/>
        </w:rPr>
        <w:t>Standardisert</w:t>
      </w:r>
      <w:r w:rsidR="00982148" w:rsidRPr="000225D1">
        <w:rPr>
          <w:b/>
          <w:shd w:val="clear" w:color="auto" w:fill="E6E6E6" w:themeFill="background1" w:themeFillShade="E6"/>
        </w:rPr>
        <w:t xml:space="preserve"> bruk av kodeverk og terminologi </w:t>
      </w:r>
    </w:p>
    <w:p w14:paraId="3A4A8516" w14:textId="3D344958" w:rsidR="0028522C" w:rsidRDefault="00166069" w:rsidP="00774550">
      <w:commentRangeStart w:id="136"/>
      <w:r>
        <w:t>I 202</w:t>
      </w:r>
      <w:r w:rsidR="0ADF4B2A">
        <w:t>6</w:t>
      </w:r>
      <w:r>
        <w:t xml:space="preserve"> </w:t>
      </w:r>
      <w:r w:rsidR="372A62B8">
        <w:t xml:space="preserve">og videre framover </w:t>
      </w:r>
      <w:r>
        <w:t xml:space="preserve">skal myndighetsrollen </w:t>
      </w:r>
      <w:commentRangeEnd w:id="136"/>
      <w:r w:rsidR="0005341A">
        <w:rPr>
          <w:rStyle w:val="Merknadsreferanse"/>
          <w:sz w:val="18"/>
          <w:szCs w:val="22"/>
        </w:rPr>
        <w:commentReference w:id="136"/>
      </w:r>
      <w:r w:rsidR="090C6A4B">
        <w:t>utvikles</w:t>
      </w:r>
      <w:r>
        <w:t>, samt at funksjonen for informasjonsforvaltning skal implementeres hos de sentrale aktørene</w:t>
      </w:r>
      <w:r w:rsidR="40DD1BA1">
        <w:t xml:space="preserve"> og funksjon for informasjo</w:t>
      </w:r>
      <w:r w:rsidR="2E5B81DF">
        <w:t>n</w:t>
      </w:r>
      <w:r w:rsidR="40DD1BA1">
        <w:t>sstyring etableres hos direktoratet</w:t>
      </w:r>
      <w:r>
        <w:t>. Sammen skal vi videreutvikle et kompetansenettverk som er en arena for å drøfte og foreslå felles løsninger på felles utfordringer i forbindelse med de store endringsoppgavene som ligger foran oss. I parallell vil det være forvaltning av nasjonale kodeverk og terminologier som før. Denne forvaltningen må også ses opp mot virksomhetenes ansvar slik at det også her i større grad blir en felles utfordring og en felles oppgave, både i forhold til nasjonale behov og internasjonale krav</w:t>
      </w:r>
      <w:r w:rsidR="00767819">
        <w:t>.</w:t>
      </w:r>
    </w:p>
    <w:p w14:paraId="209C72E1" w14:textId="77777777" w:rsidR="00DD5E59" w:rsidRDefault="00DD5E59" w:rsidP="00774550"/>
    <w:p w14:paraId="38228EEA" w14:textId="56F16793" w:rsidR="00E1737E" w:rsidRPr="00E1737E" w:rsidRDefault="00006F64" w:rsidP="00E1737E">
      <w:r>
        <w:t>Helsedirektoratet skal lede overgangen til ICD-11 i Norge</w:t>
      </w:r>
      <w:r w:rsidR="00D85948">
        <w:t xml:space="preserve"> og d</w:t>
      </w:r>
      <w:r w:rsidR="00767819">
        <w:t>et</w:t>
      </w:r>
      <w:r w:rsidR="00767819" w:rsidRPr="00767819">
        <w:t xml:space="preserve"> er et pågående prosjekt i Helsedirektoratets regi, som legger til rette for overgangen fra ICD-10 til ICD-11</w:t>
      </w:r>
      <w:r w:rsidR="004347CC">
        <w:t>,</w:t>
      </w:r>
      <w:r w:rsidR="00CD39C7">
        <w:t xml:space="preserve"> som vil </w:t>
      </w:r>
      <w:r w:rsidR="001365F4">
        <w:t>pågå i flere år</w:t>
      </w:r>
      <w:r w:rsidR="00767819" w:rsidRPr="00767819">
        <w:t xml:space="preserve">. </w:t>
      </w:r>
      <w:r w:rsidR="00AC72EA">
        <w:t xml:space="preserve">Forarbeid og utredning har </w:t>
      </w:r>
      <w:r w:rsidR="00CA4F3F">
        <w:t>allerede</w:t>
      </w:r>
      <w:r w:rsidR="00AC72EA">
        <w:t xml:space="preserve"> pågått i flere år før prosjektet ble </w:t>
      </w:r>
      <w:r w:rsidR="00DC569A">
        <w:t>etablert i 2024. Overgangen til ICD-11 krever teknisk, faglig og organisatoriske endringer i helsetjenesten</w:t>
      </w:r>
      <w:r w:rsidR="00140D80">
        <w:t xml:space="preserve"> og hos alle aktuelle virksomheter. </w:t>
      </w:r>
    </w:p>
    <w:p w14:paraId="184DF7DC" w14:textId="77777777" w:rsidR="00517C29" w:rsidRPr="00E1737E" w:rsidRDefault="00517C29" w:rsidP="00E1737E"/>
    <w:p w14:paraId="48312037" w14:textId="77777777" w:rsidR="00E1737E" w:rsidRPr="00E1737E" w:rsidRDefault="00E1737E" w:rsidP="00E1737E">
      <w:r w:rsidRPr="00E1737E">
        <w:lastRenderedPageBreak/>
        <w:t>Helsedirektoratets oppgaver omfatter blant annet oversettelse til norsk, teknisk tilgjengeliggjøring, løpende forvaltning, utvikling av veiledningsmateriell og samhandling med aktuelle virksomheter.</w:t>
      </w:r>
    </w:p>
    <w:p w14:paraId="1FADAE9B" w14:textId="5862C9A1" w:rsidR="00E1737E" w:rsidRDefault="00E1737E" w:rsidP="00E1737E">
      <w:r w:rsidRPr="00E1737E">
        <w:t xml:space="preserve">Prosjektet skal </w:t>
      </w:r>
      <w:r w:rsidR="041753AD">
        <w:t>legge til rette for</w:t>
      </w:r>
      <w:r w:rsidRPr="00E1737E">
        <w:t xml:space="preserve"> </w:t>
      </w:r>
      <w:r w:rsidR="0025052D" w:rsidRPr="00E1737E">
        <w:t>å</w:t>
      </w:r>
      <w:r w:rsidRPr="00E1737E">
        <w:t xml:space="preserve"> samordne arbeidet på nasjonalt nivå.</w:t>
      </w:r>
    </w:p>
    <w:p w14:paraId="453BD81D" w14:textId="77777777" w:rsidR="00E1737E" w:rsidRPr="00E1737E" w:rsidRDefault="00E1737E" w:rsidP="00E1737E"/>
    <w:p w14:paraId="651034DE" w14:textId="77777777" w:rsidR="00E1737E" w:rsidRPr="00E1737E" w:rsidRDefault="00E1737E" w:rsidP="00E1737E">
      <w:r w:rsidRPr="00E1737E">
        <w:t>Sektorens aktører har ansvar for selve innføringen av kodeverket. Det innebærer å tilpasse egne systemer og prosesser, sørge for opplæring internt, og sikre at ICD-11 blir integrert i klinisk praksis og administrasjon. Foreløpig er målet at ICD-11 kan tas i bruk i løpet av 2028–2029, basert på tett samarbeid mellom helseforetak og sentrale myndighetsaktører.</w:t>
      </w:r>
    </w:p>
    <w:p w14:paraId="38869DD2" w14:textId="77777777" w:rsidR="00CA4F3F" w:rsidRPr="00E1737E" w:rsidRDefault="00CA4F3F" w:rsidP="00E1737E"/>
    <w:p w14:paraId="6D7D2170" w14:textId="513F2E71" w:rsidR="00767819" w:rsidRPr="00767819" w:rsidRDefault="002F699B" w:rsidP="00767819">
      <w:r>
        <w:t>M</w:t>
      </w:r>
      <w:r w:rsidR="00767819" w:rsidRPr="00767819">
        <w:t xml:space="preserve">er informasjon, </w:t>
      </w:r>
      <w:hyperlink r:id="rId200" w:history="1">
        <w:r w:rsidR="00E372FF">
          <w:rPr>
            <w:rStyle w:val="Hyperkobling"/>
          </w:rPr>
          <w:t>om ICD-11 kan leses på Helsedirektoratets hjemmesider</w:t>
        </w:r>
      </w:hyperlink>
      <w:r w:rsidR="00767819">
        <w:t xml:space="preserve">. </w:t>
      </w:r>
    </w:p>
    <w:p w14:paraId="6C9346E7" w14:textId="77777777" w:rsidR="002F699B" w:rsidRDefault="002F699B" w:rsidP="008677D5">
      <w:pPr>
        <w:keepNext/>
      </w:pPr>
      <w:r w:rsidRPr="002F699B">
        <w:rPr>
          <w:noProof/>
        </w:rPr>
        <w:drawing>
          <wp:inline distT="0" distB="0" distL="0" distR="0" wp14:anchorId="59C71F11" wp14:editId="03EA5ED3">
            <wp:extent cx="6045550" cy="3914691"/>
            <wp:effectExtent l="0" t="0" r="0" b="0"/>
            <wp:docPr id="137616822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68221" name="Bilde 1"/>
                    <pic:cNvPicPr/>
                  </pic:nvPicPr>
                  <pic:blipFill>
                    <a:blip r:embed="rId201">
                      <a:extLst>
                        <a:ext uri="{28A0092B-C50C-407E-A947-70E740481C1C}">
                          <a14:useLocalDpi xmlns:a14="http://schemas.microsoft.com/office/drawing/2010/main" val="0"/>
                        </a:ext>
                      </a:extLst>
                    </a:blip>
                    <a:stretch>
                      <a:fillRect/>
                    </a:stretch>
                  </pic:blipFill>
                  <pic:spPr>
                    <a:xfrm>
                      <a:off x="0" y="0"/>
                      <a:ext cx="6045550" cy="3914691"/>
                    </a:xfrm>
                    <a:prstGeom prst="rect">
                      <a:avLst/>
                    </a:prstGeom>
                  </pic:spPr>
                </pic:pic>
              </a:graphicData>
            </a:graphic>
          </wp:inline>
        </w:drawing>
      </w:r>
    </w:p>
    <w:p w14:paraId="66D38D21" w14:textId="3A6B747C" w:rsidR="00767819" w:rsidRDefault="002F699B" w:rsidP="008677D5">
      <w:pPr>
        <w:pStyle w:val="Bildetekst"/>
      </w:pPr>
      <w:r>
        <w:t xml:space="preserve">Figur </w:t>
      </w:r>
      <w:r w:rsidR="00C85442">
        <w:fldChar w:fldCharType="begin"/>
      </w:r>
      <w:r w:rsidR="00C85442">
        <w:instrText xml:space="preserve"> SEQ Figur \* ARABIC </w:instrText>
      </w:r>
      <w:r w:rsidR="00C85442">
        <w:fldChar w:fldCharType="separate"/>
      </w:r>
      <w:r w:rsidR="00C85442">
        <w:rPr>
          <w:noProof/>
        </w:rPr>
        <w:t>57</w:t>
      </w:r>
      <w:r w:rsidR="00C85442">
        <w:rPr>
          <w:noProof/>
        </w:rPr>
        <w:fldChar w:fldCharType="end"/>
      </w:r>
      <w:r>
        <w:t xml:space="preserve"> viser veikart </w:t>
      </w:r>
      <w:r w:rsidR="0025052D">
        <w:t>med</w:t>
      </w:r>
      <w:r>
        <w:t xml:space="preserve"> pågående </w:t>
      </w:r>
      <w:r w:rsidR="00E153FA">
        <w:t>og planlagte aktiviteter innenfor</w:t>
      </w:r>
      <w:r>
        <w:t xml:space="preserve"> kodeverk og terminologi</w:t>
      </w:r>
    </w:p>
    <w:p w14:paraId="747946C0" w14:textId="77777777" w:rsidR="002F699B" w:rsidRDefault="002F699B" w:rsidP="00774550">
      <w:pPr>
        <w:rPr>
          <w:ins w:id="139" w:author="Kine Markman" w:date="2026-07-08T13:55:00Z" w16du:dateUtc="2026-07-08T11:55:00Z"/>
        </w:rPr>
      </w:pPr>
    </w:p>
    <w:p w14:paraId="6ABB9234" w14:textId="77777777" w:rsidR="002F699B" w:rsidRDefault="002F699B" w:rsidP="00774550"/>
    <w:p w14:paraId="41D366D5" w14:textId="77777777" w:rsidR="0028522C" w:rsidRDefault="0028522C" w:rsidP="0028522C">
      <w:pPr>
        <w:pStyle w:val="Overskrift3"/>
      </w:pPr>
      <w:bookmarkStart w:id="140" w:name="_Delmål_4.C:_Samhandling"/>
      <w:bookmarkEnd w:id="140"/>
      <w:r w:rsidRPr="00D2020C">
        <w:rPr>
          <w:noProof/>
        </w:rPr>
        <w:lastRenderedPageBreak/>
        <w:drawing>
          <wp:anchor distT="0" distB="0" distL="114300" distR="114300" simplePos="0" relativeHeight="251658280" behindDoc="1" locked="0" layoutInCell="1" allowOverlap="1" wp14:anchorId="7CC2C749" wp14:editId="57643979">
            <wp:simplePos x="0" y="0"/>
            <wp:positionH relativeFrom="margin">
              <wp:align>left</wp:align>
            </wp:positionH>
            <wp:positionV relativeFrom="paragraph">
              <wp:posOffset>342265</wp:posOffset>
            </wp:positionV>
            <wp:extent cx="3295015" cy="3244850"/>
            <wp:effectExtent l="0" t="0" r="635" b="0"/>
            <wp:wrapTight wrapText="bothSides">
              <wp:wrapPolygon edited="0">
                <wp:start x="0" y="0"/>
                <wp:lineTo x="0" y="21431"/>
                <wp:lineTo x="21479" y="21431"/>
                <wp:lineTo x="21479" y="0"/>
                <wp:lineTo x="0" y="0"/>
              </wp:wrapPolygon>
            </wp:wrapTight>
            <wp:docPr id="14552168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6848" name=""/>
                    <pic:cNvPicPr/>
                  </pic:nvPicPr>
                  <pic:blipFill>
                    <a:blip r:embed="rId202">
                      <a:extLst>
                        <a:ext uri="{28A0092B-C50C-407E-A947-70E740481C1C}">
                          <a14:useLocalDpi xmlns:a14="http://schemas.microsoft.com/office/drawing/2010/main" val="0"/>
                        </a:ext>
                      </a:extLst>
                    </a:blip>
                    <a:stretch>
                      <a:fillRect/>
                    </a:stretch>
                  </pic:blipFill>
                  <pic:spPr>
                    <a:xfrm>
                      <a:off x="0" y="0"/>
                      <a:ext cx="3339142" cy="3288622"/>
                    </a:xfrm>
                    <a:prstGeom prst="rect">
                      <a:avLst/>
                    </a:prstGeom>
                  </pic:spPr>
                </pic:pic>
              </a:graphicData>
            </a:graphic>
            <wp14:sizeRelH relativeFrom="margin">
              <wp14:pctWidth>0</wp14:pctWidth>
            </wp14:sizeRelH>
            <wp14:sizeRelV relativeFrom="margin">
              <wp14:pctHeight>0</wp14:pctHeight>
            </wp14:sizeRelV>
          </wp:anchor>
        </w:drawing>
      </w:r>
      <w:r>
        <w:t>Delmål 4.C: Samhandling på tvers av landegrenser i EU</w:t>
      </w:r>
    </w:p>
    <w:p w14:paraId="1623FB37" w14:textId="77777777" w:rsidR="00F629F6" w:rsidRDefault="00F629F6" w:rsidP="0028522C"/>
    <w:p w14:paraId="661CDFCE" w14:textId="06CD8996" w:rsidR="0028522C" w:rsidRDefault="0028522C" w:rsidP="0028522C">
      <w:r>
        <w:t>EU har tydelige ambisjoner om å styrke det europeiske samarbeidet på e-helseområdet. Motivasjonene er blant annet å kunne håndtere fremtidige helseberedskapssituasjoner bedre, gi helsepersonell bedre tilgang til data om pasienter de behandler (også på tvers av landegrenser), styrke innbyggers tilgang og kontroll på egne helsedata, tilrettelegge for sikker og effektiv deling helsedata til f.eks. forskning, innovasjon og politikkutforming, og fremme et indre marked for digitale helsetjenester og -produkter.</w:t>
      </w:r>
      <w:r w:rsidDel="00AD254F">
        <w:t xml:space="preserve"> </w:t>
      </w:r>
    </w:p>
    <w:p w14:paraId="555BE7AB" w14:textId="77777777" w:rsidR="0028522C" w:rsidRDefault="0028522C" w:rsidP="00774550"/>
    <w:p w14:paraId="2F48B367" w14:textId="77777777" w:rsidR="00EE6B4C" w:rsidRDefault="00EE6B4C" w:rsidP="00774550"/>
    <w:p w14:paraId="471F732E" w14:textId="77777777" w:rsidR="00EE6B4C" w:rsidRDefault="00EE6B4C" w:rsidP="00774550"/>
    <w:p w14:paraId="4C1292B0" w14:textId="77777777" w:rsidR="00EE6B4C" w:rsidRDefault="00EE6B4C" w:rsidP="00774550">
      <w:pPr>
        <w:rPr>
          <w:ins w:id="141" w:author="Kine Markman" w:date="2026-07-07T14:09:00Z" w16du:dateUtc="2026-07-07T12:09:00Z"/>
        </w:rPr>
      </w:pPr>
    </w:p>
    <w:p w14:paraId="3BFEF8F6" w14:textId="77777777" w:rsidR="00307CCB" w:rsidRDefault="00307CCB" w:rsidP="00774550"/>
    <w:p w14:paraId="73A1BE0C" w14:textId="77777777" w:rsidR="00EE6B4C" w:rsidRDefault="00EE6B4C" w:rsidP="00774550"/>
    <w:p w14:paraId="65D10254" w14:textId="77777777" w:rsidR="00EE6B4C" w:rsidRDefault="00EE6B4C" w:rsidP="00774550"/>
    <w:p w14:paraId="3CB5C0F2" w14:textId="77777777" w:rsidR="002D0EE4" w:rsidRPr="00A02470" w:rsidRDefault="002D0EE4" w:rsidP="002D0EE4">
      <w:pPr>
        <w:shd w:val="clear" w:color="auto" w:fill="E6E6E6" w:themeFill="background1" w:themeFillShade="E6"/>
        <w:rPr>
          <w:b/>
          <w:bCs/>
          <w:shd w:val="clear" w:color="auto" w:fill="E6E6E6" w:themeFill="background1" w:themeFillShade="E6"/>
        </w:rPr>
      </w:pPr>
      <w:r w:rsidRPr="00A02470">
        <w:rPr>
          <w:b/>
          <w:bCs/>
          <w:shd w:val="clear" w:color="auto" w:fill="E6E6E6" w:themeFill="background1" w:themeFillShade="E6"/>
        </w:rPr>
        <w:t>HealthData@EU</w:t>
      </w:r>
    </w:p>
    <w:p w14:paraId="23B7E579" w14:textId="1BC625C8" w:rsidR="002D0EE4" w:rsidRDefault="00B24605" w:rsidP="002D0EE4">
      <w:r w:rsidRPr="009934C0">
        <w:t xml:space="preserve">Det europeiske helsedataområdet </w:t>
      </w:r>
      <w:r w:rsidR="00C75BB8">
        <w:t>(EHDS: European Health Dat</w:t>
      </w:r>
      <w:r w:rsidR="00D04D26">
        <w:t xml:space="preserve">a Space) </w:t>
      </w:r>
      <w:r w:rsidRPr="009934C0">
        <w:t>er et sett av felles regler, standarder og infrastrukturer for deling av helsedata til primærbruk (til helsehjelp) og til sekundærbruk (til forskning og formål av offentlig interesse).</w:t>
      </w:r>
      <w:r>
        <w:t xml:space="preserve"> </w:t>
      </w:r>
      <w:r w:rsidR="002D0EE4">
        <w:t xml:space="preserve">HealthData@EU er en kommende desentralisert infrastruktur for helsedata til sekundærformål som skal gjøre det mulig å dele data på tvers av landegrenser i EU. </w:t>
      </w:r>
    </w:p>
    <w:p w14:paraId="1E609B31" w14:textId="77777777" w:rsidR="00DC2435" w:rsidRDefault="00DC2435" w:rsidP="002D0EE4"/>
    <w:p w14:paraId="04191633" w14:textId="04E9D167" w:rsidR="0030167E" w:rsidRDefault="002D0EE4" w:rsidP="002D0EE4">
      <w:r>
        <w:t xml:space="preserve">Arbeidet med infrastruktur på sekundærområdet bygger på </w:t>
      </w:r>
      <w:r w:rsidR="004C31F9">
        <w:t xml:space="preserve">tidligere </w:t>
      </w:r>
      <w:r>
        <w:t xml:space="preserve">erfaringer. I perioden 2022 - 2024 gjennomførte EU en pilot under navn EHDS2/HealthData@EU pilotprosjekt, hvor Norge deltok. Formålet med denne piloten var å kartlegge og teste modenhet og rammer for en europeisk infrastruktur for helsedata til sekundære formål, og knytter sammen et nettverk av nasjonale noder med europeisk institusjoner og forskningsinfrastruktur. </w:t>
      </w:r>
    </w:p>
    <w:p w14:paraId="29B7E4ED" w14:textId="77777777" w:rsidR="00F81B64" w:rsidRDefault="00F81B64" w:rsidP="002D0EE4"/>
    <w:p w14:paraId="347D83D8" w14:textId="19131225" w:rsidR="00A15B9C" w:rsidRDefault="0030167E" w:rsidP="002D0EE4">
      <w:r>
        <w:t xml:space="preserve">HealthData@EU er en sentral del av EHDS, vedtatt som EU-forordning i mars 2025. </w:t>
      </w:r>
      <w:r w:rsidR="00C94A6D">
        <w:t xml:space="preserve">Norge </w:t>
      </w:r>
      <w:r w:rsidR="00A80E79">
        <w:t>jobber med f</w:t>
      </w:r>
      <w:r w:rsidR="00AE4FC5">
        <w:t xml:space="preserve">orberedelser </w:t>
      </w:r>
      <w:r w:rsidR="00CC3A9E">
        <w:t xml:space="preserve">for etablering av en nasjonal digital infrastruktur </w:t>
      </w:r>
      <w:r w:rsidR="0060166F">
        <w:t xml:space="preserve">som gjør det mulig å koble seg </w:t>
      </w:r>
      <w:r w:rsidR="001413CF">
        <w:t xml:space="preserve">til og etterleve kravene i EHDS. </w:t>
      </w:r>
      <w:r w:rsidR="003178FE">
        <w:t xml:space="preserve">Ansvaret for etablering av infrastruktur og datahåndtering </w:t>
      </w:r>
      <w:r w:rsidR="00383F5C">
        <w:t xml:space="preserve">på sekundærområdet </w:t>
      </w:r>
      <w:r w:rsidR="003178FE">
        <w:t>ligge</w:t>
      </w:r>
      <w:r w:rsidR="00383F5C">
        <w:t>r</w:t>
      </w:r>
      <w:r w:rsidR="003178FE">
        <w:t xml:space="preserve"> hos Folkehelseinstituttet</w:t>
      </w:r>
      <w:r w:rsidR="00DD51F7">
        <w:t xml:space="preserve">, som skal sikre korrekt, sikker og lovmessig forvaltning av helsedata </w:t>
      </w:r>
      <w:r w:rsidR="00452ED7">
        <w:t>til sekundære formål</w:t>
      </w:r>
      <w:r w:rsidR="00DD51F7">
        <w:t xml:space="preserve"> i nasjonale løsninger og mot EU-infrastruktur. </w:t>
      </w:r>
    </w:p>
    <w:p w14:paraId="5E0D6838" w14:textId="77777777" w:rsidR="00211973" w:rsidRDefault="00211973" w:rsidP="002D0EE4"/>
    <w:p w14:paraId="60EB1976" w14:textId="0BABD1FD" w:rsidR="002D0EE4" w:rsidRDefault="002D0EE4" w:rsidP="002D0EE4">
      <w:r>
        <w:t xml:space="preserve">Les mer om </w:t>
      </w:r>
      <w:hyperlink r:id="rId203" w:history="1">
        <w:r w:rsidRPr="00261186">
          <w:rPr>
            <w:rStyle w:val="Hyperkobling"/>
          </w:rPr>
          <w:t>HealthData@EU</w:t>
        </w:r>
        <w:r>
          <w:rPr>
            <w:rStyle w:val="Hyperkobling"/>
          </w:rPr>
          <w:t xml:space="preserve"> pilot</w:t>
        </w:r>
        <w:r w:rsidRPr="00261186">
          <w:rPr>
            <w:rStyle w:val="Hyperkobling"/>
          </w:rPr>
          <w:t xml:space="preserve"> på Europa kommisjonens hjemmesider</w:t>
        </w:r>
      </w:hyperlink>
      <w:r w:rsidR="00A15B9C">
        <w:t xml:space="preserve">, og </w:t>
      </w:r>
      <w:r w:rsidR="0002542A">
        <w:t xml:space="preserve">siste </w:t>
      </w:r>
      <w:hyperlink r:id="rId204" w:history="1">
        <w:r w:rsidR="0002542A" w:rsidRPr="00040050">
          <w:rPr>
            <w:rStyle w:val="Hyperkobling"/>
          </w:rPr>
          <w:t xml:space="preserve">status på HealthData@EU </w:t>
        </w:r>
        <w:r w:rsidR="00040050" w:rsidRPr="00040050">
          <w:rPr>
            <w:rStyle w:val="Hyperkobling"/>
          </w:rPr>
          <w:t>som er rapportert til Nasjonal portefølje</w:t>
        </w:r>
      </w:hyperlink>
      <w:r w:rsidR="00040050">
        <w:t xml:space="preserve">. </w:t>
      </w:r>
    </w:p>
    <w:p w14:paraId="7A46E913" w14:textId="77777777" w:rsidR="004F5171" w:rsidRDefault="002D0EE4" w:rsidP="004F5171">
      <w:pPr>
        <w:keepNext/>
      </w:pPr>
      <w:r w:rsidRPr="00A17462">
        <w:rPr>
          <w:noProof/>
        </w:rPr>
        <w:lastRenderedPageBreak/>
        <w:drawing>
          <wp:inline distT="0" distB="0" distL="0" distR="0" wp14:anchorId="63297417" wp14:editId="48577537">
            <wp:extent cx="5872656" cy="3359324"/>
            <wp:effectExtent l="0" t="0" r="0" b="0"/>
            <wp:docPr id="11385828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287" name=""/>
                    <pic:cNvPicPr/>
                  </pic:nvPicPr>
                  <pic:blipFill>
                    <a:blip r:embed="rId205"/>
                    <a:stretch>
                      <a:fillRect/>
                    </a:stretch>
                  </pic:blipFill>
                  <pic:spPr>
                    <a:xfrm>
                      <a:off x="0" y="0"/>
                      <a:ext cx="5885684" cy="3366776"/>
                    </a:xfrm>
                    <a:prstGeom prst="rect">
                      <a:avLst/>
                    </a:prstGeom>
                  </pic:spPr>
                </pic:pic>
              </a:graphicData>
            </a:graphic>
          </wp:inline>
        </w:drawing>
      </w:r>
    </w:p>
    <w:p w14:paraId="7532A987" w14:textId="664F78ED" w:rsidR="002D0EE4" w:rsidRDefault="004F5171" w:rsidP="00437241">
      <w:pPr>
        <w:pStyle w:val="Bildetekst"/>
      </w:pPr>
      <w:r>
        <w:t xml:space="preserve">Figur </w:t>
      </w:r>
      <w:r w:rsidR="00C85442">
        <w:fldChar w:fldCharType="begin"/>
      </w:r>
      <w:r w:rsidR="00C85442">
        <w:instrText xml:space="preserve"> SEQ Figur \* ARABIC </w:instrText>
      </w:r>
      <w:r w:rsidR="00C85442">
        <w:fldChar w:fldCharType="separate"/>
      </w:r>
      <w:r w:rsidR="00C85442">
        <w:rPr>
          <w:noProof/>
        </w:rPr>
        <w:t>58</w:t>
      </w:r>
      <w:r w:rsidR="00C85442">
        <w:rPr>
          <w:noProof/>
        </w:rPr>
        <w:fldChar w:fldCharType="end"/>
      </w:r>
      <w:r>
        <w:t xml:space="preserve"> </w:t>
      </w:r>
      <w:r w:rsidRPr="00914CB7">
        <w:t>viser planer tilpasning til grensekryssende digital infrastruktur for utveksling av helseopplysninger</w:t>
      </w:r>
      <w:r w:rsidR="00BC23DC">
        <w:t xml:space="preserve"> til sekundære formål</w:t>
      </w:r>
    </w:p>
    <w:p w14:paraId="1C09BE47" w14:textId="77777777" w:rsidR="00644806" w:rsidRDefault="00644806" w:rsidP="00644806">
      <w:pPr>
        <w:rPr>
          <w:ins w:id="142" w:author="Tore Syvertsen" w:date="2026-08-14T08:36:00Z" w16du:dateUtc="2026-08-14T06:36:00Z"/>
        </w:rPr>
      </w:pPr>
    </w:p>
    <w:p w14:paraId="3CD57BE9" w14:textId="0D2C9B7F" w:rsidR="00644806" w:rsidRPr="00A02470" w:rsidRDefault="002726F5" w:rsidP="00644806">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M</w:t>
      </w:r>
      <w:r w:rsidR="00644806">
        <w:rPr>
          <w:b/>
          <w:bCs/>
          <w:shd w:val="clear" w:color="auto" w:fill="E6E6E6" w:themeFill="background1" w:themeFillShade="E6"/>
        </w:rPr>
        <w:t>y</w:t>
      </w:r>
      <w:r>
        <w:rPr>
          <w:b/>
          <w:bCs/>
          <w:shd w:val="clear" w:color="auto" w:fill="E6E6E6" w:themeFill="background1" w:themeFillShade="E6"/>
        </w:rPr>
        <w:t>H</w:t>
      </w:r>
      <w:r w:rsidR="00644806">
        <w:rPr>
          <w:b/>
          <w:bCs/>
          <w:shd w:val="clear" w:color="auto" w:fill="E6E6E6" w:themeFill="background1" w:themeFillShade="E6"/>
        </w:rPr>
        <w:t>ealth</w:t>
      </w:r>
      <w:r w:rsidR="00644806" w:rsidRPr="00A02470">
        <w:rPr>
          <w:b/>
          <w:bCs/>
          <w:shd w:val="clear" w:color="auto" w:fill="E6E6E6" w:themeFill="background1" w:themeFillShade="E6"/>
        </w:rPr>
        <w:t>@EU</w:t>
      </w:r>
    </w:p>
    <w:p w14:paraId="3C7526B4" w14:textId="141AD28E" w:rsidR="002D0EE4" w:rsidRDefault="00644806" w:rsidP="002D0EE4">
      <w:r>
        <w:t xml:space="preserve">myHealth@EU er </w:t>
      </w:r>
      <w:r w:rsidR="00CB7AAF">
        <w:t xml:space="preserve">infrastrukturen </w:t>
      </w:r>
      <w:r w:rsidR="00422AB4">
        <w:t>som</w:t>
      </w:r>
      <w:r w:rsidR="00CB7AAF">
        <w:t xml:space="preserve"> prim</w:t>
      </w:r>
      <w:r w:rsidR="001234AD">
        <w:t>æ</w:t>
      </w:r>
      <w:r w:rsidR="00CB7AAF">
        <w:t>rbruk i det europeiske helsedataområdet</w:t>
      </w:r>
      <w:r w:rsidR="00422AB4">
        <w:t xml:space="preserve"> skal bygge på</w:t>
      </w:r>
      <w:r w:rsidR="00CB7AAF">
        <w:t xml:space="preserve">. </w:t>
      </w:r>
      <w:r w:rsidR="007C49DE">
        <w:t xml:space="preserve">myHealth@EU er en eksisterende infrastruktur som skal </w:t>
      </w:r>
      <w:r w:rsidR="00F9555C">
        <w:t>videreutvikles i det europeiske helsedataområdet.</w:t>
      </w:r>
      <w:r w:rsidR="00C77C4A">
        <w:t xml:space="preserve"> </w:t>
      </w:r>
      <w:r w:rsidR="0005557A">
        <w:t xml:space="preserve">I </w:t>
      </w:r>
      <w:r w:rsidR="00C77C4A">
        <w:t xml:space="preserve">Norge </w:t>
      </w:r>
      <w:r w:rsidR="006556CC">
        <w:t xml:space="preserve">piloterer </w:t>
      </w:r>
      <w:r w:rsidR="0016294A">
        <w:t xml:space="preserve">enkelte kommuner </w:t>
      </w:r>
      <w:r w:rsidR="0005557A">
        <w:t xml:space="preserve">fra 2026 </w:t>
      </w:r>
      <w:r w:rsidR="006556CC">
        <w:t xml:space="preserve">mottak av </w:t>
      </w:r>
      <w:r w:rsidR="0005557A">
        <w:t>pasientoppsummeringer for utenlandske pasienter som får helsehjelp i Norge.</w:t>
      </w:r>
      <w:r w:rsidR="0006470C">
        <w:t xml:space="preserve"> Fra mars 2029 </w:t>
      </w:r>
      <w:r w:rsidR="004404AC">
        <w:t>skal pasientoppsummeringer, e-resepter og elektroniske utleveringsmeldinger kunne sende</w:t>
      </w:r>
      <w:r w:rsidR="00820F63">
        <w:t xml:space="preserve">s </w:t>
      </w:r>
      <w:r w:rsidR="00D128D6">
        <w:t xml:space="preserve">og mottas </w:t>
      </w:r>
      <w:r w:rsidR="00820F63">
        <w:t>mellom Norge og andre EU</w:t>
      </w:r>
      <w:r w:rsidR="00B374B8">
        <w:t>/</w:t>
      </w:r>
      <w:r w:rsidR="00820F63">
        <w:t>EØS-land.</w:t>
      </w:r>
    </w:p>
    <w:p w14:paraId="0763AC68" w14:textId="77777777" w:rsidR="00644806" w:rsidRDefault="00644806" w:rsidP="00644806"/>
    <w:p w14:paraId="116356B5" w14:textId="77777777" w:rsidR="003A53A8" w:rsidRPr="00A02470" w:rsidRDefault="003A53A8" w:rsidP="003A53A8">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ID-håndtering og fellestjenester: forutsetning for utveksling av helsedata på tvers av landegrenser</w:t>
      </w:r>
    </w:p>
    <w:p w14:paraId="2B021880" w14:textId="77777777" w:rsidR="003A53A8" w:rsidRPr="0018160B" w:rsidRDefault="003A53A8" w:rsidP="003A53A8">
      <w:r w:rsidRPr="0018160B">
        <w:t>ID-håndtering og fellestjenester er tjenester, eller infrastruktur på tvers av primær- og sekundærbruk av helsedata som skal understøtte innbyggernes rettigheter til sikker tilgang, kontroll og transparens, og legge til rette for trygg, effektiv og lovlig deling og gjenbruk av helsedata. På flere av områdene vil det trolig bli behov for tverretatlig samarbeid og koordinering, for eksempel med Digitaliseringsdirektoratet (Digdir) og Skatteetaten.</w:t>
      </w:r>
    </w:p>
    <w:p w14:paraId="0A72A990" w14:textId="77777777" w:rsidR="003A53A8" w:rsidRDefault="003A53A8" w:rsidP="003A53A8">
      <w:r w:rsidRPr="0018160B">
        <w:t xml:space="preserve">Helsedataforordningen setter krav til at hvert medlemsland fastsetter unike identifiserende pasientopplysninger for sine innbyggere. En nasjonal helseidentitet for innbyggere i EU/EØS-land skal gi unik identifisering av en pasient i forbindelse med grensekryssende utveksling av pasientens helseopplysninger og samhandling om disse. Dette er også relevant for sekundærbruk av helsedata. </w:t>
      </w:r>
    </w:p>
    <w:p w14:paraId="6BDFC297" w14:textId="77777777" w:rsidR="003A53A8" w:rsidRPr="0018160B" w:rsidRDefault="003A53A8" w:rsidP="003A53A8"/>
    <w:p w14:paraId="02390D6D" w14:textId="1B9CCD6B" w:rsidR="003A53A8" w:rsidRDefault="003A53A8" w:rsidP="003A53A8">
      <w:r w:rsidRPr="0018160B">
        <w:t xml:space="preserve">Alle europeiske innbyggere skal kunne identifisere og autentisere seg med bruk av </w:t>
      </w:r>
      <w:r w:rsidR="00C51F4F">
        <w:t>anerkjent</w:t>
      </w:r>
      <w:r w:rsidRPr="0018160B">
        <w:t xml:space="preserve"> eID, og hvert land kan fastsette tilleggsbestemmelser for å sikre identitet over landegrensene. Norge har vedtatt å implementere kravene i eIDAS-forordningen om elektronisk tillitstjenester, og EHDS vil bygge videre på dette. EU-kommisjonen skal fastsette kravene til den interoperable, grenseoverskridende identifikasjons- og autentiseringsmekanismen for fysiske personer og helsepersonell i samsvar med eIDAS. </w:t>
      </w:r>
    </w:p>
    <w:p w14:paraId="61C4B7BB" w14:textId="77777777" w:rsidR="003A53A8" w:rsidRPr="0018160B" w:rsidRDefault="003A53A8" w:rsidP="003A53A8"/>
    <w:p w14:paraId="319D264D" w14:textId="74A7D6DF" w:rsidR="0098478A" w:rsidRDefault="003A53A8" w:rsidP="003A53A8">
      <w:r w:rsidRPr="0018160B">
        <w:t>Leverandører av </w:t>
      </w:r>
      <w:r w:rsidR="00074F39">
        <w:t>pasientjournal</w:t>
      </w:r>
      <w:r w:rsidRPr="0018160B">
        <w:t>systemer som skal plasseres på EU/EØS-markedet</w:t>
      </w:r>
      <w:r w:rsidR="002E6206">
        <w:t>,</w:t>
      </w:r>
      <w:r w:rsidRPr="0018160B">
        <w:t xml:space="preserve"> må gjennomføre en obligatorisk test i et testmiljø, i Norge eller annet EU/EØS-land. Norsk helsenett SF skal etablere og forvalte nasjonal tjeneste for test av </w:t>
      </w:r>
      <w:r w:rsidR="00405A4A">
        <w:t>EPJ-</w:t>
      </w:r>
      <w:r w:rsidRPr="0018160B">
        <w:t>systemer i henhold til kravene i helsedataforordningen</w:t>
      </w:r>
      <w:r w:rsidR="00F952D4">
        <w:t>.</w:t>
      </w:r>
      <w:r>
        <w:t xml:space="preserve"> </w:t>
      </w:r>
      <w:r w:rsidRPr="0018160B">
        <w:t>EHDS stiller flere krav til</w:t>
      </w:r>
      <w:r w:rsidR="00F4793D">
        <w:t xml:space="preserve"> at</w:t>
      </w:r>
      <w:r w:rsidRPr="0018160B">
        <w:t xml:space="preserve"> EPJ-systemer, som </w:t>
      </w:r>
      <w:r w:rsidRPr="0018160B">
        <w:lastRenderedPageBreak/>
        <w:t>inneholder en eller flere av de prioriterte kategoriene helseopplysninger</w:t>
      </w:r>
      <w:r w:rsidR="007A44F7">
        <w:t>,</w:t>
      </w:r>
      <w:r w:rsidRPr="0018160B">
        <w:t xml:space="preserve"> skal inkludere en</w:t>
      </w:r>
      <w:r>
        <w:t xml:space="preserve"> </w:t>
      </w:r>
      <w:r w:rsidRPr="0018160B">
        <w:t>interoperabilitetskomponent og en loggkomponent. Loggkomponenten skal sikre at personvern og sikkerhet ivaretas, ved å kunne produsere en logg med informasjon</w:t>
      </w:r>
      <w:r w:rsidR="00C72186">
        <w:t xml:space="preserve"> </w:t>
      </w:r>
      <w:r w:rsidR="00443D49">
        <w:t>om</w:t>
      </w:r>
      <w:r w:rsidR="00C72186">
        <w:t xml:space="preserve"> </w:t>
      </w:r>
      <w:r w:rsidR="002B50C3">
        <w:t>tilgang til</w:t>
      </w:r>
      <w:r w:rsidR="00C72186">
        <w:t xml:space="preserve"> dataene</w:t>
      </w:r>
      <w:r w:rsidRPr="0018160B">
        <w:t xml:space="preserve">. Loggkomponenten skal støtte automatisk varsel til pasienter, som også skal kunne få en digital oversikt over hvem som har hatt tilgang til deres helsedata. </w:t>
      </w:r>
    </w:p>
    <w:p w14:paraId="67B18665" w14:textId="77777777" w:rsidR="0098478A" w:rsidRDefault="0098478A" w:rsidP="003A53A8"/>
    <w:p w14:paraId="52C9766C" w14:textId="075A0E99" w:rsidR="003A53A8" w:rsidRDefault="003A53A8" w:rsidP="003A53A8">
      <w:r w:rsidRPr="0018160B">
        <w:t>Helsedataforordningen stiller også krav til at helseopplysninger for en pasient fra et annet EU/EØS-land skal registreres sammen med pasientens identifiserende opplysninger fra hjemlandet</w:t>
      </w:r>
      <w:r w:rsidR="001E2365">
        <w:t xml:space="preserve"> </w:t>
      </w:r>
      <w:r w:rsidR="001E192D">
        <w:t>i</w:t>
      </w:r>
      <w:r w:rsidR="00386527">
        <w:t xml:space="preserve"> </w:t>
      </w:r>
      <w:r w:rsidR="001E2365">
        <w:t>EPJ-systemene</w:t>
      </w:r>
      <w:r w:rsidRPr="0018160B">
        <w:t xml:space="preserve">. </w:t>
      </w:r>
      <w:r w:rsidR="00E94213">
        <w:t xml:space="preserve">Dette kan løses på ulike måter, f.eks. ved å etablere en nasjonal felles identifikator </w:t>
      </w:r>
      <w:r w:rsidR="00186F00">
        <w:t xml:space="preserve">i Norge </w:t>
      </w:r>
      <w:r w:rsidR="00E94213">
        <w:t xml:space="preserve">for pasienter fra </w:t>
      </w:r>
      <w:r w:rsidR="00672BA2">
        <w:t>andre EU/EØS-land.</w:t>
      </w:r>
      <w:r w:rsidR="00E94213">
        <w:t xml:space="preserve"> </w:t>
      </w:r>
      <w:r w:rsidRPr="0018160B">
        <w:t xml:space="preserve"> </w:t>
      </w:r>
    </w:p>
    <w:p w14:paraId="0B10263F" w14:textId="77777777" w:rsidR="00DB393F" w:rsidRDefault="00DB393F" w:rsidP="003A53A8">
      <w:pPr>
        <w:rPr>
          <w:ins w:id="143" w:author="Kine Markman" w:date="2026-07-08T14:06:00Z" w16du:dateUtc="2026-07-08T12:06:00Z"/>
        </w:rPr>
      </w:pPr>
    </w:p>
    <w:p w14:paraId="20A9D4EE" w14:textId="77777777" w:rsidR="004F5171" w:rsidRDefault="004F5171">
      <w:pPr>
        <w:keepNext/>
        <w:pPrChange w:id="144" w:author="Kine Markman" w:date="2026-07-08T14:07:00Z" w16du:dateUtc="2026-07-08T12:07:00Z">
          <w:pPr/>
        </w:pPrChange>
      </w:pPr>
      <w:r w:rsidRPr="004F5171">
        <w:rPr>
          <w:noProof/>
        </w:rPr>
        <w:drawing>
          <wp:inline distT="0" distB="0" distL="0" distR="0" wp14:anchorId="41632BE8" wp14:editId="6FD3C62F">
            <wp:extent cx="5759017" cy="4439243"/>
            <wp:effectExtent l="0" t="0" r="0" b="0"/>
            <wp:docPr id="119205045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0458" name="Bilde 1"/>
                    <pic:cNvPicPr/>
                  </pic:nvPicPr>
                  <pic:blipFill>
                    <a:blip r:embed="rId206">
                      <a:extLst>
                        <a:ext uri="{28A0092B-C50C-407E-A947-70E740481C1C}">
                          <a14:useLocalDpi xmlns:a14="http://schemas.microsoft.com/office/drawing/2010/main" val="0"/>
                        </a:ext>
                      </a:extLst>
                    </a:blip>
                    <a:stretch>
                      <a:fillRect/>
                    </a:stretch>
                  </pic:blipFill>
                  <pic:spPr>
                    <a:xfrm>
                      <a:off x="0" y="0"/>
                      <a:ext cx="5759017" cy="4439243"/>
                    </a:xfrm>
                    <a:prstGeom prst="rect">
                      <a:avLst/>
                    </a:prstGeom>
                  </pic:spPr>
                </pic:pic>
              </a:graphicData>
            </a:graphic>
          </wp:inline>
        </w:drawing>
      </w:r>
    </w:p>
    <w:p w14:paraId="757BD68A" w14:textId="673FE88A" w:rsidR="0028522C" w:rsidRPr="00DB393F" w:rsidRDefault="004F5171" w:rsidP="004A5512">
      <w:pPr>
        <w:pStyle w:val="Bildetekst"/>
      </w:pPr>
      <w:r>
        <w:t xml:space="preserve">Figur </w:t>
      </w:r>
      <w:r w:rsidR="00C85442">
        <w:fldChar w:fldCharType="begin"/>
      </w:r>
      <w:r w:rsidR="00C85442">
        <w:instrText xml:space="preserve"> SEQ Figur \* ARABIC </w:instrText>
      </w:r>
      <w:r w:rsidR="00C85442">
        <w:fldChar w:fldCharType="separate"/>
      </w:r>
      <w:r w:rsidR="00C85442">
        <w:rPr>
          <w:noProof/>
        </w:rPr>
        <w:t>59</w:t>
      </w:r>
      <w:r w:rsidR="00C85442">
        <w:rPr>
          <w:noProof/>
        </w:rPr>
        <w:fldChar w:fldCharType="end"/>
      </w:r>
      <w:r>
        <w:t xml:space="preserve"> viser veikart for </w:t>
      </w:r>
      <w:r w:rsidR="00EC3F70">
        <w:t>aktiviteter</w:t>
      </w:r>
      <w:r>
        <w:t xml:space="preserve"> for fellestjenester og ID håndtering som må gjennomføres</w:t>
      </w:r>
      <w:r>
        <w:rPr>
          <w:noProof/>
        </w:rPr>
        <w:t xml:space="preserve"> for å oppfylle kravene i EHDS forordningen</w:t>
      </w:r>
    </w:p>
    <w:p w14:paraId="5E4A5EC8" w14:textId="77777777" w:rsidR="00812514" w:rsidRDefault="00812514" w:rsidP="00774550"/>
    <w:p w14:paraId="5855BBD7" w14:textId="63326A0C" w:rsidR="00DA51D0" w:rsidRPr="00A02470" w:rsidRDefault="00FA52E9" w:rsidP="00A02470">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M</w:t>
      </w:r>
      <w:r w:rsidR="00063509">
        <w:rPr>
          <w:b/>
          <w:bCs/>
          <w:shd w:val="clear" w:color="auto" w:fill="E6E6E6" w:themeFill="background1" w:themeFillShade="E6"/>
        </w:rPr>
        <w:t xml:space="preserve">otta informasjon om EU/EØS borgere når </w:t>
      </w:r>
      <w:r w:rsidR="00790D5A">
        <w:rPr>
          <w:b/>
          <w:bCs/>
          <w:shd w:val="clear" w:color="auto" w:fill="E6E6E6" w:themeFill="background1" w:themeFillShade="E6"/>
        </w:rPr>
        <w:t>de får behandling i Norge</w:t>
      </w:r>
    </w:p>
    <w:p w14:paraId="77098105" w14:textId="77777777" w:rsidR="00063509" w:rsidRDefault="00063509" w:rsidP="00063509">
      <w:r w:rsidRPr="00063509">
        <w:t>MyHealth@EU er en grensekryssende digital infrastruktur for utveksling av helseopplysninger ved ytelse av helsehjelp. Det pågår arbeid med Norges tilknytning til MyHealth@EU. Ambisjonsnivået i minimumsløsningen omfatter etablering av en nasjonal infrastruktur (NCP-B: norsk kontaktpunkt) for å koble Norge til den europeiske infrastrukturen for innhenting av helseopplysninger knyttet til EU-borgere.</w:t>
      </w:r>
    </w:p>
    <w:p w14:paraId="7D9E114A" w14:textId="77777777" w:rsidR="005227CF" w:rsidRPr="00063509" w:rsidRDefault="005227CF" w:rsidP="00063509"/>
    <w:p w14:paraId="30349D89" w14:textId="391959DE" w:rsidR="00063509" w:rsidRDefault="00063509" w:rsidP="00063509">
      <w:r w:rsidRPr="00063509">
        <w:t xml:space="preserve">For å komme i gang med norsk deltakelse i det europeiske samarbeidet er det etablert en minimumsløsning hvor norsk helsepersonell kan bruke MyHealth@EU for å spørre om helseopplysninger tilhørende EU-borgere. I første omgang vil dette være helseopplysninger knyttet til tjenestene ePrescription og Patient Summary. I Q1 2026 startet </w:t>
      </w:r>
      <w:r w:rsidRPr="00063509">
        <w:lastRenderedPageBreak/>
        <w:t xml:space="preserve">Bodø og Stjørdal kommune begrenset utprøving med mottak av pasientopplysninger fra Tsjekkia og Portugal i første omgang. </w:t>
      </w:r>
      <w:r w:rsidR="00710C49">
        <w:t xml:space="preserve">Les mer om </w:t>
      </w:r>
      <w:commentRangeStart w:id="145"/>
      <w:r w:rsidR="00077BEE">
        <w:fldChar w:fldCharType="begin"/>
      </w:r>
      <w:r w:rsidR="00077BEE">
        <w:instrText>HYPERLINK "https://www.helsedirektoratet.no/digitalisering-og-e-helse/nasjonal-e-helseportefolje/tiltak-i-nasjonal-e-helseportefolje/myhealth-eu-ks"</w:instrText>
      </w:r>
      <w:r w:rsidR="00077BEE">
        <w:fldChar w:fldCharType="separate"/>
      </w:r>
      <w:r w:rsidR="00A64225" w:rsidRPr="00077BEE">
        <w:rPr>
          <w:rStyle w:val="Hyperkobling"/>
        </w:rPr>
        <w:t xml:space="preserve">utprøvingen i KS sin rapportering på </w:t>
      </w:r>
      <w:r w:rsidR="00632534" w:rsidRPr="00077BEE">
        <w:rPr>
          <w:rStyle w:val="Hyperkobling"/>
        </w:rPr>
        <w:t>HealthData@EU</w:t>
      </w:r>
      <w:r w:rsidR="00C173B6" w:rsidRPr="00077BEE">
        <w:rPr>
          <w:rStyle w:val="Hyperkobling"/>
        </w:rPr>
        <w:t xml:space="preserve"> </w:t>
      </w:r>
      <w:r w:rsidR="00077BEE" w:rsidRPr="00077BEE">
        <w:rPr>
          <w:rStyle w:val="Hyperkobling"/>
        </w:rPr>
        <w:t>til Nasjonal portefølje</w:t>
      </w:r>
      <w:r w:rsidR="00077BEE">
        <w:fldChar w:fldCharType="end"/>
      </w:r>
      <w:commentRangeEnd w:id="145"/>
      <w:r w:rsidR="002D0CBE">
        <w:rPr>
          <w:rStyle w:val="Merknadsreferanse"/>
          <w:sz w:val="18"/>
          <w:szCs w:val="22"/>
        </w:rPr>
        <w:commentReference w:id="145"/>
      </w:r>
      <w:r w:rsidR="00077BEE">
        <w:t xml:space="preserve">. </w:t>
      </w:r>
    </w:p>
    <w:p w14:paraId="550AB5CB" w14:textId="77777777" w:rsidR="006A1BBE" w:rsidRPr="00063509" w:rsidRDefault="006A1BBE" w:rsidP="00063509"/>
    <w:p w14:paraId="6D8C6E6D" w14:textId="77777777" w:rsidR="00063509" w:rsidRDefault="00063509" w:rsidP="00063509">
      <w:r w:rsidRPr="00063509">
        <w:t>I 2026 startet prosjektet neste steg som omfatter etablering av et kontaktpunkt for deling av norske helsedata (NCP-A), og muliggjøre bruk av tjenestene e-resept (ePrescription) og Pasientoppsummering (Patient Summary) for norske borgere når de befinner seg i land i Europa, samt eDispensation for EU/EØS borgere når de er i Norge. Dette steget må sees i sammenheng med annen utvikling av nasjonale tjenester og Norge sin mulighet til å påvirke EHDS Implementing acts gjennom Xt-EHR.</w:t>
      </w:r>
    </w:p>
    <w:p w14:paraId="02DA1F8C" w14:textId="77777777" w:rsidR="006A1BBE" w:rsidRPr="00063509" w:rsidRDefault="006A1BBE" w:rsidP="00063509"/>
    <w:p w14:paraId="29E1F9BE" w14:textId="5333A33E" w:rsidR="006A1BBE" w:rsidRPr="00063509" w:rsidRDefault="00063509" w:rsidP="00063509">
      <w:r w:rsidRPr="00063509">
        <w:t xml:space="preserve">Innen mars 2029 skal Innbygger fra EU/EØS-land med en resept fra eget hjemland kunne hente ut legemiddel på apotek i Norge og utleveringsmelding </w:t>
      </w:r>
      <w:r w:rsidR="00C76DC3">
        <w:t xml:space="preserve">skal </w:t>
      </w:r>
      <w:r w:rsidRPr="00063509">
        <w:t xml:space="preserve">sendes hjemlandet til innbygger. Pasientoppsummering fra EU/EØS-land skal også være tilgjengelig for helsepersonell med tjenstlig behov i Norge, basert på EHDS-krav.  </w:t>
      </w:r>
    </w:p>
    <w:p w14:paraId="4F80AAC0" w14:textId="77777777" w:rsidR="000279CB" w:rsidRDefault="000279CB" w:rsidP="00DA51D0">
      <w:pPr>
        <w:rPr>
          <w:ins w:id="146" w:author="Kine Markman" w:date="2026-07-08T06:30:00Z" w16du:dateUtc="2026-07-08T04:30:00Z"/>
        </w:rPr>
      </w:pPr>
    </w:p>
    <w:p w14:paraId="0DF2BAB8" w14:textId="77777777" w:rsidR="00EC3F70" w:rsidRDefault="00EC3F70">
      <w:pPr>
        <w:keepNext/>
        <w:pPrChange w:id="147" w:author="Kine Markman" w:date="2026-07-08T14:10:00Z" w16du:dateUtc="2026-07-08T12:10:00Z">
          <w:pPr/>
        </w:pPrChange>
      </w:pPr>
      <w:r w:rsidRPr="00EC3F70">
        <w:rPr>
          <w:noProof/>
        </w:rPr>
        <w:drawing>
          <wp:inline distT="0" distB="0" distL="0" distR="0" wp14:anchorId="66FC8C5D" wp14:editId="7371558D">
            <wp:extent cx="5758774" cy="4212363"/>
            <wp:effectExtent l="0" t="0" r="0" b="0"/>
            <wp:docPr id="56378420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4205" name=""/>
                    <pic:cNvPicPr/>
                  </pic:nvPicPr>
                  <pic:blipFill>
                    <a:blip r:embed="rId207"/>
                    <a:stretch>
                      <a:fillRect/>
                    </a:stretch>
                  </pic:blipFill>
                  <pic:spPr>
                    <a:xfrm>
                      <a:off x="0" y="0"/>
                      <a:ext cx="5777085" cy="4225757"/>
                    </a:xfrm>
                    <a:prstGeom prst="rect">
                      <a:avLst/>
                    </a:prstGeom>
                  </pic:spPr>
                </pic:pic>
              </a:graphicData>
            </a:graphic>
          </wp:inline>
        </w:drawing>
      </w:r>
    </w:p>
    <w:p w14:paraId="4A594FF1" w14:textId="5B94651B" w:rsidR="000279CB" w:rsidRDefault="00EC3F70">
      <w:pPr>
        <w:pStyle w:val="Bildetekst"/>
        <w:pPrChange w:id="148" w:author="Kine Markman" w:date="2026-07-08T14:10:00Z" w16du:dateUtc="2026-07-08T12:10:00Z">
          <w:pPr/>
        </w:pPrChange>
      </w:pPr>
      <w:r>
        <w:t xml:space="preserve">Figur </w:t>
      </w:r>
      <w:r w:rsidR="00C85442">
        <w:fldChar w:fldCharType="begin"/>
      </w:r>
      <w:r w:rsidR="00C85442">
        <w:instrText xml:space="preserve"> SEQ Figur \* ARABIC </w:instrText>
      </w:r>
      <w:r w:rsidR="00C85442">
        <w:fldChar w:fldCharType="separate"/>
      </w:r>
      <w:r w:rsidR="00C85442">
        <w:rPr>
          <w:noProof/>
        </w:rPr>
        <w:t>60</w:t>
      </w:r>
      <w:r w:rsidR="00C85442">
        <w:rPr>
          <w:noProof/>
        </w:rPr>
        <w:fldChar w:fldCharType="end"/>
      </w:r>
      <w:r>
        <w:t xml:space="preserve"> viser veikart med aktiviteter som må gjenn</w:t>
      </w:r>
      <w:r w:rsidR="0045786A">
        <w:t>om</w:t>
      </w:r>
      <w:r>
        <w:t>føres for å kunne motta informasjon om EU/EØS borgere som får helsehjelp i Norge</w:t>
      </w:r>
    </w:p>
    <w:p w14:paraId="2F643AAE" w14:textId="4CB1C883" w:rsidR="00A54BF2" w:rsidRPr="00A02470" w:rsidRDefault="0096639E" w:rsidP="00A54BF2">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T</w:t>
      </w:r>
      <w:r w:rsidR="007324C6">
        <w:rPr>
          <w:b/>
          <w:bCs/>
          <w:shd w:val="clear" w:color="auto" w:fill="E6E6E6" w:themeFill="background1" w:themeFillShade="E6"/>
        </w:rPr>
        <w:t xml:space="preserve">ilgjengeliggjøre pasientoppsummering </w:t>
      </w:r>
      <w:r w:rsidR="00886EB2">
        <w:rPr>
          <w:b/>
          <w:bCs/>
          <w:shd w:val="clear" w:color="auto" w:fill="E6E6E6" w:themeFill="background1" w:themeFillShade="E6"/>
        </w:rPr>
        <w:t>(</w:t>
      </w:r>
      <w:r w:rsidR="00886EB2" w:rsidRPr="009A3E39">
        <w:rPr>
          <w:b/>
          <w:shd w:val="clear" w:color="auto" w:fill="E6E6E6" w:themeFill="background1" w:themeFillShade="E6"/>
        </w:rPr>
        <w:t>Patient Summary</w:t>
      </w:r>
      <w:r w:rsidR="00886EB2">
        <w:rPr>
          <w:b/>
          <w:bCs/>
          <w:shd w:val="clear" w:color="auto" w:fill="E6E6E6" w:themeFill="background1" w:themeFillShade="E6"/>
        </w:rPr>
        <w:t>) for</w:t>
      </w:r>
      <w:r w:rsidR="007324C6">
        <w:rPr>
          <w:b/>
          <w:bCs/>
          <w:shd w:val="clear" w:color="auto" w:fill="E6E6E6" w:themeFill="background1" w:themeFillShade="E6"/>
        </w:rPr>
        <w:t xml:space="preserve"> norske innbyggere i Norge og </w:t>
      </w:r>
      <w:r w:rsidR="00587620">
        <w:rPr>
          <w:b/>
          <w:bCs/>
          <w:shd w:val="clear" w:color="auto" w:fill="E6E6E6" w:themeFill="background1" w:themeFillShade="E6"/>
        </w:rPr>
        <w:t xml:space="preserve">i </w:t>
      </w:r>
      <w:r w:rsidR="007324C6">
        <w:rPr>
          <w:b/>
          <w:bCs/>
          <w:shd w:val="clear" w:color="auto" w:fill="E6E6E6" w:themeFill="background1" w:themeFillShade="E6"/>
        </w:rPr>
        <w:t>EU/EØS-land</w:t>
      </w:r>
    </w:p>
    <w:p w14:paraId="1676F9EA" w14:textId="77777777" w:rsidR="007F4407" w:rsidRPr="007F4407" w:rsidRDefault="007F4407" w:rsidP="007F4407">
      <w:pPr>
        <w:spacing w:after="160" w:line="259" w:lineRule="auto"/>
      </w:pPr>
      <w:r w:rsidRPr="007F4407">
        <w:t>Pasientoppsummering er en tjeneste som skal gi helsepersonell og innbygger rask tilgang til essensielle, strukturerte og forståelige helseopplysninger. Formålet er å bidra til trygg og effektiv helsehjelp, særlig i situasjoner der informasjon mangler, er spredt mellom virksomheter eller land, eller er omfattende og vanskelig å sette seg inn i. Dette gjelder for eksempel i tilfeller der helsepersonell ikke kjenner pasienten fra før, når det er behov for rask oversikt over en kompleks sykehistorie, når kritiske opplysninger må fremskaffes, eller når store mengder informasjon må sammenstilles og forstås. </w:t>
      </w:r>
    </w:p>
    <w:p w14:paraId="6D5E3669" w14:textId="3E11C659" w:rsidR="007F4407" w:rsidRPr="007F4407" w:rsidRDefault="007F4407" w:rsidP="007F4407">
      <w:pPr>
        <w:spacing w:after="160" w:line="259" w:lineRule="auto"/>
      </w:pPr>
      <w:r w:rsidRPr="007F4407">
        <w:t>Pasientoppsummeringer etableres som en felles, nasjonal tjeneste som primært baseres på eksisterende sentrale datakilder</w:t>
      </w:r>
      <w:r w:rsidR="009E10D1">
        <w:t xml:space="preserve"> for obligatoriske elementer</w:t>
      </w:r>
      <w:r w:rsidRPr="007F4407">
        <w:t xml:space="preserve">. En pasientoppsummering i Norge vil inneholde opplysninger om innbyggere som har mottatt behandling i Norge. Innbyggere i Norge får tilgang til pasientoppsummeringen via </w:t>
      </w:r>
      <w:r w:rsidRPr="007F4407">
        <w:lastRenderedPageBreak/>
        <w:t>Helsenorge, hvor de også kan ivareta sine rettigheter knyttet til innsyn, personvern, sperringer og reservasjoner, samt bidra med egne opplysninger der dette er relevant.</w:t>
      </w:r>
    </w:p>
    <w:p w14:paraId="525A4105" w14:textId="205139C1" w:rsidR="007F4407" w:rsidRPr="007F4407" w:rsidRDefault="007F4407" w:rsidP="007F4407">
      <w:pPr>
        <w:spacing w:after="160" w:line="259" w:lineRule="auto"/>
      </w:pPr>
      <w:r w:rsidRPr="007F4407">
        <w:t>Tjenesten er tenkt brukt av norsk helsepersonell ved behandling av norske innbyggere </w:t>
      </w:r>
      <w:r w:rsidR="003035B6">
        <w:t>og i</w:t>
      </w:r>
      <w:r w:rsidRPr="007F4407">
        <w:t xml:space="preserve"> tilfeller der norske innbyggere får helsehjelp i EU/EØS-land skal pasientoppsummeringen fra Norge gjøres tilgjengelig for helsepersonell med tjenstlig behov i EU/EØS-land via infrastrukturen MyHealth@EU. </w:t>
      </w:r>
    </w:p>
    <w:p w14:paraId="6151066D" w14:textId="35EC0AD7" w:rsidR="007149BB" w:rsidRDefault="007F4407">
      <w:pPr>
        <w:spacing w:after="160" w:line="259" w:lineRule="auto"/>
      </w:pPr>
      <w:r w:rsidRPr="007F4407">
        <w:t xml:space="preserve">Tilgang til pasientoppsummeringer kan gi økt pasientsikkerhet og bedre helse ved behandling i Norge og utlandet. Mer sammenstilt informasjon kan føre til tidsbesparelse for helsepersonell og det kan styrke helseberedskapen gjennom tilgang til sentrale helseopplysninger på tvers av landegrenser. Pasientoppsummeringen består av inntil 18 seksjoner med oppsummerte helseopplysninger, fordelt på obligatoriske og valgfrie deler. Det antas at seks seksjoner blir obligatoriske fra mars 2029 (implantater og medisinsk utstyr, kritisk informasjon, allergier og intoleranser, legemiddeloppsummering, helseproblemer og diagnoser, og inngrep og prosedyrer). Ytterligere seksjoner antas å bli obligatorisk fra mars 2031. </w:t>
      </w:r>
    </w:p>
    <w:p w14:paraId="49744A22" w14:textId="77777777" w:rsidR="00AA47EC" w:rsidRDefault="00AA47EC" w:rsidP="0036473A">
      <w:pPr>
        <w:keepNext/>
        <w:spacing w:after="160" w:line="259" w:lineRule="auto"/>
      </w:pPr>
      <w:r w:rsidRPr="00AA47EC">
        <w:rPr>
          <w:noProof/>
        </w:rPr>
        <w:drawing>
          <wp:inline distT="0" distB="0" distL="0" distR="0" wp14:anchorId="4DAC6D36" wp14:editId="7B769D38">
            <wp:extent cx="5875506" cy="3777111"/>
            <wp:effectExtent l="0" t="0" r="0" b="0"/>
            <wp:docPr id="158148957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9579" name=""/>
                    <pic:cNvPicPr/>
                  </pic:nvPicPr>
                  <pic:blipFill>
                    <a:blip r:embed="rId208"/>
                    <a:stretch>
                      <a:fillRect/>
                    </a:stretch>
                  </pic:blipFill>
                  <pic:spPr>
                    <a:xfrm>
                      <a:off x="0" y="0"/>
                      <a:ext cx="5885759" cy="3783702"/>
                    </a:xfrm>
                    <a:prstGeom prst="rect">
                      <a:avLst/>
                    </a:prstGeom>
                  </pic:spPr>
                </pic:pic>
              </a:graphicData>
            </a:graphic>
          </wp:inline>
        </w:drawing>
      </w:r>
    </w:p>
    <w:p w14:paraId="5315E492" w14:textId="37B5A2D7" w:rsidR="007149BB" w:rsidRDefault="00AA47EC" w:rsidP="00676514">
      <w:pPr>
        <w:pStyle w:val="Bildetekst"/>
      </w:pPr>
      <w:r>
        <w:t xml:space="preserve">Figur </w:t>
      </w:r>
      <w:r w:rsidR="00C85442">
        <w:fldChar w:fldCharType="begin"/>
      </w:r>
      <w:r w:rsidR="00C85442">
        <w:instrText xml:space="preserve"> SEQ Figur \* ARABIC </w:instrText>
      </w:r>
      <w:r w:rsidR="00C85442">
        <w:fldChar w:fldCharType="separate"/>
      </w:r>
      <w:r w:rsidR="00C85442">
        <w:rPr>
          <w:noProof/>
        </w:rPr>
        <w:t>61</w:t>
      </w:r>
      <w:r w:rsidR="00C85442">
        <w:rPr>
          <w:noProof/>
        </w:rPr>
        <w:fldChar w:fldCharType="end"/>
      </w:r>
      <w:r>
        <w:t xml:space="preserve"> viser veikart med aktiviteter som må gjennomføres for å kunne tilgjengeliggjøre norske innbyggeres pasientoppsummering til helsepersonell i EU/EØS-land</w:t>
      </w:r>
    </w:p>
    <w:p w14:paraId="1763E1CB" w14:textId="2CBDE964" w:rsidR="00681F50" w:rsidRPr="0036473A" w:rsidRDefault="00817D3A" w:rsidP="0036473A">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T</w:t>
      </w:r>
      <w:r w:rsidR="00681F50">
        <w:rPr>
          <w:b/>
          <w:bCs/>
          <w:shd w:val="clear" w:color="auto" w:fill="E6E6E6" w:themeFill="background1" w:themeFillShade="E6"/>
        </w:rPr>
        <w:t xml:space="preserve">ilgjengeliggjøre informasjon om legemidler </w:t>
      </w:r>
      <w:r w:rsidR="003168FB">
        <w:rPr>
          <w:b/>
          <w:bCs/>
          <w:shd w:val="clear" w:color="auto" w:fill="E6E6E6" w:themeFill="background1" w:themeFillShade="E6"/>
        </w:rPr>
        <w:t>(</w:t>
      </w:r>
      <w:r w:rsidR="003168FB" w:rsidRPr="0036473A">
        <w:rPr>
          <w:b/>
          <w:shd w:val="clear" w:color="auto" w:fill="E6E6E6" w:themeFill="background1" w:themeFillShade="E6"/>
        </w:rPr>
        <w:t>ePrescription</w:t>
      </w:r>
      <w:r w:rsidR="003168FB">
        <w:rPr>
          <w:b/>
          <w:bCs/>
          <w:shd w:val="clear" w:color="auto" w:fill="E6E6E6" w:themeFill="background1" w:themeFillShade="E6"/>
        </w:rPr>
        <w:t xml:space="preserve">) </w:t>
      </w:r>
      <w:r w:rsidR="00681F50">
        <w:rPr>
          <w:b/>
          <w:bCs/>
          <w:shd w:val="clear" w:color="auto" w:fill="E6E6E6" w:themeFill="background1" w:themeFillShade="E6"/>
        </w:rPr>
        <w:t>for norske innbyggere i EU/EØS-land</w:t>
      </w:r>
    </w:p>
    <w:p w14:paraId="3AD906D5" w14:textId="29CC22E8" w:rsidR="00681F50" w:rsidRPr="00681F50" w:rsidRDefault="00681F50" w:rsidP="00681F50">
      <w:pPr>
        <w:spacing w:after="160" w:line="259" w:lineRule="auto"/>
      </w:pPr>
      <w:r w:rsidRPr="00681F50">
        <w:t>Deling av e-resepter og utleveringsinformasjon på et felles europeisk format skal gjøre det mulig for innbyggere å få utlevert legemidler på apotek i et annet EU/EØS-land enn eget hjemland basert på e-resept fra eget hjemland, uten bruk av papirresept. I tillegg får helsepersonell og innbygger digital tilgang til relevante og nødvendige opplysninger om slike resepter og utleveringene av legemidler. </w:t>
      </w:r>
    </w:p>
    <w:p w14:paraId="32E7EC8D" w14:textId="77777777" w:rsidR="00681F50" w:rsidRPr="00681F50" w:rsidRDefault="00681F50" w:rsidP="00681F50">
      <w:pPr>
        <w:spacing w:after="160" w:line="259" w:lineRule="auto"/>
      </w:pPr>
      <w:r w:rsidRPr="00681F50">
        <w:t>Dagens e-resept i Norge er ikke kompatibel med EU-format på resepter og utleveringsinformasjon. Det er derfor behov for tiltak for å oppfylle krav i helsedataforordningen knyttet til å kunne utveksle opplysninger om resepter og utleveringsinformasjon på et felles format med andre EU/EØS-land. </w:t>
      </w:r>
    </w:p>
    <w:p w14:paraId="066AA888" w14:textId="77777777" w:rsidR="00681F50" w:rsidRPr="00681F50" w:rsidRDefault="00681F50" w:rsidP="00681F50">
      <w:pPr>
        <w:spacing w:after="160" w:line="259" w:lineRule="auto"/>
      </w:pPr>
      <w:r w:rsidRPr="00681F50">
        <w:t xml:space="preserve">For e-resept og utleveringsinformasjon skal det utvikles en konverteringstjeneste for å konvertere mellom norsk format og EU-format for resepter, slik at Norge kan utveksle e-resepter og utleveringsinformasjon på EU-format med andre EU/EØS-land via MyHealth@EU. </w:t>
      </w:r>
    </w:p>
    <w:p w14:paraId="44D00B93" w14:textId="77777777" w:rsidR="00681F50" w:rsidRPr="00681F50" w:rsidRDefault="00681F50" w:rsidP="00681F50">
      <w:pPr>
        <w:spacing w:after="160" w:line="259" w:lineRule="auto"/>
      </w:pPr>
      <w:r w:rsidRPr="00681F50">
        <w:t xml:space="preserve">Parallelt skal det etableres nye legemiddelgrunndata, som tilgjengeliggjøres fra Direktoratet for medisinske produkter. Nye legemiddelgrunndata vil bidra til enklere konvertering, ved at det ikke blir behov for oversettelse av </w:t>
      </w:r>
      <w:r w:rsidRPr="00681F50">
        <w:lastRenderedPageBreak/>
        <w:t>legemiddel/virkestoff og tekstbasert angivelse av legemidler fordi det benyttes felles kodeverk. Dette vil bidra positivt for pasientsikkerheten ved bruk av konverteringstjenesten.</w:t>
      </w:r>
    </w:p>
    <w:p w14:paraId="7C58D9A5" w14:textId="77777777" w:rsidR="00681F50" w:rsidRPr="00681F50" w:rsidRDefault="00681F50" w:rsidP="00681F50">
      <w:pPr>
        <w:spacing w:after="160" w:line="259" w:lineRule="auto"/>
      </w:pPr>
      <w:r w:rsidRPr="00681F50">
        <w:t xml:space="preserve">Det bør også jobbes videre med tiltak knyttet til modernisering av e-resept, som kan bidra til større samfunnsøkonomisk nyttevirkninger for den nasjonale samhandlingen, enn konvertering. </w:t>
      </w:r>
    </w:p>
    <w:p w14:paraId="54395F9F" w14:textId="77777777" w:rsidR="00C85442" w:rsidRDefault="00C85442" w:rsidP="0036473A">
      <w:pPr>
        <w:keepNext/>
        <w:spacing w:after="160" w:line="259" w:lineRule="auto"/>
      </w:pPr>
      <w:commentRangeStart w:id="149"/>
      <w:r w:rsidRPr="00C85442">
        <w:rPr>
          <w:noProof/>
        </w:rPr>
        <w:drawing>
          <wp:inline distT="0" distB="0" distL="0" distR="0" wp14:anchorId="4359FDDA" wp14:editId="243AC37B">
            <wp:extent cx="6011693" cy="4111494"/>
            <wp:effectExtent l="0" t="0" r="8255" b="3810"/>
            <wp:docPr id="182575903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59036" name=""/>
                    <pic:cNvPicPr/>
                  </pic:nvPicPr>
                  <pic:blipFill>
                    <a:blip r:embed="rId209"/>
                    <a:stretch>
                      <a:fillRect/>
                    </a:stretch>
                  </pic:blipFill>
                  <pic:spPr>
                    <a:xfrm>
                      <a:off x="0" y="0"/>
                      <a:ext cx="6025644" cy="4121035"/>
                    </a:xfrm>
                    <a:prstGeom prst="rect">
                      <a:avLst/>
                    </a:prstGeom>
                  </pic:spPr>
                </pic:pic>
              </a:graphicData>
            </a:graphic>
          </wp:inline>
        </w:drawing>
      </w:r>
      <w:commentRangeEnd w:id="149"/>
      <w:r w:rsidR="00674C97">
        <w:rPr>
          <w:rStyle w:val="Merknadsreferanse"/>
          <w:sz w:val="18"/>
          <w:szCs w:val="22"/>
        </w:rPr>
        <w:commentReference w:id="149"/>
      </w:r>
    </w:p>
    <w:p w14:paraId="08AAB3A8" w14:textId="3A25B2AA" w:rsidR="007149BB" w:rsidRDefault="00C85442" w:rsidP="0036473A">
      <w:pPr>
        <w:pStyle w:val="Bildetekst"/>
      </w:pPr>
      <w:r>
        <w:t xml:space="preserve">Figur </w:t>
      </w:r>
      <w:r>
        <w:fldChar w:fldCharType="begin"/>
      </w:r>
      <w:r>
        <w:instrText xml:space="preserve"> SEQ Figur \* ARABIC </w:instrText>
      </w:r>
      <w:r>
        <w:fldChar w:fldCharType="separate"/>
      </w:r>
      <w:r>
        <w:rPr>
          <w:noProof/>
        </w:rPr>
        <w:t>62</w:t>
      </w:r>
      <w:r>
        <w:rPr>
          <w:noProof/>
        </w:rPr>
        <w:fldChar w:fldCharType="end"/>
      </w:r>
      <w:r>
        <w:t xml:space="preserve"> </w:t>
      </w:r>
      <w:r w:rsidRPr="007B527B">
        <w:t xml:space="preserve">viser veikart med aktiviteter som må gjennomføres for å kunne tilgjengeliggjøre norske innbyggeres </w:t>
      </w:r>
      <w:r>
        <w:t>legemiddelinformasjon</w:t>
      </w:r>
      <w:r w:rsidRPr="007B527B">
        <w:t xml:space="preserve"> til helsepersonell i EU/EØS-land</w:t>
      </w:r>
    </w:p>
    <w:p w14:paraId="0839723E" w14:textId="77777777" w:rsidR="007149BB" w:rsidRDefault="007149BB">
      <w:pPr>
        <w:spacing w:after="160" w:line="259" w:lineRule="auto"/>
      </w:pPr>
    </w:p>
    <w:p w14:paraId="0253CB46" w14:textId="77777777" w:rsidR="007149BB" w:rsidRDefault="007149BB">
      <w:pPr>
        <w:spacing w:after="160" w:line="259" w:lineRule="auto"/>
      </w:pPr>
    </w:p>
    <w:p w14:paraId="11A82978" w14:textId="160CD451" w:rsidR="00F629F6" w:rsidRDefault="00F629F6" w:rsidP="006E12E1">
      <w:pPr>
        <w:pStyle w:val="Overskrift2"/>
        <w:numPr>
          <w:ilvl w:val="0"/>
          <w:numId w:val="0"/>
        </w:numPr>
      </w:pPr>
      <w:bookmarkStart w:id="150" w:name="_Toc154040818"/>
      <w:bookmarkStart w:id="151" w:name="_Toc215062168"/>
      <w:r>
        <w:rPr>
          <w:noProof/>
        </w:rPr>
        <mc:AlternateContent>
          <mc:Choice Requires="wps">
            <w:drawing>
              <wp:anchor distT="5400675" distB="299085" distL="7200900" distR="7200900" simplePos="0" relativeHeight="251658281" behindDoc="0" locked="0" layoutInCell="1" allowOverlap="1" wp14:anchorId="21649B35" wp14:editId="2BA30B1C">
                <wp:simplePos x="0" y="0"/>
                <wp:positionH relativeFrom="page">
                  <wp:posOffset>856615</wp:posOffset>
                </wp:positionH>
                <wp:positionV relativeFrom="page">
                  <wp:posOffset>821690</wp:posOffset>
                </wp:positionV>
                <wp:extent cx="1537200" cy="547200"/>
                <wp:effectExtent l="0" t="0" r="6350" b="5715"/>
                <wp:wrapSquare wrapText="bothSides"/>
                <wp:docPr id="893689199" name="Graphic 210558173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5E8A0FC3" w14:textId="209827DA" w:rsidR="00F629F6" w:rsidRPr="00482EDB" w:rsidRDefault="00F629F6"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49B35" id="_x0000_s1045" style="position:absolute;margin-left:67.45pt;margin-top:64.7pt;width:121.05pt;height:43.1pt;z-index:251658281;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Nz2XDW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5E8A0FC3" w14:textId="209827DA" w:rsidR="00F629F6" w:rsidRPr="00482EDB" w:rsidRDefault="00F629F6"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2</w:t>
                      </w:r>
                      <w:r>
                        <w:rPr>
                          <w:color w:val="0069E8"/>
                        </w:rPr>
                        <w:fldChar w:fldCharType="end"/>
                      </w:r>
                    </w:p>
                  </w:txbxContent>
                </v:textbox>
                <w10:wrap type="square" anchorx="page" anchory="page"/>
              </v:shape>
            </w:pict>
          </mc:Fallback>
        </mc:AlternateContent>
      </w:r>
      <w:r w:rsidR="006E12E1">
        <w:t xml:space="preserve">Mål 5: </w:t>
      </w:r>
      <w:r>
        <w:t>S</w:t>
      </w:r>
      <w:bookmarkEnd w:id="150"/>
      <w:r>
        <w:t>amarbeid og vir</w:t>
      </w:r>
      <w:r w:rsidR="006E12E1">
        <w:t>kemidler som styrker gjennomføringskraft</w:t>
      </w:r>
      <w:bookmarkEnd w:id="151"/>
    </w:p>
    <w:p w14:paraId="49761FD5" w14:textId="77777777" w:rsidR="009A701A" w:rsidRDefault="009A701A" w:rsidP="009A701A">
      <w:r>
        <w:t>Gjennomføringskraften på e-helse</w:t>
      </w:r>
      <w:commentRangeStart w:id="152"/>
      <w:commentRangeStart w:id="153"/>
      <w:r>
        <w:t xml:space="preserve">området </w:t>
      </w:r>
      <w:commentRangeEnd w:id="152"/>
      <w:r w:rsidR="00F24479">
        <w:rPr>
          <w:rStyle w:val="Merknadsreferanse"/>
          <w:sz w:val="18"/>
          <w:szCs w:val="22"/>
        </w:rPr>
        <w:commentReference w:id="152"/>
      </w:r>
      <w:commentRangeEnd w:id="153"/>
      <w:r w:rsidR="007264BD">
        <w:rPr>
          <w:rStyle w:val="Merknadsreferanse"/>
          <w:sz w:val="18"/>
          <w:szCs w:val="22"/>
        </w:rPr>
        <w:commentReference w:id="153"/>
      </w:r>
      <w:r>
        <w:t xml:space="preserve">skal styrkes gjennom økt samarbeid og bedre bruk av virkemidler som regelverk og finansieringsmodeller. Dette vil gi en samordnet og helhetlig e-helseutvikling som gir gode og bærekraftige helse- og omsorgstjenester. </w:t>
      </w:r>
    </w:p>
    <w:p w14:paraId="76B72F8D" w14:textId="77777777" w:rsidR="009C0A1F" w:rsidRDefault="009A701A" w:rsidP="009A701A">
      <w:pPr>
        <w:rPr>
          <w:ins w:id="154" w:author="Anne Greibrokk" w:date="2026-07-13T10:49:00Z" w16du:dateUtc="2026-07-13T08:49:00Z"/>
        </w:rPr>
      </w:pPr>
      <w:r>
        <w:br/>
        <w:t xml:space="preserve">Samarbeid på e-helseområdet har utviklet seg de siste årene, med etablering av flere viktige samarbeidsarenaer. </w:t>
      </w:r>
      <w:r>
        <w:lastRenderedPageBreak/>
        <w:t xml:space="preserve">Disse må videreutvikles og brukes målrettet, også med strukturert involvering av innbyggere og helsepersonell. Det er utviklet samstyringsprinsipper som innebærer at samarbeidet mellom stat og kommune må bygge på likeverdighet slik at kommunal sektor har reell innflytelse. Det bør legges til rette for bedre samarbeidsmodeller og økosystem på tvers av offentlige sektorer, næringsliv og med sivilsamfunn. </w:t>
      </w:r>
    </w:p>
    <w:p w14:paraId="7B4BAE24" w14:textId="4B3CCDFD" w:rsidR="00F629F6" w:rsidRDefault="009A701A" w:rsidP="009A701A">
      <w:r>
        <w:br/>
        <w:t xml:space="preserve">E-helseutviklingen har i for liten grad vært basert på dokumentert kunnskap, og forskningsmiljøer har ikke blitt systematisk involvert. Det har de siste årene vært økt internasjonalt innsats på e-helseområdet og det blir nødvendig å styrke innsatsen på det internasjonale samarbeidet fremover, spesielt med EU og Norden. Videre er det behov for at det arbeides aktivt med at regelverk i større grad utvikles i takt med nye digitaliseringsbehov og at finansieringsmodeller skaper forutsigbarhet for aktørene samt gir fleksibilitet og insentiv for effektivisering. </w:t>
      </w:r>
      <w:r>
        <w:br/>
        <w:t>Utfyllende beskrivelse av Mål 5 er beskrevet på helsedirektoratet.no og pågående delmål er vist nedenfor.</w:t>
      </w:r>
    </w:p>
    <w:p w14:paraId="0AEE73B6" w14:textId="77777777" w:rsidR="00DA66C1" w:rsidRDefault="00DA66C1" w:rsidP="009A701A"/>
    <w:p w14:paraId="682736C3" w14:textId="45296A47" w:rsidR="00AE634E" w:rsidRDefault="00AE634E" w:rsidP="00AE634E">
      <w:pPr>
        <w:rPr>
          <w:ins w:id="155" w:author="Kine Markman" w:date="2026-09-07T22:42:00Z" w16du:dateUtc="2026-09-07T20:42:00Z"/>
          <w:rFonts w:asciiTheme="majorHAnsi" w:eastAsiaTheme="majorEastAsia" w:hAnsiTheme="majorHAnsi" w:cstheme="majorBidi"/>
          <w:b/>
          <w:color w:val="035269"/>
          <w:sz w:val="22"/>
          <w:szCs w:val="24"/>
        </w:rPr>
      </w:pPr>
      <w:r w:rsidRPr="0084387A">
        <w:rPr>
          <w:rFonts w:asciiTheme="majorHAnsi" w:eastAsiaTheme="majorEastAsia" w:hAnsiTheme="majorHAnsi" w:cstheme="majorBidi"/>
          <w:b/>
          <w:color w:val="035269"/>
          <w:sz w:val="22"/>
          <w:szCs w:val="24"/>
        </w:rPr>
        <w:t>Delmål 5.A: Forordning</w:t>
      </w:r>
      <w:r w:rsidR="00F273C4">
        <w:rPr>
          <w:rFonts w:asciiTheme="majorHAnsi" w:eastAsiaTheme="majorEastAsia" w:hAnsiTheme="majorHAnsi" w:cstheme="majorBidi"/>
          <w:b/>
          <w:color w:val="035269"/>
          <w:sz w:val="22"/>
          <w:szCs w:val="24"/>
        </w:rPr>
        <w:t>en om</w:t>
      </w:r>
      <w:r w:rsidRPr="0084387A">
        <w:rPr>
          <w:rFonts w:asciiTheme="majorHAnsi" w:eastAsiaTheme="majorEastAsia" w:hAnsiTheme="majorHAnsi" w:cstheme="majorBidi"/>
          <w:b/>
          <w:color w:val="035269"/>
          <w:sz w:val="22"/>
          <w:szCs w:val="24"/>
        </w:rPr>
        <w:t xml:space="preserve"> Europeiske helsedataområdet (EHDS)</w:t>
      </w:r>
      <w:r w:rsidR="00C70A45">
        <w:rPr>
          <w:rFonts w:asciiTheme="majorHAnsi" w:eastAsiaTheme="majorEastAsia" w:hAnsiTheme="majorHAnsi" w:cstheme="majorBidi"/>
          <w:b/>
          <w:color w:val="035269"/>
          <w:sz w:val="22"/>
          <w:szCs w:val="24"/>
        </w:rPr>
        <w:t xml:space="preserve"> -</w:t>
      </w:r>
      <w:r w:rsidR="000D1D96">
        <w:rPr>
          <w:rFonts w:asciiTheme="majorHAnsi" w:eastAsiaTheme="majorEastAsia" w:hAnsiTheme="majorHAnsi" w:cstheme="majorBidi"/>
          <w:b/>
          <w:color w:val="035269"/>
          <w:sz w:val="22"/>
          <w:szCs w:val="24"/>
        </w:rPr>
        <w:t>som</w:t>
      </w:r>
      <w:r w:rsidRPr="0084387A">
        <w:rPr>
          <w:rFonts w:asciiTheme="majorHAnsi" w:eastAsiaTheme="majorEastAsia" w:hAnsiTheme="majorHAnsi" w:cstheme="majorBidi"/>
          <w:b/>
          <w:color w:val="035269"/>
          <w:sz w:val="22"/>
          <w:szCs w:val="24"/>
        </w:rPr>
        <w:t xml:space="preserve"> fremme</w:t>
      </w:r>
      <w:r w:rsidR="000D1D96">
        <w:rPr>
          <w:rFonts w:asciiTheme="majorHAnsi" w:eastAsiaTheme="majorEastAsia" w:hAnsiTheme="majorHAnsi" w:cstheme="majorBidi"/>
          <w:b/>
          <w:color w:val="035269"/>
          <w:sz w:val="22"/>
          <w:szCs w:val="24"/>
        </w:rPr>
        <w:t>r</w:t>
      </w:r>
      <w:r w:rsidRPr="0084387A">
        <w:rPr>
          <w:rFonts w:asciiTheme="majorHAnsi" w:eastAsiaTheme="majorEastAsia" w:hAnsiTheme="majorHAnsi" w:cstheme="majorBidi"/>
          <w:b/>
          <w:color w:val="035269"/>
          <w:sz w:val="22"/>
          <w:szCs w:val="24"/>
        </w:rPr>
        <w:t xml:space="preserve"> sikker tilgang </w:t>
      </w:r>
      <w:r w:rsidR="00666149">
        <w:rPr>
          <w:rFonts w:asciiTheme="majorHAnsi" w:eastAsiaTheme="majorEastAsia" w:hAnsiTheme="majorHAnsi" w:cstheme="majorBidi"/>
          <w:b/>
          <w:color w:val="035269"/>
          <w:sz w:val="22"/>
          <w:szCs w:val="24"/>
        </w:rPr>
        <w:t xml:space="preserve">til </w:t>
      </w:r>
      <w:r w:rsidRPr="0084387A">
        <w:rPr>
          <w:rFonts w:asciiTheme="majorHAnsi" w:eastAsiaTheme="majorEastAsia" w:hAnsiTheme="majorHAnsi" w:cstheme="majorBidi"/>
          <w:b/>
          <w:color w:val="035269"/>
          <w:sz w:val="22"/>
          <w:szCs w:val="24"/>
        </w:rPr>
        <w:t xml:space="preserve">og </w:t>
      </w:r>
      <w:r w:rsidR="00666149">
        <w:rPr>
          <w:rFonts w:asciiTheme="majorHAnsi" w:eastAsiaTheme="majorEastAsia" w:hAnsiTheme="majorHAnsi" w:cstheme="majorBidi"/>
          <w:b/>
          <w:color w:val="035269"/>
          <w:sz w:val="22"/>
          <w:szCs w:val="24"/>
        </w:rPr>
        <w:t>deling</w:t>
      </w:r>
      <w:r w:rsidR="00666149" w:rsidRPr="0084387A">
        <w:rPr>
          <w:rFonts w:asciiTheme="majorHAnsi" w:eastAsiaTheme="majorEastAsia" w:hAnsiTheme="majorHAnsi" w:cstheme="majorBidi"/>
          <w:b/>
          <w:color w:val="035269"/>
          <w:sz w:val="22"/>
          <w:szCs w:val="24"/>
        </w:rPr>
        <w:t xml:space="preserve"> </w:t>
      </w:r>
      <w:r w:rsidRPr="0084387A">
        <w:rPr>
          <w:rFonts w:asciiTheme="majorHAnsi" w:eastAsiaTheme="majorEastAsia" w:hAnsiTheme="majorHAnsi" w:cstheme="majorBidi"/>
          <w:b/>
          <w:color w:val="035269"/>
          <w:sz w:val="22"/>
          <w:szCs w:val="24"/>
        </w:rPr>
        <w:t>av helsedata på tvers av landegrenser</w:t>
      </w:r>
    </w:p>
    <w:p w14:paraId="4AD51724" w14:textId="77777777" w:rsidR="00F8081C" w:rsidRPr="0084387A" w:rsidRDefault="00F8081C" w:rsidP="00AE634E">
      <w:pPr>
        <w:rPr>
          <w:rFonts w:asciiTheme="majorHAnsi" w:eastAsiaTheme="majorEastAsia" w:hAnsiTheme="majorHAnsi" w:cstheme="majorBidi"/>
          <w:b/>
          <w:color w:val="035269"/>
          <w:sz w:val="22"/>
          <w:szCs w:val="24"/>
        </w:rPr>
      </w:pPr>
    </w:p>
    <w:p w14:paraId="436CB6F9" w14:textId="17EAD941" w:rsidR="00AE634E" w:rsidRDefault="0084387A" w:rsidP="00AE634E">
      <w:bookmarkStart w:id="156" w:name="_Hlk152330895"/>
      <w:r w:rsidRPr="004A2D88">
        <w:rPr>
          <w:noProof/>
        </w:rPr>
        <w:drawing>
          <wp:anchor distT="0" distB="0" distL="114300" distR="114300" simplePos="0" relativeHeight="251658282" behindDoc="1" locked="0" layoutInCell="1" allowOverlap="1" wp14:anchorId="2B9D7C46" wp14:editId="6183EF9E">
            <wp:simplePos x="0" y="0"/>
            <wp:positionH relativeFrom="margin">
              <wp:align>left</wp:align>
            </wp:positionH>
            <wp:positionV relativeFrom="paragraph">
              <wp:posOffset>3175</wp:posOffset>
            </wp:positionV>
            <wp:extent cx="2904490" cy="2787650"/>
            <wp:effectExtent l="0" t="0" r="0" b="0"/>
            <wp:wrapSquare wrapText="bothSides"/>
            <wp:docPr id="2131729364" name="Bilde 1" descr="Et bilde som inneholder tekst, CD-plat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9364" name="Bilde 1" descr="Et bilde som inneholder tekst, CD-plate&#10;&#10;KI-generert innhold kan være feil."/>
                    <pic:cNvPicPr/>
                  </pic:nvPicPr>
                  <pic:blipFill>
                    <a:blip r:embed="rId210">
                      <a:extLst>
                        <a:ext uri="{28A0092B-C50C-407E-A947-70E740481C1C}">
                          <a14:useLocalDpi xmlns:a14="http://schemas.microsoft.com/office/drawing/2010/main" val="0"/>
                        </a:ext>
                      </a:extLst>
                    </a:blip>
                    <a:stretch>
                      <a:fillRect/>
                    </a:stretch>
                  </pic:blipFill>
                  <pic:spPr>
                    <a:xfrm>
                      <a:off x="0" y="0"/>
                      <a:ext cx="2904490" cy="2787650"/>
                    </a:xfrm>
                    <a:prstGeom prst="rect">
                      <a:avLst/>
                    </a:prstGeom>
                  </pic:spPr>
                </pic:pic>
              </a:graphicData>
            </a:graphic>
            <wp14:sizeRelH relativeFrom="margin">
              <wp14:pctWidth>0</wp14:pctWidth>
            </wp14:sizeRelH>
            <wp14:sizeRelV relativeFrom="margin">
              <wp14:pctHeight>0</wp14:pctHeight>
            </wp14:sizeRelV>
          </wp:anchor>
        </w:drawing>
      </w:r>
      <w:r w:rsidR="00AE634E" w:rsidRPr="001812EE">
        <w:t>Forordningen om det europeiske helsedataområdet (EHDS) - er en del av EUs datastrategi fra 2020 og er det første av per nå 14 planlagte europeiske dataområder</w:t>
      </w:r>
      <w:r w:rsidR="00AE634E">
        <w:t>.</w:t>
      </w:r>
      <w:r w:rsidR="00A16127">
        <w:t xml:space="preserve"> </w:t>
      </w:r>
      <w:r w:rsidR="00A16127" w:rsidRPr="00A16127">
        <w:t>Forordningen ble formelt vedtatt av EU i januar 2025, trådte i kraft 26. mars 2025.</w:t>
      </w:r>
    </w:p>
    <w:p w14:paraId="77FDAD81" w14:textId="77777777" w:rsidR="007C2FEB" w:rsidRDefault="007C2FEB" w:rsidP="00AE634E"/>
    <w:p w14:paraId="70F47017" w14:textId="1A1EB48D" w:rsidR="000D3DB0" w:rsidRDefault="00AE634E" w:rsidP="00AE634E">
      <w:r w:rsidRPr="001812EE">
        <w:t xml:space="preserve">Forordningen (European Health Data Space - EHDS) </w:t>
      </w:r>
      <w:r w:rsidR="00DA5349">
        <w:t>s</w:t>
      </w:r>
      <w:r w:rsidRPr="001812EE">
        <w:t xml:space="preserve">kal </w:t>
      </w:r>
      <w:r w:rsidR="00002737">
        <w:t xml:space="preserve">legge til rette for sikker tilgang til og deling av </w:t>
      </w:r>
      <w:r w:rsidRPr="001812EE">
        <w:t>helseopplysninger</w:t>
      </w:r>
      <w:r w:rsidR="00FB5B35">
        <w:t xml:space="preserve">, både nasjonalt </w:t>
      </w:r>
      <w:r w:rsidRPr="001812EE">
        <w:t xml:space="preserve">mellom aktører i Norge og på tvers av landegrenser </w:t>
      </w:r>
      <w:r w:rsidR="00AF38A3">
        <w:t>i</w:t>
      </w:r>
      <w:r w:rsidR="00AF38A3" w:rsidRPr="001812EE">
        <w:t xml:space="preserve"> </w:t>
      </w:r>
      <w:r w:rsidRPr="001812EE">
        <w:t>Europa</w:t>
      </w:r>
      <w:r w:rsidR="00F36040">
        <w:t>.</w:t>
      </w:r>
      <w:r w:rsidRPr="001812EE">
        <w:t xml:space="preserve"> </w:t>
      </w:r>
      <w:r w:rsidR="008650EF" w:rsidRPr="008650EF">
        <w:t xml:space="preserve"> </w:t>
      </w:r>
      <w:r w:rsidR="002A6654">
        <w:t>Helsedata</w:t>
      </w:r>
      <w:r w:rsidR="008650EF" w:rsidRPr="001812EE">
        <w:t>forordningen etablerer et sett av felles regler, standarder og infrastrukturer</w:t>
      </w:r>
      <w:r w:rsidR="00AF38A3">
        <w:t xml:space="preserve"> til </w:t>
      </w:r>
      <w:r w:rsidR="008650EF" w:rsidRPr="001812EE">
        <w:t xml:space="preserve">deling av helsedata til primærbruk (til </w:t>
      </w:r>
      <w:r w:rsidR="00AF38A3">
        <w:t>helsehjelp</w:t>
      </w:r>
      <w:r w:rsidR="008650EF" w:rsidRPr="001812EE">
        <w:t>) og til sekundærbruk (til</w:t>
      </w:r>
      <w:r w:rsidR="005A47D6" w:rsidRPr="005A47D6">
        <w:t xml:space="preserve"> forskning</w:t>
      </w:r>
      <w:r w:rsidR="008650EF" w:rsidRPr="001812EE">
        <w:t>, myndighetsutøvelse</w:t>
      </w:r>
      <w:r w:rsidR="005A47D6" w:rsidRPr="005A47D6">
        <w:t xml:space="preserve"> og </w:t>
      </w:r>
      <w:r w:rsidR="008650EF" w:rsidRPr="001812EE">
        <w:t>andre formål).  </w:t>
      </w:r>
    </w:p>
    <w:p w14:paraId="5515F939" w14:textId="77777777" w:rsidR="00160B0F" w:rsidRDefault="00160B0F" w:rsidP="00AE634E">
      <w:pPr>
        <w:rPr>
          <w:ins w:id="157" w:author="Sevala Malkic" w:date="2026-09-03T17:23:00Z" w16du:dateUtc="2026-09-03T15:23:00Z"/>
        </w:rPr>
      </w:pPr>
    </w:p>
    <w:p w14:paraId="6725963D" w14:textId="08896B9E" w:rsidR="00A43E17" w:rsidRDefault="00A43E17" w:rsidP="00AE634E">
      <w:pPr>
        <w:rPr>
          <w:ins w:id="158" w:author="Kine Markman" w:date="2026-07-08T14:21:00Z" w16du:dateUtc="2026-07-08T12:21:00Z"/>
          <w:del w:id="159" w:author="Sevala Malkic" w:date="2026-09-03T17:22:00Z" w16du:dateUtc="2026-09-03T15:22:00Z"/>
        </w:rPr>
      </w:pPr>
    </w:p>
    <w:p w14:paraId="44EE3D5F" w14:textId="1AF24B57" w:rsidR="00950AE4" w:rsidRDefault="00950AE4" w:rsidP="00AE634E">
      <w:pPr>
        <w:rPr>
          <w:ins w:id="160" w:author="Kine Markman" w:date="2026-07-08T14:21:00Z" w16du:dateUtc="2026-07-08T12:21:00Z"/>
          <w:del w:id="161" w:author="Sevala Malkic" w:date="2026-09-03T17:22:00Z" w16du:dateUtc="2026-09-03T15:22:00Z"/>
        </w:rPr>
      </w:pPr>
    </w:p>
    <w:p w14:paraId="131DEE10" w14:textId="5C411242" w:rsidR="00950AE4" w:rsidRPr="001812EE" w:rsidRDefault="00950AE4" w:rsidP="00AE634E">
      <w:pPr>
        <w:rPr>
          <w:del w:id="162" w:author="Sevala Malkic" w:date="2026-09-03T17:22:00Z" w16du:dateUtc="2026-09-03T15:22:00Z"/>
        </w:rPr>
      </w:pPr>
    </w:p>
    <w:p w14:paraId="6DC8F007" w14:textId="0D15832A" w:rsidR="00AE634E" w:rsidRPr="001812EE" w:rsidRDefault="00AE634E" w:rsidP="00AE634E">
      <w:r w:rsidRPr="001812EE">
        <w:t xml:space="preserve">Formålet </w:t>
      </w:r>
      <w:r w:rsidR="000D3DB0">
        <w:t>med ordningen er</w:t>
      </w:r>
      <w:r w:rsidRPr="001812EE">
        <w:t xml:space="preserve"> tredelt:    </w:t>
      </w:r>
    </w:p>
    <w:p w14:paraId="50AD39BF" w14:textId="77777777" w:rsidR="00AE634E" w:rsidRPr="001812EE" w:rsidRDefault="00AE634E" w:rsidP="00EE2078">
      <w:pPr>
        <w:numPr>
          <w:ilvl w:val="0"/>
          <w:numId w:val="29"/>
        </w:numPr>
        <w:spacing w:after="100" w:afterAutospacing="1"/>
      </w:pPr>
      <w:r w:rsidRPr="001812EE">
        <w:t>Gi innbyggere tilgang og kontroll på egne helsedata og gi helsepersonell tilgang til data på de pasienter de behandler   </w:t>
      </w:r>
    </w:p>
    <w:p w14:paraId="208D424F" w14:textId="77777777" w:rsidR="00AE634E" w:rsidRPr="001812EE" w:rsidRDefault="00AE634E" w:rsidP="00EE2078">
      <w:pPr>
        <w:numPr>
          <w:ilvl w:val="0"/>
          <w:numId w:val="29"/>
        </w:numPr>
        <w:spacing w:after="100" w:afterAutospacing="1"/>
      </w:pPr>
      <w:r w:rsidRPr="001812EE">
        <w:t>Fremme et indre marked for digitale helsetjenester- og produkter   </w:t>
      </w:r>
    </w:p>
    <w:p w14:paraId="66359615" w14:textId="77777777" w:rsidR="00AE634E" w:rsidRPr="001812EE" w:rsidRDefault="00AE634E" w:rsidP="00EE2078">
      <w:pPr>
        <w:numPr>
          <w:ilvl w:val="0"/>
          <w:numId w:val="29"/>
        </w:numPr>
        <w:spacing w:after="100" w:afterAutospacing="1"/>
      </w:pPr>
      <w:r w:rsidRPr="001812EE">
        <w:t>Tilrettelegge for sikker og effektiv deling av helsedata til bl.a. forskning, innovasjon og politikkutforming.  </w:t>
      </w:r>
    </w:p>
    <w:p w14:paraId="02986669" w14:textId="13A05353" w:rsidR="00AE634E" w:rsidRPr="001812EE" w:rsidRDefault="00AE634E" w:rsidP="00AE634E">
      <w:hyperlink r:id="rId211" w:history="1">
        <w:r w:rsidRPr="00D435F8">
          <w:rPr>
            <w:rStyle w:val="Hyperkobling"/>
          </w:rPr>
          <w:t>Les mer om forordningen og lovforslaget på nettsidene til ec.europa.eu</w:t>
        </w:r>
        <w:r w:rsidR="00160B0F">
          <w:rPr>
            <w:rStyle w:val="Hyperkobling"/>
          </w:rPr>
          <w:t xml:space="preserve"> </w:t>
        </w:r>
      </w:hyperlink>
      <w:r w:rsidR="00160B0F">
        <w:t xml:space="preserve"> </w:t>
      </w:r>
      <w:hyperlink r:id="rId212" w:history="1">
        <w:r w:rsidRPr="001812EE">
          <w:rPr>
            <w:rStyle w:val="Hyperkobling"/>
          </w:rPr>
          <w:t>Se faktaark om forordningen (PDF, ec.europa.eu)</w:t>
        </w:r>
      </w:hyperlink>
    </w:p>
    <w:bookmarkEnd w:id="156"/>
    <w:p w14:paraId="3E7D4E07" w14:textId="77777777" w:rsidR="00AE634E" w:rsidRDefault="00AE634E" w:rsidP="009A701A">
      <w:pPr>
        <w:rPr>
          <w:ins w:id="163" w:author="Kine Markman" w:date="2026-07-08T14:21:00Z" w16du:dateUtc="2026-07-08T12:21:00Z"/>
        </w:rPr>
      </w:pPr>
    </w:p>
    <w:p w14:paraId="78D46492" w14:textId="4EE75842" w:rsidR="00950AE4" w:rsidRPr="00F428CD" w:rsidRDefault="00E92431" w:rsidP="00950AE4">
      <w:pPr>
        <w:shd w:val="clear" w:color="auto" w:fill="E6E6E6" w:themeFill="background1" w:themeFillShade="E6"/>
        <w:rPr>
          <w:b/>
          <w:bCs/>
          <w:shd w:val="clear" w:color="auto" w:fill="E6E6E6" w:themeFill="background1" w:themeFillShade="E6"/>
        </w:rPr>
      </w:pPr>
      <w:r>
        <w:rPr>
          <w:b/>
          <w:bCs/>
          <w:shd w:val="clear" w:color="auto" w:fill="E6E6E6" w:themeFill="background1" w:themeFillShade="E6"/>
        </w:rPr>
        <w:t>Ø</w:t>
      </w:r>
      <w:r w:rsidR="00086446">
        <w:rPr>
          <w:b/>
          <w:bCs/>
          <w:shd w:val="clear" w:color="auto" w:fill="E6E6E6" w:themeFill="background1" w:themeFillShade="E6"/>
        </w:rPr>
        <w:t>vrige myndighetsaktiviteter knyttet til EHDS</w:t>
      </w:r>
    </w:p>
    <w:p w14:paraId="49DA395C" w14:textId="77777777" w:rsidR="00950AE4" w:rsidRDefault="00950AE4" w:rsidP="00950AE4"/>
    <w:p w14:paraId="36DFF131" w14:textId="77777777" w:rsidR="003E6F5C" w:rsidRPr="003E6F5C" w:rsidRDefault="003E6F5C" w:rsidP="003E6F5C">
      <w:r w:rsidRPr="003E6F5C">
        <w:lastRenderedPageBreak/>
        <w:t>Helsedataforordningen etablerer rammene for regelverket, men flere sentrale detaljer skal utarbeides i gjennomføringsrettsakter innen 26. mars 2027. Helsedirektoratet deltar i en rekke europeiske myndighetssamarbeid, hvor det er mulig å bidra aktivt til gjennomføringsrettsaktene.</w:t>
      </w:r>
    </w:p>
    <w:p w14:paraId="4834BF17" w14:textId="77777777" w:rsidR="003E6F5C" w:rsidRPr="003E6F5C" w:rsidRDefault="003E6F5C" w:rsidP="003E6F5C"/>
    <w:p w14:paraId="2A93AA7A" w14:textId="77777777" w:rsidR="003E6F5C" w:rsidRPr="003E6F5C" w:rsidRDefault="003E6F5C" w:rsidP="003E6F5C">
      <w:r w:rsidRPr="003E6F5C">
        <w:t>Myndighetssamarbeid på primærbruk av helsedata:</w:t>
      </w:r>
    </w:p>
    <w:p w14:paraId="7DFFCAFB" w14:textId="77777777" w:rsidR="003E6F5C" w:rsidRPr="003E6F5C" w:rsidRDefault="003E6F5C" w:rsidP="003E6F5C">
      <w:pPr>
        <w:numPr>
          <w:ilvl w:val="0"/>
          <w:numId w:val="47"/>
        </w:numPr>
      </w:pPr>
      <w:hyperlink r:id="rId213" w:history="1">
        <w:r w:rsidRPr="003E6F5C">
          <w:rPr>
            <w:rStyle w:val="Hyperkobling"/>
          </w:rPr>
          <w:t>eHealth Network (health.ec.europa.eu)</w:t>
        </w:r>
      </w:hyperlink>
      <w:r w:rsidRPr="003E6F5C">
        <w:t> med undergrupper for semantikk og teknisk interoperabilitet, hvor Helsedirektoratet bidrar i arbeidet med å utarbeide guidelines for utveksling av helsedata.</w:t>
      </w:r>
    </w:p>
    <w:p w14:paraId="591AF605" w14:textId="481602A4" w:rsidR="003E6F5C" w:rsidRPr="003E6F5C" w:rsidRDefault="003E6F5C" w:rsidP="003E6F5C">
      <w:pPr>
        <w:numPr>
          <w:ilvl w:val="0"/>
          <w:numId w:val="47"/>
        </w:numPr>
      </w:pPr>
      <w:hyperlink r:id="rId214" w:history="1">
        <w:r w:rsidRPr="003E6F5C">
          <w:rPr>
            <w:rStyle w:val="Hyperkobling"/>
          </w:rPr>
          <w:t>Xt-EHR (xt-ehr.eu)</w:t>
        </w:r>
      </w:hyperlink>
      <w:r w:rsidRPr="003E6F5C">
        <w:t> (Extended Electronic Health Record Joint Action), som bl.a. jobber med spesifikasjoner for europeiske utvekslingsformater og krav til pasientjournalsystemer</w:t>
      </w:r>
      <w:r w:rsidR="00177ABA">
        <w:t>. Prosjektet er avsluttet i 2026.</w:t>
      </w:r>
    </w:p>
    <w:p w14:paraId="7A5CFAF3" w14:textId="77777777" w:rsidR="003E6F5C" w:rsidRPr="003E6F5C" w:rsidRDefault="003E6F5C" w:rsidP="003E6F5C">
      <w:r w:rsidRPr="003E6F5C">
        <w:t>Sammen med FHI deltar Helsedirektoratet i sentrale myndighetssamarbeid på sekundærbruk av helsedata: </w:t>
      </w:r>
    </w:p>
    <w:p w14:paraId="5C143403" w14:textId="77777777" w:rsidR="003E6F5C" w:rsidRPr="003E6F5C" w:rsidRDefault="003E6F5C" w:rsidP="003E6F5C">
      <w:pPr>
        <w:numPr>
          <w:ilvl w:val="0"/>
          <w:numId w:val="48"/>
        </w:numPr>
      </w:pPr>
      <w:hyperlink r:id="rId215" w:history="1">
        <w:r w:rsidRPr="003E6F5C">
          <w:rPr>
            <w:rStyle w:val="Hyperkobling"/>
          </w:rPr>
          <w:t>HDABs-CoP (health.europa.eu)</w:t>
        </w:r>
      </w:hyperlink>
      <w:r w:rsidRPr="003E6F5C">
        <w:t> (Health Data Access Bodies – Community of Practice), et samarbeid mellom myndigheter og relevante aktører, med formål å styrke arbeidet med implementering av EHDS-kravene for sekundærbruk av helsedata.</w:t>
      </w:r>
    </w:p>
    <w:p w14:paraId="0E1C3B1F" w14:textId="77777777" w:rsidR="003E6F5C" w:rsidRPr="003E6F5C" w:rsidRDefault="003E6F5C" w:rsidP="003E6F5C">
      <w:pPr>
        <w:numPr>
          <w:ilvl w:val="0"/>
          <w:numId w:val="48"/>
        </w:numPr>
      </w:pPr>
      <w:hyperlink r:id="rId216" w:history="1">
        <w:r w:rsidRPr="003E6F5C">
          <w:rPr>
            <w:rStyle w:val="Hyperkobling"/>
          </w:rPr>
          <w:t>TEHDAS2 (tehdas.eu)</w:t>
        </w:r>
      </w:hyperlink>
      <w:r w:rsidRPr="003E6F5C">
        <w:t> (Towards the European Health Data Space), som jobber med guidelines og tekniske spesifikasjoner for å tilrettelegge for sekundærbruk av helsedata. </w:t>
      </w:r>
    </w:p>
    <w:p w14:paraId="6C14DA8B" w14:textId="0127A949" w:rsidR="003E6F5C" w:rsidRPr="003E6F5C" w:rsidRDefault="003E6F5C" w:rsidP="003E6F5C">
      <w:pPr>
        <w:numPr>
          <w:ilvl w:val="0"/>
          <w:numId w:val="48"/>
        </w:numPr>
      </w:pPr>
      <w:hyperlink r:id="rId217" w:history="1">
        <w:r w:rsidRPr="003E6F5C">
          <w:rPr>
            <w:rStyle w:val="Hyperkobling"/>
          </w:rPr>
          <w:t>QUANTUM (quantumproject.eu)</w:t>
        </w:r>
      </w:hyperlink>
      <w:r w:rsidRPr="003E6F5C">
        <w:t> (Quality, Utility and Maturity Measured) som utarbeider et datakvalitet- og brukbarhets merke. </w:t>
      </w:r>
      <w:r w:rsidR="00177ABA">
        <w:t>Prosjektet er avsluttet i 2026.</w:t>
      </w:r>
    </w:p>
    <w:p w14:paraId="7710EEDE" w14:textId="68D9A18C" w:rsidR="003E6F5C" w:rsidRPr="003E6F5C" w:rsidRDefault="003E6F5C" w:rsidP="003E6F5C">
      <w:pPr>
        <w:numPr>
          <w:ilvl w:val="0"/>
          <w:numId w:val="48"/>
        </w:numPr>
      </w:pPr>
      <w:hyperlink r:id="rId218" w:history="1">
        <w:r w:rsidRPr="003E6F5C">
          <w:rPr>
            <w:rStyle w:val="Hyperkobling"/>
          </w:rPr>
          <w:t>SPUHiN</w:t>
        </w:r>
      </w:hyperlink>
      <w:r w:rsidRPr="003E6F5C">
        <w:t> (FAIR Secure Provision and Use of Health Data in Norway) som ser på trygg datatransport, utbedring av metadata og utvikling av krav til sikre analyserom i samarbeid med </w:t>
      </w:r>
      <w:hyperlink r:id="rId219" w:history="1">
        <w:r w:rsidRPr="003E6F5C">
          <w:rPr>
            <w:rStyle w:val="Hyperkobling"/>
          </w:rPr>
          <w:t>NORTRE (notre.no)</w:t>
        </w:r>
      </w:hyperlink>
      <w:r w:rsidRPr="003E6F5C">
        <w:t>.</w:t>
      </w:r>
      <w:r w:rsidR="00177ABA">
        <w:t xml:space="preserve"> Prosjektet er avsluttet i 2026.</w:t>
      </w:r>
    </w:p>
    <w:p w14:paraId="3A2C1A3F" w14:textId="77777777" w:rsidR="00160B0F" w:rsidRDefault="00160B0F" w:rsidP="00950AE4"/>
    <w:p w14:paraId="3AA362EA" w14:textId="77777777" w:rsidR="00160B0F" w:rsidRDefault="00160B0F" w:rsidP="00950AE4"/>
    <w:p w14:paraId="53D766A6" w14:textId="53A34BE5" w:rsidR="00950AE4" w:rsidRPr="003655BF" w:rsidRDefault="00950AE4" w:rsidP="00950AE4">
      <w:r w:rsidRPr="003655BF">
        <w:t xml:space="preserve">Helsedataforordningen kommer til anvendelse i EU fra mars 2027, og innføring av forordningen vil skje trinnvis av krav fra 2027, 2029, og 2031. </w:t>
      </w:r>
      <w:commentRangeStart w:id="164"/>
      <w:r w:rsidRPr="003655BF">
        <w:t>Nasjonale kontaktpunkter for MyHealth@EU og HealthData@EU er sentralt for å koble Norge til de to europeiske infrastrukturene for henholdsvis primær- og sekundærbruk av helsedata.</w:t>
      </w:r>
      <w:commentRangeEnd w:id="164"/>
      <w:r w:rsidR="00BC2630" w:rsidRPr="003655BF">
        <w:rPr>
          <w:rStyle w:val="Merknadsreferanse"/>
          <w:sz w:val="18"/>
          <w:szCs w:val="22"/>
        </w:rPr>
        <w:commentReference w:id="164"/>
      </w:r>
    </w:p>
    <w:p w14:paraId="2BF3CA33" w14:textId="77777777" w:rsidR="00120F57" w:rsidRPr="003655BF" w:rsidRDefault="00120F57" w:rsidP="00950AE4"/>
    <w:p w14:paraId="0989C6A6" w14:textId="016D2BE2" w:rsidR="00950AE4" w:rsidRPr="003655BF" w:rsidRDefault="00950AE4" w:rsidP="00950AE4">
      <w:r w:rsidRPr="003655BF">
        <w:t xml:space="preserve">Som følge av helsedataforordningen skal tre nasjonale myndighetsfunksjoner være operative fra 26. mars 2027, digital helsemyndighet, markedstilsyn og tilgangsforvaltning. Helse- og omsorgsdepartementet har utpekt Helsedirektoratet som Digital helsemyndighet, </w:t>
      </w:r>
      <w:r w:rsidR="00D244C6">
        <w:t>Direktoratet for medisinske</w:t>
      </w:r>
      <w:r w:rsidR="003129B0">
        <w:t xml:space="preserve"> </w:t>
      </w:r>
      <w:r w:rsidR="00D244C6">
        <w:t>produkter</w:t>
      </w:r>
      <w:r w:rsidRPr="003655BF">
        <w:t xml:space="preserve"> som Markedstilsynsmyndighet, og Folkehelseinstituttet som koordinerende Tilgangsforvalter for sekundærbruk av helsedata. </w:t>
      </w:r>
    </w:p>
    <w:p w14:paraId="059687B4" w14:textId="2E886C48" w:rsidR="00950AE4" w:rsidRPr="00D17907" w:rsidRDefault="00950AE4" w:rsidP="00950AE4">
      <w:pPr>
        <w:pStyle w:val="Listeavsnitt"/>
        <w:numPr>
          <w:ilvl w:val="0"/>
          <w:numId w:val="43"/>
        </w:numPr>
      </w:pPr>
      <w:r w:rsidRPr="00D17907">
        <w:t xml:space="preserve">Digital helsemyndighet skal ivareta nasjonalt ansvar for gjennomføring av rettigheter og plikter knyttet til primærbruk av helseopplysninger, herunder </w:t>
      </w:r>
      <w:r w:rsidR="00AA3AE1">
        <w:t>sikre</w:t>
      </w:r>
      <w:r w:rsidRPr="00D17907">
        <w:t xml:space="preserve"> </w:t>
      </w:r>
      <w:r w:rsidR="00170AD2">
        <w:t xml:space="preserve">at det </w:t>
      </w:r>
      <w:r w:rsidRPr="00D17907">
        <w:t xml:space="preserve">etableres nødvendige digitale løsninger, regler og andre virkemidler. </w:t>
      </w:r>
    </w:p>
    <w:p w14:paraId="7AE0BD1C" w14:textId="42AEC2EC" w:rsidR="00950AE4" w:rsidRDefault="00950AE4" w:rsidP="00950AE4">
      <w:pPr>
        <w:pStyle w:val="Listeavsnitt"/>
        <w:numPr>
          <w:ilvl w:val="0"/>
          <w:numId w:val="43"/>
        </w:numPr>
      </w:pPr>
      <w:r w:rsidRPr="00D17907">
        <w:t xml:space="preserve">Markedstilsynsmyndigheten skal føre tilsyn med at pasientjournalsystemer og selvhjelpsapplikasjoner etterlever kravene </w:t>
      </w:r>
      <w:r w:rsidR="00D9362F">
        <w:t xml:space="preserve">om selvdeklarering </w:t>
      </w:r>
      <w:r w:rsidRPr="00D17907">
        <w:t>i helsedataforordningen. Dette inkluderer veiledning til leverandører samt håndtering av klager og alvorlige hendelser. Myndigheten kan pålegge produsentene korrigerende tiltak i pasientjournalsystemer ved manglende overholdelse av krav og eventuelt iverksette tiltak for å begrense eller forby pasientjournalsystemer på markedet.</w:t>
      </w:r>
    </w:p>
    <w:p w14:paraId="1AC3C845" w14:textId="6232A80D" w:rsidR="00950AE4" w:rsidRPr="00D17907" w:rsidRDefault="00950AE4" w:rsidP="00950AE4">
      <w:pPr>
        <w:pStyle w:val="Listeavsnitt"/>
        <w:numPr>
          <w:ilvl w:val="0"/>
          <w:numId w:val="43"/>
        </w:numPr>
      </w:pPr>
      <w:r w:rsidRPr="00D17907">
        <w:t>Folkehelseinstituttet er utpekt som koordinerende tilgangsforvalter for sekundærbruk av helsedata, med overordnet ansvar for behandling av søknader, sikker databehandling og koordinering nasjonalt og mot EU. Tilgang til helsedata skal organiseres gjennom ett eller flere tilgangsforvaltere</w:t>
      </w:r>
      <w:r w:rsidR="00AA2E99">
        <w:t>.</w:t>
      </w:r>
    </w:p>
    <w:p w14:paraId="63E6C486" w14:textId="77777777" w:rsidR="00950AE4" w:rsidRDefault="00950AE4" w:rsidP="00950AE4"/>
    <w:p w14:paraId="270E3122" w14:textId="561A44E8" w:rsidR="00950AE4" w:rsidRPr="004743CC" w:rsidRDefault="00950AE4" w:rsidP="00950AE4">
      <w:r w:rsidRPr="004743CC">
        <w:t xml:space="preserve">Som følge av helsedataforordningen må Helsedirektoratet også videreutvikle styrings- og forvaltningsprosesser som sikrer nasjonal koordinering og deltakelse i relevante EU-fora for helsedataforordningen, som for </w:t>
      </w:r>
      <w:r w:rsidRPr="004743CC">
        <w:lastRenderedPageBreak/>
        <w:t xml:space="preserve">eksempel EHDS Board og styringsgrupper for MyHealth@EU og HealthData@EU. Videre arbeid med europeiske strategier, løsninger og helsedataformater må også forankres i norske prosesser. </w:t>
      </w:r>
    </w:p>
    <w:p w14:paraId="110420D6" w14:textId="77777777" w:rsidR="00950AE4" w:rsidRDefault="00950AE4" w:rsidP="009A701A"/>
    <w:p w14:paraId="3860AE53" w14:textId="23FCC97C" w:rsidR="009E6CCD" w:rsidRDefault="004E6F0B" w:rsidP="009E6CCD">
      <w:pPr>
        <w:keepNext/>
      </w:pPr>
      <w:r w:rsidRPr="004E6F0B">
        <w:rPr>
          <w:noProof/>
        </w:rPr>
        <w:drawing>
          <wp:inline distT="0" distB="0" distL="0" distR="0" wp14:anchorId="33CA53BE" wp14:editId="607B9DBC">
            <wp:extent cx="5801711" cy="4739309"/>
            <wp:effectExtent l="0" t="0" r="8890" b="4445"/>
            <wp:docPr id="122667364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3647" name=""/>
                    <pic:cNvPicPr/>
                  </pic:nvPicPr>
                  <pic:blipFill>
                    <a:blip r:embed="rId220"/>
                    <a:stretch>
                      <a:fillRect/>
                    </a:stretch>
                  </pic:blipFill>
                  <pic:spPr>
                    <a:xfrm>
                      <a:off x="0" y="0"/>
                      <a:ext cx="5808163" cy="4744579"/>
                    </a:xfrm>
                    <a:prstGeom prst="rect">
                      <a:avLst/>
                    </a:prstGeom>
                  </pic:spPr>
                </pic:pic>
              </a:graphicData>
            </a:graphic>
          </wp:inline>
        </w:drawing>
      </w:r>
    </w:p>
    <w:p w14:paraId="6762D1DC" w14:textId="59F046AF" w:rsidR="00AE634E" w:rsidRDefault="009E6CCD" w:rsidP="009E6CCD">
      <w:pPr>
        <w:pStyle w:val="Bildetekst"/>
      </w:pPr>
      <w:r>
        <w:t xml:space="preserve">Figur </w:t>
      </w:r>
      <w:r w:rsidR="00C85442">
        <w:fldChar w:fldCharType="begin"/>
      </w:r>
      <w:r w:rsidR="00C85442">
        <w:instrText xml:space="preserve"> SEQ Figur \* ARABIC </w:instrText>
      </w:r>
      <w:r w:rsidR="00C85442">
        <w:fldChar w:fldCharType="separate"/>
      </w:r>
      <w:r w:rsidR="00C85442">
        <w:rPr>
          <w:noProof/>
        </w:rPr>
        <w:t>63</w:t>
      </w:r>
      <w:r w:rsidR="00C85442">
        <w:rPr>
          <w:noProof/>
        </w:rPr>
        <w:fldChar w:fldCharType="end"/>
      </w:r>
      <w:r>
        <w:t xml:space="preserve"> viser pågående aktivitet knyttet til EHDS i Norge</w:t>
      </w:r>
    </w:p>
    <w:p w14:paraId="5224F5AD" w14:textId="77777777" w:rsidR="0084387A" w:rsidRDefault="0084387A" w:rsidP="009A701A"/>
    <w:p w14:paraId="2748AF3A" w14:textId="77777777" w:rsidR="00134933" w:rsidRDefault="00134933" w:rsidP="009A701A"/>
    <w:p w14:paraId="4BF90F62" w14:textId="77777777" w:rsidR="009A2375" w:rsidRDefault="009A2375" w:rsidP="009A2375">
      <w:pPr>
        <w:pStyle w:val="Overskrift3"/>
      </w:pPr>
      <w:r w:rsidRPr="0022377E">
        <w:rPr>
          <w:rFonts w:eastAsiaTheme="minorEastAsia"/>
          <w:noProof/>
        </w:rPr>
        <w:drawing>
          <wp:anchor distT="0" distB="0" distL="114300" distR="114300" simplePos="0" relativeHeight="251658283" behindDoc="1" locked="0" layoutInCell="1" allowOverlap="1" wp14:anchorId="7595B846" wp14:editId="30C5925F">
            <wp:simplePos x="0" y="0"/>
            <wp:positionH relativeFrom="margin">
              <wp:align>left</wp:align>
            </wp:positionH>
            <wp:positionV relativeFrom="paragraph">
              <wp:posOffset>345440</wp:posOffset>
            </wp:positionV>
            <wp:extent cx="2647950" cy="2609215"/>
            <wp:effectExtent l="0" t="0" r="0" b="635"/>
            <wp:wrapTight wrapText="bothSides">
              <wp:wrapPolygon edited="0">
                <wp:start x="0" y="0"/>
                <wp:lineTo x="0" y="21448"/>
                <wp:lineTo x="21445" y="21448"/>
                <wp:lineTo x="21445" y="0"/>
                <wp:lineTo x="0" y="0"/>
              </wp:wrapPolygon>
            </wp:wrapTight>
            <wp:docPr id="1791697760" name="Bilde 1" descr="Et bilde som inneholder tekst, CD-plate, tegnefilm,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97760" name="Bilde 1" descr="Et bilde som inneholder tekst, CD-plate, tegnefilm, skjermbilde&#10;&#10;KI-generert innhold kan være feil."/>
                    <pic:cNvPicPr/>
                  </pic:nvPicPr>
                  <pic:blipFill rotWithShape="1">
                    <a:blip r:embed="rId221">
                      <a:extLst>
                        <a:ext uri="{28A0092B-C50C-407E-A947-70E740481C1C}">
                          <a14:useLocalDpi xmlns:a14="http://schemas.microsoft.com/office/drawing/2010/main" val="0"/>
                        </a:ext>
                      </a:extLst>
                    </a:blip>
                    <a:srcRect l="4241" r="5641"/>
                    <a:stretch/>
                  </pic:blipFill>
                  <pic:spPr bwMode="auto">
                    <a:xfrm>
                      <a:off x="0" y="0"/>
                      <a:ext cx="2647950" cy="2609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Delmål 5.B: Regulatorisk veiledning for økt gjennomføringskraft</w:t>
      </w:r>
    </w:p>
    <w:p w14:paraId="2CCFF8EC" w14:textId="77777777" w:rsidR="009A2375" w:rsidRDefault="009A2375" w:rsidP="009A2375">
      <w:pPr>
        <w:rPr>
          <w:rFonts w:eastAsiaTheme="minorEastAsia"/>
        </w:rPr>
      </w:pPr>
    </w:p>
    <w:p w14:paraId="418D32CD" w14:textId="77777777" w:rsidR="009A2375" w:rsidRDefault="009A2375" w:rsidP="009A2375">
      <w:pPr>
        <w:rPr>
          <w:rFonts w:eastAsiaTheme="minorEastAsia"/>
        </w:rPr>
      </w:pPr>
      <w:r w:rsidRPr="358F99F8">
        <w:rPr>
          <w:rFonts w:eastAsiaTheme="minorEastAsia"/>
        </w:rPr>
        <w:t xml:space="preserve">Manglende og ulik forståelse av regelverk om behandling av helseopplysninger oppleves av sektor som et hinder for digitalisering og samhandling. Regelverket oppleves som krevende å sette seg inn i og det legges til grunn ulike tolkninger. Det gjelder blant annet ved digital samhandling og deling av helseopplysninger ved helsehjelp mellom ulike virksomheter. </w:t>
      </w:r>
    </w:p>
    <w:p w14:paraId="60E2BDBC" w14:textId="77777777" w:rsidR="009A2375" w:rsidRDefault="009A2375" w:rsidP="009A2375"/>
    <w:p w14:paraId="61CDA723" w14:textId="77777777" w:rsidR="001C34BF" w:rsidRDefault="001C34BF" w:rsidP="009A701A"/>
    <w:p w14:paraId="0F5B4BA8" w14:textId="77777777" w:rsidR="009A2375" w:rsidRDefault="009A2375" w:rsidP="009A701A"/>
    <w:p w14:paraId="7FA5C19D" w14:textId="77777777" w:rsidR="009A2375" w:rsidRDefault="009A2375" w:rsidP="009A701A"/>
    <w:p w14:paraId="79547D5B" w14:textId="77777777" w:rsidR="009A2375" w:rsidRDefault="009A2375" w:rsidP="009A701A"/>
    <w:p w14:paraId="4FC8CA53" w14:textId="77777777" w:rsidR="009A2375" w:rsidRDefault="009A2375" w:rsidP="009A701A">
      <w:pPr>
        <w:rPr>
          <w:ins w:id="165" w:author="Kine Markman" w:date="2026-07-08T14:22:00Z" w16du:dateUtc="2026-07-08T12:22:00Z"/>
        </w:rPr>
      </w:pPr>
    </w:p>
    <w:p w14:paraId="0431F307" w14:textId="77777777" w:rsidR="00D508DC" w:rsidRDefault="00D508DC" w:rsidP="009A701A">
      <w:pPr>
        <w:rPr>
          <w:ins w:id="166" w:author="Kine Markman" w:date="2026-07-08T14:22:00Z" w16du:dateUtc="2026-07-08T12:22:00Z"/>
        </w:rPr>
      </w:pPr>
    </w:p>
    <w:p w14:paraId="4FDCC114" w14:textId="77777777" w:rsidR="004A31E1" w:rsidRDefault="00D508DC" w:rsidP="00D508DC">
      <w:pPr>
        <w:rPr>
          <w:ins w:id="167" w:author="Kine Markman" w:date="2026-09-07T22:47:00Z" w16du:dateUtc="2026-09-07T20:47:00Z"/>
          <w:b/>
          <w:bCs/>
        </w:rPr>
      </w:pPr>
      <w:r w:rsidRPr="00F428CD">
        <w:rPr>
          <w:b/>
          <w:bCs/>
          <w:shd w:val="clear" w:color="auto" w:fill="E6E6E6" w:themeFill="background1" w:themeFillShade="E6"/>
        </w:rPr>
        <w:t xml:space="preserve">Veiledning innen </w:t>
      </w:r>
      <w:r w:rsidR="479806F5" w:rsidRPr="4538B13E">
        <w:rPr>
          <w:b/>
          <w:bCs/>
        </w:rPr>
        <w:t xml:space="preserve">digital </w:t>
      </w:r>
      <w:r w:rsidRPr="4538B13E">
        <w:rPr>
          <w:b/>
          <w:bCs/>
        </w:rPr>
        <w:t xml:space="preserve">deling av helseopplysninger </w:t>
      </w:r>
    </w:p>
    <w:p w14:paraId="7BA8D420" w14:textId="56212030" w:rsidR="00D508DC" w:rsidRDefault="00D508DC" w:rsidP="00D508DC">
      <w:pPr>
        <w:rPr>
          <w:noProof/>
        </w:rPr>
      </w:pPr>
      <w:r w:rsidRPr="358F99F8">
        <w:rPr>
          <w:rFonts w:eastAsiaTheme="minorEastAsia"/>
        </w:rPr>
        <w:t xml:space="preserve">For å sikre felles forståelse av handlingsrommet i gjeldende rett, er det behov for mer veiledning </w:t>
      </w:r>
      <w:r>
        <w:rPr>
          <w:rFonts w:eastAsiaTheme="minorEastAsia"/>
        </w:rPr>
        <w:t>om regelverket</w:t>
      </w:r>
      <w:r w:rsidRPr="358F99F8" w:rsidDel="002428C5">
        <w:rPr>
          <w:rFonts w:eastAsiaTheme="minorEastAsia"/>
        </w:rPr>
        <w:t xml:space="preserve"> </w:t>
      </w:r>
      <w:r w:rsidRPr="358F99F8">
        <w:rPr>
          <w:rFonts w:eastAsiaTheme="minorEastAsia"/>
        </w:rPr>
        <w:t xml:space="preserve">til </w:t>
      </w:r>
      <w:r>
        <w:rPr>
          <w:rFonts w:eastAsiaTheme="minorEastAsia"/>
        </w:rPr>
        <w:t>helse- og omsorgstjenesten</w:t>
      </w:r>
      <w:r w:rsidRPr="358F99F8">
        <w:rPr>
          <w:rFonts w:eastAsiaTheme="minorEastAsia"/>
        </w:rPr>
        <w:t>. Dette vil også kunne bidra til å avdekke behov for regelverksendringer.  Det er utarbeidet en temaside om regelverket om digital deling av helseopplysninger</w:t>
      </w:r>
      <w:r>
        <w:rPr>
          <w:rFonts w:eastAsiaTheme="minorEastAsia"/>
        </w:rPr>
        <w:t xml:space="preserve"> </w:t>
      </w:r>
      <w:hyperlink r:id="rId222" w:history="1">
        <w:r w:rsidRPr="00AB52BF">
          <w:rPr>
            <w:rStyle w:val="Hyperkobling"/>
            <w:rFonts w:eastAsiaTheme="minorEastAsia"/>
          </w:rPr>
          <w:t>på Helsedirektoratets hjemmesider</w:t>
        </w:r>
      </w:hyperlink>
      <w:r w:rsidRPr="70B44DCE">
        <w:rPr>
          <w:rFonts w:eastAsiaTheme="minorEastAsia"/>
        </w:rPr>
        <w:t>.</w:t>
      </w:r>
      <w:r>
        <w:t xml:space="preserve"> </w:t>
      </w:r>
      <w:r w:rsidRPr="358F99F8">
        <w:rPr>
          <w:rFonts w:eastAsiaTheme="minorEastAsia"/>
        </w:rPr>
        <w:t xml:space="preserve">Denne vil bli utvidet med mer informasjon om nye regelendringer. </w:t>
      </w:r>
      <w:r>
        <w:rPr>
          <w:rFonts w:eastAsiaTheme="minorEastAsia"/>
        </w:rPr>
        <w:t>Helsedirektoratet</w:t>
      </w:r>
      <w:r w:rsidRPr="00C140AA">
        <w:rPr>
          <w:rFonts w:eastAsiaTheme="minorEastAsia"/>
        </w:rPr>
        <w:t xml:space="preserve"> </w:t>
      </w:r>
      <w:r w:rsidRPr="0BD7A10B">
        <w:rPr>
          <w:rFonts w:eastAsiaTheme="minorEastAsia"/>
        </w:rPr>
        <w:t xml:space="preserve">arbeider løpende med veiledning og </w:t>
      </w:r>
      <w:r w:rsidRPr="00C140AA">
        <w:rPr>
          <w:rFonts w:eastAsiaTheme="minorEastAsia"/>
        </w:rPr>
        <w:t>vurderer tiltak som kan være egnet til å øke forståelsen av handlingsrommet i eksisterende regelverk og samtidig avdekke behov for regelverksendringer på et tidlig tidspunkt.</w:t>
      </w:r>
      <w:r w:rsidRPr="003067CD">
        <w:rPr>
          <w:noProof/>
        </w:rPr>
        <w:t xml:space="preserve"> </w:t>
      </w:r>
    </w:p>
    <w:p w14:paraId="16DECFD5" w14:textId="77777777" w:rsidR="00D508DC" w:rsidRDefault="00D508DC" w:rsidP="00D508DC">
      <w:pPr>
        <w:rPr>
          <w:noProof/>
        </w:rPr>
      </w:pPr>
    </w:p>
    <w:p w14:paraId="3F4428C2" w14:textId="0A4CE529" w:rsidR="009A2375" w:rsidRDefault="00D508DC" w:rsidP="009A701A">
      <w:commentRangeStart w:id="168"/>
      <w:r>
        <w:rPr>
          <w:noProof/>
        </w:rPr>
        <w:drawing>
          <wp:inline distT="0" distB="0" distL="0" distR="0" wp14:anchorId="43000972" wp14:editId="10A00845">
            <wp:extent cx="5819686" cy="3977443"/>
            <wp:effectExtent l="0" t="0" r="0" b="4445"/>
            <wp:docPr id="55749665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96659" name="Bilde 1"/>
                    <pic:cNvPicPr/>
                  </pic:nvPicPr>
                  <pic:blipFill>
                    <a:blip r:embed="rId223">
                      <a:extLst>
                        <a:ext uri="{28A0092B-C50C-407E-A947-70E740481C1C}">
                          <a14:useLocalDpi xmlns:a14="http://schemas.microsoft.com/office/drawing/2010/main" val="0"/>
                        </a:ext>
                      </a:extLst>
                    </a:blip>
                    <a:stretch>
                      <a:fillRect/>
                    </a:stretch>
                  </pic:blipFill>
                  <pic:spPr>
                    <a:xfrm>
                      <a:off x="0" y="0"/>
                      <a:ext cx="5825438" cy="3981374"/>
                    </a:xfrm>
                    <a:prstGeom prst="rect">
                      <a:avLst/>
                    </a:prstGeom>
                  </pic:spPr>
                </pic:pic>
              </a:graphicData>
            </a:graphic>
          </wp:inline>
        </w:drawing>
      </w:r>
      <w:commentRangeEnd w:id="168"/>
      <w:r>
        <w:rPr>
          <w:rStyle w:val="Merknadsreferanse"/>
          <w:sz w:val="18"/>
          <w:szCs w:val="22"/>
        </w:rPr>
        <w:commentReference w:id="168"/>
      </w:r>
    </w:p>
    <w:p w14:paraId="0A141AF8" w14:textId="75D68C7A" w:rsidR="009E6CCD" w:rsidRDefault="009E6CCD" w:rsidP="009E6CCD">
      <w:pPr>
        <w:keepNext/>
      </w:pPr>
    </w:p>
    <w:p w14:paraId="0A5582DB" w14:textId="1B8263C5" w:rsidR="009A2375" w:rsidRDefault="009E6CCD" w:rsidP="009E6CCD">
      <w:pPr>
        <w:pStyle w:val="Bildetekst"/>
      </w:pPr>
      <w:r>
        <w:t xml:space="preserve">Figur </w:t>
      </w:r>
      <w:r w:rsidR="00C85442">
        <w:fldChar w:fldCharType="begin"/>
      </w:r>
      <w:r w:rsidR="00C85442">
        <w:instrText xml:space="preserve"> SEQ Figur \* ARABIC </w:instrText>
      </w:r>
      <w:r w:rsidR="00C85442">
        <w:fldChar w:fldCharType="separate"/>
      </w:r>
      <w:ins w:id="169" w:author="Kine Markman" w:date="2026-07-08T14:16:00Z" w16du:dateUtc="2026-07-08T12:16:00Z">
        <w:r w:rsidR="00C85442">
          <w:rPr>
            <w:noProof/>
          </w:rPr>
          <w:t>64</w:t>
        </w:r>
      </w:ins>
      <w:del w:id="170" w:author="Kine Markman" w:date="2026-07-08T12:10:00Z" w16du:dateUtc="2026-07-08T10:10:00Z">
        <w:r w:rsidR="00B92B3E" w:rsidDel="008E4C30">
          <w:rPr>
            <w:noProof/>
          </w:rPr>
          <w:delText>39</w:delText>
        </w:r>
      </w:del>
      <w:r w:rsidR="00C85442">
        <w:rPr>
          <w:noProof/>
        </w:rPr>
        <w:fldChar w:fldCharType="end"/>
      </w:r>
      <w:r>
        <w:t xml:space="preserve"> viser pågående aktivitet knyttet til regulatorisk veiledning</w:t>
      </w:r>
    </w:p>
    <w:p w14:paraId="18C44FBE" w14:textId="77777777" w:rsidR="009E6CCD" w:rsidRPr="009E6CCD" w:rsidRDefault="009E6CCD" w:rsidP="009E6CCD"/>
    <w:p w14:paraId="2FB91C3F" w14:textId="77777777" w:rsidR="00460659" w:rsidRDefault="00460659" w:rsidP="009A701A"/>
    <w:p w14:paraId="259BCDDC" w14:textId="77777777" w:rsidR="00F428CD" w:rsidRDefault="00F428CD" w:rsidP="00460659">
      <w:pPr>
        <w:rPr>
          <w:noProof/>
        </w:rPr>
      </w:pPr>
    </w:p>
    <w:p w14:paraId="38969EC4" w14:textId="77777777" w:rsidR="00F428CD" w:rsidRPr="00051F7B" w:rsidRDefault="00F428CD" w:rsidP="00460659"/>
    <w:p w14:paraId="63D0C8AE" w14:textId="77777777" w:rsidR="00460659" w:rsidRDefault="00460659" w:rsidP="00460659">
      <w:pPr>
        <w:pStyle w:val="Overskrift3"/>
      </w:pPr>
      <w:r>
        <w:lastRenderedPageBreak/>
        <w:t>Delmål 5.C: Bedre journal- og samhandlingsløsninger i kommunene gjennom Helseteknologiordningen</w:t>
      </w:r>
    </w:p>
    <w:p w14:paraId="5BAF986C" w14:textId="79023A49" w:rsidR="00460659" w:rsidRDefault="00460659" w:rsidP="00460659">
      <w:pPr>
        <w:tabs>
          <w:tab w:val="left" w:pos="1021"/>
        </w:tabs>
        <w:rPr>
          <w:rFonts w:eastAsiaTheme="minorEastAsia"/>
        </w:rPr>
      </w:pPr>
      <w:r w:rsidRPr="00D12F47">
        <w:rPr>
          <w:rFonts w:eastAsiaTheme="minorEastAsia"/>
          <w:noProof/>
        </w:rPr>
        <w:drawing>
          <wp:anchor distT="0" distB="0" distL="114300" distR="114300" simplePos="0" relativeHeight="251658284" behindDoc="1" locked="0" layoutInCell="1" allowOverlap="1" wp14:anchorId="572E6621" wp14:editId="24186D3E">
            <wp:simplePos x="0" y="0"/>
            <wp:positionH relativeFrom="margin">
              <wp:align>left</wp:align>
            </wp:positionH>
            <wp:positionV relativeFrom="paragraph">
              <wp:posOffset>-2540</wp:posOffset>
            </wp:positionV>
            <wp:extent cx="3152775" cy="2940685"/>
            <wp:effectExtent l="0" t="0" r="9525" b="0"/>
            <wp:wrapTight wrapText="bothSides">
              <wp:wrapPolygon edited="0">
                <wp:start x="0" y="0"/>
                <wp:lineTo x="0" y="21409"/>
                <wp:lineTo x="21535" y="21409"/>
                <wp:lineTo x="21535" y="0"/>
                <wp:lineTo x="0" y="0"/>
              </wp:wrapPolygon>
            </wp:wrapTight>
            <wp:docPr id="261877826" name="Bilde 1" descr="Et bilde som inneholder tekst, tegnefilm, CD-plat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7826" name="Bilde 1" descr="Et bilde som inneholder tekst, tegnefilm, CD-plate&#10;&#10;KI-generert innhold kan være feil."/>
                    <pic:cNvPicPr/>
                  </pic:nvPicPr>
                  <pic:blipFill>
                    <a:blip r:embed="rId224">
                      <a:extLst>
                        <a:ext uri="{28A0092B-C50C-407E-A947-70E740481C1C}">
                          <a14:useLocalDpi xmlns:a14="http://schemas.microsoft.com/office/drawing/2010/main" val="0"/>
                        </a:ext>
                      </a:extLst>
                    </a:blip>
                    <a:stretch>
                      <a:fillRect/>
                    </a:stretch>
                  </pic:blipFill>
                  <pic:spPr>
                    <a:xfrm>
                      <a:off x="0" y="0"/>
                      <a:ext cx="3152775" cy="2940685"/>
                    </a:xfrm>
                    <a:prstGeom prst="rect">
                      <a:avLst/>
                    </a:prstGeom>
                  </pic:spPr>
                </pic:pic>
              </a:graphicData>
            </a:graphic>
            <wp14:sizeRelH relativeFrom="margin">
              <wp14:pctWidth>0</wp14:pctWidth>
            </wp14:sizeRelH>
            <wp14:sizeRelV relativeFrom="margin">
              <wp14:pctHeight>0</wp14:pctHeight>
            </wp14:sizeRelV>
          </wp:anchor>
        </w:drawing>
      </w:r>
      <w:r w:rsidRPr="007A3F7A">
        <w:rPr>
          <w:rFonts w:eastAsiaTheme="minorEastAsia"/>
        </w:rPr>
        <w:t xml:space="preserve">Målet med </w:t>
      </w:r>
      <w:r>
        <w:rPr>
          <w:rFonts w:eastAsiaTheme="minorEastAsia"/>
        </w:rPr>
        <w:t>H</w:t>
      </w:r>
      <w:r w:rsidRPr="007A3F7A">
        <w:rPr>
          <w:rFonts w:eastAsiaTheme="minorEastAsia"/>
        </w:rPr>
        <w:t>elseteknologiordningen er å gi drahjelp til og avlaste risiko for kommuner som går foran og tar initiativ til å investere i helseteknologi som journalløsninger og velferdsteknologi, sammen med andre kommuner. Ordningen skal bidra til å stimulere kommunene til å samordne seg, bidra til mer forutsigbarhet for leverandørene og legge til rette for teknologiinvesteringer. Helseteknologiordning</w:t>
      </w:r>
      <w:r>
        <w:rPr>
          <w:rFonts w:eastAsiaTheme="minorEastAsia"/>
        </w:rPr>
        <w:t>en</w:t>
      </w:r>
      <w:r w:rsidRPr="007A3F7A">
        <w:rPr>
          <w:rFonts w:eastAsiaTheme="minorEastAsia"/>
        </w:rPr>
        <w:t xml:space="preserve"> </w:t>
      </w:r>
      <w:r w:rsidR="006507E9">
        <w:rPr>
          <w:rFonts w:eastAsiaTheme="minorEastAsia"/>
        </w:rPr>
        <w:t>har vist seg å være</w:t>
      </w:r>
      <w:r w:rsidRPr="007A3F7A">
        <w:rPr>
          <w:rFonts w:eastAsiaTheme="minorEastAsia"/>
        </w:rPr>
        <w:t xml:space="preserve"> en viktig støtte til arbeidet i kommunene med å ta i bruk </w:t>
      </w:r>
      <w:r>
        <w:rPr>
          <w:rFonts w:eastAsiaTheme="minorEastAsia"/>
        </w:rPr>
        <w:t xml:space="preserve">arbeidsbesparende </w:t>
      </w:r>
      <w:r w:rsidRPr="007A3F7A">
        <w:rPr>
          <w:rFonts w:eastAsiaTheme="minorEastAsia"/>
        </w:rPr>
        <w:t>helseteknologi</w:t>
      </w:r>
      <w:r>
        <w:rPr>
          <w:rFonts w:eastAsiaTheme="minorEastAsia"/>
        </w:rPr>
        <w:t>,</w:t>
      </w:r>
      <w:r w:rsidRPr="007A3F7A">
        <w:rPr>
          <w:rFonts w:eastAsiaTheme="minorEastAsia"/>
        </w:rPr>
        <w:t xml:space="preserve"> og til å løse noen av utfordringene på </w:t>
      </w:r>
      <w:r>
        <w:rPr>
          <w:rFonts w:eastAsiaTheme="minorEastAsia"/>
        </w:rPr>
        <w:t>å ta i bruk helseteknologi</w:t>
      </w:r>
      <w:r w:rsidRPr="007A3F7A">
        <w:rPr>
          <w:rFonts w:eastAsiaTheme="minorEastAsia"/>
        </w:rPr>
        <w:t xml:space="preserve">. Standardisering, normering og veiledning skal bidra til at kommuner og leverandører har tydelige krav og rammer å forholde seg til. </w:t>
      </w:r>
      <w:r>
        <w:rPr>
          <w:rFonts w:eastAsiaTheme="minorEastAsia"/>
        </w:rPr>
        <w:t xml:space="preserve">Ordningen </w:t>
      </w:r>
      <w:r w:rsidR="006378B9">
        <w:rPr>
          <w:rFonts w:eastAsiaTheme="minorEastAsia"/>
        </w:rPr>
        <w:t xml:space="preserve">er </w:t>
      </w:r>
      <w:r>
        <w:rPr>
          <w:rFonts w:eastAsiaTheme="minorEastAsia"/>
        </w:rPr>
        <w:t>videreutvikle</w:t>
      </w:r>
      <w:r w:rsidR="006378B9">
        <w:rPr>
          <w:rFonts w:eastAsiaTheme="minorEastAsia"/>
        </w:rPr>
        <w:t>t</w:t>
      </w:r>
      <w:r>
        <w:rPr>
          <w:rFonts w:eastAsiaTheme="minorEastAsia"/>
        </w:rPr>
        <w:t xml:space="preserve"> med etablering av en veilednings- og </w:t>
      </w:r>
      <w:r w:rsidR="00462093">
        <w:rPr>
          <w:rFonts w:eastAsiaTheme="minorEastAsia"/>
        </w:rPr>
        <w:t>godkjenningsordning (</w:t>
      </w:r>
      <w:hyperlink r:id="rId225" w:history="1">
        <w:r w:rsidR="007A40FD" w:rsidRPr="007A40FD">
          <w:rPr>
            <w:rStyle w:val="Hyperkobling"/>
            <w:rFonts w:eastAsiaTheme="minorEastAsia"/>
          </w:rPr>
          <w:t>Veilednings- og godkjenningsordning for helseteknologi - Helsedirektoratet</w:t>
        </w:r>
      </w:hyperlink>
      <w:r w:rsidR="00915093">
        <w:rPr>
          <w:rFonts w:eastAsiaTheme="minorEastAsia"/>
        </w:rPr>
        <w:t xml:space="preserve">) </w:t>
      </w:r>
      <w:r>
        <w:rPr>
          <w:rFonts w:eastAsiaTheme="minorEastAsia"/>
        </w:rPr>
        <w:t xml:space="preserve">som </w:t>
      </w:r>
      <w:r w:rsidR="006378B9">
        <w:rPr>
          <w:rFonts w:eastAsiaTheme="minorEastAsia"/>
        </w:rPr>
        <w:t>ble lansert</w:t>
      </w:r>
      <w:r>
        <w:rPr>
          <w:rFonts w:eastAsiaTheme="minorEastAsia"/>
        </w:rPr>
        <w:t xml:space="preserve"> 1. oktober 2025. </w:t>
      </w:r>
      <w:r w:rsidRPr="007A3F7A">
        <w:rPr>
          <w:rFonts w:eastAsiaTheme="minorEastAsia"/>
        </w:rPr>
        <w:t xml:space="preserve"> </w:t>
      </w:r>
    </w:p>
    <w:p w14:paraId="7A773F92" w14:textId="04FB00AA" w:rsidR="00460659" w:rsidRPr="007A3F7A" w:rsidRDefault="00460659" w:rsidP="00460659">
      <w:pPr>
        <w:tabs>
          <w:tab w:val="left" w:pos="1021"/>
        </w:tabs>
        <w:rPr>
          <w:rFonts w:eastAsiaTheme="minorEastAsia"/>
        </w:rPr>
      </w:pPr>
      <w:r>
        <w:rPr>
          <w:rFonts w:eastAsiaTheme="minorEastAsia"/>
        </w:rPr>
        <w:t xml:space="preserve">Helseteknologiordningen omfatter en rekke tilskudd </w:t>
      </w:r>
      <w:r w:rsidR="00251DE7">
        <w:rPr>
          <w:rFonts w:eastAsiaTheme="minorEastAsia"/>
        </w:rPr>
        <w:t xml:space="preserve">og virkemidler </w:t>
      </w:r>
      <w:r>
        <w:rPr>
          <w:rFonts w:eastAsiaTheme="minorEastAsia"/>
        </w:rPr>
        <w:t>som skal gi drahjelp til kommuner som tar i bruk ny teknologi</w:t>
      </w:r>
      <w:r w:rsidR="00DA6917">
        <w:rPr>
          <w:rFonts w:eastAsiaTheme="minorEastAsia"/>
        </w:rPr>
        <w:t>, og den skal bygges ut over tid</w:t>
      </w:r>
      <w:r>
        <w:rPr>
          <w:rFonts w:eastAsiaTheme="minorEastAsia"/>
        </w:rPr>
        <w:t>. Tilskuddsordningen Utprøving og innføring av digitale samhandlingsløsninger har som mål å gi raskere utbredelse av den nasjonale satsingen og prioriterte områder. Disse områdene er Pasientens legemiddelliste, Pasientens journaldokumenter, Pasientens prøvesvar, Deling av kritisk informasjon og Pasientens måledata.</w:t>
      </w:r>
    </w:p>
    <w:p w14:paraId="4BCECA29" w14:textId="77777777" w:rsidR="00460659" w:rsidRDefault="00460659" w:rsidP="00460659">
      <w:pPr>
        <w:tabs>
          <w:tab w:val="left" w:pos="1021"/>
        </w:tabs>
        <w:rPr>
          <w:ins w:id="171" w:author="Kine Markman" w:date="2026-07-08T14:23:00Z" w16du:dateUtc="2026-07-08T12:23:00Z"/>
        </w:rPr>
      </w:pPr>
      <w:bookmarkStart w:id="172" w:name="_Hlk152331714"/>
      <w:r>
        <w:t xml:space="preserve">Les mer om </w:t>
      </w:r>
      <w:hyperlink r:id="rId226" w:history="1">
        <w:r>
          <w:rPr>
            <w:rStyle w:val="Hyperkobling"/>
            <w:rFonts w:ascii="Arial" w:hAnsi="Arial"/>
          </w:rPr>
          <w:t xml:space="preserve">Helseteknologiordningen på Helsedirektoratets hjemmesider. </w:t>
        </w:r>
      </w:hyperlink>
    </w:p>
    <w:p w14:paraId="44CA82D4" w14:textId="77777777" w:rsidR="00D508DC" w:rsidRDefault="00D508DC" w:rsidP="00460659">
      <w:pPr>
        <w:tabs>
          <w:tab w:val="left" w:pos="1021"/>
        </w:tabs>
      </w:pPr>
    </w:p>
    <w:p w14:paraId="019F2C67" w14:textId="77777777" w:rsidR="00D508DC" w:rsidRDefault="00D508DC" w:rsidP="00460659">
      <w:pPr>
        <w:tabs>
          <w:tab w:val="left" w:pos="1021"/>
        </w:tabs>
        <w:rPr>
          <w:rFonts w:asciiTheme="majorHAnsi" w:hAnsiTheme="majorHAnsi" w:cstheme="majorBidi"/>
          <w:sz w:val="20"/>
          <w:szCs w:val="20"/>
        </w:rPr>
      </w:pPr>
    </w:p>
    <w:bookmarkEnd w:id="172"/>
    <w:p w14:paraId="43CB3713" w14:textId="77777777" w:rsidR="00460659" w:rsidRDefault="00460659" w:rsidP="009A701A"/>
    <w:p w14:paraId="2DCFBEC5" w14:textId="77777777" w:rsidR="000225D1" w:rsidRDefault="00966CDD" w:rsidP="000225D1">
      <w:pPr>
        <w:keepNext/>
      </w:pPr>
      <w:commentRangeStart w:id="173"/>
      <w:r w:rsidRPr="00966CDD">
        <w:rPr>
          <w:noProof/>
        </w:rPr>
        <w:lastRenderedPageBreak/>
        <w:drawing>
          <wp:inline distT="0" distB="0" distL="0" distR="0" wp14:anchorId="7D7DCCBC" wp14:editId="1F200A0B">
            <wp:extent cx="5860043" cy="3255580"/>
            <wp:effectExtent l="0" t="0" r="7620" b="2540"/>
            <wp:docPr id="155224978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49782" name="Bilde 1"/>
                    <pic:cNvPicPr/>
                  </pic:nvPicPr>
                  <pic:blipFill>
                    <a:blip r:embed="rId227">
                      <a:extLst>
                        <a:ext uri="{28A0092B-C50C-407E-A947-70E740481C1C}">
                          <a14:useLocalDpi xmlns:a14="http://schemas.microsoft.com/office/drawing/2010/main" val="0"/>
                        </a:ext>
                      </a:extLst>
                    </a:blip>
                    <a:stretch>
                      <a:fillRect/>
                    </a:stretch>
                  </pic:blipFill>
                  <pic:spPr>
                    <a:xfrm>
                      <a:off x="0" y="0"/>
                      <a:ext cx="5863190" cy="3257328"/>
                    </a:xfrm>
                    <a:prstGeom prst="rect">
                      <a:avLst/>
                    </a:prstGeom>
                  </pic:spPr>
                </pic:pic>
              </a:graphicData>
            </a:graphic>
          </wp:inline>
        </w:drawing>
      </w:r>
      <w:commentRangeEnd w:id="173"/>
      <w:r w:rsidR="009F31A7">
        <w:rPr>
          <w:rStyle w:val="Merknadsreferanse"/>
          <w:sz w:val="18"/>
          <w:szCs w:val="22"/>
        </w:rPr>
        <w:commentReference w:id="173"/>
      </w:r>
    </w:p>
    <w:p w14:paraId="11EE3275" w14:textId="4A049471" w:rsidR="00460659" w:rsidRDefault="000225D1" w:rsidP="000225D1">
      <w:pPr>
        <w:pStyle w:val="Bildetekst"/>
      </w:pPr>
      <w:r>
        <w:t xml:space="preserve">Figur </w:t>
      </w:r>
      <w:r w:rsidR="00C85442">
        <w:fldChar w:fldCharType="begin"/>
      </w:r>
      <w:r w:rsidR="00C85442">
        <w:instrText xml:space="preserve"> SEQ Figur \* ARABIC </w:instrText>
      </w:r>
      <w:r w:rsidR="00C85442">
        <w:fldChar w:fldCharType="separate"/>
      </w:r>
      <w:ins w:id="174" w:author="Kine Markman" w:date="2026-07-08T14:16:00Z" w16du:dateUtc="2026-07-08T12:16:00Z">
        <w:r w:rsidR="00C85442">
          <w:rPr>
            <w:noProof/>
          </w:rPr>
          <w:t>65</w:t>
        </w:r>
      </w:ins>
      <w:del w:id="175" w:author="Kine Markman" w:date="2026-07-08T12:10:00Z" w16du:dateUtc="2026-07-08T10:10:00Z">
        <w:r w:rsidR="00B92B3E" w:rsidDel="008E4C30">
          <w:rPr>
            <w:noProof/>
          </w:rPr>
          <w:delText>40</w:delText>
        </w:r>
      </w:del>
      <w:r w:rsidR="00C85442">
        <w:rPr>
          <w:noProof/>
        </w:rPr>
        <w:fldChar w:fldCharType="end"/>
      </w:r>
      <w:r>
        <w:t xml:space="preserve"> viser </w:t>
      </w:r>
      <w:r w:rsidR="00AE5193">
        <w:t xml:space="preserve">utredning </w:t>
      </w:r>
      <w:r>
        <w:t>og bruk av Helseteknologiordningen</w:t>
      </w:r>
    </w:p>
    <w:p w14:paraId="103DE89A" w14:textId="77777777" w:rsidR="000225D1" w:rsidRDefault="000225D1" w:rsidP="009A701A"/>
    <w:p w14:paraId="338BDB71" w14:textId="77777777" w:rsidR="009A631C" w:rsidRDefault="009A631C" w:rsidP="009A631C">
      <w:bookmarkStart w:id="176" w:name="_Hlk152331790"/>
    </w:p>
    <w:bookmarkEnd w:id="176"/>
    <w:p w14:paraId="30CD899D" w14:textId="77777777" w:rsidR="00460659" w:rsidRDefault="00460659" w:rsidP="009A701A"/>
    <w:p w14:paraId="27E530D3" w14:textId="54DA069C" w:rsidR="009A631C" w:rsidRDefault="009A631C" w:rsidP="00D70A66">
      <w:r>
        <w:t xml:space="preserve"> </w:t>
      </w:r>
    </w:p>
    <w:p w14:paraId="4B3C704E" w14:textId="77777777" w:rsidR="009A631C" w:rsidRDefault="009A631C">
      <w:pPr>
        <w:spacing w:after="160" w:line="259" w:lineRule="auto"/>
      </w:pPr>
      <w:r>
        <w:br w:type="page"/>
      </w:r>
    </w:p>
    <w:p w14:paraId="307EEFA0" w14:textId="77777777" w:rsidR="009A631C" w:rsidRDefault="009A631C">
      <w:r>
        <w:rPr>
          <w:noProof/>
        </w:rPr>
        <w:lastRenderedPageBreak/>
        <mc:AlternateContent>
          <mc:Choice Requires="wps">
            <w:drawing>
              <wp:anchor distT="0" distB="0" distL="114300" distR="114300" simplePos="0" relativeHeight="251658287" behindDoc="0" locked="0" layoutInCell="1" allowOverlap="1" wp14:anchorId="06C30CEC" wp14:editId="03D37B27">
                <wp:simplePos x="0" y="0"/>
                <wp:positionH relativeFrom="page">
                  <wp:posOffset>265814</wp:posOffset>
                </wp:positionH>
                <wp:positionV relativeFrom="page">
                  <wp:posOffset>2849526</wp:posOffset>
                </wp:positionV>
                <wp:extent cx="6414770" cy="1400175"/>
                <wp:effectExtent l="0" t="0" r="5080" b="9525"/>
                <wp:wrapNone/>
                <wp:docPr id="1885703985" name="Graphic 1"/>
                <wp:cNvGraphicFramePr/>
                <a:graphic xmlns:a="http://schemas.openxmlformats.org/drawingml/2006/main">
                  <a:graphicData uri="http://schemas.microsoft.com/office/word/2010/wordprocessingShape">
                    <wps:wsp>
                      <wps:cNvSpPr/>
                      <wps:spPr>
                        <a:xfrm>
                          <a:off x="0" y="0"/>
                          <a:ext cx="6414770" cy="1400175"/>
                        </a:xfrm>
                        <a:custGeom>
                          <a:avLst/>
                          <a:gdLst>
                            <a:gd name="connsiteX0" fmla="*/ 0 w 6415018"/>
                            <a:gd name="connsiteY0" fmla="*/ 0 h 1399286"/>
                            <a:gd name="connsiteX1" fmla="*/ 0 w 6415018"/>
                            <a:gd name="connsiteY1" fmla="*/ 1399287 h 1399286"/>
                            <a:gd name="connsiteX2" fmla="*/ 6126669 w 6415018"/>
                            <a:gd name="connsiteY2" fmla="*/ 1399287 h 1399286"/>
                            <a:gd name="connsiteX3" fmla="*/ 6415018 w 6415018"/>
                            <a:gd name="connsiteY3" fmla="*/ 1110989 h 1399286"/>
                            <a:gd name="connsiteX4" fmla="*/ 6415018 w 6415018"/>
                            <a:gd name="connsiteY4" fmla="*/ 0 h 1399286"/>
                            <a:gd name="connsiteX5" fmla="*/ 0 w 6415018"/>
                            <a:gd name="connsiteY5" fmla="*/ 0 h 1399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15018" h="1399286">
                              <a:moveTo>
                                <a:pt x="0" y="0"/>
                              </a:moveTo>
                              <a:lnTo>
                                <a:pt x="0" y="1399287"/>
                              </a:lnTo>
                              <a:lnTo>
                                <a:pt x="6126669" y="1399287"/>
                              </a:lnTo>
                              <a:cubicBezTo>
                                <a:pt x="6285846" y="1399287"/>
                                <a:pt x="6415018" y="1270265"/>
                                <a:pt x="6415018" y="1110989"/>
                              </a:cubicBezTo>
                              <a:lnTo>
                                <a:pt x="6415018" y="0"/>
                              </a:lnTo>
                              <a:lnTo>
                                <a:pt x="0" y="0"/>
                              </a:lnTo>
                              <a:close/>
                            </a:path>
                          </a:pathLst>
                        </a:custGeom>
                        <a:solidFill>
                          <a:srgbClr val="0069E8"/>
                        </a:solidFill>
                        <a:ln w="0" cap="flat">
                          <a:noFill/>
                          <a:prstDash val="solid"/>
                          <a:miter/>
                        </a:ln>
                      </wps:spPr>
                      <wps:txbx>
                        <w:txbxContent>
                          <w:p w14:paraId="1ACB074A" w14:textId="5836E677" w:rsidR="009A631C" w:rsidRPr="00955E09" w:rsidRDefault="00AE5193" w:rsidP="00955E09">
                            <w:pPr>
                              <w:pStyle w:val="Kapitteltekst"/>
                            </w:pPr>
                            <w:r>
                              <w:t>Prosess for oppdatering av Veikartet til Q</w:t>
                            </w:r>
                            <w:ins w:id="177" w:author="Kine Markman" w:date="2026-07-08T07:18:00Z" w16du:dateUtc="2026-07-08T05:18:00Z">
                              <w:r w:rsidR="00137150">
                                <w:t>3</w:t>
                              </w:r>
                            </w:ins>
                            <w:del w:id="178" w:author="Kine Markman" w:date="2026-07-08T07:18:00Z" w16du:dateUtc="2026-07-08T05:18:00Z">
                              <w:r w:rsidDel="00137150">
                                <w:delText>1</w:delText>
                              </w:r>
                            </w:del>
                            <w:r>
                              <w:t xml:space="preserve"> 2026</w:t>
                            </w:r>
                          </w:p>
                        </w:txbxContent>
                      </wps:txbx>
                      <wps:bodyPr rot="0" spcFirstLastPara="0" vertOverflow="overflow" horzOverflow="overflow" vert="horz" wrap="square" lIns="594000" tIns="45720" rIns="91440" bIns="144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30CEC" id="_x0000_s1046" style="position:absolute;margin-left:20.95pt;margin-top:224.35pt;width:505.1pt;height:110.25pt;z-index:25165828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6415018,13992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" adj="-11796480,,5400" path="m,l,1399287r6126669,c6285846,1399287,6415018,1270265,6415018,1110989l6415018,,,xe" fillcolor="#0069e8" stroked="f" strokeweight="0">
                <v:stroke joinstyle="miter"/>
                <v:formulas/>
                <v:path arrowok="t" o:connecttype="custom" o:connectlocs="0,0;0,1400176;6126432,1400176;6414770,1111695;6414770,0;0,0" o:connectangles="0,0,0,0,0,0" textboxrect="0,0,6415018,1399286"/>
                <v:textbox inset="16.5mm,,,4mm">
                  <w:txbxContent>
                    <w:p w14:paraId="1ACB074A" w14:textId="5836E677" w:rsidR="009A631C" w:rsidRPr="00955E09" w:rsidRDefault="00AE5193" w:rsidP="00955E09">
                      <w:pPr>
                        <w:pStyle w:val="Kapitteltekst"/>
                      </w:pPr>
                      <w:r>
                        <w:t>Prosess for oppdatering av Veikartet til Q</w:t>
                      </w:r>
                      <w:ins w:id="179" w:author="Kine Markman" w:date="2026-07-08T07:18:00Z" w16du:dateUtc="2026-07-08T05:18:00Z">
                        <w:r w:rsidR="00137150">
                          <w:t>3</w:t>
                        </w:r>
                      </w:ins>
                      <w:del w:id="180" w:author="Kine Markman" w:date="2026-07-08T07:18:00Z" w16du:dateUtc="2026-07-08T05:18:00Z">
                        <w:r w:rsidDel="00137150">
                          <w:delText>1</w:delText>
                        </w:r>
                      </w:del>
                      <w:r>
                        <w:t xml:space="preserve"> 2026</w:t>
                      </w:r>
                    </w:p>
                  </w:txbxContent>
                </v:textbox>
                <w10:wrap anchorx="page" anchory="page"/>
              </v:shape>
            </w:pict>
          </mc:Fallback>
        </mc:AlternateContent>
      </w:r>
    </w:p>
    <w:tbl>
      <w:tblPr>
        <w:tblStyle w:val="Rutenettabelllys"/>
        <w:tblpPr w:leftFromText="141" w:rightFromText="141" w:vertAnchor="page" w:horzAnchor="page" w:tblpX="1304" w:tblpY="2416"/>
        <w:tblOverlap w:val="never"/>
        <w:tblW w:w="0" w:type="auto"/>
        <w:tblLook w:val="04A0" w:firstRow="1" w:lastRow="0" w:firstColumn="1" w:lastColumn="0" w:noHBand="0" w:noVBand="1"/>
      </w:tblPr>
      <w:tblGrid>
        <w:gridCol w:w="9062"/>
      </w:tblGrid>
      <w:tr w:rsidR="009A631C" w14:paraId="09128E24" w14:textId="77777777">
        <w:trPr>
          <w:trHeight w:val="2127"/>
        </w:trPr>
        <w:tc>
          <w:tcPr>
            <w:tcW w:w="9062" w:type="dxa"/>
            <w:vAlign w:val="bottom"/>
          </w:tcPr>
          <w:p w14:paraId="10BBA0C0" w14:textId="41253A33" w:rsidR="009A631C" w:rsidRPr="00FE2CE1" w:rsidRDefault="009A631C" w:rsidP="00FE2CE1">
            <w:pPr>
              <w:pStyle w:val="Kapittel"/>
              <w:framePr w:hSpace="0" w:wrap="auto" w:vAnchor="margin" w:hAnchor="text" w:xAlign="left" w:yAlign="inline"/>
              <w:suppressOverlap w:val="0"/>
            </w:pPr>
            <w:bookmarkStart w:id="181" w:name="_Toc215062169"/>
            <w:r w:rsidRPr="00FE2CE1">
              <w:t xml:space="preserve">Kapittel </w:t>
            </w:r>
            <w:r>
              <w:fldChar w:fldCharType="begin"/>
            </w:r>
            <w:r>
              <w:instrText>seq chap</w:instrText>
            </w:r>
            <w:r>
              <w:fldChar w:fldCharType="separate"/>
            </w:r>
            <w:r>
              <w:rPr>
                <w:noProof/>
              </w:rPr>
              <w:t>3</w:t>
            </w:r>
            <w:bookmarkEnd w:id="181"/>
            <w:r>
              <w:fldChar w:fldCharType="end"/>
            </w:r>
          </w:p>
        </w:tc>
      </w:tr>
    </w:tbl>
    <w:sdt>
      <w:sdtPr>
        <w:id w:val="-385570177"/>
        <w:lock w:val="contentLocked"/>
        <w:placeholder>
          <w:docPart w:val="BF9928A6D70F4E0F81E4A15B5DAA3451"/>
        </w:placeholder>
        <w:group/>
      </w:sdtPr>
      <w:sdtContent>
        <w:p w14:paraId="27E3AAE2" w14:textId="77777777" w:rsidR="009A631C" w:rsidRDefault="009A631C">
          <w:r>
            <w:rPr>
              <w:noProof/>
            </w:rPr>
            <mc:AlternateContent>
              <mc:Choice Requires="wps">
                <w:drawing>
                  <wp:anchor distT="0" distB="0" distL="114300" distR="114300" simplePos="0" relativeHeight="251658288" behindDoc="1" locked="0" layoutInCell="1" allowOverlap="1" wp14:anchorId="63282A3C" wp14:editId="16E919F0">
                    <wp:simplePos x="0" y="0"/>
                    <wp:positionH relativeFrom="page">
                      <wp:posOffset>0</wp:posOffset>
                    </wp:positionH>
                    <wp:positionV relativeFrom="page">
                      <wp:posOffset>3124200</wp:posOffset>
                    </wp:positionV>
                    <wp:extent cx="7559675" cy="7562850"/>
                    <wp:effectExtent l="0" t="0" r="3175" b="0"/>
                    <wp:wrapNone/>
                    <wp:docPr id="1057810822" name="Rectangle 1"/>
                    <wp:cNvGraphicFramePr/>
                    <a:graphic xmlns:a="http://schemas.openxmlformats.org/drawingml/2006/main">
                      <a:graphicData uri="http://schemas.microsoft.com/office/word/2010/wordprocessingShape">
                        <wps:wsp>
                          <wps:cNvSpPr/>
                          <wps:spPr>
                            <a:xfrm>
                              <a:off x="0" y="0"/>
                              <a:ext cx="7559675" cy="7562850"/>
                            </a:xfrm>
                            <a:prstGeom prst="rect">
                              <a:avLst/>
                            </a:prstGeom>
                            <a:solidFill>
                              <a:srgbClr val="03526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w14:anchorId="48E0E81C">
                  <v:rect id="Rectangle 1" style="position:absolute;margin-left:0;margin-top:246pt;width:595.25pt;height:595.5pt;z-index:-25157426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35269" stroked="f" strokeweight="1pt" w14:anchorId="7CAB0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">
                    <w10:wrap anchorx="page" anchory="page"/>
                  </v:rect>
                </w:pict>
              </mc:Fallback>
            </mc:AlternateContent>
          </w:r>
        </w:p>
      </w:sdtContent>
    </w:sdt>
    <w:p w14:paraId="641F7598" w14:textId="77777777" w:rsidR="009A631C" w:rsidRDefault="009A631C">
      <w:r>
        <w:br w:type="page"/>
      </w:r>
    </w:p>
    <w:p w14:paraId="25EF2BBA" w14:textId="62D997E9" w:rsidR="009A631C" w:rsidRDefault="009A631C" w:rsidP="00C711E2">
      <w:pPr>
        <w:pStyle w:val="Overskrift1"/>
      </w:pPr>
      <w:bookmarkStart w:id="182" w:name="_Toc215062170"/>
      <w:r>
        <w:rPr>
          <w:noProof/>
        </w:rPr>
        <w:lastRenderedPageBreak/>
        <mc:AlternateContent>
          <mc:Choice Requires="wps">
            <w:drawing>
              <wp:anchor distT="5400675" distB="720090" distL="7200900" distR="7200900" simplePos="0" relativeHeight="251658285" behindDoc="0" locked="0" layoutInCell="1" allowOverlap="1" wp14:anchorId="0794D360" wp14:editId="737DAC6A">
                <wp:simplePos x="0" y="0"/>
                <wp:positionH relativeFrom="page">
                  <wp:posOffset>838200</wp:posOffset>
                </wp:positionH>
                <wp:positionV relativeFrom="page">
                  <wp:posOffset>868680</wp:posOffset>
                </wp:positionV>
                <wp:extent cx="1537200" cy="547200"/>
                <wp:effectExtent l="0" t="0" r="6350" b="5715"/>
                <wp:wrapSquare wrapText="bothSides"/>
                <wp:docPr id="1607799285" name="Graphic 1"/>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0069E8"/>
                        </a:solidFill>
                        <a:ln w="0" cap="flat">
                          <a:noFill/>
                          <a:prstDash val="solid"/>
                          <a:miter/>
                        </a:ln>
                      </wps:spPr>
                      <wps:txbx>
                        <w:txbxContent>
                          <w:p w14:paraId="222052A8" w14:textId="3C3638E4" w:rsidR="009A631C" w:rsidRPr="0042456F" w:rsidRDefault="009A631C" w:rsidP="0042456F">
                            <w:pPr>
                              <w:pStyle w:val="Figurtekst"/>
                            </w:pPr>
                            <w:r w:rsidRPr="0042456F">
                              <w:t>Kapittel</w:t>
                            </w:r>
                            <w:r>
                              <w:t xml:space="preserve"> </w:t>
                            </w:r>
                            <w:r w:rsidR="003E7D8E">
                              <w:fldChar w:fldCharType="begin"/>
                            </w:r>
                            <w:r w:rsidR="003E7D8E">
                              <w:instrText xml:space="preserve"> seq chap \c </w:instrText>
                            </w:r>
                            <w:r w:rsidR="003E7D8E">
                              <w:fldChar w:fldCharType="separate"/>
                            </w:r>
                            <w:r w:rsidR="003E7D8E">
                              <w:rPr>
                                <w:noProof/>
                              </w:rPr>
                              <w:t>3</w:t>
                            </w:r>
                            <w:r w:rsidR="003E7D8E">
                              <w:rPr>
                                <w:noProof/>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4D360" id="_x0000_s1047" style="position:absolute;left:0;text-align:left;margin-left:66pt;margin-top:68.4pt;width:121.05pt;height:43.1pt;z-index:251658285;visibility:visible;mso-wrap-style:square;mso-width-percent:0;mso-height-percent:0;mso-wrap-distance-left:567pt;mso-wrap-distance-top:425.25pt;mso-wrap-distance-right:567pt;mso-wrap-distance-bottom:56.7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" adj="-11796480,,5400" path="m,l,548211r1537846,l1537846,274106c1537846,122742,1414870,,1263217,l,xe" fillcolor="#0069e8" stroked="f" strokeweight="0">
                <v:stroke joinstyle="miter"/>
                <v:formulas/>
                <v:path arrowok="t" o:connecttype="custom" o:connectlocs="0,0;0,547200;1537201,547200;1537201,273600;1262687,0;0,0" o:connectangles="0,0,0,0,0,0" textboxrect="0,0,1537845,548211"/>
                <v:textbox inset="5.8mm,3mm">
                  <w:txbxContent>
                    <w:p w14:paraId="222052A8" w14:textId="3C3638E4" w:rsidR="009A631C" w:rsidRPr="0042456F" w:rsidRDefault="009A631C" w:rsidP="0042456F">
                      <w:pPr>
                        <w:pStyle w:val="Figurtekst"/>
                      </w:pPr>
                      <w:r w:rsidRPr="0042456F">
                        <w:t>Kapittel</w:t>
                      </w:r>
                      <w:r>
                        <w:t xml:space="preserve"> </w:t>
                      </w:r>
                      <w:r w:rsidR="003E7D8E">
                        <w:fldChar w:fldCharType="begin"/>
                      </w:r>
                      <w:r w:rsidR="003E7D8E">
                        <w:instrText xml:space="preserve"> seq chap \c </w:instrText>
                      </w:r>
                      <w:r w:rsidR="003E7D8E">
                        <w:fldChar w:fldCharType="separate"/>
                      </w:r>
                      <w:r w:rsidR="003E7D8E">
                        <w:rPr>
                          <w:noProof/>
                        </w:rPr>
                        <w:t>3</w:t>
                      </w:r>
                      <w:r w:rsidR="003E7D8E">
                        <w:rPr>
                          <w:noProof/>
                        </w:rPr>
                        <w:fldChar w:fldCharType="end"/>
                      </w:r>
                    </w:p>
                  </w:txbxContent>
                </v:textbox>
                <w10:wrap type="square" anchorx="page" anchory="page"/>
              </v:shape>
            </w:pict>
          </mc:Fallback>
        </mc:AlternateContent>
      </w:r>
      <w:bookmarkEnd w:id="182"/>
      <w:r w:rsidR="004D309E">
        <w:t>Prosess for oppdatering av Veikartet til Q</w:t>
      </w:r>
      <w:ins w:id="183" w:author="Kine Markman" w:date="2026-07-08T07:18:00Z" w16du:dateUtc="2026-07-08T05:18:00Z">
        <w:r w:rsidR="00137150">
          <w:t>3</w:t>
        </w:r>
      </w:ins>
      <w:del w:id="184" w:author="Kine Markman" w:date="2026-07-08T07:18:00Z" w16du:dateUtc="2026-07-08T05:18:00Z">
        <w:r w:rsidR="004D309E" w:rsidDel="00137150">
          <w:delText>1</w:delText>
        </w:r>
      </w:del>
      <w:r w:rsidR="004D309E">
        <w:t xml:space="preserve"> 2026. </w:t>
      </w:r>
    </w:p>
    <w:p w14:paraId="636D3A70" w14:textId="49B7A9F0" w:rsidR="009A631C" w:rsidRDefault="004D309E" w:rsidP="00D016F5">
      <w:pPr>
        <w:pStyle w:val="Ingress"/>
        <w:spacing w:after="280"/>
      </w:pPr>
      <w:r>
        <w:rPr>
          <w:rStyle w:val="Plassholdertekst"/>
        </w:rPr>
        <w:t xml:space="preserve">Veikartet for nasjonal e-helsestrategi viser pågående og planlagt aktivitet fra helse- og omsorgssektoren. Veikartet oppdateres to ganger per år basert på </w:t>
      </w:r>
      <w:r w:rsidR="00E634AC">
        <w:rPr>
          <w:rStyle w:val="Plassholdertekst"/>
        </w:rPr>
        <w:t xml:space="preserve">innspill fra sektoren og Nasjonal rådsmodell for digitalisering. </w:t>
      </w:r>
    </w:p>
    <w:p w14:paraId="44234140" w14:textId="38F8FC7F" w:rsidR="00EA6962" w:rsidRPr="00137150" w:rsidRDefault="00DF4503" w:rsidP="00EA6962">
      <w:pPr>
        <w:rPr>
          <w:highlight w:val="yellow"/>
          <w:rPrChange w:id="185" w:author="Kine Markman" w:date="2026-07-08T07:18:00Z" w16du:dateUtc="2026-07-08T05:18:00Z">
            <w:rPr/>
          </w:rPrChange>
        </w:rPr>
      </w:pPr>
      <w:r w:rsidRPr="007328F1">
        <w:t>Versjonen av veikartet som publiseres</w:t>
      </w:r>
      <w:r w:rsidR="00577E70">
        <w:t xml:space="preserve"> </w:t>
      </w:r>
      <w:r w:rsidR="00236C2E">
        <w:t xml:space="preserve">i </w:t>
      </w:r>
      <w:del w:id="186" w:author="Kine Markman" w:date="2026-07-08T07:18:00Z" w16du:dateUtc="2026-07-08T05:18:00Z">
        <w:r w:rsidRPr="007328F1" w:rsidDel="00137150">
          <w:delText xml:space="preserve">januar </w:delText>
        </w:r>
      </w:del>
      <w:ins w:id="187" w:author="Kine Markman" w:date="2026-07-08T07:18:00Z" w16du:dateUtc="2026-07-08T05:18:00Z">
        <w:r w:rsidR="00137150">
          <w:t>september</w:t>
        </w:r>
        <w:r w:rsidR="00137150" w:rsidRPr="007328F1">
          <w:t xml:space="preserve"> </w:t>
        </w:r>
      </w:ins>
      <w:r w:rsidRPr="007328F1">
        <w:t xml:space="preserve">2026, </w:t>
      </w:r>
      <w:r w:rsidRPr="00137150">
        <w:rPr>
          <w:highlight w:val="yellow"/>
          <w:rPrChange w:id="188" w:author="Kine Markman" w:date="2026-07-08T07:18:00Z" w16du:dateUtc="2026-07-08T05:18:00Z">
            <w:rPr/>
          </w:rPrChange>
        </w:rPr>
        <w:t>er oppdatert basert p</w:t>
      </w:r>
      <w:r w:rsidRPr="00137150">
        <w:rPr>
          <w:rFonts w:hint="eastAsia"/>
          <w:highlight w:val="yellow"/>
          <w:rPrChange w:id="189" w:author="Kine Markman" w:date="2026-07-08T07:18:00Z" w16du:dateUtc="2026-07-08T05:18:00Z">
            <w:rPr>
              <w:rFonts w:hint="eastAsia"/>
            </w:rPr>
          </w:rPrChange>
        </w:rPr>
        <w:t>å</w:t>
      </w:r>
      <w:r w:rsidRPr="00137150">
        <w:rPr>
          <w:highlight w:val="yellow"/>
          <w:rPrChange w:id="190" w:author="Kine Markman" w:date="2026-07-08T07:18:00Z" w16du:dateUtc="2026-07-08T05:18:00Z">
            <w:rPr/>
          </w:rPrChange>
        </w:rPr>
        <w:t xml:space="preserve"> innspill fra KS, </w:t>
      </w:r>
      <w:r w:rsidR="001577BF" w:rsidRPr="00137150">
        <w:rPr>
          <w:highlight w:val="yellow"/>
          <w:rPrChange w:id="191" w:author="Kine Markman" w:date="2026-07-08T07:18:00Z" w16du:dateUtc="2026-07-08T05:18:00Z">
            <w:rPr/>
          </w:rPrChange>
        </w:rPr>
        <w:t xml:space="preserve">HDO, </w:t>
      </w:r>
      <w:r w:rsidRPr="00137150">
        <w:rPr>
          <w:highlight w:val="yellow"/>
          <w:rPrChange w:id="192" w:author="Kine Markman" w:date="2026-07-08T07:18:00Z" w16du:dateUtc="2026-07-08T05:18:00Z">
            <w:rPr/>
          </w:rPrChange>
        </w:rPr>
        <w:t>RHFene og FHI</w:t>
      </w:r>
      <w:r w:rsidR="00634A4A" w:rsidRPr="00137150">
        <w:rPr>
          <w:highlight w:val="yellow"/>
          <w:rPrChange w:id="193" w:author="Kine Markman" w:date="2026-07-08T07:18:00Z" w16du:dateUtc="2026-07-08T05:18:00Z">
            <w:rPr/>
          </w:rPrChange>
        </w:rPr>
        <w:t>, samt akt</w:t>
      </w:r>
      <w:r w:rsidR="00634A4A" w:rsidRPr="00137150">
        <w:rPr>
          <w:rFonts w:hint="eastAsia"/>
          <w:highlight w:val="yellow"/>
          <w:rPrChange w:id="194" w:author="Kine Markman" w:date="2026-07-08T07:18:00Z" w16du:dateUtc="2026-07-08T05:18:00Z">
            <w:rPr>
              <w:rFonts w:hint="eastAsia"/>
            </w:rPr>
          </w:rPrChange>
        </w:rPr>
        <w:t>ø</w:t>
      </w:r>
      <w:r w:rsidR="00634A4A" w:rsidRPr="00137150">
        <w:rPr>
          <w:highlight w:val="yellow"/>
          <w:rPrChange w:id="195" w:author="Kine Markman" w:date="2026-07-08T07:18:00Z" w16du:dateUtc="2026-07-08T05:18:00Z">
            <w:rPr/>
          </w:rPrChange>
        </w:rPr>
        <w:t>rens rapportering p</w:t>
      </w:r>
      <w:r w:rsidR="00634A4A" w:rsidRPr="00137150">
        <w:rPr>
          <w:rFonts w:hint="eastAsia"/>
          <w:highlight w:val="yellow"/>
          <w:rPrChange w:id="196" w:author="Kine Markman" w:date="2026-07-08T07:18:00Z" w16du:dateUtc="2026-07-08T05:18:00Z">
            <w:rPr>
              <w:rFonts w:hint="eastAsia"/>
            </w:rPr>
          </w:rPrChange>
        </w:rPr>
        <w:t>å</w:t>
      </w:r>
      <w:r w:rsidR="00634A4A" w:rsidRPr="00137150">
        <w:rPr>
          <w:highlight w:val="yellow"/>
          <w:rPrChange w:id="197" w:author="Kine Markman" w:date="2026-07-08T07:18:00Z" w16du:dateUtc="2026-07-08T05:18:00Z">
            <w:rPr/>
          </w:rPrChange>
        </w:rPr>
        <w:t xml:space="preserve"> tiltak til nasjonal e-helseportef</w:t>
      </w:r>
      <w:r w:rsidR="00634A4A" w:rsidRPr="00137150">
        <w:rPr>
          <w:rFonts w:hint="eastAsia"/>
          <w:highlight w:val="yellow"/>
          <w:rPrChange w:id="198" w:author="Kine Markman" w:date="2026-07-08T07:18:00Z" w16du:dateUtc="2026-07-08T05:18:00Z">
            <w:rPr>
              <w:rFonts w:hint="eastAsia"/>
            </w:rPr>
          </w:rPrChange>
        </w:rPr>
        <w:t>ø</w:t>
      </w:r>
      <w:r w:rsidR="00634A4A" w:rsidRPr="00137150">
        <w:rPr>
          <w:highlight w:val="yellow"/>
          <w:rPrChange w:id="199" w:author="Kine Markman" w:date="2026-07-08T07:18:00Z" w16du:dateUtc="2026-07-08T05:18:00Z">
            <w:rPr/>
          </w:rPrChange>
        </w:rPr>
        <w:t>lje. Nasjonalt portef</w:t>
      </w:r>
      <w:r w:rsidR="00634A4A" w:rsidRPr="00137150">
        <w:rPr>
          <w:rFonts w:hint="eastAsia"/>
          <w:highlight w:val="yellow"/>
          <w:rPrChange w:id="200" w:author="Kine Markman" w:date="2026-07-08T07:18:00Z" w16du:dateUtc="2026-07-08T05:18:00Z">
            <w:rPr>
              <w:rFonts w:hint="eastAsia"/>
            </w:rPr>
          </w:rPrChange>
        </w:rPr>
        <w:t>ø</w:t>
      </w:r>
      <w:r w:rsidR="00634A4A" w:rsidRPr="00137150">
        <w:rPr>
          <w:highlight w:val="yellow"/>
          <w:rPrChange w:id="201" w:author="Kine Markman" w:date="2026-07-08T07:18:00Z" w16du:dateUtc="2026-07-08T05:18:00Z">
            <w:rPr/>
          </w:rPrChange>
        </w:rPr>
        <w:t>ljekontor</w:t>
      </w:r>
      <w:r w:rsidR="00EA6962" w:rsidRPr="00137150">
        <w:rPr>
          <w:highlight w:val="yellow"/>
          <w:rPrChange w:id="202" w:author="Kine Markman" w:date="2026-07-08T07:18:00Z" w16du:dateUtc="2026-07-08T05:18:00Z">
            <w:rPr/>
          </w:rPrChange>
        </w:rPr>
        <w:t>,</w:t>
      </w:r>
      <w:r w:rsidR="00634A4A" w:rsidRPr="00137150">
        <w:rPr>
          <w:highlight w:val="yellow"/>
          <w:rPrChange w:id="203" w:author="Kine Markman" w:date="2026-07-08T07:18:00Z" w16du:dateUtc="2026-07-08T05:18:00Z">
            <w:rPr/>
          </w:rPrChange>
        </w:rPr>
        <w:t xml:space="preserve"> som forvalter og videreutvikler nasjonal e-helseportef</w:t>
      </w:r>
      <w:r w:rsidR="00634A4A" w:rsidRPr="00137150">
        <w:rPr>
          <w:rFonts w:hint="eastAsia"/>
          <w:highlight w:val="yellow"/>
          <w:rPrChange w:id="204" w:author="Kine Markman" w:date="2026-07-08T07:18:00Z" w16du:dateUtc="2026-07-08T05:18:00Z">
            <w:rPr>
              <w:rFonts w:hint="eastAsia"/>
            </w:rPr>
          </w:rPrChange>
        </w:rPr>
        <w:t>ø</w:t>
      </w:r>
      <w:r w:rsidR="00634A4A" w:rsidRPr="00137150">
        <w:rPr>
          <w:highlight w:val="yellow"/>
          <w:rPrChange w:id="205" w:author="Kine Markman" w:date="2026-07-08T07:18:00Z" w16du:dateUtc="2026-07-08T05:18:00Z">
            <w:rPr/>
          </w:rPrChange>
        </w:rPr>
        <w:t>lje og Veikart for nasjonal e-helsestrategi</w:t>
      </w:r>
      <w:r w:rsidR="00D81C16" w:rsidRPr="00137150">
        <w:rPr>
          <w:highlight w:val="yellow"/>
          <w:rPrChange w:id="206" w:author="Kine Markman" w:date="2026-07-08T07:18:00Z" w16du:dateUtc="2026-07-08T05:18:00Z">
            <w:rPr/>
          </w:rPrChange>
        </w:rPr>
        <w:t>,</w:t>
      </w:r>
      <w:r w:rsidR="00634A4A" w:rsidRPr="00137150">
        <w:rPr>
          <w:highlight w:val="yellow"/>
          <w:rPrChange w:id="207" w:author="Kine Markman" w:date="2026-07-08T07:18:00Z" w16du:dateUtc="2026-07-08T05:18:00Z">
            <w:rPr/>
          </w:rPrChange>
        </w:rPr>
        <w:t xml:space="preserve"> </w:t>
      </w:r>
      <w:r w:rsidR="00F15D7E" w:rsidRPr="00137150">
        <w:rPr>
          <w:highlight w:val="yellow"/>
          <w:rPrChange w:id="208" w:author="Kine Markman" w:date="2026-07-08T07:18:00Z" w16du:dateUtc="2026-07-08T05:18:00Z">
            <w:rPr/>
          </w:rPrChange>
        </w:rPr>
        <w:t>tilstreber gjenbruk av rapportering fra akt</w:t>
      </w:r>
      <w:r w:rsidR="00F15D7E" w:rsidRPr="00137150">
        <w:rPr>
          <w:rFonts w:hint="eastAsia"/>
          <w:highlight w:val="yellow"/>
          <w:rPrChange w:id="209" w:author="Kine Markman" w:date="2026-07-08T07:18:00Z" w16du:dateUtc="2026-07-08T05:18:00Z">
            <w:rPr>
              <w:rFonts w:hint="eastAsia"/>
            </w:rPr>
          </w:rPrChange>
        </w:rPr>
        <w:t>ø</w:t>
      </w:r>
      <w:r w:rsidR="00F15D7E" w:rsidRPr="00137150">
        <w:rPr>
          <w:highlight w:val="yellow"/>
          <w:rPrChange w:id="210" w:author="Kine Markman" w:date="2026-07-08T07:18:00Z" w16du:dateUtc="2026-07-08T05:18:00Z">
            <w:rPr/>
          </w:rPrChange>
        </w:rPr>
        <w:t xml:space="preserve">rene og </w:t>
      </w:r>
      <w:r w:rsidR="00EA6962" w:rsidRPr="00137150">
        <w:rPr>
          <w:highlight w:val="yellow"/>
          <w:rPrChange w:id="211" w:author="Kine Markman" w:date="2026-07-08T07:18:00Z" w16du:dateUtc="2026-07-08T05:18:00Z">
            <w:rPr/>
          </w:rPrChange>
        </w:rPr>
        <w:t xml:space="preserve">involverer der det er behov for innspill som ikke kan hentes fra </w:t>
      </w:r>
      <w:r w:rsidR="00E44E24" w:rsidRPr="00137150">
        <w:rPr>
          <w:highlight w:val="yellow"/>
          <w:rPrChange w:id="212" w:author="Kine Markman" w:date="2026-07-08T07:18:00Z" w16du:dateUtc="2026-07-08T05:18:00Z">
            <w:rPr/>
          </w:rPrChange>
        </w:rPr>
        <w:t>akt</w:t>
      </w:r>
      <w:r w:rsidR="00E44E24" w:rsidRPr="00137150">
        <w:rPr>
          <w:rFonts w:hint="eastAsia"/>
          <w:highlight w:val="yellow"/>
          <w:rPrChange w:id="213" w:author="Kine Markman" w:date="2026-07-08T07:18:00Z" w16du:dateUtc="2026-07-08T05:18:00Z">
            <w:rPr>
              <w:rFonts w:hint="eastAsia"/>
            </w:rPr>
          </w:rPrChange>
        </w:rPr>
        <w:t>ø</w:t>
      </w:r>
      <w:r w:rsidR="00E44E24" w:rsidRPr="00137150">
        <w:rPr>
          <w:highlight w:val="yellow"/>
          <w:rPrChange w:id="214" w:author="Kine Markman" w:date="2026-07-08T07:18:00Z" w16du:dateUtc="2026-07-08T05:18:00Z">
            <w:rPr/>
          </w:rPrChange>
        </w:rPr>
        <w:t xml:space="preserve">renes </w:t>
      </w:r>
      <w:r w:rsidR="00BB3DB8" w:rsidRPr="00137150">
        <w:rPr>
          <w:highlight w:val="yellow"/>
          <w:rPrChange w:id="215" w:author="Kine Markman" w:date="2026-07-08T07:18:00Z" w16du:dateUtc="2026-07-08T05:18:00Z">
            <w:rPr/>
          </w:rPrChange>
        </w:rPr>
        <w:t xml:space="preserve">egen </w:t>
      </w:r>
      <w:r w:rsidR="00EA6962" w:rsidRPr="00137150">
        <w:rPr>
          <w:highlight w:val="yellow"/>
          <w:rPrChange w:id="216" w:author="Kine Markman" w:date="2026-07-08T07:18:00Z" w16du:dateUtc="2026-07-08T05:18:00Z">
            <w:rPr/>
          </w:rPrChange>
        </w:rPr>
        <w:t xml:space="preserve">rapportering. </w:t>
      </w:r>
    </w:p>
    <w:p w14:paraId="3BA439C4" w14:textId="77777777" w:rsidR="00BB3DB8" w:rsidRPr="00137150" w:rsidRDefault="00BB3DB8">
      <w:pPr>
        <w:rPr>
          <w:highlight w:val="yellow"/>
          <w:rPrChange w:id="217" w:author="Kine Markman" w:date="2026-07-08T07:18:00Z" w16du:dateUtc="2026-07-08T05:18:00Z">
            <w:rPr/>
          </w:rPrChange>
        </w:rPr>
      </w:pPr>
    </w:p>
    <w:p w14:paraId="3F1356A1" w14:textId="2FA8FC83" w:rsidR="00502CCB" w:rsidRPr="00137150" w:rsidRDefault="00EA6962">
      <w:pPr>
        <w:rPr>
          <w:highlight w:val="yellow"/>
          <w:rPrChange w:id="218" w:author="Kine Markman" w:date="2026-07-08T07:18:00Z" w16du:dateUtc="2026-07-08T05:18:00Z">
            <w:rPr/>
          </w:rPrChange>
        </w:rPr>
      </w:pPr>
      <w:r w:rsidRPr="00137150">
        <w:rPr>
          <w:highlight w:val="yellow"/>
          <w:rPrChange w:id="219" w:author="Kine Markman" w:date="2026-07-08T07:18:00Z" w16du:dateUtc="2026-07-08T05:18:00Z">
            <w:rPr/>
          </w:rPrChange>
        </w:rPr>
        <w:t xml:space="preserve">I versjonene til Q1 er det </w:t>
      </w:r>
      <w:r w:rsidR="00BB3DB8" w:rsidRPr="00137150">
        <w:rPr>
          <w:highlight w:val="yellow"/>
          <w:rPrChange w:id="220" w:author="Kine Markman" w:date="2026-07-08T07:18:00Z" w16du:dateUtc="2026-07-08T05:18:00Z">
            <w:rPr/>
          </w:rPrChange>
        </w:rPr>
        <w:t xml:space="preserve">gjort </w:t>
      </w:r>
      <w:r w:rsidRPr="00137150">
        <w:rPr>
          <w:highlight w:val="yellow"/>
          <w:rPrChange w:id="221" w:author="Kine Markman" w:date="2026-07-08T07:18:00Z" w16du:dateUtc="2026-07-08T05:18:00Z">
            <w:rPr/>
          </w:rPrChange>
        </w:rPr>
        <w:t>endringer i delm</w:t>
      </w:r>
      <w:r w:rsidRPr="00137150">
        <w:rPr>
          <w:rFonts w:hint="eastAsia"/>
          <w:highlight w:val="yellow"/>
          <w:rPrChange w:id="222" w:author="Kine Markman" w:date="2026-07-08T07:18:00Z" w16du:dateUtc="2026-07-08T05:18:00Z">
            <w:rPr>
              <w:rFonts w:hint="eastAsia"/>
            </w:rPr>
          </w:rPrChange>
        </w:rPr>
        <w:t>å</w:t>
      </w:r>
      <w:r w:rsidRPr="00137150">
        <w:rPr>
          <w:highlight w:val="yellow"/>
          <w:rPrChange w:id="223" w:author="Kine Markman" w:date="2026-07-08T07:18:00Z" w16du:dateUtc="2026-07-08T05:18:00Z">
            <w:rPr/>
          </w:rPrChange>
        </w:rPr>
        <w:t>l</w:t>
      </w:r>
      <w:r w:rsidR="00935362" w:rsidRPr="00137150">
        <w:rPr>
          <w:highlight w:val="yellow"/>
          <w:rPrChange w:id="224" w:author="Kine Markman" w:date="2026-07-08T07:18:00Z" w16du:dateUtc="2026-07-08T05:18:00Z">
            <w:rPr/>
          </w:rPrChange>
        </w:rPr>
        <w:t>ene</w:t>
      </w:r>
      <w:r w:rsidRPr="00137150">
        <w:rPr>
          <w:highlight w:val="yellow"/>
          <w:rPrChange w:id="225" w:author="Kine Markman" w:date="2026-07-08T07:18:00Z" w16du:dateUtc="2026-07-08T05:18:00Z">
            <w:rPr/>
          </w:rPrChange>
        </w:rPr>
        <w:t xml:space="preserve"> under m</w:t>
      </w:r>
      <w:r w:rsidRPr="00137150">
        <w:rPr>
          <w:rFonts w:hint="eastAsia"/>
          <w:highlight w:val="yellow"/>
          <w:rPrChange w:id="226" w:author="Kine Markman" w:date="2026-07-08T07:18:00Z" w16du:dateUtc="2026-07-08T05:18:00Z">
            <w:rPr>
              <w:rFonts w:hint="eastAsia"/>
            </w:rPr>
          </w:rPrChange>
        </w:rPr>
        <w:t>å</w:t>
      </w:r>
      <w:r w:rsidRPr="00137150">
        <w:rPr>
          <w:highlight w:val="yellow"/>
          <w:rPrChange w:id="227" w:author="Kine Markman" w:date="2026-07-08T07:18:00Z" w16du:dateUtc="2026-07-08T05:18:00Z">
            <w:rPr/>
          </w:rPrChange>
        </w:rPr>
        <w:t xml:space="preserve">l 1 og </w:t>
      </w:r>
      <w:r w:rsidR="00935362" w:rsidRPr="00137150">
        <w:rPr>
          <w:highlight w:val="yellow"/>
          <w:rPrChange w:id="228" w:author="Kine Markman" w:date="2026-07-08T07:18:00Z" w16du:dateUtc="2026-07-08T05:18:00Z">
            <w:rPr/>
          </w:rPrChange>
        </w:rPr>
        <w:t>m</w:t>
      </w:r>
      <w:r w:rsidR="00935362" w:rsidRPr="00137150">
        <w:rPr>
          <w:rFonts w:hint="eastAsia"/>
          <w:highlight w:val="yellow"/>
          <w:rPrChange w:id="229" w:author="Kine Markman" w:date="2026-07-08T07:18:00Z" w16du:dateUtc="2026-07-08T05:18:00Z">
            <w:rPr>
              <w:rFonts w:hint="eastAsia"/>
            </w:rPr>
          </w:rPrChange>
        </w:rPr>
        <w:t>å</w:t>
      </w:r>
      <w:r w:rsidR="00935362" w:rsidRPr="00137150">
        <w:rPr>
          <w:highlight w:val="yellow"/>
          <w:rPrChange w:id="230" w:author="Kine Markman" w:date="2026-07-08T07:18:00Z" w16du:dateUtc="2026-07-08T05:18:00Z">
            <w:rPr/>
          </w:rPrChange>
        </w:rPr>
        <w:t xml:space="preserve">l </w:t>
      </w:r>
      <w:r w:rsidRPr="00137150">
        <w:rPr>
          <w:highlight w:val="yellow"/>
          <w:rPrChange w:id="231" w:author="Kine Markman" w:date="2026-07-08T07:18:00Z" w16du:dateUtc="2026-07-08T05:18:00Z">
            <w:rPr/>
          </w:rPrChange>
        </w:rPr>
        <w:t>2 basert p</w:t>
      </w:r>
      <w:r w:rsidRPr="00137150">
        <w:rPr>
          <w:rFonts w:hint="eastAsia"/>
          <w:highlight w:val="yellow"/>
          <w:rPrChange w:id="232" w:author="Kine Markman" w:date="2026-07-08T07:18:00Z" w16du:dateUtc="2026-07-08T05:18:00Z">
            <w:rPr>
              <w:rFonts w:hint="eastAsia"/>
            </w:rPr>
          </w:rPrChange>
        </w:rPr>
        <w:t>å</w:t>
      </w:r>
      <w:r w:rsidRPr="00137150">
        <w:rPr>
          <w:highlight w:val="yellow"/>
          <w:rPrChange w:id="233" w:author="Kine Markman" w:date="2026-07-08T07:18:00Z" w16du:dateUtc="2026-07-08T05:18:00Z">
            <w:rPr/>
          </w:rPrChange>
        </w:rPr>
        <w:t xml:space="preserve"> behandling i r</w:t>
      </w:r>
      <w:r w:rsidRPr="00137150">
        <w:rPr>
          <w:rFonts w:hint="eastAsia"/>
          <w:highlight w:val="yellow"/>
          <w:rPrChange w:id="234" w:author="Kine Markman" w:date="2026-07-08T07:18:00Z" w16du:dateUtc="2026-07-08T05:18:00Z">
            <w:rPr>
              <w:rFonts w:hint="eastAsia"/>
            </w:rPr>
          </w:rPrChange>
        </w:rPr>
        <w:t>å</w:t>
      </w:r>
      <w:r w:rsidRPr="00137150">
        <w:rPr>
          <w:highlight w:val="yellow"/>
          <w:rPrChange w:id="235" w:author="Kine Markman" w:date="2026-07-08T07:18:00Z" w16du:dateUtc="2026-07-08T05:18:00Z">
            <w:rPr/>
          </w:rPrChange>
        </w:rPr>
        <w:t>dsmodellen i Q3 2025.</w:t>
      </w:r>
      <w:r w:rsidR="00C31891" w:rsidRPr="00137150">
        <w:rPr>
          <w:highlight w:val="yellow"/>
          <w:rPrChange w:id="236" w:author="Kine Markman" w:date="2026-07-08T07:18:00Z" w16du:dateUtc="2026-07-08T05:18:00Z">
            <w:rPr/>
          </w:rPrChange>
        </w:rPr>
        <w:t xml:space="preserve"> Forslag til endringen er sendt KS og RHFene for innspill</w:t>
      </w:r>
      <w:r w:rsidR="006D47E9" w:rsidRPr="00137150">
        <w:rPr>
          <w:highlight w:val="yellow"/>
          <w:rPrChange w:id="237" w:author="Kine Markman" w:date="2026-07-08T07:18:00Z" w16du:dateUtc="2026-07-08T05:18:00Z">
            <w:rPr/>
          </w:rPrChange>
        </w:rPr>
        <w:t>, og justert basert p</w:t>
      </w:r>
      <w:r w:rsidR="006D47E9" w:rsidRPr="00137150">
        <w:rPr>
          <w:rFonts w:hint="eastAsia"/>
          <w:highlight w:val="yellow"/>
          <w:rPrChange w:id="238" w:author="Kine Markman" w:date="2026-07-08T07:18:00Z" w16du:dateUtc="2026-07-08T05:18:00Z">
            <w:rPr>
              <w:rFonts w:hint="eastAsia"/>
            </w:rPr>
          </w:rPrChange>
        </w:rPr>
        <w:t>å</w:t>
      </w:r>
      <w:r w:rsidR="006D47E9" w:rsidRPr="00137150">
        <w:rPr>
          <w:highlight w:val="yellow"/>
          <w:rPrChange w:id="239" w:author="Kine Markman" w:date="2026-07-08T07:18:00Z" w16du:dateUtc="2026-07-08T05:18:00Z">
            <w:rPr/>
          </w:rPrChange>
        </w:rPr>
        <w:t xml:space="preserve"> mottatte tilbakemeldinger. </w:t>
      </w:r>
    </w:p>
    <w:p w14:paraId="7C3C816B" w14:textId="77777777" w:rsidR="007013FC" w:rsidRPr="00137150" w:rsidRDefault="007013FC">
      <w:pPr>
        <w:rPr>
          <w:highlight w:val="yellow"/>
          <w:rPrChange w:id="240" w:author="Kine Markman" w:date="2026-07-08T07:18:00Z" w16du:dateUtc="2026-07-08T05:18:00Z">
            <w:rPr/>
          </w:rPrChange>
        </w:rPr>
      </w:pPr>
    </w:p>
    <w:p w14:paraId="737D42AD" w14:textId="11982C8F" w:rsidR="006D47E9" w:rsidRDefault="006D47E9">
      <w:pPr>
        <w:rPr>
          <w:ins w:id="241" w:author="Kine Markman" w:date="2026-07-08T07:19:00Z" w16du:dateUtc="2026-07-08T05:19:00Z"/>
        </w:rPr>
      </w:pPr>
      <w:r w:rsidRPr="00137150">
        <w:rPr>
          <w:highlight w:val="yellow"/>
          <w:rPrChange w:id="242" w:author="Kine Markman" w:date="2026-07-08T07:18:00Z" w16du:dateUtc="2026-07-08T05:18:00Z">
            <w:rPr/>
          </w:rPrChange>
        </w:rPr>
        <w:t>Det planlegges for en st</w:t>
      </w:r>
      <w:r w:rsidRPr="00137150">
        <w:rPr>
          <w:rFonts w:hint="eastAsia"/>
          <w:highlight w:val="yellow"/>
          <w:rPrChange w:id="243" w:author="Kine Markman" w:date="2026-07-08T07:18:00Z" w16du:dateUtc="2026-07-08T05:18:00Z">
            <w:rPr>
              <w:rFonts w:hint="eastAsia"/>
            </w:rPr>
          </w:rPrChange>
        </w:rPr>
        <w:t>ø</w:t>
      </w:r>
      <w:r w:rsidRPr="00137150">
        <w:rPr>
          <w:highlight w:val="yellow"/>
          <w:rPrChange w:id="244" w:author="Kine Markman" w:date="2026-07-08T07:18:00Z" w16du:dateUtc="2026-07-08T05:18:00Z">
            <w:rPr/>
          </w:rPrChange>
        </w:rPr>
        <w:t>rre revidering av veikartet i Q2</w:t>
      </w:r>
      <w:r w:rsidR="00BB3DB8" w:rsidRPr="00137150">
        <w:rPr>
          <w:highlight w:val="yellow"/>
          <w:rPrChange w:id="245" w:author="Kine Markman" w:date="2026-07-08T07:18:00Z" w16du:dateUtc="2026-07-08T05:18:00Z">
            <w:rPr/>
          </w:rPrChange>
        </w:rPr>
        <w:t xml:space="preserve"> med </w:t>
      </w:r>
      <w:r w:rsidR="0066473E" w:rsidRPr="00137150">
        <w:rPr>
          <w:highlight w:val="yellow"/>
          <w:rPrChange w:id="246" w:author="Kine Markman" w:date="2026-07-08T07:18:00Z" w16du:dateUtc="2026-07-08T05:18:00Z">
            <w:rPr/>
          </w:rPrChange>
        </w:rPr>
        <w:t>fokus p</w:t>
      </w:r>
      <w:r w:rsidR="0066473E" w:rsidRPr="00137150">
        <w:rPr>
          <w:rFonts w:hint="eastAsia"/>
          <w:highlight w:val="yellow"/>
          <w:rPrChange w:id="247" w:author="Kine Markman" w:date="2026-07-08T07:18:00Z" w16du:dateUtc="2026-07-08T05:18:00Z">
            <w:rPr>
              <w:rFonts w:hint="eastAsia"/>
            </w:rPr>
          </w:rPrChange>
        </w:rPr>
        <w:t>å</w:t>
      </w:r>
      <w:r w:rsidR="0066473E" w:rsidRPr="00137150">
        <w:rPr>
          <w:highlight w:val="yellow"/>
          <w:rPrChange w:id="248" w:author="Kine Markman" w:date="2026-07-08T07:18:00Z" w16du:dateUtc="2026-07-08T05:18:00Z">
            <w:rPr/>
          </w:rPrChange>
        </w:rPr>
        <w:t xml:space="preserve"> EHDS, </w:t>
      </w:r>
      <w:r w:rsidR="00BB3DB8" w:rsidRPr="00137150">
        <w:rPr>
          <w:highlight w:val="yellow"/>
          <w:rPrChange w:id="249" w:author="Kine Markman" w:date="2026-07-08T07:18:00Z" w16du:dateUtc="2026-07-08T05:18:00Z">
            <w:rPr/>
          </w:rPrChange>
        </w:rPr>
        <w:t xml:space="preserve">med </w:t>
      </w:r>
      <w:r w:rsidR="009167A4" w:rsidRPr="00137150">
        <w:rPr>
          <w:highlight w:val="yellow"/>
          <w:rPrChange w:id="250" w:author="Kine Markman" w:date="2026-07-08T07:18:00Z" w16du:dateUtc="2026-07-08T05:18:00Z">
            <w:rPr/>
          </w:rPrChange>
        </w:rPr>
        <w:t>egen arbeidsm</w:t>
      </w:r>
      <w:r w:rsidR="009167A4" w:rsidRPr="00137150">
        <w:rPr>
          <w:rFonts w:hint="eastAsia"/>
          <w:highlight w:val="yellow"/>
          <w:rPrChange w:id="251" w:author="Kine Markman" w:date="2026-07-08T07:18:00Z" w16du:dateUtc="2026-07-08T05:18:00Z">
            <w:rPr>
              <w:rFonts w:hint="eastAsia"/>
            </w:rPr>
          </w:rPrChange>
        </w:rPr>
        <w:t>ø</w:t>
      </w:r>
      <w:r w:rsidR="009167A4" w:rsidRPr="00137150">
        <w:rPr>
          <w:highlight w:val="yellow"/>
          <w:rPrChange w:id="252" w:author="Kine Markman" w:date="2026-07-08T07:18:00Z" w16du:dateUtc="2026-07-08T05:18:00Z">
            <w:rPr/>
          </w:rPrChange>
        </w:rPr>
        <w:t>ter med akt</w:t>
      </w:r>
      <w:r w:rsidR="009167A4" w:rsidRPr="00137150">
        <w:rPr>
          <w:rFonts w:hint="eastAsia"/>
          <w:highlight w:val="yellow"/>
          <w:rPrChange w:id="253" w:author="Kine Markman" w:date="2026-07-08T07:18:00Z" w16du:dateUtc="2026-07-08T05:18:00Z">
            <w:rPr>
              <w:rFonts w:hint="eastAsia"/>
            </w:rPr>
          </w:rPrChange>
        </w:rPr>
        <w:t>ø</w:t>
      </w:r>
      <w:r w:rsidR="009167A4" w:rsidRPr="00137150">
        <w:rPr>
          <w:highlight w:val="yellow"/>
          <w:rPrChange w:id="254" w:author="Kine Markman" w:date="2026-07-08T07:18:00Z" w16du:dateUtc="2026-07-08T05:18:00Z">
            <w:rPr/>
          </w:rPrChange>
        </w:rPr>
        <w:t>rene som eier aktiviteter i veik</w:t>
      </w:r>
      <w:r w:rsidR="00FE1345" w:rsidRPr="00137150">
        <w:rPr>
          <w:highlight w:val="yellow"/>
          <w:rPrChange w:id="255" w:author="Kine Markman" w:date="2026-07-08T07:18:00Z" w16du:dateUtc="2026-07-08T05:18:00Z">
            <w:rPr/>
          </w:rPrChange>
        </w:rPr>
        <w:t>a</w:t>
      </w:r>
      <w:r w:rsidR="009167A4" w:rsidRPr="00137150">
        <w:rPr>
          <w:highlight w:val="yellow"/>
          <w:rPrChange w:id="256" w:author="Kine Markman" w:date="2026-07-08T07:18:00Z" w16du:dateUtc="2026-07-08T05:18:00Z">
            <w:rPr/>
          </w:rPrChange>
        </w:rPr>
        <w:t>rtet</w:t>
      </w:r>
      <w:r w:rsidRPr="00137150">
        <w:rPr>
          <w:highlight w:val="yellow"/>
          <w:rPrChange w:id="257" w:author="Kine Markman" w:date="2026-07-08T07:18:00Z" w16du:dateUtc="2026-07-08T05:18:00Z">
            <w:rPr/>
          </w:rPrChange>
        </w:rPr>
        <w:t>, med p</w:t>
      </w:r>
      <w:r w:rsidRPr="00137150">
        <w:rPr>
          <w:rFonts w:hint="eastAsia"/>
          <w:highlight w:val="yellow"/>
          <w:rPrChange w:id="258" w:author="Kine Markman" w:date="2026-07-08T07:18:00Z" w16du:dateUtc="2026-07-08T05:18:00Z">
            <w:rPr>
              <w:rFonts w:hint="eastAsia"/>
            </w:rPr>
          </w:rPrChange>
        </w:rPr>
        <w:t>å</w:t>
      </w:r>
      <w:r w:rsidRPr="00137150">
        <w:rPr>
          <w:highlight w:val="yellow"/>
          <w:rPrChange w:id="259" w:author="Kine Markman" w:date="2026-07-08T07:18:00Z" w16du:dateUtc="2026-07-08T05:18:00Z">
            <w:rPr/>
          </w:rPrChange>
        </w:rPr>
        <w:t>f</w:t>
      </w:r>
      <w:r w:rsidRPr="00137150">
        <w:rPr>
          <w:rFonts w:hint="eastAsia"/>
          <w:highlight w:val="yellow"/>
          <w:rPrChange w:id="260" w:author="Kine Markman" w:date="2026-07-08T07:18:00Z" w16du:dateUtc="2026-07-08T05:18:00Z">
            <w:rPr>
              <w:rFonts w:hint="eastAsia"/>
            </w:rPr>
          </w:rPrChange>
        </w:rPr>
        <w:t>ø</w:t>
      </w:r>
      <w:r w:rsidRPr="00137150">
        <w:rPr>
          <w:highlight w:val="yellow"/>
          <w:rPrChange w:id="261" w:author="Kine Markman" w:date="2026-07-08T07:18:00Z" w16du:dateUtc="2026-07-08T05:18:00Z">
            <w:rPr/>
          </w:rPrChange>
        </w:rPr>
        <w:t xml:space="preserve">lgende publisering av ny versjon i </w:t>
      </w:r>
      <w:r w:rsidR="007013FC" w:rsidRPr="00137150">
        <w:rPr>
          <w:highlight w:val="yellow"/>
          <w:rPrChange w:id="262" w:author="Kine Markman" w:date="2026-07-08T07:18:00Z" w16du:dateUtc="2026-07-08T05:18:00Z">
            <w:rPr/>
          </w:rPrChange>
        </w:rPr>
        <w:t>2. halv</w:t>
      </w:r>
      <w:r w:rsidR="007013FC" w:rsidRPr="00137150">
        <w:rPr>
          <w:rFonts w:hint="eastAsia"/>
          <w:highlight w:val="yellow"/>
          <w:rPrChange w:id="263" w:author="Kine Markman" w:date="2026-07-08T07:18:00Z" w16du:dateUtc="2026-07-08T05:18:00Z">
            <w:rPr>
              <w:rFonts w:hint="eastAsia"/>
            </w:rPr>
          </w:rPrChange>
        </w:rPr>
        <w:t>å</w:t>
      </w:r>
      <w:r w:rsidR="007013FC" w:rsidRPr="00137150">
        <w:rPr>
          <w:highlight w:val="yellow"/>
          <w:rPrChange w:id="264" w:author="Kine Markman" w:date="2026-07-08T07:18:00Z" w16du:dateUtc="2026-07-08T05:18:00Z">
            <w:rPr/>
          </w:rPrChange>
        </w:rPr>
        <w:t>r 2026</w:t>
      </w:r>
      <w:r w:rsidRPr="00137150">
        <w:rPr>
          <w:highlight w:val="yellow"/>
          <w:rPrChange w:id="265" w:author="Kine Markman" w:date="2026-07-08T07:18:00Z" w16du:dateUtc="2026-07-08T05:18:00Z">
            <w:rPr/>
          </w:rPrChange>
        </w:rPr>
        <w:t>.</w:t>
      </w:r>
      <w:r>
        <w:t xml:space="preserve"> </w:t>
      </w:r>
    </w:p>
    <w:p w14:paraId="04456564" w14:textId="77777777" w:rsidR="00137150" w:rsidRDefault="00137150">
      <w:pPr>
        <w:rPr>
          <w:ins w:id="266" w:author="Kine Markman" w:date="2026-07-08T07:19:00Z" w16du:dateUtc="2026-07-08T05:19:00Z"/>
        </w:rPr>
      </w:pPr>
    </w:p>
    <w:p w14:paraId="421F0FD5" w14:textId="5B6C19A3" w:rsidR="00137150" w:rsidRDefault="00137150">
      <w:ins w:id="267" w:author="Kine Markman" w:date="2026-07-08T07:19:00Z" w16du:dateUtc="2026-07-08T05:19:00Z">
        <w:r>
          <w:t>Forankring – tabell med aktør og dato</w:t>
        </w:r>
      </w:ins>
    </w:p>
    <w:p w14:paraId="354269EB" w14:textId="77777777" w:rsidR="007013FC" w:rsidRDefault="007013FC"/>
    <w:p w14:paraId="657F177C" w14:textId="2702BD08" w:rsidR="00997D89" w:rsidRDefault="00997D89">
      <w:r>
        <w:t xml:space="preserve">For innspill på </w:t>
      </w:r>
      <w:r w:rsidR="00FE1345">
        <w:t>V</w:t>
      </w:r>
      <w:r>
        <w:t xml:space="preserve">eikartet </w:t>
      </w:r>
      <w:r w:rsidR="00FE1345">
        <w:t xml:space="preserve">for nasjonal e-helsestrategi </w:t>
      </w:r>
      <w:r>
        <w:t>kontakt nasjonalt.portefoljekontor</w:t>
      </w:r>
      <w:r>
        <w:rPr>
          <w:rFonts w:ascii="Aptos" w:hAnsi="Aptos"/>
        </w:rPr>
        <w:t>@</w:t>
      </w:r>
      <w:r>
        <w:t>helsedir.no</w:t>
      </w:r>
    </w:p>
    <w:p w14:paraId="09A3AFAC" w14:textId="77777777" w:rsidR="00502CCB" w:rsidRDefault="00502CCB"/>
    <w:p w14:paraId="7D6B0662" w14:textId="0BCC03F5" w:rsidR="00D70A66" w:rsidRDefault="009A631C" w:rsidP="00502CCB">
      <w:r>
        <w:br w:type="page"/>
      </w:r>
      <w:bookmarkStart w:id="268" w:name="_Toc215062171"/>
      <w:r>
        <w:rPr>
          <w:noProof/>
        </w:rPr>
        <w:lastRenderedPageBreak/>
        <mc:AlternateContent>
          <mc:Choice Requires="wps">
            <w:drawing>
              <wp:anchor distT="5400675" distB="299085" distL="7200900" distR="7200900" simplePos="0" relativeHeight="251658286" behindDoc="0" locked="0" layoutInCell="1" allowOverlap="1" wp14:anchorId="374C5498" wp14:editId="06562F40">
                <wp:simplePos x="0" y="0"/>
                <wp:positionH relativeFrom="page">
                  <wp:posOffset>856615</wp:posOffset>
                </wp:positionH>
                <wp:positionV relativeFrom="page">
                  <wp:posOffset>821690</wp:posOffset>
                </wp:positionV>
                <wp:extent cx="1537200" cy="547200"/>
                <wp:effectExtent l="0" t="0" r="6350" b="5715"/>
                <wp:wrapSquare wrapText="bothSides"/>
                <wp:docPr id="1566565274" name="Graphic 2105581732"/>
                <wp:cNvGraphicFramePr/>
                <a:graphic xmlns:a="http://schemas.openxmlformats.org/drawingml/2006/main">
                  <a:graphicData uri="http://schemas.microsoft.com/office/word/2010/wordprocessingShape">
                    <wps:wsp>
                      <wps:cNvSpPr/>
                      <wps:spPr>
                        <a:xfrm>
                          <a:off x="0" y="0"/>
                          <a:ext cx="1537200" cy="547200"/>
                        </a:xfrm>
                        <a:custGeom>
                          <a:avLst/>
                          <a:gdLst>
                            <a:gd name="connsiteX0" fmla="*/ 0 w 1537845"/>
                            <a:gd name="connsiteY0" fmla="*/ 0 h 548211"/>
                            <a:gd name="connsiteX1" fmla="*/ 0 w 1537845"/>
                            <a:gd name="connsiteY1" fmla="*/ 548211 h 548211"/>
                            <a:gd name="connsiteX2" fmla="*/ 1537846 w 1537845"/>
                            <a:gd name="connsiteY2" fmla="*/ 548211 h 548211"/>
                            <a:gd name="connsiteX3" fmla="*/ 1537846 w 1537845"/>
                            <a:gd name="connsiteY3" fmla="*/ 274106 h 548211"/>
                            <a:gd name="connsiteX4" fmla="*/ 1263217 w 1537845"/>
                            <a:gd name="connsiteY4" fmla="*/ 0 h 548211"/>
                            <a:gd name="connsiteX5" fmla="*/ 0 w 1537845"/>
                            <a:gd name="connsiteY5" fmla="*/ 0 h 548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37845" h="548211">
                              <a:moveTo>
                                <a:pt x="0" y="0"/>
                              </a:moveTo>
                              <a:lnTo>
                                <a:pt x="0" y="548211"/>
                              </a:lnTo>
                              <a:lnTo>
                                <a:pt x="1537846" y="548211"/>
                              </a:lnTo>
                              <a:lnTo>
                                <a:pt x="1537846" y="274106"/>
                              </a:lnTo>
                              <a:cubicBezTo>
                                <a:pt x="1537846" y="122742"/>
                                <a:pt x="1414870" y="0"/>
                                <a:pt x="1263217" y="0"/>
                              </a:cubicBezTo>
                              <a:lnTo>
                                <a:pt x="0" y="0"/>
                              </a:lnTo>
                              <a:close/>
                            </a:path>
                          </a:pathLst>
                        </a:custGeom>
                        <a:solidFill>
                          <a:srgbClr val="F0F5FF"/>
                        </a:solidFill>
                        <a:ln w="0" cap="flat">
                          <a:noFill/>
                          <a:prstDash val="solid"/>
                          <a:miter/>
                        </a:ln>
                      </wps:spPr>
                      <wps:txbx>
                        <w:txbxContent>
                          <w:p w14:paraId="6DE78511" w14:textId="0889A2A8" w:rsidR="009A631C" w:rsidRPr="00482EDB" w:rsidRDefault="009A631C"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3</w:t>
                            </w:r>
                            <w:r>
                              <w:rPr>
                                <w:color w:val="0069E8"/>
                              </w:rPr>
                              <w:fldChar w:fldCharType="end"/>
                            </w:r>
                          </w:p>
                        </w:txbxContent>
                      </wps:txbx>
                      <wps:bodyPr rot="0" spcFirstLastPara="0" vertOverflow="overflow" horzOverflow="overflow" vert="horz" wrap="square" lIns="2088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C5498" id="_x0000_s1048" style="position:absolute;margin-left:67.45pt;margin-top:64.7pt;width:121.05pt;height:43.1pt;z-index:251658286;visibility:visible;mso-wrap-style:square;mso-width-percent:0;mso-height-percent:0;mso-wrap-distance-left:567pt;mso-wrap-distance-top:425.25pt;mso-wrap-distance-right:567pt;mso-wrap-distance-bottom:23.55pt;mso-position-horizontal:absolute;mso-position-horizontal-relative:page;mso-position-vertical:absolute;mso-position-vertical-relative:page;mso-width-percent:0;mso-height-percent:0;mso-width-relative:margin;mso-height-relative:margin;v-text-anchor:middle" coordsize="1537845,5482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" adj="-11796480,,5400" path="m,l,548211r1537846,l1537846,274106c1537846,122742,1414870,,1263217,l,xe" fillcolor="#f0f5ff" stroked="f" strokeweight="0">
                <v:stroke joinstyle="miter"/>
                <v:formulas/>
                <v:path arrowok="t" o:connecttype="custom" o:connectlocs="0,0;0,547200;1537201,547200;1537201,273600;1262687,0;0,0" o:connectangles="0,0,0,0,0,0" textboxrect="0,0,1537845,548211"/>
                <v:textbox inset="5.8mm,3mm">
                  <w:txbxContent>
                    <w:p w14:paraId="6DE78511" w14:textId="0889A2A8" w:rsidR="009A631C" w:rsidRPr="00482EDB" w:rsidRDefault="009A631C" w:rsidP="00482EDB">
                      <w:pPr>
                        <w:pStyle w:val="Figurtekst"/>
                        <w:rPr>
                          <w:color w:val="0069E8"/>
                        </w:rPr>
                      </w:pPr>
                      <w:r w:rsidRPr="00482EDB">
                        <w:rPr>
                          <w:color w:val="0069E8"/>
                        </w:rPr>
                        <w:t xml:space="preserve">Kapittel </w:t>
                      </w:r>
                      <w:r>
                        <w:rPr>
                          <w:color w:val="0069E8"/>
                        </w:rPr>
                        <w:fldChar w:fldCharType="begin"/>
                      </w:r>
                      <w:r>
                        <w:rPr>
                          <w:color w:val="0069E8"/>
                        </w:rPr>
                        <w:instrText xml:space="preserve"> seq chap \c </w:instrText>
                      </w:r>
                      <w:r>
                        <w:rPr>
                          <w:color w:val="0069E8"/>
                        </w:rPr>
                        <w:fldChar w:fldCharType="separate"/>
                      </w:r>
                      <w:r w:rsidR="003E7D8E">
                        <w:rPr>
                          <w:noProof/>
                          <w:color w:val="0069E8"/>
                        </w:rPr>
                        <w:t>3</w:t>
                      </w:r>
                      <w:r>
                        <w:rPr>
                          <w:color w:val="0069E8"/>
                        </w:rPr>
                        <w:fldChar w:fldCharType="end"/>
                      </w:r>
                    </w:p>
                  </w:txbxContent>
                </v:textbox>
                <w10:wrap type="square" anchorx="page" anchory="page"/>
              </v:shape>
            </w:pict>
          </mc:Fallback>
        </mc:AlternateContent>
      </w:r>
      <w:bookmarkEnd w:id="268"/>
      <w:del w:id="269" w:author="Anne Greibrokk" w:date="2026-07-13T10:57:00Z" w16du:dateUtc="2026-07-13T08:57:00Z">
        <w:r w:rsidR="003E7D8E">
          <w:br w:type="page"/>
        </w:r>
      </w:del>
    </w:p>
    <w:sectPr w:rsidR="00D70A66" w:rsidSect="0038175E">
      <w:footerReference w:type="default" r:id="rId228"/>
      <w:headerReference w:type="first" r:id="rId229"/>
      <w:pgSz w:w="11906" w:h="16838"/>
      <w:pgMar w:top="1361" w:right="1361" w:bottom="1418" w:left="136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Inger Anette Finrud" w:date="2026-07-14T10:33:00Z" w:initials="IF">
    <w:p w14:paraId="1B982B1D" w14:textId="1794B80F" w:rsidR="00B817CF" w:rsidRDefault="00B817CF" w:rsidP="00B817CF">
      <w:r>
        <w:rPr>
          <w:rStyle w:val="ui-provider"/>
        </w:rPr>
        <w:annotationRef/>
      </w:r>
      <w:r>
        <w:fldChar w:fldCharType="begin"/>
      </w:r>
      <w:r>
        <w:instrText>HYPERLINK "mailto:Kine.Markman@helsedir.no"</w:instrText>
      </w:r>
      <w:bookmarkStart w:id="35" w:name="_@_2BB84CE06E9B4988B83D5C93A62F7235Z"/>
      <w:r>
        <w:fldChar w:fldCharType="separate"/>
      </w:r>
      <w:bookmarkEnd w:id="35"/>
      <w:r w:rsidRPr="00B817CF">
        <w:rPr>
          <w:noProof/>
        </w:rPr>
        <w:t>@Kine Markman</w:t>
      </w:r>
      <w:r>
        <w:fldChar w:fldCharType="end"/>
      </w:r>
      <w:r>
        <w:t xml:space="preserve"> fint om vi kan omformulere eller se på denne sammen  </w:t>
      </w:r>
    </w:p>
  </w:comment>
  <w:comment w:id="22" w:author="Kine Markman" w:date="2026-08-11T11:56:00Z" w:initials="KM">
    <w:p w14:paraId="2ABBE522" w14:textId="77777777" w:rsidR="00B01C8E" w:rsidRDefault="00B01C8E" w:rsidP="00B01C8E">
      <w:r>
        <w:annotationRef/>
      </w:r>
      <w:r>
        <w:t xml:space="preserve">Legg gjerne inn endring i teksten, evt kan vi se på det sammen i oppsatt møte ☺️ </w:t>
      </w:r>
    </w:p>
  </w:comment>
  <w:comment w:id="23" w:author="Kine Markman" w:date="2026-08-26T09:38:00Z" w:initials="KM">
    <w:p w14:paraId="106339F1" w14:textId="29C4BD66" w:rsidR="00FF5A43" w:rsidRDefault="00FF5A43" w:rsidP="00FF5A43">
      <w:pPr>
        <w:pStyle w:val="Merknadstekst"/>
      </w:pPr>
      <w:r>
        <w:rPr>
          <w:rStyle w:val="Merknadsreferanse"/>
        </w:rPr>
        <w:annotationRef/>
      </w:r>
      <w:r>
        <w:fldChar w:fldCharType="begin"/>
      </w:r>
      <w:r>
        <w:instrText>HYPERLINK "mailto:Inger.Anette.Finrud@helsedir.no"</w:instrText>
      </w:r>
      <w:bookmarkStart w:id="36" w:name="_@_32325BBD81794DAD8713ED72C3362531Z"/>
      <w:r>
        <w:fldChar w:fldCharType="separate"/>
      </w:r>
      <w:bookmarkEnd w:id="36"/>
      <w:r w:rsidRPr="00FF5A43">
        <w:rPr>
          <w:rStyle w:val="Omtale"/>
          <w:noProof/>
        </w:rPr>
        <w:t>@Inger Anette Finrud</w:t>
      </w:r>
      <w:r>
        <w:fldChar w:fldCharType="end"/>
      </w:r>
      <w:r>
        <w:t xml:space="preserve"> vil du omformulere her? ☺️ </w:t>
      </w:r>
    </w:p>
  </w:comment>
  <w:comment w:id="24" w:author="Inger Anette Finrud" w:date="2026-08-26T10:07:00Z" w:initials="IF">
    <w:p w14:paraId="5CA31CEE" w14:textId="21BD2CBA" w:rsidR="00422FC1" w:rsidRDefault="00422FC1" w:rsidP="00422FC1">
      <w:pPr>
        <w:pStyle w:val="Merknadstekst"/>
      </w:pPr>
      <w:r>
        <w:rPr>
          <w:rStyle w:val="Merknadsreferanse"/>
        </w:rPr>
        <w:annotationRef/>
      </w:r>
      <w:r>
        <w:fldChar w:fldCharType="begin"/>
      </w:r>
      <w:r>
        <w:instrText>HYPERLINK "mailto:Kine.Markman@helsedir.no"</w:instrText>
      </w:r>
      <w:bookmarkStart w:id="37" w:name="_@_34AF66BCC0B84A5A8A4B343299F1DF2AZ"/>
      <w:r>
        <w:fldChar w:fldCharType="separate"/>
      </w:r>
      <w:bookmarkEnd w:id="37"/>
      <w:r w:rsidRPr="00422FC1">
        <w:rPr>
          <w:rStyle w:val="Omtale"/>
          <w:noProof/>
        </w:rPr>
        <w:t>@Kine Markman</w:t>
      </w:r>
      <w:r>
        <w:fldChar w:fldCharType="end"/>
      </w:r>
      <w:r>
        <w:t xml:space="preserve">  bør vi skrive integrasjoner for å imøtekomme forskrift ? Litt usikker det går ikke så raskt som ønsket så vet ikke om det er dumt?</w:t>
      </w:r>
    </w:p>
  </w:comment>
  <w:comment w:id="55" w:author="Hallvard Lærum" w:date="2026-08-06T13:02:00Z" w:initials="HL">
    <w:p w14:paraId="3CEE71F0" w14:textId="77777777" w:rsidR="003D3FC7" w:rsidRDefault="003D3FC7" w:rsidP="003D3FC7">
      <w:r>
        <w:rPr>
          <w:rStyle w:val="ui-provider"/>
        </w:rPr>
        <w:annotationRef/>
      </w:r>
      <w:r>
        <w:t>Innføringen av MetaVision, Meona og Partus er litt ”old news”. Skal vi forenkle, og legge mer vekt på samhandling mellom kurve og EPJ?</w:t>
      </w:r>
    </w:p>
  </w:comment>
  <w:comment w:id="56" w:author="Kine Markman" w:date="2026-08-14T10:07:00Z" w:initials="KM">
    <w:p w14:paraId="58B552C9" w14:textId="77777777" w:rsidR="00737811" w:rsidRDefault="00737811" w:rsidP="00737811">
      <w:r>
        <w:annotationRef/>
      </w:r>
      <w:r>
        <w:t xml:space="preserve">Det kan vi gjerne gjøre Hallvard, vil du endre? ☺️ </w:t>
      </w:r>
    </w:p>
  </w:comment>
  <w:comment w:id="61" w:author="Hallvard Lærum" w:date="2026-08-06T13:04:00Z" w:initials="HL">
    <w:p w14:paraId="6A637408" w14:textId="77777777" w:rsidR="003E287C" w:rsidRDefault="003E287C" w:rsidP="003E287C">
      <w:r>
        <w:rPr>
          <w:rStyle w:val="ui-provider"/>
        </w:rPr>
        <w:annotationRef/>
      </w:r>
      <w:r>
        <w:t>Knakende god figur - kan du knytte teksten tettere til den? (altså referere til de ulike delene av figuren fra teksten) Det her kan du jo mye bedre enn meg, så jeg tenkte jeg skulle holde fingrene av fatet.</w:t>
      </w:r>
    </w:p>
  </w:comment>
  <w:comment w:id="82" w:author="Kine Markman" w:date="2026-06-30T12:18:00Z" w:initials="KM">
    <w:p w14:paraId="1A984765" w14:textId="5948700D" w:rsidR="00622EDB" w:rsidRDefault="00A16163" w:rsidP="00622EDB">
      <w:r>
        <w:rPr>
          <w:rStyle w:val="Merknadsreferanse"/>
        </w:rPr>
        <w:annotationRef/>
      </w:r>
      <w:r w:rsidR="00622EDB">
        <w:fldChar w:fldCharType="begin"/>
      </w:r>
      <w:r w:rsidR="00622EDB">
        <w:instrText>HYPERLINK "mailto:Bjornar.Alexander.Andreassen@helsedir.no"</w:instrText>
      </w:r>
      <w:bookmarkStart w:id="84" w:name="_@_3EBB14F19FDB41188AF38675CF1FF0EEZ"/>
      <w:r w:rsidR="00622EDB">
        <w:fldChar w:fldCharType="separate"/>
      </w:r>
      <w:bookmarkEnd w:id="84"/>
      <w:r w:rsidR="00622EDB" w:rsidRPr="00622EDB">
        <w:t>@Bjørnar Alexander Andreassen</w:t>
      </w:r>
      <w:r w:rsidR="00622EDB">
        <w:fldChar w:fldCharType="end"/>
      </w:r>
      <w:r w:rsidR="00622EDB">
        <w:t xml:space="preserve"> Regner med at noe av teksten her må oppdateres, kan du se over og redigere der det er behov for det?  ☺️ </w:t>
      </w:r>
      <w:r w:rsidR="00622EDB">
        <w:br/>
      </w:r>
    </w:p>
  </w:comment>
  <w:comment w:id="95" w:author="Kine Markman" w:date="2026-07-10T08:53:00Z" w:initials="KM">
    <w:p w14:paraId="72191CC7" w14:textId="01AD8E38" w:rsidR="00641279" w:rsidRDefault="00641279" w:rsidP="00641279">
      <w:pPr>
        <w:pStyle w:val="Merknadstekst"/>
      </w:pPr>
      <w:r>
        <w:rPr>
          <w:rStyle w:val="Merknadsreferanse"/>
        </w:rPr>
        <w:annotationRef/>
      </w:r>
      <w:r>
        <w:fldChar w:fldCharType="begin"/>
      </w:r>
      <w:r>
        <w:instrText>HYPERLINK "mailto:Hilde.Margrethe.Lovett@helsedir.no"</w:instrText>
      </w:r>
      <w:bookmarkStart w:id="96" w:name="_@_49DDF93D456A498699B9860381FCF0AEZ"/>
      <w:r>
        <w:fldChar w:fldCharType="separate"/>
      </w:r>
      <w:bookmarkEnd w:id="96"/>
      <w:r w:rsidRPr="00641279">
        <w:rPr>
          <w:rStyle w:val="Omtale"/>
          <w:noProof/>
        </w:rPr>
        <w:t>@Hilde Margrethe Lovett</w:t>
      </w:r>
      <w:r>
        <w:fldChar w:fldCharType="end"/>
      </w:r>
      <w:r>
        <w:t xml:space="preserve"> kan du justere på teksten der det er behov for det?</w:t>
      </w:r>
    </w:p>
  </w:comment>
  <w:comment w:id="103" w:author="Nils Gullhaug" w:date="2026-08-04T11:13:00Z" w:initials="NG">
    <w:p w14:paraId="79F8B645" w14:textId="77777777" w:rsidR="00976EEC" w:rsidRDefault="00A10866" w:rsidP="00976EEC">
      <w:r>
        <w:rPr>
          <w:rStyle w:val="ui-provider"/>
        </w:rPr>
        <w:annotationRef/>
      </w:r>
      <w:r w:rsidR="00976EEC">
        <w:t>Jeg har forstått at dere ønsker å samle FHI-aktivitetene her for rapporteringsformål og EHDS-veikartet. Samtidig ser jeg at flere av aktivitetene hører mer naturlig hjemme under andre mål, og disse bør på sikt flyttes dit.</w:t>
      </w:r>
    </w:p>
  </w:comment>
  <w:comment w:id="105" w:author="Kine Markman" w:date="2026-07-10T08:54:00Z" w:initials="KM">
    <w:p w14:paraId="6147CB11" w14:textId="0D8F6145" w:rsidR="00FC778C" w:rsidRDefault="00FC778C" w:rsidP="00FC778C">
      <w:pPr>
        <w:pStyle w:val="Merknadstekst"/>
      </w:pPr>
      <w:r>
        <w:rPr>
          <w:rStyle w:val="Merknadsreferanse"/>
        </w:rPr>
        <w:annotationRef/>
      </w:r>
      <w:r>
        <w:fldChar w:fldCharType="begin"/>
      </w:r>
      <w:r>
        <w:instrText>HYPERLINK "mailto:Kare.Ljungmann@helsedir.no"</w:instrText>
      </w:r>
      <w:bookmarkStart w:id="106" w:name="_@_39837E32E61F4052AEEE54532608A05CZ"/>
      <w:r>
        <w:fldChar w:fldCharType="separate"/>
      </w:r>
      <w:bookmarkEnd w:id="106"/>
      <w:r w:rsidRPr="00FC778C">
        <w:rPr>
          <w:rStyle w:val="Omtale"/>
          <w:noProof/>
        </w:rPr>
        <w:t>@Kåre Ljungmann</w:t>
      </w:r>
      <w:r>
        <w:fldChar w:fldCharType="end"/>
      </w:r>
      <w:r>
        <w:t xml:space="preserve"> </w:t>
      </w:r>
      <w:r>
        <w:fldChar w:fldCharType="begin"/>
      </w:r>
      <w:r>
        <w:instrText>HYPERLINK "mailto:Tore.Syvertsen@helsedir.no"</w:instrText>
      </w:r>
      <w:bookmarkStart w:id="107" w:name="_@_6CEAECEC018E41B28720F4DA350F7F7AZ"/>
      <w:r>
        <w:fldChar w:fldCharType="separate"/>
      </w:r>
      <w:bookmarkEnd w:id="107"/>
      <w:r w:rsidRPr="00FC778C">
        <w:rPr>
          <w:rStyle w:val="Omtale"/>
          <w:noProof/>
        </w:rPr>
        <w:t>@Tore Syvertsen</w:t>
      </w:r>
      <w:r>
        <w:fldChar w:fldCharType="end"/>
      </w:r>
      <w:r>
        <w:t xml:space="preserve"> kan dere lese gjennom mål fire og oppdatere der det er behov for det? ☺️ Tusen takk!</w:t>
      </w:r>
    </w:p>
  </w:comment>
  <w:comment w:id="109" w:author="Anne Greibrokk" w:date="2026-07-13T10:12:00Z" w:initials="AG">
    <w:p w14:paraId="5B44BCF7" w14:textId="77777777" w:rsidR="00812BAD" w:rsidRDefault="00812BAD" w:rsidP="00812BAD">
      <w:r>
        <w:rPr>
          <w:rStyle w:val="ui-provider"/>
        </w:rPr>
        <w:annotationRef/>
      </w:r>
      <w:r>
        <w:t>Denne er duplisert på delmålet. Burde en av dem vært erstattet med noe annet?</w:t>
      </w:r>
    </w:p>
  </w:comment>
  <w:comment w:id="110" w:author="Tore Syvertsen" w:date="2026-08-14T08:30:00Z" w:initials="TS">
    <w:p w14:paraId="27D6C788" w14:textId="77777777" w:rsidR="004608FB" w:rsidRDefault="004608FB" w:rsidP="004608FB">
      <w:r>
        <w:annotationRef/>
      </w:r>
      <w:r>
        <w:t>Det holder å ha den i innledningen</w:t>
      </w:r>
    </w:p>
  </w:comment>
  <w:comment w:id="119" w:author="Anne Greibrokk" w:date="2026-07-13T10:13:00Z" w:initials="AG">
    <w:p w14:paraId="1A34E74A" w14:textId="77777777" w:rsidR="000513B7" w:rsidRDefault="000513B7" w:rsidP="000513B7">
      <w:r>
        <w:rPr>
          <w:rStyle w:val="ui-provider"/>
        </w:rPr>
        <w:annotationRef/>
      </w:r>
      <w:r>
        <w:t>Stemmer dette?</w:t>
      </w:r>
    </w:p>
  </w:comment>
  <w:comment w:id="120" w:author="Tore Syvertsen" w:date="2026-08-14T08:31:00Z" w:initials="TS">
    <w:p w14:paraId="69BC84A6" w14:textId="77777777" w:rsidR="00203809" w:rsidRDefault="00203809" w:rsidP="00203809">
      <w:r>
        <w:annotationRef/>
      </w:r>
      <w:r>
        <w:t>Har endret dette etter dialog med Rune/Aina/Thomas</w:t>
      </w:r>
    </w:p>
  </w:comment>
  <w:comment w:id="123" w:author="Kine Markman" w:date="2026-08-14T12:05:00Z" w:initials="KM">
    <w:p w14:paraId="097DC427" w14:textId="77777777" w:rsidR="005B452A" w:rsidRDefault="005B452A" w:rsidP="005B452A">
      <w:pPr>
        <w:pStyle w:val="Merknadstekst"/>
      </w:pPr>
      <w:r>
        <w:rPr>
          <w:rStyle w:val="Merknadsreferanse"/>
        </w:rPr>
        <w:annotationRef/>
      </w:r>
      <w:r>
        <w:t>Endre figur</w:t>
      </w:r>
    </w:p>
  </w:comment>
  <w:comment w:id="124" w:author="Kine Markman" w:date="2026-06-30T12:20:00Z" w:initials="KM">
    <w:p w14:paraId="377F7B61" w14:textId="0128E505" w:rsidR="002E20DC" w:rsidRDefault="00865A66" w:rsidP="002E20DC">
      <w:pPr>
        <w:pStyle w:val="Merknadstekst"/>
      </w:pPr>
      <w:r>
        <w:rPr>
          <w:rStyle w:val="Merknadsreferanse"/>
        </w:rPr>
        <w:annotationRef/>
      </w:r>
      <w:r w:rsidR="002E20DC">
        <w:fldChar w:fldCharType="begin"/>
      </w:r>
      <w:r w:rsidR="002E20DC">
        <w:instrText>HYPERLINK "mailto:Bjornar.Alexander.Andreassen@helsedir.no"</w:instrText>
      </w:r>
      <w:bookmarkStart w:id="125" w:name="_@_B289BC6B7DC24867AD25997B39D63CC8Z"/>
      <w:r w:rsidR="002E20DC">
        <w:fldChar w:fldCharType="separate"/>
      </w:r>
      <w:bookmarkEnd w:id="125"/>
      <w:r w:rsidR="002E20DC" w:rsidRPr="002E20DC">
        <w:rPr>
          <w:rStyle w:val="Omtale"/>
          <w:noProof/>
        </w:rPr>
        <w:t>@Bjørnar Alexander Andreassen</w:t>
      </w:r>
      <w:r w:rsidR="002E20DC">
        <w:fldChar w:fldCharType="end"/>
      </w:r>
      <w:r w:rsidR="002E20DC">
        <w:t xml:space="preserve"> er det behov for å oppdatere her? </w:t>
      </w:r>
    </w:p>
  </w:comment>
  <w:comment w:id="126" w:author="Anne Greibrokk" w:date="2026-07-13T10:17:00Z" w:initials="AG">
    <w:p w14:paraId="1E363CD9" w14:textId="77777777" w:rsidR="00E03C13" w:rsidRDefault="00E03C13" w:rsidP="00E03C13">
      <w:pPr>
        <w:pStyle w:val="Merknadstekst"/>
      </w:pPr>
      <w:r>
        <w:rPr>
          <w:rStyle w:val="Merknadsreferanse"/>
        </w:rPr>
        <w:annotationRef/>
      </w:r>
      <w:r>
        <w:t>Hvilken målarkitektur? Mangler det en link her?</w:t>
      </w:r>
    </w:p>
  </w:comment>
  <w:comment w:id="127" w:author="Bjørnar Alexander Andreassen" w:date="2026-08-05T10:33:00Z" w:initials="BA">
    <w:p w14:paraId="4A137A79" w14:textId="6165203C" w:rsidR="002368A9" w:rsidRDefault="00471CA2">
      <w:pPr>
        <w:pStyle w:val="Merknadstekst"/>
      </w:pPr>
      <w:r>
        <w:rPr>
          <w:rStyle w:val="Merknadsreferanse"/>
        </w:rPr>
        <w:annotationRef/>
      </w:r>
      <w:r w:rsidRPr="057E23B0">
        <w:t>Jeg satte inn link nå</w:t>
      </w:r>
    </w:p>
  </w:comment>
  <w:comment w:id="128" w:author="Anne Greibrokk" w:date="2026-07-13T10:23:00Z" w:initials="AG">
    <w:p w14:paraId="0EE321DB" w14:textId="77777777" w:rsidR="00870EF6" w:rsidRDefault="00870EF6" w:rsidP="00870EF6">
      <w:r>
        <w:rPr>
          <w:rStyle w:val="ui-provider"/>
        </w:rPr>
        <w:annotationRef/>
      </w:r>
      <w:r>
        <w:t>Skulle linken vært til delmål 1B?</w:t>
      </w:r>
    </w:p>
  </w:comment>
  <w:comment w:id="129" w:author="Tore Syvertsen" w:date="2026-08-12T12:10:00Z" w:initials="TS">
    <w:p w14:paraId="163FA666" w14:textId="77777777" w:rsidR="00851C8E" w:rsidRDefault="00851C8E" w:rsidP="00851C8E">
      <w:r>
        <w:annotationRef/>
      </w:r>
      <w:r>
        <w:t>Eller til delmål 2E?</w:t>
      </w:r>
    </w:p>
  </w:comment>
  <w:comment w:id="134" w:author="Tore Syvertsen" w:date="2026-08-14T08:32:00Z" w:initials="TS">
    <w:p w14:paraId="1DFBCD87" w14:textId="77777777" w:rsidR="001C0A5D" w:rsidRDefault="001C0A5D" w:rsidP="001C0A5D">
      <w:r>
        <w:annotationRef/>
      </w:r>
      <w:r>
        <w:t>La inn litt ny tekst her etter dialog med Frank</w:t>
      </w:r>
    </w:p>
  </w:comment>
  <w:comment w:id="136" w:author="Kine Markman" w:date="2026-07-09T09:06:00Z" w:initials="KM">
    <w:p w14:paraId="18945C97" w14:textId="44B3FFAD" w:rsidR="0005341A" w:rsidRDefault="0005341A" w:rsidP="0005341A">
      <w:pPr>
        <w:pStyle w:val="Merknadstekst"/>
      </w:pPr>
      <w:r>
        <w:rPr>
          <w:rStyle w:val="Merknadsreferanse"/>
        </w:rPr>
        <w:annotationRef/>
      </w:r>
      <w:r>
        <w:fldChar w:fldCharType="begin"/>
      </w:r>
      <w:r>
        <w:instrText>HYPERLINK "mailto:Kare.Ljungmann@helsedir.no"</w:instrText>
      </w:r>
      <w:bookmarkStart w:id="137" w:name="_@_7F4DF483FB324F619533FBBC22FA33F7Z"/>
      <w:r>
        <w:fldChar w:fldCharType="separate"/>
      </w:r>
      <w:bookmarkEnd w:id="137"/>
      <w:r w:rsidRPr="0005341A">
        <w:rPr>
          <w:rStyle w:val="Omtale"/>
          <w:noProof/>
        </w:rPr>
        <w:t>@Kåre Ljungmann</w:t>
      </w:r>
      <w:r>
        <w:fldChar w:fldCharType="end"/>
      </w:r>
      <w:r>
        <w:t xml:space="preserve"> </w:t>
      </w:r>
      <w:r>
        <w:fldChar w:fldCharType="begin"/>
      </w:r>
      <w:r>
        <w:instrText>HYPERLINK "mailto:Tore.Syvertsen@helsedir.no"</w:instrText>
      </w:r>
      <w:bookmarkStart w:id="138" w:name="_@_040EAAD846A24FF5B92644EB0CD1A212Z"/>
      <w:r>
        <w:fldChar w:fldCharType="separate"/>
      </w:r>
      <w:bookmarkEnd w:id="138"/>
      <w:r w:rsidRPr="0005341A">
        <w:rPr>
          <w:rStyle w:val="Omtale"/>
          <w:noProof/>
        </w:rPr>
        <w:t>@Tore Syvertsen</w:t>
      </w:r>
      <w:r>
        <w:fldChar w:fldCharType="end"/>
      </w:r>
      <w:r>
        <w:t xml:space="preserve"> kan dere oppdatere teksten her ☺️</w:t>
      </w:r>
    </w:p>
  </w:comment>
  <w:comment w:id="145" w:author="Tore Syvertsen" w:date="2026-08-14T09:00:00Z" w:initials="TS">
    <w:p w14:paraId="5968DFE2" w14:textId="77777777" w:rsidR="002D0CBE" w:rsidRDefault="002D0CBE" w:rsidP="002D0CBE">
      <w:r>
        <w:annotationRef/>
      </w:r>
      <w:r>
        <w:t>EHDS eller myHealth@EU?</w:t>
      </w:r>
    </w:p>
  </w:comment>
  <w:comment w:id="149" w:author="Tore Syvertsen" w:date="2026-08-14T09:10:00Z" w:initials="TS">
    <w:p w14:paraId="77B98400" w14:textId="77777777" w:rsidR="00674C97" w:rsidRDefault="00674C97" w:rsidP="00674C97">
      <w:r>
        <w:annotationRef/>
      </w:r>
      <w:r>
        <w:t>Legg til en aktivitet fra mars 2029 om at e-resept/utleveringsmelding er tilgjengelig (ref. Gant’en for pasientoppsummering)</w:t>
      </w:r>
    </w:p>
  </w:comment>
  <w:comment w:id="152" w:author="Sevala Malkic" w:date="2026-09-03T18:22:00Z" w:initials="SM">
    <w:p w14:paraId="73E54D75" w14:textId="77777777" w:rsidR="00C426D7" w:rsidRDefault="00F24479" w:rsidP="00C426D7">
      <w:pPr>
        <w:pStyle w:val="Merknadstekst"/>
      </w:pPr>
      <w:r>
        <w:rPr>
          <w:rStyle w:val="Merknadsreferanse"/>
        </w:rPr>
        <w:annotationRef/>
      </w:r>
      <w:r w:rsidR="00C426D7">
        <w:t>Buker vi fortsatt e-helseområdet eller er det kun e-helse, eller digital transformasjon i helse- og omsorgssektoren. Gjelder gjennomgående i teksten.</w:t>
      </w:r>
    </w:p>
  </w:comment>
  <w:comment w:id="153" w:author="Kine Markman" w:date="2026-09-07T22:16:00Z" w:initials="KM">
    <w:p w14:paraId="7204E3A9" w14:textId="77777777" w:rsidR="007264BD" w:rsidRDefault="007264BD" w:rsidP="007264BD">
      <w:pPr>
        <w:pStyle w:val="Merknadstekst"/>
      </w:pPr>
      <w:r>
        <w:rPr>
          <w:rStyle w:val="Merknadsreferanse"/>
        </w:rPr>
        <w:annotationRef/>
      </w:r>
      <w:r>
        <w:t>Godt spørsmål Sevala, kanskje digital transformasjon er et bedre ord.</w:t>
      </w:r>
    </w:p>
  </w:comment>
  <w:comment w:id="164" w:author="Anne Greibrokk" w:date="2026-07-13T10:52:00Z" w:initials="AG">
    <w:p w14:paraId="1D5D0C65" w14:textId="77777777" w:rsidR="00BC2630" w:rsidRDefault="00BC2630" w:rsidP="00BC2630">
      <w:r>
        <w:rPr>
          <w:rStyle w:val="ui-provider"/>
        </w:rPr>
        <w:annotationRef/>
      </w:r>
      <w:r>
        <w:t>Bør det legges en referanse til disse beskrivelsene under mål 4?</w:t>
      </w:r>
    </w:p>
  </w:comment>
  <w:comment w:id="168" w:author="Sevala Malkic" w:date="2026-09-01T09:56:00Z" w:initials="SM">
    <w:p w14:paraId="2F5B2018" w14:textId="1B2EBE2B" w:rsidR="00352001" w:rsidRDefault="00352001">
      <w:pPr>
        <w:pStyle w:val="Merknadstekst"/>
      </w:pPr>
      <w:r>
        <w:rPr>
          <w:rStyle w:val="Merknadsreferanse"/>
        </w:rPr>
        <w:annotationRef/>
      </w:r>
      <w:r w:rsidRPr="36735CE6">
        <w:t>Må oppdateres ihh endringer i ppt versjon. EHDS relatert arbeid flyttes under EHDS 5A</w:t>
      </w:r>
    </w:p>
  </w:comment>
  <w:comment w:id="173" w:author="Sevala Malkic" w:date="2026-08-25T09:46:00Z" w:initials="SM">
    <w:p w14:paraId="47422487" w14:textId="77777777" w:rsidR="009F31A7" w:rsidRDefault="009F31A7" w:rsidP="009F31A7">
      <w:pPr>
        <w:pStyle w:val="Merknadstekst"/>
      </w:pPr>
      <w:r>
        <w:rPr>
          <w:rStyle w:val="Merknadsreferanse"/>
        </w:rPr>
        <w:annotationRef/>
      </w:r>
      <w:r>
        <w:t>Startet med utvikling i 2024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982B1D" w15:done="0"/>
  <w15:commentEx w15:paraId="2ABBE522" w15:paraIdParent="1B982B1D" w15:done="0"/>
  <w15:commentEx w15:paraId="106339F1" w15:paraIdParent="1B982B1D" w15:done="0"/>
  <w15:commentEx w15:paraId="5CA31CEE" w15:paraIdParent="1B982B1D" w15:done="0"/>
  <w15:commentEx w15:paraId="3CEE71F0" w15:done="0"/>
  <w15:commentEx w15:paraId="58B552C9" w15:paraIdParent="3CEE71F0" w15:done="0"/>
  <w15:commentEx w15:paraId="6A637408" w15:done="0"/>
  <w15:commentEx w15:paraId="1A984765" w15:done="0"/>
  <w15:commentEx w15:paraId="72191CC7" w15:done="0"/>
  <w15:commentEx w15:paraId="79F8B645" w15:done="0"/>
  <w15:commentEx w15:paraId="6147CB11" w15:done="1"/>
  <w15:commentEx w15:paraId="5B44BCF7" w15:done="1"/>
  <w15:commentEx w15:paraId="27D6C788" w15:paraIdParent="5B44BCF7" w15:done="1"/>
  <w15:commentEx w15:paraId="1A34E74A" w15:done="0"/>
  <w15:commentEx w15:paraId="69BC84A6" w15:paraIdParent="1A34E74A" w15:done="0"/>
  <w15:commentEx w15:paraId="097DC427" w15:done="0"/>
  <w15:commentEx w15:paraId="377F7B61" w15:done="0"/>
  <w15:commentEx w15:paraId="1E363CD9" w15:done="0"/>
  <w15:commentEx w15:paraId="4A137A79" w15:paraIdParent="1E363CD9" w15:done="0"/>
  <w15:commentEx w15:paraId="0EE321DB" w15:done="0"/>
  <w15:commentEx w15:paraId="163FA666" w15:paraIdParent="0EE321DB" w15:done="0"/>
  <w15:commentEx w15:paraId="1DFBCD87" w15:done="0"/>
  <w15:commentEx w15:paraId="18945C97" w15:done="1"/>
  <w15:commentEx w15:paraId="5968DFE2" w15:done="0"/>
  <w15:commentEx w15:paraId="77B98400" w15:done="0"/>
  <w15:commentEx w15:paraId="73E54D75" w15:done="0"/>
  <w15:commentEx w15:paraId="7204E3A9" w15:paraIdParent="73E54D75" w15:done="0"/>
  <w15:commentEx w15:paraId="1D5D0C65" w15:done="0"/>
  <w15:commentEx w15:paraId="2F5B2018" w15:done="0"/>
  <w15:commentEx w15:paraId="474224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75FD28" w16cex:dateUtc="2026-07-14T08:33:00Z">
    <w16cex:extLst>
      <w16:ext w16:uri="{CE6994B0-6A32-4C9F-8C6B-6E91EDA988CE}">
        <cr:reactions xmlns:cr="http://schemas.microsoft.com/office/comments/2020/reactions">
          <cr:reaction reactionType="1">
            <cr:reactionInfo dateUtc="2026-08-11T09:55:57Z">
              <cr:user userId="S::Kine.Markman@helsedir.no::aeb3a965-f369-425d-b6c5-40b473033c33" userProvider="AD" userName="Kine Markman"/>
            </cr:reactionInfo>
          </cr:reaction>
        </cr:reactions>
      </w16:ext>
    </w16cex:extLst>
  </w16cex:commentExtensible>
  <w16cex:commentExtensible w16cex:durableId="3C86D838" w16cex:dateUtc="2026-08-11T09:56:00Z"/>
  <w16cex:commentExtensible w16cex:durableId="23646CAA" w16cex:dateUtc="2026-08-26T07:38:00Z"/>
  <w16cex:commentExtensible w16cex:durableId="1B82B122" w16cex:dateUtc="2026-08-26T08:07:00Z"/>
  <w16cex:commentExtensible w16cex:durableId="332A0941" w16cex:dateUtc="2026-08-06T11:02:00Z"/>
  <w16cex:commentExtensible w16cex:durableId="6BE7D8E2" w16cex:dateUtc="2026-08-14T08:07:00Z"/>
  <w16cex:commentExtensible w16cex:durableId="511F79DE" w16cex:dateUtc="2026-08-06T11:04:00Z"/>
  <w16cex:commentExtensible w16cex:durableId="48C24AE2" w16cex:dateUtc="2026-06-30T10:18:00Z"/>
  <w16cex:commentExtensible w16cex:durableId="706FDB0D" w16cex:dateUtc="2026-07-10T06:53:00Z"/>
  <w16cex:commentExtensible w16cex:durableId="55DC0B7F" w16cex:dateUtc="2026-08-04T09:13:00Z"/>
  <w16cex:commentExtensible w16cex:durableId="6EE5D653" w16cex:dateUtc="2026-07-10T06:54:00Z"/>
  <w16cex:commentExtensible w16cex:durableId="0625ACD4" w16cex:dateUtc="2026-07-13T08:12:00Z"/>
  <w16cex:commentExtensible w16cex:durableId="5447AB41" w16cex:dateUtc="2026-08-14T06:30:00Z"/>
  <w16cex:commentExtensible w16cex:durableId="2C96EB4E" w16cex:dateUtc="2026-07-13T08:13:00Z"/>
  <w16cex:commentExtensible w16cex:durableId="6464B337" w16cex:dateUtc="2026-08-14T06:31:00Z"/>
  <w16cex:commentExtensible w16cex:durableId="4B53458A" w16cex:dateUtc="2026-08-14T10:05:00Z"/>
  <w16cex:commentExtensible w16cex:durableId="0008A39D" w16cex:dateUtc="2026-06-30T10:20:00Z"/>
  <w16cex:commentExtensible w16cex:durableId="1F124FEC" w16cex:dateUtc="2026-07-13T08:17:00Z"/>
  <w16cex:commentExtensible w16cex:durableId="3971FD75" w16cex:dateUtc="2026-08-05T08:33:00Z"/>
  <w16cex:commentExtensible w16cex:durableId="380D32B8" w16cex:dateUtc="2026-07-13T08:23:00Z"/>
  <w16cex:commentExtensible w16cex:durableId="4AFA4FEA" w16cex:dateUtc="2026-08-12T10:10:00Z"/>
  <w16cex:commentExtensible w16cex:durableId="797A62B8" w16cex:dateUtc="2026-08-14T06:32:00Z"/>
  <w16cex:commentExtensible w16cex:durableId="64AC9F7C" w16cex:dateUtc="2026-07-09T07:06:00Z"/>
  <w16cex:commentExtensible w16cex:durableId="38B3A88C" w16cex:dateUtc="2026-08-14T07:00:00Z"/>
  <w16cex:commentExtensible w16cex:durableId="41423E5A" w16cex:dateUtc="2026-08-14T07:10:00Z">
    <w16cex:extLst>
      <w16:ext w16:uri="{CE6994B0-6A32-4C9F-8C6B-6E91EDA988CE}">
        <cr:reactions xmlns:cr="http://schemas.microsoft.com/office/comments/2020/reactions">
          <cr:reaction reactionType="1">
            <cr:reactionInfo dateUtc="2026-08-14T10:10:00Z">
              <cr:user userId="S::Kine.Markman@helsedir.no::aeb3a965-f369-425d-b6c5-40b473033c33" userProvider="AD" userName="Kine Markman"/>
            </cr:reactionInfo>
          </cr:reaction>
        </cr:reactions>
      </w16:ext>
    </w16cex:extLst>
  </w16cex:commentExtensible>
  <w16cex:commentExtensible w16cex:durableId="59FBC46D" w16cex:dateUtc="2026-09-03T16:22:00Z"/>
  <w16cex:commentExtensible w16cex:durableId="5670AFD3" w16cex:dateUtc="2026-09-07T20:16:00Z"/>
  <w16cex:commentExtensible w16cex:durableId="5747F6E7" w16cex:dateUtc="2026-07-13T08:52:00Z"/>
  <w16cex:commentExtensible w16cex:durableId="1BDFCC49" w16cex:dateUtc="2026-09-01T07:56:00Z"/>
  <w16cex:commentExtensible w16cex:durableId="7EAC52FD" w16cex:dateUtc="2026-08-25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982B1D" w16cid:durableId="7B75FD28"/>
  <w16cid:commentId w16cid:paraId="2ABBE522" w16cid:durableId="3C86D838"/>
  <w16cid:commentId w16cid:paraId="106339F1" w16cid:durableId="23646CAA"/>
  <w16cid:commentId w16cid:paraId="5CA31CEE" w16cid:durableId="1B82B122"/>
  <w16cid:commentId w16cid:paraId="3CEE71F0" w16cid:durableId="332A0941"/>
  <w16cid:commentId w16cid:paraId="58B552C9" w16cid:durableId="6BE7D8E2"/>
  <w16cid:commentId w16cid:paraId="6A637408" w16cid:durableId="511F79DE"/>
  <w16cid:commentId w16cid:paraId="1A984765" w16cid:durableId="48C24AE2"/>
  <w16cid:commentId w16cid:paraId="72191CC7" w16cid:durableId="706FDB0D"/>
  <w16cid:commentId w16cid:paraId="79F8B645" w16cid:durableId="55DC0B7F"/>
  <w16cid:commentId w16cid:paraId="6147CB11" w16cid:durableId="6EE5D653"/>
  <w16cid:commentId w16cid:paraId="5B44BCF7" w16cid:durableId="0625ACD4"/>
  <w16cid:commentId w16cid:paraId="27D6C788" w16cid:durableId="5447AB41"/>
  <w16cid:commentId w16cid:paraId="1A34E74A" w16cid:durableId="2C96EB4E"/>
  <w16cid:commentId w16cid:paraId="69BC84A6" w16cid:durableId="6464B337"/>
  <w16cid:commentId w16cid:paraId="097DC427" w16cid:durableId="4B53458A"/>
  <w16cid:commentId w16cid:paraId="377F7B61" w16cid:durableId="0008A39D"/>
  <w16cid:commentId w16cid:paraId="1E363CD9" w16cid:durableId="1F124FEC"/>
  <w16cid:commentId w16cid:paraId="4A137A79" w16cid:durableId="3971FD75"/>
  <w16cid:commentId w16cid:paraId="0EE321DB" w16cid:durableId="380D32B8"/>
  <w16cid:commentId w16cid:paraId="163FA666" w16cid:durableId="4AFA4FEA"/>
  <w16cid:commentId w16cid:paraId="1DFBCD87" w16cid:durableId="797A62B8"/>
  <w16cid:commentId w16cid:paraId="18945C97" w16cid:durableId="64AC9F7C"/>
  <w16cid:commentId w16cid:paraId="5968DFE2" w16cid:durableId="38B3A88C"/>
  <w16cid:commentId w16cid:paraId="77B98400" w16cid:durableId="41423E5A"/>
  <w16cid:commentId w16cid:paraId="73E54D75" w16cid:durableId="59FBC46D"/>
  <w16cid:commentId w16cid:paraId="7204E3A9" w16cid:durableId="5670AFD3"/>
  <w16cid:commentId w16cid:paraId="1D5D0C65" w16cid:durableId="5747F6E7"/>
  <w16cid:commentId w16cid:paraId="2F5B2018" w16cid:durableId="1BDFCC49"/>
  <w16cid:commentId w16cid:paraId="47422487" w16cid:durableId="7EAC52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43B3" w14:textId="77777777" w:rsidR="007A796D" w:rsidRDefault="007A796D" w:rsidP="00441D7E">
      <w:pPr>
        <w:spacing w:line="240" w:lineRule="auto"/>
      </w:pPr>
      <w:r>
        <w:separator/>
      </w:r>
    </w:p>
  </w:endnote>
  <w:endnote w:type="continuationSeparator" w:id="0">
    <w:p w14:paraId="27663EE9" w14:textId="77777777" w:rsidR="007A796D" w:rsidRDefault="007A796D" w:rsidP="00441D7E">
      <w:pPr>
        <w:spacing w:line="240" w:lineRule="auto"/>
      </w:pPr>
      <w:r>
        <w:continuationSeparator/>
      </w:r>
    </w:p>
  </w:endnote>
  <w:endnote w:type="continuationNotice" w:id="1">
    <w:p w14:paraId="3D4E235C" w14:textId="77777777" w:rsidR="007A796D" w:rsidRDefault="007A796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C62F" w14:textId="15B9F14C" w:rsidR="003D59B8" w:rsidRPr="00204A5D" w:rsidRDefault="00FC727F" w:rsidP="008658C8">
    <w:pPr>
      <w:pStyle w:val="Bunntekst"/>
      <w:spacing w:after="60"/>
      <w:rPr>
        <w:sz w:val="18"/>
        <w:szCs w:val="18"/>
      </w:rPr>
    </w:pPr>
    <w:sdt>
      <w:sdtPr>
        <w:alias w:val="Tittel"/>
        <w:tag w:val="Tittel"/>
        <w:id w:val="-1898974302"/>
        <w:placeholder>
          <w:docPart w:val="7B9CEC2999DA4261B62E9B11AF6D5AC5"/>
        </w:placeholder>
        <w:dataBinding w:xpath="/root[1]/Tittel[1]" w:storeItemID="{15F8CD28-2CD2-4BA2-BA3F-1715575F16E0}"/>
        <w:text w:multiLine="1"/>
      </w:sdtPr>
      <w:sdtContent>
        <w:r w:rsidR="003C7E41">
          <w:t>Veikart for nasjonal e-helsestrategi 2025-2031</w:t>
        </w:r>
        <w:r w:rsidR="003C7E41">
          <w:br/>
          <w:t>- pågående og planlagte aktiviteter i helse- og omsorgssektoren</w:t>
        </w:r>
      </w:sdtContent>
    </w:sdt>
    <w:r w:rsidR="00D80AC9">
      <w:t xml:space="preserve"> </w:t>
    </w:r>
    <w:r w:rsidR="00BB1CE7">
      <w:tab/>
    </w:r>
    <w:r w:rsidR="002C0F9A" w:rsidRPr="00204A5D">
      <w:rPr>
        <w:sz w:val="18"/>
        <w:szCs w:val="18"/>
      </w:rPr>
      <w:fldChar w:fldCharType="begin"/>
    </w:r>
    <w:r w:rsidR="002C0F9A" w:rsidRPr="00204A5D">
      <w:rPr>
        <w:sz w:val="18"/>
        <w:szCs w:val="18"/>
      </w:rPr>
      <w:instrText xml:space="preserve"> PAGE  \* Arabic  \* MERGEFORMAT </w:instrText>
    </w:r>
    <w:r w:rsidR="002C0F9A" w:rsidRPr="00204A5D">
      <w:rPr>
        <w:sz w:val="18"/>
        <w:szCs w:val="18"/>
      </w:rPr>
      <w:fldChar w:fldCharType="separate"/>
    </w:r>
    <w:r w:rsidR="002C0F9A" w:rsidRPr="00204A5D">
      <w:rPr>
        <w:noProof/>
        <w:sz w:val="18"/>
        <w:szCs w:val="18"/>
      </w:rPr>
      <w:t>5</w:t>
    </w:r>
    <w:r w:rsidR="002C0F9A" w:rsidRPr="00204A5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96DD" w14:textId="77777777" w:rsidR="007A796D" w:rsidRDefault="007A796D" w:rsidP="00441D7E">
      <w:pPr>
        <w:spacing w:line="240" w:lineRule="auto"/>
      </w:pPr>
      <w:r>
        <w:separator/>
      </w:r>
    </w:p>
  </w:footnote>
  <w:footnote w:type="continuationSeparator" w:id="0">
    <w:p w14:paraId="4779B645" w14:textId="77777777" w:rsidR="007A796D" w:rsidRDefault="007A796D" w:rsidP="00441D7E">
      <w:pPr>
        <w:spacing w:line="240" w:lineRule="auto"/>
      </w:pPr>
      <w:r>
        <w:continuationSeparator/>
      </w:r>
    </w:p>
  </w:footnote>
  <w:footnote w:type="continuationNotice" w:id="1">
    <w:p w14:paraId="27876D82" w14:textId="77777777" w:rsidR="007A796D" w:rsidRDefault="007A796D">
      <w:pPr>
        <w:spacing w:line="240" w:lineRule="auto"/>
      </w:pPr>
    </w:p>
  </w:footnote>
  <w:footnote w:id="2">
    <w:p w14:paraId="6505B628" w14:textId="77777777" w:rsidR="00494D13" w:rsidRDefault="00494D13" w:rsidP="00494D13">
      <w:pPr>
        <w:pStyle w:val="Fotnotetekst"/>
        <w:rPr>
          <w:ins w:id="18" w:author="Kine Markman" w:date="2026-06-17T13:01:00Z" w16du:dateUtc="2026-06-17T11:01:00Z"/>
        </w:rPr>
      </w:pPr>
      <w:ins w:id="19" w:author="Kine Markman" w:date="2026-06-17T13:01:00Z" w16du:dateUtc="2026-06-17T11:01:00Z">
        <w:r>
          <w:rPr>
            <w:rStyle w:val="Fotnotereferanse"/>
          </w:rPr>
          <w:footnoteRef/>
        </w:r>
        <w:r>
          <w:t xml:space="preserve"> </w:t>
        </w:r>
        <w:r>
          <w:fldChar w:fldCharType="begin"/>
        </w:r>
        <w:r>
          <w:instrText>HYPERLINK "https://www.regjeringen.no/contentassets/4e5d9e6c63d24cd7bdab5d8c58d8adc4/no/pdfs/stm202320240009000dddpdfs.pdf"</w:instrText>
        </w:r>
        <w:r>
          <w:fldChar w:fldCharType="separate"/>
        </w:r>
        <w:r w:rsidRPr="00563917">
          <w:rPr>
            <w:rStyle w:val="Hyperkobling"/>
          </w:rPr>
          <w:t xml:space="preserve">Meld. St. 9 </w:t>
        </w:r>
        <w:r>
          <w:rPr>
            <w:rStyle w:val="Hyperkobling"/>
          </w:rPr>
          <w:t xml:space="preserve">Nasjonal helse- og samhandlingsplan </w:t>
        </w:r>
        <w:r w:rsidRPr="00563917">
          <w:rPr>
            <w:rStyle w:val="Hyperkobling"/>
          </w:rPr>
          <w:t>(202</w:t>
        </w:r>
        <w:r>
          <w:rPr>
            <w:rStyle w:val="Hyperkobling"/>
          </w:rPr>
          <w:t>4</w:t>
        </w:r>
        <w:r w:rsidRPr="00563917">
          <w:rPr>
            <w:rStyle w:val="Hyperkobling"/>
          </w:rPr>
          <w:t>–202</w:t>
        </w:r>
        <w:r>
          <w:rPr>
            <w:rStyle w:val="Hyperkobling"/>
          </w:rPr>
          <w:t>7</w:t>
        </w:r>
        <w:r w:rsidRPr="00563917">
          <w:rPr>
            <w:rStyle w:val="Hyperkobling"/>
          </w:rPr>
          <w:t>)</w:t>
        </w:r>
        <w:r>
          <w:fldChar w:fldCharType="end"/>
        </w:r>
      </w:ins>
    </w:p>
  </w:footnote>
  <w:footnote w:id="3">
    <w:p w14:paraId="1DEBAE5C" w14:textId="3218FAC8" w:rsidR="00411756" w:rsidRDefault="00411756">
      <w:pPr>
        <w:pStyle w:val="Fotnotetekst"/>
      </w:pPr>
      <w:r>
        <w:rPr>
          <w:rStyle w:val="Fotnotereferanse"/>
        </w:rPr>
        <w:footnoteRef/>
      </w:r>
      <w:r>
        <w:t xml:space="preserve"> </w:t>
      </w:r>
      <w:hyperlink r:id="rId1" w:history="1">
        <w:r>
          <w:rPr>
            <w:rStyle w:val="Hyperkobling"/>
          </w:rPr>
          <w:t>Felles plan 2024 IKT-utvikling og digitalisering</w:t>
        </w:r>
      </w:hyperlink>
    </w:p>
  </w:footnote>
  <w:footnote w:id="4">
    <w:p w14:paraId="4540B6E7" w14:textId="4A4CBC88" w:rsidR="004267A1" w:rsidRDefault="004267A1">
      <w:pPr>
        <w:pStyle w:val="Fotnotetekst"/>
      </w:pPr>
      <w:r>
        <w:rPr>
          <w:rStyle w:val="Fotnotereferanse"/>
        </w:rPr>
        <w:footnoteRef/>
      </w:r>
      <w:r>
        <w:t xml:space="preserve"> </w:t>
      </w:r>
      <w:hyperlink r:id="rId2" w:history="1">
        <w:r>
          <w:rPr>
            <w:rStyle w:val="Hyperkobling"/>
          </w:rPr>
          <w:t>Felles plan 2024 IKT-utvikling og digitalisering</w:t>
        </w:r>
      </w:hyperlink>
    </w:p>
  </w:footnote>
  <w:footnote w:id="5">
    <w:p w14:paraId="6A03B35D" w14:textId="77777777" w:rsidR="008952F9" w:rsidRDefault="008952F9" w:rsidP="008952F9">
      <w:pPr>
        <w:pStyle w:val="Fotnotetekst"/>
      </w:pPr>
      <w:ins w:id="46" w:author="Kine Markman" w:date="2026-06-21T08:29:00Z" w16du:dateUtc="2026-06-21T06:29:00Z">
        <w:r>
          <w:rPr>
            <w:rStyle w:val="Fotnotereferanse"/>
          </w:rPr>
          <w:footnoteRef/>
        </w:r>
        <w:r>
          <w:t xml:space="preserve"> </w:t>
        </w:r>
      </w:ins>
      <w:hyperlink r:id="rId3" w:history="1">
        <w:r>
          <w:rPr>
            <w:rStyle w:val="Hyperkobling"/>
          </w:rPr>
          <w:t>Meld. St. 9 Nasjonal helse-og samhandlingsplan (2024–2027)</w:t>
        </w:r>
      </w:hyperlink>
    </w:p>
  </w:footnote>
  <w:footnote w:id="6">
    <w:p w14:paraId="04B49B61" w14:textId="77777777" w:rsidR="00906F14" w:rsidRDefault="00906F14" w:rsidP="00906F14">
      <w:pPr>
        <w:pStyle w:val="Fotnotetekst"/>
        <w:rPr>
          <w:ins w:id="53" w:author="Kine Markman" w:date="2026-08-14T14:18:00Z" w16du:dateUtc="2026-08-14T12:18:00Z"/>
        </w:rPr>
      </w:pPr>
      <w:ins w:id="54" w:author="Kine Markman" w:date="2026-08-14T14:18:00Z" w16du:dateUtc="2026-08-14T12:18:00Z">
        <w:r>
          <w:rPr>
            <w:rStyle w:val="Fotnotereferanse"/>
          </w:rPr>
          <w:footnoteRef/>
        </w:r>
        <w:r>
          <w:t xml:space="preserve"> </w:t>
        </w:r>
        <w:r>
          <w:fldChar w:fldCharType="begin"/>
        </w:r>
        <w:r>
          <w:instrText>HYPERLINK "https://www.helse-sorost.no/nyheter/tar-i-bruk-journal-pa-mobil/"</w:instrText>
        </w:r>
        <w:r>
          <w:fldChar w:fldCharType="separate"/>
        </w:r>
        <w:r w:rsidRPr="003F56DB">
          <w:rPr>
            <w:rStyle w:val="Hyperkobling"/>
          </w:rPr>
          <w:t>Tar i bruk journal på mobil - Helse Sør-Øst RHF</w:t>
        </w:r>
        <w:r>
          <w:fldChar w:fldCharType="end"/>
        </w:r>
      </w:ins>
    </w:p>
  </w:footnote>
  <w:footnote w:id="7">
    <w:p w14:paraId="5E58622A" w14:textId="2B92E598" w:rsidR="00783C63" w:rsidRPr="001E374E" w:rsidRDefault="00783C63">
      <w:pPr>
        <w:pStyle w:val="Fotnotetekst"/>
        <w:rPr>
          <w:sz w:val="18"/>
          <w:szCs w:val="18"/>
        </w:rPr>
      </w:pPr>
      <w:r w:rsidRPr="001E374E">
        <w:rPr>
          <w:rStyle w:val="Fotnotereferanse"/>
          <w:sz w:val="18"/>
          <w:szCs w:val="18"/>
        </w:rPr>
        <w:footnoteRef/>
      </w:r>
      <w:r w:rsidRPr="001E374E">
        <w:rPr>
          <w:sz w:val="18"/>
          <w:szCs w:val="18"/>
        </w:rPr>
        <w:t xml:space="preserve"> </w:t>
      </w:r>
      <w:hyperlink r:id="rId4" w:history="1">
        <w:r w:rsidRPr="001E374E">
          <w:rPr>
            <w:rStyle w:val="Hyperkobling"/>
            <w:sz w:val="18"/>
            <w:szCs w:val="18"/>
          </w:rPr>
          <w:t xml:space="preserve">Meld. St. 9 </w:t>
        </w:r>
        <w:r w:rsidR="00810D1C" w:rsidRPr="001E374E">
          <w:rPr>
            <w:rStyle w:val="Hyperkobling"/>
            <w:sz w:val="18"/>
            <w:szCs w:val="18"/>
          </w:rPr>
          <w:t xml:space="preserve">Nasjonal helse- og samhandlingsplan </w:t>
        </w:r>
        <w:r w:rsidRPr="001E374E">
          <w:rPr>
            <w:rStyle w:val="Hyperkobling"/>
            <w:sz w:val="18"/>
            <w:szCs w:val="18"/>
          </w:rPr>
          <w:t>(202</w:t>
        </w:r>
        <w:r w:rsidR="00810D1C" w:rsidRPr="001E374E">
          <w:rPr>
            <w:rStyle w:val="Hyperkobling"/>
            <w:sz w:val="18"/>
            <w:szCs w:val="18"/>
          </w:rPr>
          <w:t>4</w:t>
        </w:r>
        <w:r w:rsidRPr="001E374E">
          <w:rPr>
            <w:rStyle w:val="Hyperkobling"/>
            <w:sz w:val="18"/>
            <w:szCs w:val="18"/>
          </w:rPr>
          <w:t>–202</w:t>
        </w:r>
        <w:r w:rsidR="00810D1C" w:rsidRPr="001E374E">
          <w:rPr>
            <w:rStyle w:val="Hyperkobling"/>
            <w:sz w:val="18"/>
            <w:szCs w:val="18"/>
          </w:rPr>
          <w:t>7</w:t>
        </w:r>
        <w:r w:rsidRPr="001E374E">
          <w:rPr>
            <w:rStyle w:val="Hyperkobling"/>
            <w:sz w:val="18"/>
            <w:szCs w:val="18"/>
          </w:rPr>
          <w:t>)</w:t>
        </w:r>
      </w:hyperlink>
    </w:p>
  </w:footnote>
  <w:footnote w:id="8">
    <w:p w14:paraId="2A52278B" w14:textId="6089A86E" w:rsidR="00187F05" w:rsidRPr="001E374E" w:rsidRDefault="00187F05">
      <w:pPr>
        <w:pStyle w:val="Fotnotetekst"/>
        <w:rPr>
          <w:sz w:val="18"/>
          <w:szCs w:val="18"/>
        </w:rPr>
      </w:pPr>
      <w:r w:rsidRPr="001E374E">
        <w:rPr>
          <w:rStyle w:val="Fotnotereferanse"/>
          <w:sz w:val="18"/>
          <w:szCs w:val="18"/>
        </w:rPr>
        <w:footnoteRef/>
      </w:r>
      <w:r w:rsidRPr="001E374E">
        <w:rPr>
          <w:sz w:val="18"/>
          <w:szCs w:val="18"/>
        </w:rPr>
        <w:t xml:space="preserve"> </w:t>
      </w:r>
      <w:hyperlink r:id="rId5" w:history="1">
        <w:r w:rsidRPr="001E374E">
          <w:rPr>
            <w:rStyle w:val="Hyperkobling"/>
            <w:sz w:val="18"/>
            <w:szCs w:val="18"/>
          </w:rPr>
          <w:t>Felles plan for IKT-utvikling og digitalisering 2023</w:t>
        </w:r>
      </w:hyperlink>
    </w:p>
  </w:footnote>
  <w:footnote w:id="9">
    <w:p w14:paraId="781A8033" w14:textId="4084F7BA" w:rsidR="00B933E8" w:rsidRDefault="00B933E8">
      <w:pPr>
        <w:pStyle w:val="Fotnotetekst"/>
      </w:pPr>
      <w:r>
        <w:rPr>
          <w:rStyle w:val="Fotnotereferanse"/>
        </w:rPr>
        <w:footnoteRef/>
      </w:r>
      <w:r>
        <w:t xml:space="preserve"> </w:t>
      </w:r>
      <w:hyperlink r:id="rId6" w:history="1">
        <w:r>
          <w:rPr>
            <w:rStyle w:val="Hyperkobling"/>
          </w:rPr>
          <w:t>Analyse av fordeler og ulemper ved Helseplattformen</w:t>
        </w:r>
      </w:hyperlink>
    </w:p>
  </w:footnote>
  <w:footnote w:id="10">
    <w:p w14:paraId="6183F4BF" w14:textId="29DC9448" w:rsidR="007141B4" w:rsidRDefault="007141B4">
      <w:pPr>
        <w:pStyle w:val="Fotnotetekst"/>
      </w:pPr>
      <w:r>
        <w:rPr>
          <w:rStyle w:val="Fotnotereferanse"/>
        </w:rPr>
        <w:footnoteRef/>
      </w:r>
      <w:r>
        <w:t xml:space="preserve"> </w:t>
      </w:r>
      <w:hyperlink r:id="rId7" w:history="1">
        <w:r w:rsidRPr="007141B4">
          <w:rPr>
            <w:rStyle w:val="Hyperkobling"/>
          </w:rPr>
          <w:t>Meld. St. 23</w:t>
        </w:r>
        <w:r w:rsidR="006E2061">
          <w:rPr>
            <w:rStyle w:val="Hyperkobling"/>
          </w:rPr>
          <w:t xml:space="preserve"> </w:t>
        </w:r>
        <w:r w:rsidR="00140027">
          <w:rPr>
            <w:rStyle w:val="Hyperkobling"/>
          </w:rPr>
          <w:t>Fremtidens allmennlegetjeneste og akuttmedisinske tjenester utenfor sykehus</w:t>
        </w:r>
        <w:r w:rsidRPr="007141B4">
          <w:rPr>
            <w:rStyle w:val="Hyperkobling"/>
          </w:rPr>
          <w:t xml:space="preserve"> (2024–2025)</w:t>
        </w:r>
      </w:hyperlink>
    </w:p>
  </w:footnote>
  <w:footnote w:id="11">
    <w:p w14:paraId="1A82BCBE" w14:textId="690A52FE" w:rsidR="002831EE" w:rsidRDefault="002831EE">
      <w:pPr>
        <w:pStyle w:val="Fotnotetekst"/>
      </w:pPr>
      <w:r>
        <w:rPr>
          <w:rStyle w:val="Fotnotereferanse"/>
        </w:rPr>
        <w:footnoteRef/>
      </w:r>
      <w:r>
        <w:t xml:space="preserve"> </w:t>
      </w:r>
      <w:hyperlink r:id="rId8" w:history="1">
        <w:r w:rsidRPr="007141B4">
          <w:rPr>
            <w:rStyle w:val="Hyperkobling"/>
          </w:rPr>
          <w:t xml:space="preserve">Meld. St. 23 </w:t>
        </w:r>
        <w:r w:rsidR="00140027">
          <w:rPr>
            <w:rStyle w:val="Hyperkobling"/>
          </w:rPr>
          <w:t xml:space="preserve">Fremtidens allmennlegetjeneste og akuttmedisinske tjenester utenfor sykehus </w:t>
        </w:r>
        <w:r w:rsidRPr="007141B4">
          <w:rPr>
            <w:rStyle w:val="Hyperkobling"/>
          </w:rPr>
          <w:t>(2024–2025)</w:t>
        </w:r>
      </w:hyperlink>
    </w:p>
    <w:p w14:paraId="4B0726C6" w14:textId="77777777" w:rsidR="002831EE" w:rsidRDefault="002831EE">
      <w:pPr>
        <w:pStyle w:val="Fotnotetekst"/>
      </w:pPr>
    </w:p>
  </w:footnote>
  <w:footnote w:id="12">
    <w:p w14:paraId="0559CDF5" w14:textId="65A90876" w:rsidR="00CA61C3" w:rsidRPr="00CA61C3" w:rsidRDefault="00CA61C3">
      <w:pPr>
        <w:pStyle w:val="Fotnotetekst"/>
        <w:rPr>
          <w:sz w:val="14"/>
          <w:szCs w:val="14"/>
        </w:rPr>
      </w:pPr>
      <w:r w:rsidRPr="00CA61C3">
        <w:rPr>
          <w:rStyle w:val="Fotnotereferanse"/>
          <w:sz w:val="14"/>
          <w:szCs w:val="14"/>
        </w:rPr>
        <w:footnoteRef/>
      </w:r>
      <w:r w:rsidRPr="00CA61C3">
        <w:rPr>
          <w:sz w:val="14"/>
          <w:szCs w:val="14"/>
        </w:rPr>
        <w:t xml:space="preserve"> I Midt-Norge brukes Helseplattformen til dokumentdeling mellom sykehus og kommuner i regionen, og skal etter planen tilgjengeliggjøre journaldokumenter via pasientens journaldokumenter til helsetjenesten i andre deler av landet fra og med 2027.</w:t>
      </w:r>
    </w:p>
  </w:footnote>
  <w:footnote w:id="13">
    <w:p w14:paraId="5B30752D" w14:textId="77777777" w:rsidR="00084892" w:rsidRPr="00B31DCE" w:rsidRDefault="00084892" w:rsidP="00084892">
      <w:pPr>
        <w:pStyle w:val="Fotnotetekst"/>
        <w:rPr>
          <w:sz w:val="14"/>
          <w:szCs w:val="14"/>
        </w:rPr>
      </w:pPr>
      <w:r w:rsidRPr="00B31DCE">
        <w:rPr>
          <w:rStyle w:val="Fotnotereferanse"/>
          <w:sz w:val="14"/>
          <w:szCs w:val="14"/>
        </w:rPr>
        <w:footnoteRef/>
      </w:r>
      <w:r w:rsidRPr="00B31DCE">
        <w:rPr>
          <w:sz w:val="14"/>
          <w:szCs w:val="14"/>
        </w:rPr>
        <w:t xml:space="preserve"> </w:t>
      </w:r>
      <w:r w:rsidRPr="009B3313">
        <w:rPr>
          <w:sz w:val="14"/>
          <w:szCs w:val="18"/>
        </w:rPr>
        <w:t>I pasientens journaldokumenter gis helsepersonell tilgang til helseopplysninger i en annen virksomhet via referanser til utvalgte dokumenter i kjernejournal. Dokumentreferansene er en del av kjernejournal jf. pasientjournalloven § 13, jf. kjernejournalforskriften § 4 første ledd nr. 8 referanse til ytterligere informasjon, herunder epikriser, prøvesvar, billedundersøkelser og henvisninger</w:t>
      </w:r>
      <w:r w:rsidRPr="00B31DCE">
        <w:rPr>
          <w:sz w:val="14"/>
          <w:szCs w:val="14"/>
        </w:rPr>
        <w:t xml:space="preserve"> </w:t>
      </w:r>
    </w:p>
  </w:footnote>
  <w:footnote w:id="14">
    <w:p w14:paraId="06991C4F" w14:textId="77777777" w:rsidR="00084892" w:rsidRPr="00B31DCE" w:rsidRDefault="00084892" w:rsidP="00084892">
      <w:pPr>
        <w:pStyle w:val="Fotnotetekst"/>
        <w:rPr>
          <w:sz w:val="14"/>
          <w:szCs w:val="14"/>
        </w:rPr>
      </w:pPr>
      <w:r w:rsidRPr="00B31DCE">
        <w:rPr>
          <w:rStyle w:val="Fotnotereferanse"/>
          <w:sz w:val="14"/>
          <w:szCs w:val="14"/>
        </w:rPr>
        <w:footnoteRef/>
      </w:r>
      <w:r w:rsidRPr="00B31DCE">
        <w:rPr>
          <w:sz w:val="14"/>
          <w:szCs w:val="14"/>
        </w:rPr>
        <w:t xml:space="preserve"> Forutsetter at fastlegene har signert bruksvilkår for pasientens journaldokumenter</w:t>
      </w:r>
    </w:p>
  </w:footnote>
  <w:footnote w:id="15">
    <w:p w14:paraId="003B7FAC" w14:textId="77777777" w:rsidR="009434F8" w:rsidRPr="004B34A5" w:rsidRDefault="009434F8" w:rsidP="009434F8">
      <w:pPr>
        <w:pStyle w:val="Fotnotetekst"/>
        <w:rPr>
          <w:sz w:val="14"/>
          <w:szCs w:val="14"/>
        </w:rPr>
      </w:pPr>
      <w:r w:rsidRPr="004B34A5">
        <w:rPr>
          <w:rStyle w:val="Fotnotereferanse"/>
          <w:sz w:val="14"/>
          <w:szCs w:val="14"/>
        </w:rPr>
        <w:footnoteRef/>
      </w:r>
      <w:r w:rsidRPr="004B34A5">
        <w:rPr>
          <w:sz w:val="14"/>
          <w:szCs w:val="14"/>
        </w:rPr>
        <w:t xml:space="preserve"> </w:t>
      </w:r>
      <w:r>
        <w:rPr>
          <w:sz w:val="14"/>
          <w:szCs w:val="14"/>
        </w:rPr>
        <w:t>Helse Midt-Norge RHF, tilrettelegger for at helsepersonell på Helseplattformen, kan konsumere journaldokumenter fra 2027</w:t>
      </w:r>
    </w:p>
  </w:footnote>
  <w:footnote w:id="16">
    <w:p w14:paraId="1ACFACCF" w14:textId="77777777" w:rsidR="00F158DD" w:rsidRPr="00BC38AD" w:rsidRDefault="00F158DD" w:rsidP="00F158DD">
      <w:pPr>
        <w:pStyle w:val="Fotnotetekst"/>
        <w:rPr>
          <w:ins w:id="77" w:author="Aina Blix Bjelde" w:date="2026-08-03T14:48:00Z" w16du:dateUtc="2026-08-03T12:48:00Z"/>
          <w:sz w:val="16"/>
          <w:szCs w:val="16"/>
        </w:rPr>
      </w:pPr>
      <w:r w:rsidRPr="00B31DCE">
        <w:rPr>
          <w:rStyle w:val="Fotnotereferanse"/>
          <w:sz w:val="14"/>
          <w:szCs w:val="14"/>
        </w:rPr>
        <w:footnoteRef/>
      </w:r>
      <w:r w:rsidRPr="00B31DCE">
        <w:rPr>
          <w:sz w:val="14"/>
          <w:szCs w:val="14"/>
        </w:rPr>
        <w:t xml:space="preserve"> NHN vedlikeholder oversikt over leverandører som har tatt i bruk tillitsrammeverket og kan tilby tjenesten til flere av sine kunder.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F7BF" w14:textId="56EBB899" w:rsidR="00441D7E" w:rsidRDefault="00894C9E">
    <w:pPr>
      <w:pStyle w:val="Topptekst"/>
    </w:pPr>
    <w:r>
      <w:rPr>
        <w:noProof/>
      </w:rPr>
      <mc:AlternateContent>
        <mc:Choice Requires="wps">
          <w:drawing>
            <wp:anchor distT="0" distB="0" distL="114300" distR="114300" simplePos="0" relativeHeight="251658241" behindDoc="0" locked="0" layoutInCell="1" allowOverlap="1" wp14:anchorId="1F0A8D7B" wp14:editId="1A048832">
              <wp:simplePos x="0" y="0"/>
              <wp:positionH relativeFrom="page">
                <wp:posOffset>2346325</wp:posOffset>
              </wp:positionH>
              <wp:positionV relativeFrom="page">
                <wp:posOffset>4994275</wp:posOffset>
              </wp:positionV>
              <wp:extent cx="5215255" cy="4358640"/>
              <wp:effectExtent l="0" t="0" r="0" b="0"/>
              <wp:wrapNone/>
              <wp:docPr id="669486242" name="s1_forsidebilde"/>
              <wp:cNvGraphicFramePr/>
              <a:graphic xmlns:a="http://schemas.openxmlformats.org/drawingml/2006/main">
                <a:graphicData uri="http://schemas.microsoft.com/office/word/2010/wordprocessingShape">
                  <wps:wsp>
                    <wps:cNvSpPr/>
                    <wps:spPr>
                      <a:xfrm>
                        <a:off x="0" y="0"/>
                        <a:ext cx="5215255" cy="4358640"/>
                      </a:xfrm>
                      <a:prstGeom prst="rect">
                        <a:avLst/>
                      </a:prstGeom>
                      <a:blipFill>
                        <a:blip r:embed="rId1"/>
                        <a:srcRect/>
                        <a:stretch>
                          <a:fillRect l="-3227" t="1979" r="-7524" b="-197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xmlns:a="http://schemas.openxmlformats.org/drawingml/2006/main" xmlns:pic="http://schemas.openxmlformats.org/drawingml/2006/picture" xmlns:asvg="http://schemas.microsoft.com/office/drawing/2016/SVG/main" xmlns:arto="http://schemas.microsoft.com/office/word/2006/arto">
          <w:pict w14:anchorId="0553E821">
            <v:rect id="s1_forsidebilde" style="position:absolute;margin-left:184.75pt;margin-top:393.25pt;width:410.65pt;height:343.2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spid="_x0000_s1026" stroked="f" strokeweight="1pt" w14:anchorId="6147CA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">
              <v:fill type="frame" o:title="" recolor="t" rotate="t" r:id="rId2"/>
              <w10:wrap anchorx="page" anchory="page"/>
            </v:rect>
          </w:pict>
        </mc:Fallback>
      </mc:AlternateContent>
    </w:r>
    <w:r w:rsidR="00217554">
      <w:rPr>
        <w:noProof/>
      </w:rPr>
      <mc:AlternateContent>
        <mc:Choice Requires="wps">
          <w:drawing>
            <wp:anchor distT="0" distB="0" distL="114300" distR="114300" simplePos="0" relativeHeight="251658242" behindDoc="1" locked="0" layoutInCell="1" allowOverlap="1" wp14:anchorId="77377FDC" wp14:editId="2C15BCCB">
              <wp:simplePos x="0" y="0"/>
              <wp:positionH relativeFrom="page">
                <wp:posOffset>0</wp:posOffset>
              </wp:positionH>
              <wp:positionV relativeFrom="page">
                <wp:posOffset>3703320</wp:posOffset>
              </wp:positionV>
              <wp:extent cx="7557770" cy="6994525"/>
              <wp:effectExtent l="0" t="0" r="5080" b="0"/>
              <wp:wrapNone/>
              <wp:docPr id="1806944803" name="Rectangle 2"/>
              <wp:cNvGraphicFramePr/>
              <a:graphic xmlns:a="http://schemas.openxmlformats.org/drawingml/2006/main">
                <a:graphicData uri="http://schemas.microsoft.com/office/word/2010/wordprocessingShape">
                  <wps:wsp>
                    <wps:cNvSpPr/>
                    <wps:spPr>
                      <a:xfrm>
                        <a:off x="0" y="0"/>
                        <a:ext cx="7557770" cy="6994525"/>
                      </a:xfrm>
                      <a:prstGeom prst="rect">
                        <a:avLst/>
                      </a:prstGeom>
                      <a:solidFill>
                        <a:srgbClr val="01546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svg="http://schemas.microsoft.com/office/drawing/2016/SVG/main" xmlns:arto="http://schemas.microsoft.com/office/word/2006/arto">
          <w:pict w14:anchorId="575D093F">
            <v:rect id="Rectangle 2" style="position:absolute;margin-left:0;margin-top:291.6pt;width:595.1pt;height:550.75pt;z-index:-2516531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spid="_x0000_s1026" fillcolor="#015469" stroked="f" strokeweight="1pt" w14:anchorId="13F9B5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">
              <w10:wrap anchorx="page" anchory="page"/>
            </v:rect>
          </w:pict>
        </mc:Fallback>
      </mc:AlternateContent>
    </w:r>
    <w:r w:rsidR="00573F01">
      <w:rPr>
        <w:noProof/>
      </w:rPr>
      <w:drawing>
        <wp:anchor distT="0" distB="0" distL="114300" distR="114300" simplePos="0" relativeHeight="251658240" behindDoc="1" locked="0" layoutInCell="1" allowOverlap="1" wp14:anchorId="74A9F934" wp14:editId="37CA45A3">
          <wp:simplePos x="0" y="0"/>
          <wp:positionH relativeFrom="page">
            <wp:posOffset>733097</wp:posOffset>
          </wp:positionH>
          <wp:positionV relativeFrom="page">
            <wp:posOffset>764628</wp:posOffset>
          </wp:positionV>
          <wp:extent cx="2094186" cy="280927"/>
          <wp:effectExtent l="0" t="0" r="1905" b="5080"/>
          <wp:wrapNone/>
          <wp:docPr id="216216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6407" name=""/>
                  <pic:cNvPicPr/>
                </pic:nvPicPr>
                <pic:blipFill>
                  <a:blip r:embed="rId3">
                    <a:extLst>
                      <a:ext uri="{96DAC541-7B7A-43D3-8B79-37D633B846F1}">
                        <asvg:svgBlip xmlns:asvg="http://schemas.microsoft.com/office/drawing/2016/SVG/main" r:embed="rId4"/>
                      </a:ext>
                    </a:extLst>
                  </a:blip>
                  <a:stretch>
                    <a:fillRect/>
                  </a:stretch>
                </pic:blipFill>
                <pic:spPr>
                  <a:xfrm>
                    <a:off x="0" y="0"/>
                    <a:ext cx="2113556" cy="283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D28760"/>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678C07AC"/>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100CF20C"/>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E82ED59E"/>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6440116"/>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8C19A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6E0AEA"/>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E41284"/>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62A804"/>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6C94FF1C"/>
    <w:lvl w:ilvl="0">
      <w:start w:val="1"/>
      <w:numFmt w:val="bullet"/>
      <w:pStyle w:val="Punktliste"/>
      <w:lvlText w:val=""/>
      <w:lvlJc w:val="left"/>
      <w:pPr>
        <w:ind w:left="360" w:hanging="360"/>
      </w:pPr>
      <w:rPr>
        <w:rFonts w:ascii="Wingdings 2" w:hAnsi="Wingdings 2" w:hint="default"/>
        <w:color w:val="193346"/>
      </w:rPr>
    </w:lvl>
  </w:abstractNum>
  <w:abstractNum w:abstractNumId="10" w15:restartNumberingAfterBreak="0">
    <w:nsid w:val="07946E86"/>
    <w:multiLevelType w:val="multilevel"/>
    <w:tmpl w:val="9F5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110C1"/>
    <w:multiLevelType w:val="hybridMultilevel"/>
    <w:tmpl w:val="E3B88D0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BB72627"/>
    <w:multiLevelType w:val="hybridMultilevel"/>
    <w:tmpl w:val="A894D156"/>
    <w:lvl w:ilvl="0" w:tplc="5E44BF44">
      <w:start w:val="1"/>
      <w:numFmt w:val="bullet"/>
      <w:lvlText w:val="•"/>
      <w:lvlJc w:val="left"/>
      <w:pPr>
        <w:tabs>
          <w:tab w:val="num" w:pos="720"/>
        </w:tabs>
        <w:ind w:left="720" w:hanging="360"/>
      </w:pPr>
      <w:rPr>
        <w:rFonts w:ascii="Arial" w:hAnsi="Arial" w:hint="default"/>
      </w:rPr>
    </w:lvl>
    <w:lvl w:ilvl="1" w:tplc="16A06276" w:tentative="1">
      <w:start w:val="1"/>
      <w:numFmt w:val="bullet"/>
      <w:lvlText w:val="•"/>
      <w:lvlJc w:val="left"/>
      <w:pPr>
        <w:tabs>
          <w:tab w:val="num" w:pos="1440"/>
        </w:tabs>
        <w:ind w:left="1440" w:hanging="360"/>
      </w:pPr>
      <w:rPr>
        <w:rFonts w:ascii="Arial" w:hAnsi="Arial" w:hint="default"/>
      </w:rPr>
    </w:lvl>
    <w:lvl w:ilvl="2" w:tplc="E698DA1A" w:tentative="1">
      <w:start w:val="1"/>
      <w:numFmt w:val="bullet"/>
      <w:lvlText w:val="•"/>
      <w:lvlJc w:val="left"/>
      <w:pPr>
        <w:tabs>
          <w:tab w:val="num" w:pos="2160"/>
        </w:tabs>
        <w:ind w:left="2160" w:hanging="360"/>
      </w:pPr>
      <w:rPr>
        <w:rFonts w:ascii="Arial" w:hAnsi="Arial" w:hint="default"/>
      </w:rPr>
    </w:lvl>
    <w:lvl w:ilvl="3" w:tplc="C956891A" w:tentative="1">
      <w:start w:val="1"/>
      <w:numFmt w:val="bullet"/>
      <w:lvlText w:val="•"/>
      <w:lvlJc w:val="left"/>
      <w:pPr>
        <w:tabs>
          <w:tab w:val="num" w:pos="2880"/>
        </w:tabs>
        <w:ind w:left="2880" w:hanging="360"/>
      </w:pPr>
      <w:rPr>
        <w:rFonts w:ascii="Arial" w:hAnsi="Arial" w:hint="default"/>
      </w:rPr>
    </w:lvl>
    <w:lvl w:ilvl="4" w:tplc="1F208FD6" w:tentative="1">
      <w:start w:val="1"/>
      <w:numFmt w:val="bullet"/>
      <w:lvlText w:val="•"/>
      <w:lvlJc w:val="left"/>
      <w:pPr>
        <w:tabs>
          <w:tab w:val="num" w:pos="3600"/>
        </w:tabs>
        <w:ind w:left="3600" w:hanging="360"/>
      </w:pPr>
      <w:rPr>
        <w:rFonts w:ascii="Arial" w:hAnsi="Arial" w:hint="default"/>
      </w:rPr>
    </w:lvl>
    <w:lvl w:ilvl="5" w:tplc="7A30F0AE" w:tentative="1">
      <w:start w:val="1"/>
      <w:numFmt w:val="bullet"/>
      <w:lvlText w:val="•"/>
      <w:lvlJc w:val="left"/>
      <w:pPr>
        <w:tabs>
          <w:tab w:val="num" w:pos="4320"/>
        </w:tabs>
        <w:ind w:left="4320" w:hanging="360"/>
      </w:pPr>
      <w:rPr>
        <w:rFonts w:ascii="Arial" w:hAnsi="Arial" w:hint="default"/>
      </w:rPr>
    </w:lvl>
    <w:lvl w:ilvl="6" w:tplc="09567534" w:tentative="1">
      <w:start w:val="1"/>
      <w:numFmt w:val="bullet"/>
      <w:lvlText w:val="•"/>
      <w:lvlJc w:val="left"/>
      <w:pPr>
        <w:tabs>
          <w:tab w:val="num" w:pos="5040"/>
        </w:tabs>
        <w:ind w:left="5040" w:hanging="360"/>
      </w:pPr>
      <w:rPr>
        <w:rFonts w:ascii="Arial" w:hAnsi="Arial" w:hint="default"/>
      </w:rPr>
    </w:lvl>
    <w:lvl w:ilvl="7" w:tplc="CEBEDB58" w:tentative="1">
      <w:start w:val="1"/>
      <w:numFmt w:val="bullet"/>
      <w:lvlText w:val="•"/>
      <w:lvlJc w:val="left"/>
      <w:pPr>
        <w:tabs>
          <w:tab w:val="num" w:pos="5760"/>
        </w:tabs>
        <w:ind w:left="5760" w:hanging="360"/>
      </w:pPr>
      <w:rPr>
        <w:rFonts w:ascii="Arial" w:hAnsi="Arial" w:hint="default"/>
      </w:rPr>
    </w:lvl>
    <w:lvl w:ilvl="8" w:tplc="715EA49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4DF65C8"/>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B7A3E5B"/>
    <w:multiLevelType w:val="hybridMultilevel"/>
    <w:tmpl w:val="CDA2710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25195CBA"/>
    <w:multiLevelType w:val="hybridMultilevel"/>
    <w:tmpl w:val="31AE4D9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953104A"/>
    <w:multiLevelType w:val="hybridMultilevel"/>
    <w:tmpl w:val="0282926E"/>
    <w:lvl w:ilvl="0" w:tplc="44D862AE">
      <w:start w:val="2"/>
      <w:numFmt w:val="bullet"/>
      <w:lvlText w:val="-"/>
      <w:lvlJc w:val="left"/>
      <w:pPr>
        <w:ind w:left="720" w:hanging="360"/>
      </w:pPr>
      <w:rPr>
        <w:rFonts w:ascii="Roboto" w:eastAsiaTheme="minorHAnsi" w:hAnsi="Roboto"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3198477C"/>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C63C34"/>
    <w:multiLevelType w:val="hybridMultilevel"/>
    <w:tmpl w:val="CFEE74E8"/>
    <w:lvl w:ilvl="0" w:tplc="04140001">
      <w:start w:val="1"/>
      <w:numFmt w:val="bullet"/>
      <w:lvlText w:val=""/>
      <w:lvlJc w:val="left"/>
      <w:pPr>
        <w:ind w:left="765" w:hanging="360"/>
      </w:pPr>
      <w:rPr>
        <w:rFonts w:ascii="Symbol" w:hAnsi="Symbol" w:hint="default"/>
      </w:rPr>
    </w:lvl>
    <w:lvl w:ilvl="1" w:tplc="04140003" w:tentative="1">
      <w:start w:val="1"/>
      <w:numFmt w:val="bullet"/>
      <w:lvlText w:val="o"/>
      <w:lvlJc w:val="left"/>
      <w:pPr>
        <w:ind w:left="1485" w:hanging="360"/>
      </w:pPr>
      <w:rPr>
        <w:rFonts w:ascii="Courier New" w:hAnsi="Courier New" w:cs="Courier New" w:hint="default"/>
      </w:rPr>
    </w:lvl>
    <w:lvl w:ilvl="2" w:tplc="04140005" w:tentative="1">
      <w:start w:val="1"/>
      <w:numFmt w:val="bullet"/>
      <w:lvlText w:val=""/>
      <w:lvlJc w:val="left"/>
      <w:pPr>
        <w:ind w:left="2205" w:hanging="360"/>
      </w:pPr>
      <w:rPr>
        <w:rFonts w:ascii="Wingdings" w:hAnsi="Wingdings" w:hint="default"/>
      </w:rPr>
    </w:lvl>
    <w:lvl w:ilvl="3" w:tplc="04140001" w:tentative="1">
      <w:start w:val="1"/>
      <w:numFmt w:val="bullet"/>
      <w:lvlText w:val=""/>
      <w:lvlJc w:val="left"/>
      <w:pPr>
        <w:ind w:left="2925" w:hanging="360"/>
      </w:pPr>
      <w:rPr>
        <w:rFonts w:ascii="Symbol" w:hAnsi="Symbol" w:hint="default"/>
      </w:rPr>
    </w:lvl>
    <w:lvl w:ilvl="4" w:tplc="04140003" w:tentative="1">
      <w:start w:val="1"/>
      <w:numFmt w:val="bullet"/>
      <w:lvlText w:val="o"/>
      <w:lvlJc w:val="left"/>
      <w:pPr>
        <w:ind w:left="3645" w:hanging="360"/>
      </w:pPr>
      <w:rPr>
        <w:rFonts w:ascii="Courier New" w:hAnsi="Courier New" w:cs="Courier New" w:hint="default"/>
      </w:rPr>
    </w:lvl>
    <w:lvl w:ilvl="5" w:tplc="04140005" w:tentative="1">
      <w:start w:val="1"/>
      <w:numFmt w:val="bullet"/>
      <w:lvlText w:val=""/>
      <w:lvlJc w:val="left"/>
      <w:pPr>
        <w:ind w:left="4365" w:hanging="360"/>
      </w:pPr>
      <w:rPr>
        <w:rFonts w:ascii="Wingdings" w:hAnsi="Wingdings" w:hint="default"/>
      </w:rPr>
    </w:lvl>
    <w:lvl w:ilvl="6" w:tplc="04140001" w:tentative="1">
      <w:start w:val="1"/>
      <w:numFmt w:val="bullet"/>
      <w:lvlText w:val=""/>
      <w:lvlJc w:val="left"/>
      <w:pPr>
        <w:ind w:left="5085" w:hanging="360"/>
      </w:pPr>
      <w:rPr>
        <w:rFonts w:ascii="Symbol" w:hAnsi="Symbol" w:hint="default"/>
      </w:rPr>
    </w:lvl>
    <w:lvl w:ilvl="7" w:tplc="04140003" w:tentative="1">
      <w:start w:val="1"/>
      <w:numFmt w:val="bullet"/>
      <w:lvlText w:val="o"/>
      <w:lvlJc w:val="left"/>
      <w:pPr>
        <w:ind w:left="5805" w:hanging="360"/>
      </w:pPr>
      <w:rPr>
        <w:rFonts w:ascii="Courier New" w:hAnsi="Courier New" w:cs="Courier New" w:hint="default"/>
      </w:rPr>
    </w:lvl>
    <w:lvl w:ilvl="8" w:tplc="04140005" w:tentative="1">
      <w:start w:val="1"/>
      <w:numFmt w:val="bullet"/>
      <w:lvlText w:val=""/>
      <w:lvlJc w:val="left"/>
      <w:pPr>
        <w:ind w:left="6525" w:hanging="360"/>
      </w:pPr>
      <w:rPr>
        <w:rFonts w:ascii="Wingdings" w:hAnsi="Wingdings" w:hint="default"/>
      </w:rPr>
    </w:lvl>
  </w:abstractNum>
  <w:abstractNum w:abstractNumId="19" w15:restartNumberingAfterBreak="0">
    <w:nsid w:val="393A12AE"/>
    <w:multiLevelType w:val="hybridMultilevel"/>
    <w:tmpl w:val="A71C6C54"/>
    <w:lvl w:ilvl="0" w:tplc="04140001">
      <w:start w:val="1"/>
      <w:numFmt w:val="bullet"/>
      <w:lvlText w:val=""/>
      <w:lvlJc w:val="left"/>
      <w:pPr>
        <w:ind w:left="738" w:hanging="360"/>
      </w:pPr>
      <w:rPr>
        <w:rFonts w:ascii="Symbol" w:hAnsi="Symbol" w:hint="default"/>
      </w:rPr>
    </w:lvl>
    <w:lvl w:ilvl="1" w:tplc="04140003" w:tentative="1">
      <w:start w:val="1"/>
      <w:numFmt w:val="bullet"/>
      <w:lvlText w:val="o"/>
      <w:lvlJc w:val="left"/>
      <w:pPr>
        <w:ind w:left="1458" w:hanging="360"/>
      </w:pPr>
      <w:rPr>
        <w:rFonts w:ascii="Courier New" w:hAnsi="Courier New" w:cs="Courier New" w:hint="default"/>
      </w:rPr>
    </w:lvl>
    <w:lvl w:ilvl="2" w:tplc="04140005" w:tentative="1">
      <w:start w:val="1"/>
      <w:numFmt w:val="bullet"/>
      <w:lvlText w:val=""/>
      <w:lvlJc w:val="left"/>
      <w:pPr>
        <w:ind w:left="2178" w:hanging="360"/>
      </w:pPr>
      <w:rPr>
        <w:rFonts w:ascii="Wingdings" w:hAnsi="Wingdings" w:hint="default"/>
      </w:rPr>
    </w:lvl>
    <w:lvl w:ilvl="3" w:tplc="04140001" w:tentative="1">
      <w:start w:val="1"/>
      <w:numFmt w:val="bullet"/>
      <w:lvlText w:val=""/>
      <w:lvlJc w:val="left"/>
      <w:pPr>
        <w:ind w:left="2898" w:hanging="360"/>
      </w:pPr>
      <w:rPr>
        <w:rFonts w:ascii="Symbol" w:hAnsi="Symbol" w:hint="default"/>
      </w:rPr>
    </w:lvl>
    <w:lvl w:ilvl="4" w:tplc="04140003" w:tentative="1">
      <w:start w:val="1"/>
      <w:numFmt w:val="bullet"/>
      <w:lvlText w:val="o"/>
      <w:lvlJc w:val="left"/>
      <w:pPr>
        <w:ind w:left="3618" w:hanging="360"/>
      </w:pPr>
      <w:rPr>
        <w:rFonts w:ascii="Courier New" w:hAnsi="Courier New" w:cs="Courier New" w:hint="default"/>
      </w:rPr>
    </w:lvl>
    <w:lvl w:ilvl="5" w:tplc="04140005" w:tentative="1">
      <w:start w:val="1"/>
      <w:numFmt w:val="bullet"/>
      <w:lvlText w:val=""/>
      <w:lvlJc w:val="left"/>
      <w:pPr>
        <w:ind w:left="4338" w:hanging="360"/>
      </w:pPr>
      <w:rPr>
        <w:rFonts w:ascii="Wingdings" w:hAnsi="Wingdings" w:hint="default"/>
      </w:rPr>
    </w:lvl>
    <w:lvl w:ilvl="6" w:tplc="04140001" w:tentative="1">
      <w:start w:val="1"/>
      <w:numFmt w:val="bullet"/>
      <w:lvlText w:val=""/>
      <w:lvlJc w:val="left"/>
      <w:pPr>
        <w:ind w:left="5058" w:hanging="360"/>
      </w:pPr>
      <w:rPr>
        <w:rFonts w:ascii="Symbol" w:hAnsi="Symbol" w:hint="default"/>
      </w:rPr>
    </w:lvl>
    <w:lvl w:ilvl="7" w:tplc="04140003" w:tentative="1">
      <w:start w:val="1"/>
      <w:numFmt w:val="bullet"/>
      <w:lvlText w:val="o"/>
      <w:lvlJc w:val="left"/>
      <w:pPr>
        <w:ind w:left="5778" w:hanging="360"/>
      </w:pPr>
      <w:rPr>
        <w:rFonts w:ascii="Courier New" w:hAnsi="Courier New" w:cs="Courier New" w:hint="default"/>
      </w:rPr>
    </w:lvl>
    <w:lvl w:ilvl="8" w:tplc="04140005" w:tentative="1">
      <w:start w:val="1"/>
      <w:numFmt w:val="bullet"/>
      <w:lvlText w:val=""/>
      <w:lvlJc w:val="left"/>
      <w:pPr>
        <w:ind w:left="6498" w:hanging="360"/>
      </w:pPr>
      <w:rPr>
        <w:rFonts w:ascii="Wingdings" w:hAnsi="Wingdings" w:hint="default"/>
      </w:rPr>
    </w:lvl>
  </w:abstractNum>
  <w:abstractNum w:abstractNumId="20" w15:restartNumberingAfterBreak="0">
    <w:nsid w:val="398263D8"/>
    <w:multiLevelType w:val="hybridMultilevel"/>
    <w:tmpl w:val="51BE7F5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C85039F"/>
    <w:multiLevelType w:val="hybridMultilevel"/>
    <w:tmpl w:val="5660273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D815197"/>
    <w:multiLevelType w:val="hybridMultilevel"/>
    <w:tmpl w:val="A2A87C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EB13D46"/>
    <w:multiLevelType w:val="hybridMultilevel"/>
    <w:tmpl w:val="BA12EAD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47890E40"/>
    <w:multiLevelType w:val="hybridMultilevel"/>
    <w:tmpl w:val="55DAE2C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C3A2237"/>
    <w:multiLevelType w:val="multilevel"/>
    <w:tmpl w:val="C11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52E6C"/>
    <w:multiLevelType w:val="hybridMultilevel"/>
    <w:tmpl w:val="78CA3F7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4E0D1402"/>
    <w:multiLevelType w:val="hybridMultilevel"/>
    <w:tmpl w:val="6D6EB6E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50D11C4C"/>
    <w:multiLevelType w:val="hybridMultilevel"/>
    <w:tmpl w:val="8354B3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52AD0E4E"/>
    <w:multiLevelType w:val="hybridMultilevel"/>
    <w:tmpl w:val="11A8A6A6"/>
    <w:lvl w:ilvl="0" w:tplc="675CB15E">
      <w:start w:val="20"/>
      <w:numFmt w:val="bullet"/>
      <w:lvlText w:val="-"/>
      <w:lvlJc w:val="left"/>
      <w:pPr>
        <w:ind w:left="720" w:hanging="360"/>
      </w:pPr>
      <w:rPr>
        <w:rFonts w:ascii="Roboto" w:eastAsiaTheme="minorHAnsi" w:hAnsi="Roboto"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557A6F92"/>
    <w:multiLevelType w:val="hybridMultilevel"/>
    <w:tmpl w:val="FFCCE8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589764BA"/>
    <w:multiLevelType w:val="multilevel"/>
    <w:tmpl w:val="138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017DA"/>
    <w:multiLevelType w:val="hybridMultilevel"/>
    <w:tmpl w:val="553093BE"/>
    <w:lvl w:ilvl="0" w:tplc="4ED6F688">
      <w:start w:val="1"/>
      <w:numFmt w:val="bullet"/>
      <w:lvlText w:val="•"/>
      <w:lvlJc w:val="left"/>
      <w:pPr>
        <w:tabs>
          <w:tab w:val="num" w:pos="720"/>
        </w:tabs>
        <w:ind w:left="720" w:hanging="360"/>
      </w:pPr>
      <w:rPr>
        <w:rFonts w:ascii="Arial" w:hAnsi="Arial" w:hint="default"/>
      </w:rPr>
    </w:lvl>
    <w:lvl w:ilvl="1" w:tplc="68060D8C">
      <w:start w:val="1"/>
      <w:numFmt w:val="bullet"/>
      <w:lvlText w:val="•"/>
      <w:lvlJc w:val="left"/>
      <w:pPr>
        <w:tabs>
          <w:tab w:val="num" w:pos="1440"/>
        </w:tabs>
        <w:ind w:left="1440" w:hanging="360"/>
      </w:pPr>
      <w:rPr>
        <w:rFonts w:ascii="Arial" w:hAnsi="Arial" w:hint="default"/>
      </w:rPr>
    </w:lvl>
    <w:lvl w:ilvl="2" w:tplc="1D6C015C" w:tentative="1">
      <w:start w:val="1"/>
      <w:numFmt w:val="bullet"/>
      <w:lvlText w:val="•"/>
      <w:lvlJc w:val="left"/>
      <w:pPr>
        <w:tabs>
          <w:tab w:val="num" w:pos="2160"/>
        </w:tabs>
        <w:ind w:left="2160" w:hanging="360"/>
      </w:pPr>
      <w:rPr>
        <w:rFonts w:ascii="Arial" w:hAnsi="Arial" w:hint="default"/>
      </w:rPr>
    </w:lvl>
    <w:lvl w:ilvl="3" w:tplc="6A3CEFE0" w:tentative="1">
      <w:start w:val="1"/>
      <w:numFmt w:val="bullet"/>
      <w:lvlText w:val="•"/>
      <w:lvlJc w:val="left"/>
      <w:pPr>
        <w:tabs>
          <w:tab w:val="num" w:pos="2880"/>
        </w:tabs>
        <w:ind w:left="2880" w:hanging="360"/>
      </w:pPr>
      <w:rPr>
        <w:rFonts w:ascii="Arial" w:hAnsi="Arial" w:hint="default"/>
      </w:rPr>
    </w:lvl>
    <w:lvl w:ilvl="4" w:tplc="EBEE9CB4" w:tentative="1">
      <w:start w:val="1"/>
      <w:numFmt w:val="bullet"/>
      <w:lvlText w:val="•"/>
      <w:lvlJc w:val="left"/>
      <w:pPr>
        <w:tabs>
          <w:tab w:val="num" w:pos="3600"/>
        </w:tabs>
        <w:ind w:left="3600" w:hanging="360"/>
      </w:pPr>
      <w:rPr>
        <w:rFonts w:ascii="Arial" w:hAnsi="Arial" w:hint="default"/>
      </w:rPr>
    </w:lvl>
    <w:lvl w:ilvl="5" w:tplc="39B4054C" w:tentative="1">
      <w:start w:val="1"/>
      <w:numFmt w:val="bullet"/>
      <w:lvlText w:val="•"/>
      <w:lvlJc w:val="left"/>
      <w:pPr>
        <w:tabs>
          <w:tab w:val="num" w:pos="4320"/>
        </w:tabs>
        <w:ind w:left="4320" w:hanging="360"/>
      </w:pPr>
      <w:rPr>
        <w:rFonts w:ascii="Arial" w:hAnsi="Arial" w:hint="default"/>
      </w:rPr>
    </w:lvl>
    <w:lvl w:ilvl="6" w:tplc="ABB6ED66" w:tentative="1">
      <w:start w:val="1"/>
      <w:numFmt w:val="bullet"/>
      <w:lvlText w:val="•"/>
      <w:lvlJc w:val="left"/>
      <w:pPr>
        <w:tabs>
          <w:tab w:val="num" w:pos="5040"/>
        </w:tabs>
        <w:ind w:left="5040" w:hanging="360"/>
      </w:pPr>
      <w:rPr>
        <w:rFonts w:ascii="Arial" w:hAnsi="Arial" w:hint="default"/>
      </w:rPr>
    </w:lvl>
    <w:lvl w:ilvl="7" w:tplc="E392F880" w:tentative="1">
      <w:start w:val="1"/>
      <w:numFmt w:val="bullet"/>
      <w:lvlText w:val="•"/>
      <w:lvlJc w:val="left"/>
      <w:pPr>
        <w:tabs>
          <w:tab w:val="num" w:pos="5760"/>
        </w:tabs>
        <w:ind w:left="5760" w:hanging="360"/>
      </w:pPr>
      <w:rPr>
        <w:rFonts w:ascii="Arial" w:hAnsi="Arial" w:hint="default"/>
      </w:rPr>
    </w:lvl>
    <w:lvl w:ilvl="8" w:tplc="CE1A445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24120DE"/>
    <w:multiLevelType w:val="hybridMultilevel"/>
    <w:tmpl w:val="24C85BA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2A929FE"/>
    <w:multiLevelType w:val="multilevel"/>
    <w:tmpl w:val="A5960064"/>
    <w:lvl w:ilvl="0">
      <w:start w:val="1"/>
      <w:numFmt w:val="decimal"/>
      <w:pStyle w:val="Overskrift1"/>
      <w:lvlText w:val="%1."/>
      <w:lvlJc w:val="left"/>
      <w:pPr>
        <w:ind w:left="624" w:hanging="624"/>
      </w:pPr>
      <w:rPr>
        <w:rFonts w:hint="default"/>
      </w:rPr>
    </w:lvl>
    <w:lvl w:ilvl="1">
      <w:start w:val="1"/>
      <w:numFmt w:val="decimal"/>
      <w:pStyle w:val="Overskrift2"/>
      <w:lvlText w:val="%1.%2"/>
      <w:lvlJc w:val="left"/>
      <w:pPr>
        <w:ind w:left="1021" w:hanging="1021"/>
      </w:pPr>
      <w:rPr>
        <w:rFonts w:hint="default"/>
        <w:spacing w:val="0"/>
      </w:rPr>
    </w:lvl>
    <w:lvl w:ilvl="2">
      <w:start w:val="1"/>
      <w:numFmt w:val="decimal"/>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35" w15:restartNumberingAfterBreak="0">
    <w:nsid w:val="657C0AFE"/>
    <w:multiLevelType w:val="hybridMultilevel"/>
    <w:tmpl w:val="E5BCE99E"/>
    <w:lvl w:ilvl="0" w:tplc="E8F23D76">
      <w:start w:val="1"/>
      <w:numFmt w:val="bullet"/>
      <w:lvlText w:val="•"/>
      <w:lvlJc w:val="left"/>
      <w:pPr>
        <w:tabs>
          <w:tab w:val="num" w:pos="720"/>
        </w:tabs>
        <w:ind w:left="720" w:hanging="360"/>
      </w:pPr>
      <w:rPr>
        <w:rFonts w:ascii="Arial" w:hAnsi="Arial" w:hint="default"/>
      </w:rPr>
    </w:lvl>
    <w:lvl w:ilvl="1" w:tplc="68064E8E" w:tentative="1">
      <w:start w:val="1"/>
      <w:numFmt w:val="bullet"/>
      <w:lvlText w:val="•"/>
      <w:lvlJc w:val="left"/>
      <w:pPr>
        <w:tabs>
          <w:tab w:val="num" w:pos="1440"/>
        </w:tabs>
        <w:ind w:left="1440" w:hanging="360"/>
      </w:pPr>
      <w:rPr>
        <w:rFonts w:ascii="Arial" w:hAnsi="Arial" w:hint="default"/>
      </w:rPr>
    </w:lvl>
    <w:lvl w:ilvl="2" w:tplc="F438B4B6" w:tentative="1">
      <w:start w:val="1"/>
      <w:numFmt w:val="bullet"/>
      <w:lvlText w:val="•"/>
      <w:lvlJc w:val="left"/>
      <w:pPr>
        <w:tabs>
          <w:tab w:val="num" w:pos="2160"/>
        </w:tabs>
        <w:ind w:left="2160" w:hanging="360"/>
      </w:pPr>
      <w:rPr>
        <w:rFonts w:ascii="Arial" w:hAnsi="Arial" w:hint="default"/>
      </w:rPr>
    </w:lvl>
    <w:lvl w:ilvl="3" w:tplc="4C3891DE" w:tentative="1">
      <w:start w:val="1"/>
      <w:numFmt w:val="bullet"/>
      <w:lvlText w:val="•"/>
      <w:lvlJc w:val="left"/>
      <w:pPr>
        <w:tabs>
          <w:tab w:val="num" w:pos="2880"/>
        </w:tabs>
        <w:ind w:left="2880" w:hanging="360"/>
      </w:pPr>
      <w:rPr>
        <w:rFonts w:ascii="Arial" w:hAnsi="Arial" w:hint="default"/>
      </w:rPr>
    </w:lvl>
    <w:lvl w:ilvl="4" w:tplc="92EAAF76" w:tentative="1">
      <w:start w:val="1"/>
      <w:numFmt w:val="bullet"/>
      <w:lvlText w:val="•"/>
      <w:lvlJc w:val="left"/>
      <w:pPr>
        <w:tabs>
          <w:tab w:val="num" w:pos="3600"/>
        </w:tabs>
        <w:ind w:left="3600" w:hanging="360"/>
      </w:pPr>
      <w:rPr>
        <w:rFonts w:ascii="Arial" w:hAnsi="Arial" w:hint="default"/>
      </w:rPr>
    </w:lvl>
    <w:lvl w:ilvl="5" w:tplc="B2781B18" w:tentative="1">
      <w:start w:val="1"/>
      <w:numFmt w:val="bullet"/>
      <w:lvlText w:val="•"/>
      <w:lvlJc w:val="left"/>
      <w:pPr>
        <w:tabs>
          <w:tab w:val="num" w:pos="4320"/>
        </w:tabs>
        <w:ind w:left="4320" w:hanging="360"/>
      </w:pPr>
      <w:rPr>
        <w:rFonts w:ascii="Arial" w:hAnsi="Arial" w:hint="default"/>
      </w:rPr>
    </w:lvl>
    <w:lvl w:ilvl="6" w:tplc="BF165B0A" w:tentative="1">
      <w:start w:val="1"/>
      <w:numFmt w:val="bullet"/>
      <w:lvlText w:val="•"/>
      <w:lvlJc w:val="left"/>
      <w:pPr>
        <w:tabs>
          <w:tab w:val="num" w:pos="5040"/>
        </w:tabs>
        <w:ind w:left="5040" w:hanging="360"/>
      </w:pPr>
      <w:rPr>
        <w:rFonts w:ascii="Arial" w:hAnsi="Arial" w:hint="default"/>
      </w:rPr>
    </w:lvl>
    <w:lvl w:ilvl="7" w:tplc="0B6EDAF6" w:tentative="1">
      <w:start w:val="1"/>
      <w:numFmt w:val="bullet"/>
      <w:lvlText w:val="•"/>
      <w:lvlJc w:val="left"/>
      <w:pPr>
        <w:tabs>
          <w:tab w:val="num" w:pos="5760"/>
        </w:tabs>
        <w:ind w:left="5760" w:hanging="360"/>
      </w:pPr>
      <w:rPr>
        <w:rFonts w:ascii="Arial" w:hAnsi="Arial" w:hint="default"/>
      </w:rPr>
    </w:lvl>
    <w:lvl w:ilvl="8" w:tplc="9CD294B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66631E3"/>
    <w:multiLevelType w:val="hybridMultilevel"/>
    <w:tmpl w:val="A0D2FE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6C8B6476"/>
    <w:multiLevelType w:val="hybridMultilevel"/>
    <w:tmpl w:val="BC1865B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460519E"/>
    <w:multiLevelType w:val="hybridMultilevel"/>
    <w:tmpl w:val="9E909226"/>
    <w:lvl w:ilvl="0" w:tplc="5DDC25AA">
      <w:start w:val="1"/>
      <w:numFmt w:val="bullet"/>
      <w:lvlText w:val="•"/>
      <w:lvlJc w:val="left"/>
      <w:pPr>
        <w:tabs>
          <w:tab w:val="num" w:pos="720"/>
        </w:tabs>
        <w:ind w:left="720" w:hanging="360"/>
      </w:pPr>
      <w:rPr>
        <w:rFonts w:ascii="Arial" w:hAnsi="Arial" w:hint="default"/>
      </w:rPr>
    </w:lvl>
    <w:lvl w:ilvl="1" w:tplc="4802F106">
      <w:start w:val="1"/>
      <w:numFmt w:val="bullet"/>
      <w:lvlText w:val="•"/>
      <w:lvlJc w:val="left"/>
      <w:pPr>
        <w:tabs>
          <w:tab w:val="num" w:pos="1440"/>
        </w:tabs>
        <w:ind w:left="1440" w:hanging="360"/>
      </w:pPr>
      <w:rPr>
        <w:rFonts w:ascii="Arial" w:hAnsi="Arial" w:hint="default"/>
      </w:rPr>
    </w:lvl>
    <w:lvl w:ilvl="2" w:tplc="21D0A830" w:tentative="1">
      <w:start w:val="1"/>
      <w:numFmt w:val="bullet"/>
      <w:lvlText w:val="•"/>
      <w:lvlJc w:val="left"/>
      <w:pPr>
        <w:tabs>
          <w:tab w:val="num" w:pos="2160"/>
        </w:tabs>
        <w:ind w:left="2160" w:hanging="360"/>
      </w:pPr>
      <w:rPr>
        <w:rFonts w:ascii="Arial" w:hAnsi="Arial" w:hint="default"/>
      </w:rPr>
    </w:lvl>
    <w:lvl w:ilvl="3" w:tplc="E6B4244E" w:tentative="1">
      <w:start w:val="1"/>
      <w:numFmt w:val="bullet"/>
      <w:lvlText w:val="•"/>
      <w:lvlJc w:val="left"/>
      <w:pPr>
        <w:tabs>
          <w:tab w:val="num" w:pos="2880"/>
        </w:tabs>
        <w:ind w:left="2880" w:hanging="360"/>
      </w:pPr>
      <w:rPr>
        <w:rFonts w:ascii="Arial" w:hAnsi="Arial" w:hint="default"/>
      </w:rPr>
    </w:lvl>
    <w:lvl w:ilvl="4" w:tplc="4C6674FC" w:tentative="1">
      <w:start w:val="1"/>
      <w:numFmt w:val="bullet"/>
      <w:lvlText w:val="•"/>
      <w:lvlJc w:val="left"/>
      <w:pPr>
        <w:tabs>
          <w:tab w:val="num" w:pos="3600"/>
        </w:tabs>
        <w:ind w:left="3600" w:hanging="360"/>
      </w:pPr>
      <w:rPr>
        <w:rFonts w:ascii="Arial" w:hAnsi="Arial" w:hint="default"/>
      </w:rPr>
    </w:lvl>
    <w:lvl w:ilvl="5" w:tplc="77CE86D4" w:tentative="1">
      <w:start w:val="1"/>
      <w:numFmt w:val="bullet"/>
      <w:lvlText w:val="•"/>
      <w:lvlJc w:val="left"/>
      <w:pPr>
        <w:tabs>
          <w:tab w:val="num" w:pos="4320"/>
        </w:tabs>
        <w:ind w:left="4320" w:hanging="360"/>
      </w:pPr>
      <w:rPr>
        <w:rFonts w:ascii="Arial" w:hAnsi="Arial" w:hint="default"/>
      </w:rPr>
    </w:lvl>
    <w:lvl w:ilvl="6" w:tplc="00BC6FBA" w:tentative="1">
      <w:start w:val="1"/>
      <w:numFmt w:val="bullet"/>
      <w:lvlText w:val="•"/>
      <w:lvlJc w:val="left"/>
      <w:pPr>
        <w:tabs>
          <w:tab w:val="num" w:pos="5040"/>
        </w:tabs>
        <w:ind w:left="5040" w:hanging="360"/>
      </w:pPr>
      <w:rPr>
        <w:rFonts w:ascii="Arial" w:hAnsi="Arial" w:hint="default"/>
      </w:rPr>
    </w:lvl>
    <w:lvl w:ilvl="7" w:tplc="A42A56AE" w:tentative="1">
      <w:start w:val="1"/>
      <w:numFmt w:val="bullet"/>
      <w:lvlText w:val="•"/>
      <w:lvlJc w:val="left"/>
      <w:pPr>
        <w:tabs>
          <w:tab w:val="num" w:pos="5760"/>
        </w:tabs>
        <w:ind w:left="5760" w:hanging="360"/>
      </w:pPr>
      <w:rPr>
        <w:rFonts w:ascii="Arial" w:hAnsi="Arial" w:hint="default"/>
      </w:rPr>
    </w:lvl>
    <w:lvl w:ilvl="8" w:tplc="D3A88E5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AFF4EE2"/>
    <w:multiLevelType w:val="multilevel"/>
    <w:tmpl w:val="04140023"/>
    <w:styleLink w:val="Artikkelavs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7C74A355"/>
    <w:multiLevelType w:val="hybridMultilevel"/>
    <w:tmpl w:val="FFFFFFFF"/>
    <w:lvl w:ilvl="0" w:tplc="AA6433DE">
      <w:start w:val="1"/>
      <w:numFmt w:val="bullet"/>
      <w:lvlText w:val=""/>
      <w:lvlJc w:val="left"/>
      <w:pPr>
        <w:ind w:left="720" w:hanging="360"/>
      </w:pPr>
      <w:rPr>
        <w:rFonts w:ascii="Symbol" w:hAnsi="Symbol" w:hint="default"/>
      </w:rPr>
    </w:lvl>
    <w:lvl w:ilvl="1" w:tplc="5D74AB7E">
      <w:start w:val="1"/>
      <w:numFmt w:val="bullet"/>
      <w:lvlText w:val="o"/>
      <w:lvlJc w:val="left"/>
      <w:pPr>
        <w:ind w:left="1440" w:hanging="360"/>
      </w:pPr>
      <w:rPr>
        <w:rFonts w:ascii="Courier New" w:hAnsi="Courier New" w:hint="default"/>
      </w:rPr>
    </w:lvl>
    <w:lvl w:ilvl="2" w:tplc="9D400C14">
      <w:start w:val="1"/>
      <w:numFmt w:val="bullet"/>
      <w:lvlText w:val=""/>
      <w:lvlJc w:val="left"/>
      <w:pPr>
        <w:ind w:left="2160" w:hanging="360"/>
      </w:pPr>
      <w:rPr>
        <w:rFonts w:ascii="Wingdings" w:hAnsi="Wingdings" w:hint="default"/>
      </w:rPr>
    </w:lvl>
    <w:lvl w:ilvl="3" w:tplc="D18A4444">
      <w:start w:val="1"/>
      <w:numFmt w:val="bullet"/>
      <w:lvlText w:val=""/>
      <w:lvlJc w:val="left"/>
      <w:pPr>
        <w:ind w:left="2880" w:hanging="360"/>
      </w:pPr>
      <w:rPr>
        <w:rFonts w:ascii="Symbol" w:hAnsi="Symbol" w:hint="default"/>
      </w:rPr>
    </w:lvl>
    <w:lvl w:ilvl="4" w:tplc="33B61636">
      <w:start w:val="1"/>
      <w:numFmt w:val="bullet"/>
      <w:lvlText w:val="o"/>
      <w:lvlJc w:val="left"/>
      <w:pPr>
        <w:ind w:left="3600" w:hanging="360"/>
      </w:pPr>
      <w:rPr>
        <w:rFonts w:ascii="Courier New" w:hAnsi="Courier New" w:hint="default"/>
      </w:rPr>
    </w:lvl>
    <w:lvl w:ilvl="5" w:tplc="526ECDEE">
      <w:start w:val="1"/>
      <w:numFmt w:val="bullet"/>
      <w:lvlText w:val=""/>
      <w:lvlJc w:val="left"/>
      <w:pPr>
        <w:ind w:left="4320" w:hanging="360"/>
      </w:pPr>
      <w:rPr>
        <w:rFonts w:ascii="Wingdings" w:hAnsi="Wingdings" w:hint="default"/>
      </w:rPr>
    </w:lvl>
    <w:lvl w:ilvl="6" w:tplc="BAB2BF64">
      <w:start w:val="1"/>
      <w:numFmt w:val="bullet"/>
      <w:lvlText w:val=""/>
      <w:lvlJc w:val="left"/>
      <w:pPr>
        <w:ind w:left="5040" w:hanging="360"/>
      </w:pPr>
      <w:rPr>
        <w:rFonts w:ascii="Symbol" w:hAnsi="Symbol" w:hint="default"/>
      </w:rPr>
    </w:lvl>
    <w:lvl w:ilvl="7" w:tplc="0938F684">
      <w:start w:val="1"/>
      <w:numFmt w:val="bullet"/>
      <w:lvlText w:val="o"/>
      <w:lvlJc w:val="left"/>
      <w:pPr>
        <w:ind w:left="5760" w:hanging="360"/>
      </w:pPr>
      <w:rPr>
        <w:rFonts w:ascii="Courier New" w:hAnsi="Courier New" w:hint="default"/>
      </w:rPr>
    </w:lvl>
    <w:lvl w:ilvl="8" w:tplc="E1B45EF6">
      <w:start w:val="1"/>
      <w:numFmt w:val="bullet"/>
      <w:lvlText w:val=""/>
      <w:lvlJc w:val="left"/>
      <w:pPr>
        <w:ind w:left="6480" w:hanging="360"/>
      </w:pPr>
      <w:rPr>
        <w:rFonts w:ascii="Wingdings" w:hAnsi="Wingdings" w:hint="default"/>
      </w:rPr>
    </w:lvl>
  </w:abstractNum>
  <w:abstractNum w:abstractNumId="41" w15:restartNumberingAfterBreak="0">
    <w:nsid w:val="7D132129"/>
    <w:multiLevelType w:val="hybridMultilevel"/>
    <w:tmpl w:val="9C8E87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7E9B4F9D"/>
    <w:multiLevelType w:val="hybridMultilevel"/>
    <w:tmpl w:val="F3245B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7ED576C2"/>
    <w:multiLevelType w:val="hybridMultilevel"/>
    <w:tmpl w:val="A8EE612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7FEC63A4"/>
    <w:multiLevelType w:val="hybridMultilevel"/>
    <w:tmpl w:val="07ACC8B0"/>
    <w:lvl w:ilvl="0" w:tplc="C1D23330">
      <w:start w:val="2"/>
      <w:numFmt w:val="bullet"/>
      <w:lvlText w:val="-"/>
      <w:lvlJc w:val="left"/>
      <w:pPr>
        <w:ind w:left="720" w:hanging="360"/>
      </w:pPr>
      <w:rPr>
        <w:rFonts w:ascii="Roboto" w:eastAsiaTheme="minorHAnsi" w:hAnsi="Roboto"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45622546">
    <w:abstractNumId w:val="17"/>
  </w:num>
  <w:num w:numId="2" w16cid:durableId="460853926">
    <w:abstractNumId w:val="13"/>
  </w:num>
  <w:num w:numId="3" w16cid:durableId="1521815335">
    <w:abstractNumId w:val="39"/>
  </w:num>
  <w:num w:numId="4" w16cid:durableId="15155100">
    <w:abstractNumId w:val="9"/>
  </w:num>
  <w:num w:numId="5" w16cid:durableId="1140225452">
    <w:abstractNumId w:val="7"/>
  </w:num>
  <w:num w:numId="6" w16cid:durableId="1271206266">
    <w:abstractNumId w:val="6"/>
  </w:num>
  <w:num w:numId="7" w16cid:durableId="202904879">
    <w:abstractNumId w:val="5"/>
  </w:num>
  <w:num w:numId="8" w16cid:durableId="2105687102">
    <w:abstractNumId w:val="4"/>
  </w:num>
  <w:num w:numId="9" w16cid:durableId="1857570894">
    <w:abstractNumId w:val="8"/>
  </w:num>
  <w:num w:numId="10" w16cid:durableId="74278938">
    <w:abstractNumId w:val="3"/>
  </w:num>
  <w:num w:numId="11" w16cid:durableId="984701837">
    <w:abstractNumId w:val="2"/>
  </w:num>
  <w:num w:numId="12" w16cid:durableId="313343064">
    <w:abstractNumId w:val="1"/>
  </w:num>
  <w:num w:numId="13" w16cid:durableId="1782258879">
    <w:abstractNumId w:val="0"/>
  </w:num>
  <w:num w:numId="14" w16cid:durableId="1490825865">
    <w:abstractNumId w:val="34"/>
  </w:num>
  <w:num w:numId="15" w16cid:durableId="2133476785">
    <w:abstractNumId w:val="34"/>
    <w:lvlOverride w:ilvl="0">
      <w:lvl w:ilvl="0">
        <w:start w:val="1"/>
        <w:numFmt w:val="decimal"/>
        <w:pStyle w:val="Overskrift1"/>
        <w:lvlText w:val="%1."/>
        <w:lvlJc w:val="left"/>
        <w:pPr>
          <w:ind w:left="624" w:hanging="624"/>
        </w:pPr>
        <w:rPr>
          <w:rFonts w:hint="default"/>
        </w:rPr>
      </w:lvl>
    </w:lvlOverride>
    <w:lvlOverride w:ilvl="1">
      <w:lvl w:ilvl="1">
        <w:start w:val="1"/>
        <w:numFmt w:val="decimal"/>
        <w:pStyle w:val="Overskrift2"/>
        <w:lvlText w:val="%1.%2"/>
        <w:lvlJc w:val="left"/>
        <w:pPr>
          <w:ind w:left="113" w:hanging="113"/>
        </w:pPr>
        <w:rPr>
          <w:rFonts w:hint="default"/>
          <w:spacing w:val="-40"/>
        </w:rPr>
      </w:lvl>
    </w:lvlOverride>
    <w:lvlOverride w:ilvl="2">
      <w:lvl w:ilvl="2">
        <w:start w:val="1"/>
        <w:numFmt w:val="decimal"/>
        <w:lvlText w:val="%1.%2.%3"/>
        <w:lvlJc w:val="left"/>
        <w:pPr>
          <w:ind w:left="720" w:hanging="720"/>
        </w:pPr>
        <w:rPr>
          <w:rFonts w:hint="default"/>
        </w:rPr>
      </w:lvl>
    </w:lvlOverride>
    <w:lvlOverride w:ilvl="3">
      <w:lvl w:ilvl="3">
        <w:start w:val="1"/>
        <w:numFmt w:val="decimal"/>
        <w:pStyle w:val="Overskrift4"/>
        <w:lvlText w:val="%1.%2.%3.%4"/>
        <w:lvlJc w:val="left"/>
        <w:pPr>
          <w:ind w:left="864" w:hanging="864"/>
        </w:pPr>
        <w:rPr>
          <w:rFonts w:hint="default"/>
        </w:rPr>
      </w:lvl>
    </w:lvlOverride>
    <w:lvlOverride w:ilvl="4">
      <w:lvl w:ilvl="4">
        <w:start w:val="1"/>
        <w:numFmt w:val="decimal"/>
        <w:pStyle w:val="Overskrift5"/>
        <w:lvlText w:val="%1.%2.%3.%4.%5"/>
        <w:lvlJc w:val="left"/>
        <w:pPr>
          <w:ind w:left="1008" w:hanging="1008"/>
        </w:pPr>
        <w:rPr>
          <w:rFonts w:hint="default"/>
        </w:rPr>
      </w:lvl>
    </w:lvlOverride>
    <w:lvlOverride w:ilvl="5">
      <w:lvl w:ilvl="5">
        <w:start w:val="1"/>
        <w:numFmt w:val="decimal"/>
        <w:pStyle w:val="Overskrift6"/>
        <w:lvlText w:val="%1.%2.%3.%4.%5.%6"/>
        <w:lvlJc w:val="left"/>
        <w:pPr>
          <w:ind w:left="1152" w:hanging="1152"/>
        </w:pPr>
        <w:rPr>
          <w:rFonts w:hint="default"/>
        </w:rPr>
      </w:lvl>
    </w:lvlOverride>
    <w:lvlOverride w:ilvl="6">
      <w:lvl w:ilvl="6">
        <w:start w:val="1"/>
        <w:numFmt w:val="decimal"/>
        <w:pStyle w:val="Overskrift7"/>
        <w:lvlText w:val="%1.%2.%3.%4.%5.%6.%7"/>
        <w:lvlJc w:val="left"/>
        <w:pPr>
          <w:ind w:left="1296" w:hanging="1296"/>
        </w:pPr>
        <w:rPr>
          <w:rFonts w:hint="default"/>
        </w:rPr>
      </w:lvl>
    </w:lvlOverride>
    <w:lvlOverride w:ilvl="7">
      <w:lvl w:ilvl="7">
        <w:start w:val="1"/>
        <w:numFmt w:val="decimal"/>
        <w:pStyle w:val="Overskrift8"/>
        <w:lvlText w:val="%1.%2.%3.%4.%5.%6.%7.%8"/>
        <w:lvlJc w:val="left"/>
        <w:pPr>
          <w:ind w:left="1440" w:hanging="1440"/>
        </w:pPr>
        <w:rPr>
          <w:rFonts w:hint="default"/>
        </w:rPr>
      </w:lvl>
    </w:lvlOverride>
    <w:lvlOverride w:ilvl="8">
      <w:lvl w:ilvl="8">
        <w:start w:val="1"/>
        <w:numFmt w:val="decimal"/>
        <w:pStyle w:val="Overskrift9"/>
        <w:lvlText w:val="%1.%2.%3.%4.%5.%6.%7.%8.%9"/>
        <w:lvlJc w:val="left"/>
        <w:pPr>
          <w:ind w:left="1584" w:hanging="1584"/>
        </w:pPr>
        <w:rPr>
          <w:rFonts w:hint="default"/>
        </w:rPr>
      </w:lvl>
    </w:lvlOverride>
  </w:num>
  <w:num w:numId="16" w16cid:durableId="1711301066">
    <w:abstractNumId w:val="34"/>
    <w:lvlOverride w:ilvl="0">
      <w:lvl w:ilvl="0">
        <w:start w:val="1"/>
        <w:numFmt w:val="decimal"/>
        <w:pStyle w:val="Overskrift1"/>
        <w:lvlText w:val="%1."/>
        <w:lvlJc w:val="left"/>
        <w:pPr>
          <w:ind w:left="624" w:hanging="624"/>
        </w:pPr>
        <w:rPr>
          <w:rFonts w:hint="default"/>
        </w:rPr>
      </w:lvl>
    </w:lvlOverride>
    <w:lvlOverride w:ilvl="1">
      <w:lvl w:ilvl="1">
        <w:start w:val="1"/>
        <w:numFmt w:val="decimal"/>
        <w:pStyle w:val="Overskrift2"/>
        <w:lvlText w:val="%1.%2"/>
        <w:lvlJc w:val="left"/>
        <w:pPr>
          <w:ind w:left="567" w:hanging="567"/>
        </w:pPr>
        <w:rPr>
          <w:rFonts w:hint="default"/>
          <w:spacing w:val="-40"/>
        </w:rPr>
      </w:lvl>
    </w:lvlOverride>
    <w:lvlOverride w:ilvl="2">
      <w:lvl w:ilvl="2">
        <w:start w:val="1"/>
        <w:numFmt w:val="decimal"/>
        <w:lvlText w:val="%1.%2.%3"/>
        <w:lvlJc w:val="left"/>
        <w:pPr>
          <w:ind w:left="720" w:hanging="720"/>
        </w:pPr>
        <w:rPr>
          <w:rFonts w:hint="default"/>
        </w:rPr>
      </w:lvl>
    </w:lvlOverride>
    <w:lvlOverride w:ilvl="3">
      <w:lvl w:ilvl="3">
        <w:start w:val="1"/>
        <w:numFmt w:val="decimal"/>
        <w:pStyle w:val="Overskrift4"/>
        <w:lvlText w:val="%1.%2.%3.%4"/>
        <w:lvlJc w:val="left"/>
        <w:pPr>
          <w:ind w:left="864" w:hanging="864"/>
        </w:pPr>
        <w:rPr>
          <w:rFonts w:hint="default"/>
        </w:rPr>
      </w:lvl>
    </w:lvlOverride>
    <w:lvlOverride w:ilvl="4">
      <w:lvl w:ilvl="4">
        <w:start w:val="1"/>
        <w:numFmt w:val="decimal"/>
        <w:pStyle w:val="Overskrift5"/>
        <w:lvlText w:val="%1.%2.%3.%4.%5"/>
        <w:lvlJc w:val="left"/>
        <w:pPr>
          <w:ind w:left="1008" w:hanging="1008"/>
        </w:pPr>
        <w:rPr>
          <w:rFonts w:hint="default"/>
        </w:rPr>
      </w:lvl>
    </w:lvlOverride>
    <w:lvlOverride w:ilvl="5">
      <w:lvl w:ilvl="5">
        <w:start w:val="1"/>
        <w:numFmt w:val="decimal"/>
        <w:pStyle w:val="Overskrift6"/>
        <w:lvlText w:val="%1.%2.%3.%4.%5.%6"/>
        <w:lvlJc w:val="left"/>
        <w:pPr>
          <w:ind w:left="1152" w:hanging="1152"/>
        </w:pPr>
        <w:rPr>
          <w:rFonts w:hint="default"/>
        </w:rPr>
      </w:lvl>
    </w:lvlOverride>
    <w:lvlOverride w:ilvl="6">
      <w:lvl w:ilvl="6">
        <w:start w:val="1"/>
        <w:numFmt w:val="decimal"/>
        <w:pStyle w:val="Overskrift7"/>
        <w:lvlText w:val="%1.%2.%3.%4.%5.%6.%7"/>
        <w:lvlJc w:val="left"/>
        <w:pPr>
          <w:ind w:left="1296" w:hanging="1296"/>
        </w:pPr>
        <w:rPr>
          <w:rFonts w:hint="default"/>
        </w:rPr>
      </w:lvl>
    </w:lvlOverride>
    <w:lvlOverride w:ilvl="7">
      <w:lvl w:ilvl="7">
        <w:start w:val="1"/>
        <w:numFmt w:val="decimal"/>
        <w:pStyle w:val="Overskrift8"/>
        <w:lvlText w:val="%1.%2.%3.%4.%5.%6.%7.%8"/>
        <w:lvlJc w:val="left"/>
        <w:pPr>
          <w:ind w:left="1440" w:hanging="1440"/>
        </w:pPr>
        <w:rPr>
          <w:rFonts w:hint="default"/>
        </w:rPr>
      </w:lvl>
    </w:lvlOverride>
    <w:lvlOverride w:ilvl="8">
      <w:lvl w:ilvl="8">
        <w:start w:val="1"/>
        <w:numFmt w:val="decimal"/>
        <w:pStyle w:val="Overskrift9"/>
        <w:lvlText w:val="%1.%2.%3.%4.%5.%6.%7.%8.%9"/>
        <w:lvlJc w:val="left"/>
        <w:pPr>
          <w:ind w:left="1584" w:hanging="1584"/>
        </w:pPr>
        <w:rPr>
          <w:rFonts w:hint="default"/>
        </w:rPr>
      </w:lvl>
    </w:lvlOverride>
  </w:num>
  <w:num w:numId="17" w16cid:durableId="547378217">
    <w:abstractNumId w:val="34"/>
    <w:lvlOverride w:ilvl="0">
      <w:lvl w:ilvl="0">
        <w:start w:val="1"/>
        <w:numFmt w:val="decimal"/>
        <w:pStyle w:val="Overskrift1"/>
        <w:lvlText w:val="%1."/>
        <w:lvlJc w:val="left"/>
        <w:pPr>
          <w:ind w:left="624" w:hanging="624"/>
        </w:pPr>
        <w:rPr>
          <w:rFonts w:hint="default"/>
        </w:rPr>
      </w:lvl>
    </w:lvlOverride>
    <w:lvlOverride w:ilvl="1">
      <w:lvl w:ilvl="1">
        <w:start w:val="1"/>
        <w:numFmt w:val="decimal"/>
        <w:pStyle w:val="Overskrift2"/>
        <w:lvlText w:val="%1.%2"/>
        <w:lvlJc w:val="left"/>
        <w:pPr>
          <w:ind w:left="851" w:hanging="851"/>
        </w:pPr>
        <w:rPr>
          <w:rFonts w:hint="default"/>
          <w:spacing w:val="0"/>
        </w:rPr>
      </w:lvl>
    </w:lvlOverride>
    <w:lvlOverride w:ilvl="2">
      <w:lvl w:ilvl="2">
        <w:start w:val="1"/>
        <w:numFmt w:val="decimal"/>
        <w:lvlText w:val="%1.%2.%3"/>
        <w:lvlJc w:val="left"/>
        <w:pPr>
          <w:ind w:left="720" w:hanging="720"/>
        </w:pPr>
        <w:rPr>
          <w:rFonts w:hint="default"/>
        </w:rPr>
      </w:lvl>
    </w:lvlOverride>
    <w:lvlOverride w:ilvl="3">
      <w:lvl w:ilvl="3">
        <w:start w:val="1"/>
        <w:numFmt w:val="decimal"/>
        <w:pStyle w:val="Overskrift4"/>
        <w:lvlText w:val="%1.%2.%3.%4"/>
        <w:lvlJc w:val="left"/>
        <w:pPr>
          <w:ind w:left="864" w:hanging="864"/>
        </w:pPr>
        <w:rPr>
          <w:rFonts w:hint="default"/>
        </w:rPr>
      </w:lvl>
    </w:lvlOverride>
    <w:lvlOverride w:ilvl="4">
      <w:lvl w:ilvl="4">
        <w:start w:val="1"/>
        <w:numFmt w:val="decimal"/>
        <w:pStyle w:val="Overskrift5"/>
        <w:lvlText w:val="%1.%2.%3.%4.%5"/>
        <w:lvlJc w:val="left"/>
        <w:pPr>
          <w:ind w:left="1008" w:hanging="1008"/>
        </w:pPr>
        <w:rPr>
          <w:rFonts w:hint="default"/>
        </w:rPr>
      </w:lvl>
    </w:lvlOverride>
    <w:lvlOverride w:ilvl="5">
      <w:lvl w:ilvl="5">
        <w:start w:val="1"/>
        <w:numFmt w:val="decimal"/>
        <w:pStyle w:val="Overskrift6"/>
        <w:lvlText w:val="%1.%2.%3.%4.%5.%6"/>
        <w:lvlJc w:val="left"/>
        <w:pPr>
          <w:ind w:left="1152" w:hanging="1152"/>
        </w:pPr>
        <w:rPr>
          <w:rFonts w:hint="default"/>
        </w:rPr>
      </w:lvl>
    </w:lvlOverride>
    <w:lvlOverride w:ilvl="6">
      <w:lvl w:ilvl="6">
        <w:start w:val="1"/>
        <w:numFmt w:val="decimal"/>
        <w:pStyle w:val="Overskrift7"/>
        <w:lvlText w:val="%1.%2.%3.%4.%5.%6.%7"/>
        <w:lvlJc w:val="left"/>
        <w:pPr>
          <w:ind w:left="1296" w:hanging="1296"/>
        </w:pPr>
        <w:rPr>
          <w:rFonts w:hint="default"/>
        </w:rPr>
      </w:lvl>
    </w:lvlOverride>
    <w:lvlOverride w:ilvl="7">
      <w:lvl w:ilvl="7">
        <w:start w:val="1"/>
        <w:numFmt w:val="decimal"/>
        <w:pStyle w:val="Overskrift8"/>
        <w:lvlText w:val="%1.%2.%3.%4.%5.%6.%7.%8"/>
        <w:lvlJc w:val="left"/>
        <w:pPr>
          <w:ind w:left="1440" w:hanging="1440"/>
        </w:pPr>
        <w:rPr>
          <w:rFonts w:hint="default"/>
        </w:rPr>
      </w:lvl>
    </w:lvlOverride>
    <w:lvlOverride w:ilvl="8">
      <w:lvl w:ilvl="8">
        <w:start w:val="1"/>
        <w:numFmt w:val="decimal"/>
        <w:pStyle w:val="Overskrift9"/>
        <w:lvlText w:val="%1.%2.%3.%4.%5.%6.%7.%8.%9"/>
        <w:lvlJc w:val="left"/>
        <w:pPr>
          <w:ind w:left="1584" w:hanging="1584"/>
        </w:pPr>
        <w:rPr>
          <w:rFonts w:hint="default"/>
        </w:rPr>
      </w:lvl>
    </w:lvlOverride>
  </w:num>
  <w:num w:numId="18" w16cid:durableId="77792169">
    <w:abstractNumId w:val="14"/>
  </w:num>
  <w:num w:numId="19" w16cid:durableId="1522889421">
    <w:abstractNumId w:val="41"/>
  </w:num>
  <w:num w:numId="20" w16cid:durableId="567695371">
    <w:abstractNumId w:val="36"/>
  </w:num>
  <w:num w:numId="21" w16cid:durableId="912786109">
    <w:abstractNumId w:val="29"/>
  </w:num>
  <w:num w:numId="22" w16cid:durableId="587345926">
    <w:abstractNumId w:val="11"/>
  </w:num>
  <w:num w:numId="23" w16cid:durableId="348793763">
    <w:abstractNumId w:val="27"/>
  </w:num>
  <w:num w:numId="24" w16cid:durableId="2072462899">
    <w:abstractNumId w:val="33"/>
  </w:num>
  <w:num w:numId="25" w16cid:durableId="1475560719">
    <w:abstractNumId w:val="19"/>
  </w:num>
  <w:num w:numId="26" w16cid:durableId="1864855505">
    <w:abstractNumId w:val="37"/>
  </w:num>
  <w:num w:numId="27" w16cid:durableId="676540438">
    <w:abstractNumId w:val="26"/>
  </w:num>
  <w:num w:numId="28" w16cid:durableId="830871266">
    <w:abstractNumId w:val="43"/>
  </w:num>
  <w:num w:numId="29" w16cid:durableId="1390767100">
    <w:abstractNumId w:val="38"/>
  </w:num>
  <w:num w:numId="30" w16cid:durableId="1935235926">
    <w:abstractNumId w:val="32"/>
  </w:num>
  <w:num w:numId="31" w16cid:durableId="1135634481">
    <w:abstractNumId w:val="12"/>
  </w:num>
  <w:num w:numId="32" w16cid:durableId="1204486897">
    <w:abstractNumId w:val="35"/>
  </w:num>
  <w:num w:numId="33" w16cid:durableId="1989430762">
    <w:abstractNumId w:val="44"/>
  </w:num>
  <w:num w:numId="34" w16cid:durableId="1938057273">
    <w:abstractNumId w:val="16"/>
  </w:num>
  <w:num w:numId="35" w16cid:durableId="509833101">
    <w:abstractNumId w:val="18"/>
  </w:num>
  <w:num w:numId="36" w16cid:durableId="1568296087">
    <w:abstractNumId w:val="42"/>
  </w:num>
  <w:num w:numId="37" w16cid:durableId="1257905591">
    <w:abstractNumId w:val="22"/>
  </w:num>
  <w:num w:numId="38" w16cid:durableId="1422214929">
    <w:abstractNumId w:val="15"/>
  </w:num>
  <w:num w:numId="39" w16cid:durableId="875702042">
    <w:abstractNumId w:val="30"/>
  </w:num>
  <w:num w:numId="40" w16cid:durableId="480001733">
    <w:abstractNumId w:val="20"/>
  </w:num>
  <w:num w:numId="41" w16cid:durableId="1516338671">
    <w:abstractNumId w:val="25"/>
  </w:num>
  <w:num w:numId="42" w16cid:durableId="2018269871">
    <w:abstractNumId w:val="21"/>
  </w:num>
  <w:num w:numId="43" w16cid:durableId="1716467433">
    <w:abstractNumId w:val="24"/>
  </w:num>
  <w:num w:numId="44" w16cid:durableId="294600309">
    <w:abstractNumId w:val="28"/>
  </w:num>
  <w:num w:numId="45" w16cid:durableId="376046459">
    <w:abstractNumId w:val="23"/>
  </w:num>
  <w:num w:numId="46" w16cid:durableId="1647315449">
    <w:abstractNumId w:val="40"/>
  </w:num>
  <w:num w:numId="47" w16cid:durableId="1033073644">
    <w:abstractNumId w:val="31"/>
  </w:num>
  <w:num w:numId="48" w16cid:durableId="176850342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ne Markman">
    <w15:presenceInfo w15:providerId="AD" w15:userId="S::Kine.Markman@helsedir.no::aeb3a965-f369-425d-b6c5-40b473033c33"/>
  </w15:person>
  <w15:person w15:author="Anne Greibrokk">
    <w15:presenceInfo w15:providerId="AD" w15:userId="S::Anne.Greibrokk@helsedir.no::d8abf04a-172f-4038-9d7e-992cef117e64"/>
  </w15:person>
  <w15:person w15:author="Inger Anette Finrud">
    <w15:presenceInfo w15:providerId="AD" w15:userId="S::Inger.Anette.Finrud@helsedir.no::ae70130a-42da-4668-87cf-5bdbafa4623a"/>
  </w15:person>
  <w15:person w15:author="Hallvard Lærum">
    <w15:presenceInfo w15:providerId="AD" w15:userId="S::Hallvard.Laerum@helsedir.no::9b880e26-1d44-4f7b-b3e2-e1e64d816867"/>
  </w15:person>
  <w15:person w15:author="Tore Syvertsen">
    <w15:presenceInfo w15:providerId="AD" w15:userId="S::Tore.Syvertsen@helsedir.no::8dc602aa-2c69-4836-9746-36846a95f449"/>
  </w15:person>
  <w15:person w15:author="Nils Gullhaug">
    <w15:presenceInfo w15:providerId="AD" w15:userId="S::Nils.Gullhaug@helsedir.no::fb0e4f95-3999-4f1b-aed1-d557be54bf93"/>
  </w15:person>
  <w15:person w15:author="Bjørnar Alexander Andreassen">
    <w15:presenceInfo w15:providerId="AD" w15:userId="S::bjornar.alexander.andreassen@helsedir.no::bb899700-886c-4484-98d7-51db55c4151b"/>
  </w15:person>
  <w15:person w15:author="Sevala Malkic">
    <w15:presenceInfo w15:providerId="AD" w15:userId="S::Sevala.Malkic@helsedir.no::3a8d8d8c-d587-4fe9-9066-010417a25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C9E"/>
    <w:rsid w:val="000005A0"/>
    <w:rsid w:val="00000BDC"/>
    <w:rsid w:val="00000C0F"/>
    <w:rsid w:val="00000CF4"/>
    <w:rsid w:val="0000181D"/>
    <w:rsid w:val="000026AD"/>
    <w:rsid w:val="0000272E"/>
    <w:rsid w:val="00002737"/>
    <w:rsid w:val="00002758"/>
    <w:rsid w:val="00002EC9"/>
    <w:rsid w:val="00003172"/>
    <w:rsid w:val="000037A4"/>
    <w:rsid w:val="000037DC"/>
    <w:rsid w:val="00003CD5"/>
    <w:rsid w:val="0000468B"/>
    <w:rsid w:val="000048A6"/>
    <w:rsid w:val="0000500A"/>
    <w:rsid w:val="000051A5"/>
    <w:rsid w:val="00005635"/>
    <w:rsid w:val="000056F3"/>
    <w:rsid w:val="00005889"/>
    <w:rsid w:val="000062DF"/>
    <w:rsid w:val="000063B3"/>
    <w:rsid w:val="00006F5B"/>
    <w:rsid w:val="00006F64"/>
    <w:rsid w:val="00006FD1"/>
    <w:rsid w:val="00007599"/>
    <w:rsid w:val="000076F3"/>
    <w:rsid w:val="00007D5A"/>
    <w:rsid w:val="00007FAB"/>
    <w:rsid w:val="0001022E"/>
    <w:rsid w:val="000103C6"/>
    <w:rsid w:val="000104D2"/>
    <w:rsid w:val="00010E39"/>
    <w:rsid w:val="00011211"/>
    <w:rsid w:val="000117C2"/>
    <w:rsid w:val="0001181F"/>
    <w:rsid w:val="00011D82"/>
    <w:rsid w:val="00011F98"/>
    <w:rsid w:val="0001227F"/>
    <w:rsid w:val="00012436"/>
    <w:rsid w:val="00012817"/>
    <w:rsid w:val="00012CDE"/>
    <w:rsid w:val="00012EC0"/>
    <w:rsid w:val="00013435"/>
    <w:rsid w:val="000135AE"/>
    <w:rsid w:val="00014652"/>
    <w:rsid w:val="00014845"/>
    <w:rsid w:val="00014CFD"/>
    <w:rsid w:val="00014DC3"/>
    <w:rsid w:val="0001500D"/>
    <w:rsid w:val="000150C0"/>
    <w:rsid w:val="000152F0"/>
    <w:rsid w:val="000152F3"/>
    <w:rsid w:val="000157CC"/>
    <w:rsid w:val="00016272"/>
    <w:rsid w:val="00016467"/>
    <w:rsid w:val="0001695A"/>
    <w:rsid w:val="00016B0F"/>
    <w:rsid w:val="00016EA6"/>
    <w:rsid w:val="0001700C"/>
    <w:rsid w:val="00017164"/>
    <w:rsid w:val="000171DE"/>
    <w:rsid w:val="00017A6D"/>
    <w:rsid w:val="00020534"/>
    <w:rsid w:val="00020870"/>
    <w:rsid w:val="00020DAE"/>
    <w:rsid w:val="00020F5F"/>
    <w:rsid w:val="0002153B"/>
    <w:rsid w:val="00021B18"/>
    <w:rsid w:val="0002246E"/>
    <w:rsid w:val="0002248C"/>
    <w:rsid w:val="00022597"/>
    <w:rsid w:val="000225D1"/>
    <w:rsid w:val="00022732"/>
    <w:rsid w:val="00022B6F"/>
    <w:rsid w:val="00022CAF"/>
    <w:rsid w:val="00022D4D"/>
    <w:rsid w:val="0002327F"/>
    <w:rsid w:val="000237E1"/>
    <w:rsid w:val="000239E9"/>
    <w:rsid w:val="0002481F"/>
    <w:rsid w:val="00024BCB"/>
    <w:rsid w:val="00024DE6"/>
    <w:rsid w:val="000251F7"/>
    <w:rsid w:val="00025203"/>
    <w:rsid w:val="00025208"/>
    <w:rsid w:val="00025223"/>
    <w:rsid w:val="0002542A"/>
    <w:rsid w:val="000256C5"/>
    <w:rsid w:val="000256ED"/>
    <w:rsid w:val="00025711"/>
    <w:rsid w:val="0002585A"/>
    <w:rsid w:val="000264D9"/>
    <w:rsid w:val="0002676A"/>
    <w:rsid w:val="00026F71"/>
    <w:rsid w:val="000273BF"/>
    <w:rsid w:val="00027763"/>
    <w:rsid w:val="00027836"/>
    <w:rsid w:val="00027934"/>
    <w:rsid w:val="000279CB"/>
    <w:rsid w:val="00027A23"/>
    <w:rsid w:val="00027AC1"/>
    <w:rsid w:val="000302AC"/>
    <w:rsid w:val="000302EC"/>
    <w:rsid w:val="00030416"/>
    <w:rsid w:val="000309F8"/>
    <w:rsid w:val="00030A42"/>
    <w:rsid w:val="00030AE3"/>
    <w:rsid w:val="00030B22"/>
    <w:rsid w:val="00030C60"/>
    <w:rsid w:val="00030E7A"/>
    <w:rsid w:val="00031089"/>
    <w:rsid w:val="00031991"/>
    <w:rsid w:val="00031C95"/>
    <w:rsid w:val="00031E2D"/>
    <w:rsid w:val="00031FE4"/>
    <w:rsid w:val="000320DB"/>
    <w:rsid w:val="00032928"/>
    <w:rsid w:val="0003299F"/>
    <w:rsid w:val="000329F4"/>
    <w:rsid w:val="00032D3A"/>
    <w:rsid w:val="00032F6A"/>
    <w:rsid w:val="00033422"/>
    <w:rsid w:val="0003383E"/>
    <w:rsid w:val="00033ED7"/>
    <w:rsid w:val="000341BE"/>
    <w:rsid w:val="00034596"/>
    <w:rsid w:val="000348DB"/>
    <w:rsid w:val="000349C6"/>
    <w:rsid w:val="00034AAE"/>
    <w:rsid w:val="00034ED7"/>
    <w:rsid w:val="000351C3"/>
    <w:rsid w:val="000354B1"/>
    <w:rsid w:val="00035A39"/>
    <w:rsid w:val="00035AB5"/>
    <w:rsid w:val="00036289"/>
    <w:rsid w:val="000362C1"/>
    <w:rsid w:val="000367E5"/>
    <w:rsid w:val="00036AC5"/>
    <w:rsid w:val="00036BB0"/>
    <w:rsid w:val="00036C10"/>
    <w:rsid w:val="0003710B"/>
    <w:rsid w:val="00037181"/>
    <w:rsid w:val="00037797"/>
    <w:rsid w:val="00040050"/>
    <w:rsid w:val="0004006E"/>
    <w:rsid w:val="00040080"/>
    <w:rsid w:val="00040255"/>
    <w:rsid w:val="000403D6"/>
    <w:rsid w:val="000405D7"/>
    <w:rsid w:val="000406FC"/>
    <w:rsid w:val="0004071C"/>
    <w:rsid w:val="00040B19"/>
    <w:rsid w:val="0004110B"/>
    <w:rsid w:val="00041352"/>
    <w:rsid w:val="00041566"/>
    <w:rsid w:val="00041597"/>
    <w:rsid w:val="00041C1C"/>
    <w:rsid w:val="000425A0"/>
    <w:rsid w:val="00042821"/>
    <w:rsid w:val="00042840"/>
    <w:rsid w:val="00042AD1"/>
    <w:rsid w:val="00042CDB"/>
    <w:rsid w:val="00042FBF"/>
    <w:rsid w:val="00043066"/>
    <w:rsid w:val="00043536"/>
    <w:rsid w:val="0004359C"/>
    <w:rsid w:val="00043604"/>
    <w:rsid w:val="00043A99"/>
    <w:rsid w:val="00043AC9"/>
    <w:rsid w:val="00043B33"/>
    <w:rsid w:val="00043C91"/>
    <w:rsid w:val="000440B2"/>
    <w:rsid w:val="00044294"/>
    <w:rsid w:val="00044409"/>
    <w:rsid w:val="00044F72"/>
    <w:rsid w:val="0004539F"/>
    <w:rsid w:val="00045578"/>
    <w:rsid w:val="00045709"/>
    <w:rsid w:val="00045739"/>
    <w:rsid w:val="00045AF6"/>
    <w:rsid w:val="00045C69"/>
    <w:rsid w:val="00045D70"/>
    <w:rsid w:val="00045E0A"/>
    <w:rsid w:val="00045E22"/>
    <w:rsid w:val="0004609A"/>
    <w:rsid w:val="00046521"/>
    <w:rsid w:val="000468B9"/>
    <w:rsid w:val="00046B5C"/>
    <w:rsid w:val="0004734C"/>
    <w:rsid w:val="0004770B"/>
    <w:rsid w:val="000478B4"/>
    <w:rsid w:val="00047E6C"/>
    <w:rsid w:val="0005096A"/>
    <w:rsid w:val="00050BB2"/>
    <w:rsid w:val="00050F46"/>
    <w:rsid w:val="000511AD"/>
    <w:rsid w:val="0005136F"/>
    <w:rsid w:val="000513B7"/>
    <w:rsid w:val="00051506"/>
    <w:rsid w:val="00051A3E"/>
    <w:rsid w:val="00051B39"/>
    <w:rsid w:val="00051D98"/>
    <w:rsid w:val="0005248B"/>
    <w:rsid w:val="000527AE"/>
    <w:rsid w:val="00052CC7"/>
    <w:rsid w:val="0005341A"/>
    <w:rsid w:val="00053500"/>
    <w:rsid w:val="000537A8"/>
    <w:rsid w:val="00053B85"/>
    <w:rsid w:val="0005469A"/>
    <w:rsid w:val="00054A36"/>
    <w:rsid w:val="00054AD1"/>
    <w:rsid w:val="00055188"/>
    <w:rsid w:val="000551B1"/>
    <w:rsid w:val="0005557A"/>
    <w:rsid w:val="00055ABA"/>
    <w:rsid w:val="00055B1B"/>
    <w:rsid w:val="00055B24"/>
    <w:rsid w:val="00055FDA"/>
    <w:rsid w:val="00056072"/>
    <w:rsid w:val="000566BE"/>
    <w:rsid w:val="0005670C"/>
    <w:rsid w:val="00056A63"/>
    <w:rsid w:val="00057211"/>
    <w:rsid w:val="000573BE"/>
    <w:rsid w:val="0005743C"/>
    <w:rsid w:val="000576C2"/>
    <w:rsid w:val="000578E9"/>
    <w:rsid w:val="00057ACC"/>
    <w:rsid w:val="00057BAC"/>
    <w:rsid w:val="0006024A"/>
    <w:rsid w:val="00060AC8"/>
    <w:rsid w:val="00061038"/>
    <w:rsid w:val="00061229"/>
    <w:rsid w:val="00061760"/>
    <w:rsid w:val="00061C9A"/>
    <w:rsid w:val="00061CD0"/>
    <w:rsid w:val="000621F3"/>
    <w:rsid w:val="00062E0B"/>
    <w:rsid w:val="00063164"/>
    <w:rsid w:val="00063295"/>
    <w:rsid w:val="00063509"/>
    <w:rsid w:val="0006383E"/>
    <w:rsid w:val="0006399C"/>
    <w:rsid w:val="00063A12"/>
    <w:rsid w:val="00063BF4"/>
    <w:rsid w:val="00063EFC"/>
    <w:rsid w:val="000643D1"/>
    <w:rsid w:val="000645CA"/>
    <w:rsid w:val="000645E1"/>
    <w:rsid w:val="000646F1"/>
    <w:rsid w:val="0006470C"/>
    <w:rsid w:val="0006471B"/>
    <w:rsid w:val="00064D3F"/>
    <w:rsid w:val="000651E0"/>
    <w:rsid w:val="00065D19"/>
    <w:rsid w:val="00066287"/>
    <w:rsid w:val="0006638A"/>
    <w:rsid w:val="0006658A"/>
    <w:rsid w:val="00066859"/>
    <w:rsid w:val="00066935"/>
    <w:rsid w:val="00066A82"/>
    <w:rsid w:val="00066B92"/>
    <w:rsid w:val="00066CD9"/>
    <w:rsid w:val="00066D42"/>
    <w:rsid w:val="000670BA"/>
    <w:rsid w:val="000671CF"/>
    <w:rsid w:val="000672F1"/>
    <w:rsid w:val="000673FD"/>
    <w:rsid w:val="00070431"/>
    <w:rsid w:val="0007056F"/>
    <w:rsid w:val="00070985"/>
    <w:rsid w:val="00070999"/>
    <w:rsid w:val="00070F08"/>
    <w:rsid w:val="00070FA1"/>
    <w:rsid w:val="0007121B"/>
    <w:rsid w:val="00071564"/>
    <w:rsid w:val="00071A61"/>
    <w:rsid w:val="00071CEA"/>
    <w:rsid w:val="00071F47"/>
    <w:rsid w:val="0007293E"/>
    <w:rsid w:val="000729DA"/>
    <w:rsid w:val="00072B96"/>
    <w:rsid w:val="00072C4B"/>
    <w:rsid w:val="00072CB1"/>
    <w:rsid w:val="00072F45"/>
    <w:rsid w:val="00072FB4"/>
    <w:rsid w:val="0007302E"/>
    <w:rsid w:val="00073225"/>
    <w:rsid w:val="00073498"/>
    <w:rsid w:val="0007385D"/>
    <w:rsid w:val="000738ED"/>
    <w:rsid w:val="00073A5D"/>
    <w:rsid w:val="00073E4E"/>
    <w:rsid w:val="0007405D"/>
    <w:rsid w:val="000740C4"/>
    <w:rsid w:val="000740DE"/>
    <w:rsid w:val="00074195"/>
    <w:rsid w:val="0007432E"/>
    <w:rsid w:val="00074996"/>
    <w:rsid w:val="00074CDD"/>
    <w:rsid w:val="00074F39"/>
    <w:rsid w:val="00074FD0"/>
    <w:rsid w:val="00075401"/>
    <w:rsid w:val="0007583F"/>
    <w:rsid w:val="00075F8D"/>
    <w:rsid w:val="00076935"/>
    <w:rsid w:val="0007745A"/>
    <w:rsid w:val="00077B47"/>
    <w:rsid w:val="00077BEE"/>
    <w:rsid w:val="00077FBC"/>
    <w:rsid w:val="0008020D"/>
    <w:rsid w:val="00080258"/>
    <w:rsid w:val="0008033A"/>
    <w:rsid w:val="0008043F"/>
    <w:rsid w:val="000804B5"/>
    <w:rsid w:val="00080B53"/>
    <w:rsid w:val="000818BD"/>
    <w:rsid w:val="000822EB"/>
    <w:rsid w:val="00082538"/>
    <w:rsid w:val="0008288E"/>
    <w:rsid w:val="000828C2"/>
    <w:rsid w:val="0008299A"/>
    <w:rsid w:val="000829FC"/>
    <w:rsid w:val="00083777"/>
    <w:rsid w:val="0008409F"/>
    <w:rsid w:val="00084154"/>
    <w:rsid w:val="00084195"/>
    <w:rsid w:val="00084196"/>
    <w:rsid w:val="000841BF"/>
    <w:rsid w:val="00084242"/>
    <w:rsid w:val="00084892"/>
    <w:rsid w:val="00084DF3"/>
    <w:rsid w:val="00084F57"/>
    <w:rsid w:val="00085169"/>
    <w:rsid w:val="00085CC9"/>
    <w:rsid w:val="00085DED"/>
    <w:rsid w:val="000860FE"/>
    <w:rsid w:val="00086446"/>
    <w:rsid w:val="00086FFC"/>
    <w:rsid w:val="00087401"/>
    <w:rsid w:val="00087748"/>
    <w:rsid w:val="000877ED"/>
    <w:rsid w:val="00087B2D"/>
    <w:rsid w:val="00087F8B"/>
    <w:rsid w:val="000900D3"/>
    <w:rsid w:val="00090494"/>
    <w:rsid w:val="0009098B"/>
    <w:rsid w:val="00090BB7"/>
    <w:rsid w:val="00090CC5"/>
    <w:rsid w:val="00092264"/>
    <w:rsid w:val="00092721"/>
    <w:rsid w:val="00092EA1"/>
    <w:rsid w:val="0009348D"/>
    <w:rsid w:val="00093748"/>
    <w:rsid w:val="0009399B"/>
    <w:rsid w:val="00093C47"/>
    <w:rsid w:val="00093C8F"/>
    <w:rsid w:val="00093F64"/>
    <w:rsid w:val="00094248"/>
    <w:rsid w:val="0009440E"/>
    <w:rsid w:val="000945CA"/>
    <w:rsid w:val="00094832"/>
    <w:rsid w:val="00094BC6"/>
    <w:rsid w:val="00094CC9"/>
    <w:rsid w:val="00095506"/>
    <w:rsid w:val="00095C0F"/>
    <w:rsid w:val="000961CA"/>
    <w:rsid w:val="00096327"/>
    <w:rsid w:val="00096DB0"/>
    <w:rsid w:val="00096F01"/>
    <w:rsid w:val="00096F84"/>
    <w:rsid w:val="00097187"/>
    <w:rsid w:val="00097425"/>
    <w:rsid w:val="00097488"/>
    <w:rsid w:val="00097B60"/>
    <w:rsid w:val="00097C3C"/>
    <w:rsid w:val="00097D8F"/>
    <w:rsid w:val="000A0034"/>
    <w:rsid w:val="000A04B9"/>
    <w:rsid w:val="000A0936"/>
    <w:rsid w:val="000A0BD5"/>
    <w:rsid w:val="000A19A3"/>
    <w:rsid w:val="000A1E59"/>
    <w:rsid w:val="000A20F9"/>
    <w:rsid w:val="000A2211"/>
    <w:rsid w:val="000A22A3"/>
    <w:rsid w:val="000A25F2"/>
    <w:rsid w:val="000A2835"/>
    <w:rsid w:val="000A2A83"/>
    <w:rsid w:val="000A2F8E"/>
    <w:rsid w:val="000A313D"/>
    <w:rsid w:val="000A3711"/>
    <w:rsid w:val="000A3DF9"/>
    <w:rsid w:val="000A44B4"/>
    <w:rsid w:val="000A49A3"/>
    <w:rsid w:val="000A4DAD"/>
    <w:rsid w:val="000A5E07"/>
    <w:rsid w:val="000A6453"/>
    <w:rsid w:val="000A653F"/>
    <w:rsid w:val="000A69EC"/>
    <w:rsid w:val="000A6A57"/>
    <w:rsid w:val="000A6AA4"/>
    <w:rsid w:val="000A6F10"/>
    <w:rsid w:val="000A718C"/>
    <w:rsid w:val="000A741E"/>
    <w:rsid w:val="000A78BD"/>
    <w:rsid w:val="000A7F54"/>
    <w:rsid w:val="000B0030"/>
    <w:rsid w:val="000B0462"/>
    <w:rsid w:val="000B08F2"/>
    <w:rsid w:val="000B1358"/>
    <w:rsid w:val="000B136F"/>
    <w:rsid w:val="000B14DE"/>
    <w:rsid w:val="000B18DB"/>
    <w:rsid w:val="000B2399"/>
    <w:rsid w:val="000B274D"/>
    <w:rsid w:val="000B2781"/>
    <w:rsid w:val="000B2EB5"/>
    <w:rsid w:val="000B2F24"/>
    <w:rsid w:val="000B2F37"/>
    <w:rsid w:val="000B40FD"/>
    <w:rsid w:val="000B4425"/>
    <w:rsid w:val="000B4839"/>
    <w:rsid w:val="000B49E6"/>
    <w:rsid w:val="000B4AB8"/>
    <w:rsid w:val="000B4DF8"/>
    <w:rsid w:val="000B50C8"/>
    <w:rsid w:val="000B521F"/>
    <w:rsid w:val="000B55B6"/>
    <w:rsid w:val="000B563C"/>
    <w:rsid w:val="000B5E0B"/>
    <w:rsid w:val="000B63DC"/>
    <w:rsid w:val="000B6423"/>
    <w:rsid w:val="000B651F"/>
    <w:rsid w:val="000B69FD"/>
    <w:rsid w:val="000B6C45"/>
    <w:rsid w:val="000B6C97"/>
    <w:rsid w:val="000B6FCB"/>
    <w:rsid w:val="000B701A"/>
    <w:rsid w:val="000B73CB"/>
    <w:rsid w:val="000B7568"/>
    <w:rsid w:val="000B78AD"/>
    <w:rsid w:val="000B7D22"/>
    <w:rsid w:val="000B7F5D"/>
    <w:rsid w:val="000C00E3"/>
    <w:rsid w:val="000C031A"/>
    <w:rsid w:val="000C10D7"/>
    <w:rsid w:val="000C1623"/>
    <w:rsid w:val="000C16E8"/>
    <w:rsid w:val="000C193D"/>
    <w:rsid w:val="000C1C27"/>
    <w:rsid w:val="000C1E2B"/>
    <w:rsid w:val="000C1F47"/>
    <w:rsid w:val="000C232F"/>
    <w:rsid w:val="000C240B"/>
    <w:rsid w:val="000C2543"/>
    <w:rsid w:val="000C255F"/>
    <w:rsid w:val="000C27AA"/>
    <w:rsid w:val="000C2812"/>
    <w:rsid w:val="000C2D59"/>
    <w:rsid w:val="000C2DCE"/>
    <w:rsid w:val="000C3936"/>
    <w:rsid w:val="000C3B0B"/>
    <w:rsid w:val="000C3DBA"/>
    <w:rsid w:val="000C3E66"/>
    <w:rsid w:val="000C41BE"/>
    <w:rsid w:val="000C452A"/>
    <w:rsid w:val="000C4F53"/>
    <w:rsid w:val="000C5085"/>
    <w:rsid w:val="000C52D2"/>
    <w:rsid w:val="000C5421"/>
    <w:rsid w:val="000C5437"/>
    <w:rsid w:val="000C5711"/>
    <w:rsid w:val="000C5E85"/>
    <w:rsid w:val="000C651F"/>
    <w:rsid w:val="000C66FD"/>
    <w:rsid w:val="000C6C4C"/>
    <w:rsid w:val="000C6DC7"/>
    <w:rsid w:val="000C6F56"/>
    <w:rsid w:val="000C704D"/>
    <w:rsid w:val="000C79ED"/>
    <w:rsid w:val="000C7DDC"/>
    <w:rsid w:val="000D025F"/>
    <w:rsid w:val="000D0709"/>
    <w:rsid w:val="000D07E4"/>
    <w:rsid w:val="000D08F9"/>
    <w:rsid w:val="000D0906"/>
    <w:rsid w:val="000D0A23"/>
    <w:rsid w:val="000D0B7D"/>
    <w:rsid w:val="000D0F89"/>
    <w:rsid w:val="000D11C7"/>
    <w:rsid w:val="000D17C1"/>
    <w:rsid w:val="000D1C71"/>
    <w:rsid w:val="000D1D96"/>
    <w:rsid w:val="000D1E9C"/>
    <w:rsid w:val="000D2533"/>
    <w:rsid w:val="000D2611"/>
    <w:rsid w:val="000D2742"/>
    <w:rsid w:val="000D2838"/>
    <w:rsid w:val="000D2DE9"/>
    <w:rsid w:val="000D329C"/>
    <w:rsid w:val="000D340E"/>
    <w:rsid w:val="000D3DB0"/>
    <w:rsid w:val="000D3DD7"/>
    <w:rsid w:val="000D4131"/>
    <w:rsid w:val="000D41D7"/>
    <w:rsid w:val="000D45AA"/>
    <w:rsid w:val="000D4727"/>
    <w:rsid w:val="000D521E"/>
    <w:rsid w:val="000D5766"/>
    <w:rsid w:val="000D5918"/>
    <w:rsid w:val="000D592A"/>
    <w:rsid w:val="000D5F1B"/>
    <w:rsid w:val="000D64AD"/>
    <w:rsid w:val="000D6F28"/>
    <w:rsid w:val="000D708D"/>
    <w:rsid w:val="000D71EF"/>
    <w:rsid w:val="000D7ADF"/>
    <w:rsid w:val="000E0139"/>
    <w:rsid w:val="000E0583"/>
    <w:rsid w:val="000E0665"/>
    <w:rsid w:val="000E0686"/>
    <w:rsid w:val="000E0B68"/>
    <w:rsid w:val="000E1451"/>
    <w:rsid w:val="000E1667"/>
    <w:rsid w:val="000E1A45"/>
    <w:rsid w:val="000E1C9F"/>
    <w:rsid w:val="000E1D06"/>
    <w:rsid w:val="000E1D33"/>
    <w:rsid w:val="000E1DB1"/>
    <w:rsid w:val="000E1E29"/>
    <w:rsid w:val="000E2DDA"/>
    <w:rsid w:val="000E2F1C"/>
    <w:rsid w:val="000E2F91"/>
    <w:rsid w:val="000E3522"/>
    <w:rsid w:val="000E3734"/>
    <w:rsid w:val="000E3C3C"/>
    <w:rsid w:val="000E474B"/>
    <w:rsid w:val="000E49B2"/>
    <w:rsid w:val="000E541A"/>
    <w:rsid w:val="000E5870"/>
    <w:rsid w:val="000E591E"/>
    <w:rsid w:val="000E59AF"/>
    <w:rsid w:val="000E5A80"/>
    <w:rsid w:val="000E5F65"/>
    <w:rsid w:val="000E613D"/>
    <w:rsid w:val="000E6434"/>
    <w:rsid w:val="000E65A9"/>
    <w:rsid w:val="000E6772"/>
    <w:rsid w:val="000E6940"/>
    <w:rsid w:val="000E6CA9"/>
    <w:rsid w:val="000E725F"/>
    <w:rsid w:val="000E7A45"/>
    <w:rsid w:val="000E7C5F"/>
    <w:rsid w:val="000E7D29"/>
    <w:rsid w:val="000E7DB1"/>
    <w:rsid w:val="000F0137"/>
    <w:rsid w:val="000F05FC"/>
    <w:rsid w:val="000F0F2F"/>
    <w:rsid w:val="000F127C"/>
    <w:rsid w:val="000F1313"/>
    <w:rsid w:val="000F142B"/>
    <w:rsid w:val="000F14A5"/>
    <w:rsid w:val="000F1751"/>
    <w:rsid w:val="000F182A"/>
    <w:rsid w:val="000F1948"/>
    <w:rsid w:val="000F1DA5"/>
    <w:rsid w:val="000F1E7A"/>
    <w:rsid w:val="000F1F36"/>
    <w:rsid w:val="000F20E4"/>
    <w:rsid w:val="000F2425"/>
    <w:rsid w:val="000F2D66"/>
    <w:rsid w:val="000F344B"/>
    <w:rsid w:val="000F3A2F"/>
    <w:rsid w:val="000F3CBA"/>
    <w:rsid w:val="000F3DF3"/>
    <w:rsid w:val="000F439C"/>
    <w:rsid w:val="000F475C"/>
    <w:rsid w:val="000F48DD"/>
    <w:rsid w:val="000F4954"/>
    <w:rsid w:val="000F4A3A"/>
    <w:rsid w:val="000F4FE3"/>
    <w:rsid w:val="000F51A4"/>
    <w:rsid w:val="000F577A"/>
    <w:rsid w:val="000F5855"/>
    <w:rsid w:val="000F58ED"/>
    <w:rsid w:val="000F5A43"/>
    <w:rsid w:val="000F5BE9"/>
    <w:rsid w:val="000F5CB4"/>
    <w:rsid w:val="000F5DC5"/>
    <w:rsid w:val="000F6EE4"/>
    <w:rsid w:val="000F7312"/>
    <w:rsid w:val="000F75C8"/>
    <w:rsid w:val="000F7D0B"/>
    <w:rsid w:val="000F7D10"/>
    <w:rsid w:val="000F7F7B"/>
    <w:rsid w:val="000F7FA1"/>
    <w:rsid w:val="001000F4"/>
    <w:rsid w:val="001002AF"/>
    <w:rsid w:val="00100343"/>
    <w:rsid w:val="00100624"/>
    <w:rsid w:val="00100908"/>
    <w:rsid w:val="00100914"/>
    <w:rsid w:val="00100951"/>
    <w:rsid w:val="00100AFE"/>
    <w:rsid w:val="00100FD0"/>
    <w:rsid w:val="0010138E"/>
    <w:rsid w:val="00101A62"/>
    <w:rsid w:val="00101B94"/>
    <w:rsid w:val="001023A3"/>
    <w:rsid w:val="001024E4"/>
    <w:rsid w:val="00102651"/>
    <w:rsid w:val="001027B9"/>
    <w:rsid w:val="0010306C"/>
    <w:rsid w:val="001036F2"/>
    <w:rsid w:val="00103A86"/>
    <w:rsid w:val="00103EDE"/>
    <w:rsid w:val="001040FC"/>
    <w:rsid w:val="001044B3"/>
    <w:rsid w:val="001046E4"/>
    <w:rsid w:val="001047C4"/>
    <w:rsid w:val="0010498A"/>
    <w:rsid w:val="00104F2C"/>
    <w:rsid w:val="001050BB"/>
    <w:rsid w:val="00105210"/>
    <w:rsid w:val="0010525A"/>
    <w:rsid w:val="00105530"/>
    <w:rsid w:val="0010573C"/>
    <w:rsid w:val="0010584E"/>
    <w:rsid w:val="00105A3A"/>
    <w:rsid w:val="00106068"/>
    <w:rsid w:val="001060A8"/>
    <w:rsid w:val="0010662C"/>
    <w:rsid w:val="00106655"/>
    <w:rsid w:val="00106730"/>
    <w:rsid w:val="001069EC"/>
    <w:rsid w:val="00106D51"/>
    <w:rsid w:val="001073D9"/>
    <w:rsid w:val="00107742"/>
    <w:rsid w:val="00107B61"/>
    <w:rsid w:val="00107ECB"/>
    <w:rsid w:val="00110140"/>
    <w:rsid w:val="00110203"/>
    <w:rsid w:val="001102DE"/>
    <w:rsid w:val="00110500"/>
    <w:rsid w:val="001106CF"/>
    <w:rsid w:val="00110773"/>
    <w:rsid w:val="001108CF"/>
    <w:rsid w:val="00110C85"/>
    <w:rsid w:val="00111357"/>
    <w:rsid w:val="0011147C"/>
    <w:rsid w:val="001115F1"/>
    <w:rsid w:val="00111885"/>
    <w:rsid w:val="001118DC"/>
    <w:rsid w:val="00111C82"/>
    <w:rsid w:val="00112225"/>
    <w:rsid w:val="001122C2"/>
    <w:rsid w:val="00112868"/>
    <w:rsid w:val="00112928"/>
    <w:rsid w:val="00112952"/>
    <w:rsid w:val="001130CB"/>
    <w:rsid w:val="001130D3"/>
    <w:rsid w:val="00113140"/>
    <w:rsid w:val="00113145"/>
    <w:rsid w:val="001131A1"/>
    <w:rsid w:val="001136CB"/>
    <w:rsid w:val="001136F7"/>
    <w:rsid w:val="00113B78"/>
    <w:rsid w:val="00113BE8"/>
    <w:rsid w:val="00114192"/>
    <w:rsid w:val="00114250"/>
    <w:rsid w:val="001149FE"/>
    <w:rsid w:val="00114DCA"/>
    <w:rsid w:val="001152B5"/>
    <w:rsid w:val="001155DD"/>
    <w:rsid w:val="00115787"/>
    <w:rsid w:val="0011606D"/>
    <w:rsid w:val="00116221"/>
    <w:rsid w:val="001163FB"/>
    <w:rsid w:val="00117498"/>
    <w:rsid w:val="00117702"/>
    <w:rsid w:val="00117B1F"/>
    <w:rsid w:val="001201E5"/>
    <w:rsid w:val="0012028E"/>
    <w:rsid w:val="00120507"/>
    <w:rsid w:val="0012071B"/>
    <w:rsid w:val="00120F57"/>
    <w:rsid w:val="00120F99"/>
    <w:rsid w:val="00121838"/>
    <w:rsid w:val="00121A0E"/>
    <w:rsid w:val="00121B55"/>
    <w:rsid w:val="00121D29"/>
    <w:rsid w:val="0012233D"/>
    <w:rsid w:val="001226F2"/>
    <w:rsid w:val="00122964"/>
    <w:rsid w:val="00122E94"/>
    <w:rsid w:val="0012321B"/>
    <w:rsid w:val="001234AC"/>
    <w:rsid w:val="001234AD"/>
    <w:rsid w:val="00123839"/>
    <w:rsid w:val="00123911"/>
    <w:rsid w:val="00123EC9"/>
    <w:rsid w:val="00124540"/>
    <w:rsid w:val="001246A5"/>
    <w:rsid w:val="001246FE"/>
    <w:rsid w:val="00125003"/>
    <w:rsid w:val="0012531A"/>
    <w:rsid w:val="001257D3"/>
    <w:rsid w:val="00125FAA"/>
    <w:rsid w:val="00126265"/>
    <w:rsid w:val="00126976"/>
    <w:rsid w:val="00126E35"/>
    <w:rsid w:val="00126F4F"/>
    <w:rsid w:val="0012736D"/>
    <w:rsid w:val="001274C9"/>
    <w:rsid w:val="00127972"/>
    <w:rsid w:val="00127E71"/>
    <w:rsid w:val="00127FA8"/>
    <w:rsid w:val="00130037"/>
    <w:rsid w:val="00130057"/>
    <w:rsid w:val="00130250"/>
    <w:rsid w:val="0013080E"/>
    <w:rsid w:val="00130B96"/>
    <w:rsid w:val="00130E62"/>
    <w:rsid w:val="001313D6"/>
    <w:rsid w:val="00131705"/>
    <w:rsid w:val="00131D61"/>
    <w:rsid w:val="001326AD"/>
    <w:rsid w:val="00133486"/>
    <w:rsid w:val="001334E3"/>
    <w:rsid w:val="00133627"/>
    <w:rsid w:val="00133BAF"/>
    <w:rsid w:val="00133DB3"/>
    <w:rsid w:val="0013409E"/>
    <w:rsid w:val="0013426F"/>
    <w:rsid w:val="001346FC"/>
    <w:rsid w:val="0013492B"/>
    <w:rsid w:val="00134933"/>
    <w:rsid w:val="00134A88"/>
    <w:rsid w:val="00134AC3"/>
    <w:rsid w:val="00134D42"/>
    <w:rsid w:val="00134EB3"/>
    <w:rsid w:val="00135756"/>
    <w:rsid w:val="0013587E"/>
    <w:rsid w:val="001358AC"/>
    <w:rsid w:val="001359CD"/>
    <w:rsid w:val="001365F4"/>
    <w:rsid w:val="001369B1"/>
    <w:rsid w:val="00136A35"/>
    <w:rsid w:val="00136C57"/>
    <w:rsid w:val="00137150"/>
    <w:rsid w:val="00137286"/>
    <w:rsid w:val="001372D0"/>
    <w:rsid w:val="001375BC"/>
    <w:rsid w:val="00137665"/>
    <w:rsid w:val="001376B3"/>
    <w:rsid w:val="00137BFD"/>
    <w:rsid w:val="00140027"/>
    <w:rsid w:val="00140D80"/>
    <w:rsid w:val="00140EF9"/>
    <w:rsid w:val="001413CF"/>
    <w:rsid w:val="0014158F"/>
    <w:rsid w:val="00141DC6"/>
    <w:rsid w:val="001420A3"/>
    <w:rsid w:val="001422BB"/>
    <w:rsid w:val="00142621"/>
    <w:rsid w:val="00142AED"/>
    <w:rsid w:val="00142AF3"/>
    <w:rsid w:val="00142EFA"/>
    <w:rsid w:val="00143A9E"/>
    <w:rsid w:val="00143BF9"/>
    <w:rsid w:val="00143E14"/>
    <w:rsid w:val="001444B4"/>
    <w:rsid w:val="0014450C"/>
    <w:rsid w:val="001445D4"/>
    <w:rsid w:val="001447B4"/>
    <w:rsid w:val="00144A27"/>
    <w:rsid w:val="00144FB7"/>
    <w:rsid w:val="001450C7"/>
    <w:rsid w:val="00145685"/>
    <w:rsid w:val="00145A5F"/>
    <w:rsid w:val="00145C2A"/>
    <w:rsid w:val="0014676B"/>
    <w:rsid w:val="00146A7D"/>
    <w:rsid w:val="00146B77"/>
    <w:rsid w:val="00146EC7"/>
    <w:rsid w:val="0014720A"/>
    <w:rsid w:val="001474D9"/>
    <w:rsid w:val="00147AE1"/>
    <w:rsid w:val="001500FC"/>
    <w:rsid w:val="0015036A"/>
    <w:rsid w:val="00150853"/>
    <w:rsid w:val="0015155D"/>
    <w:rsid w:val="001517DD"/>
    <w:rsid w:val="00151841"/>
    <w:rsid w:val="00151B62"/>
    <w:rsid w:val="00151D3D"/>
    <w:rsid w:val="00152332"/>
    <w:rsid w:val="0015238F"/>
    <w:rsid w:val="00152476"/>
    <w:rsid w:val="001533CC"/>
    <w:rsid w:val="001535E4"/>
    <w:rsid w:val="00153615"/>
    <w:rsid w:val="0015391E"/>
    <w:rsid w:val="00153C2E"/>
    <w:rsid w:val="00153DE7"/>
    <w:rsid w:val="00153E21"/>
    <w:rsid w:val="00153EE7"/>
    <w:rsid w:val="0015518E"/>
    <w:rsid w:val="001551C9"/>
    <w:rsid w:val="00155363"/>
    <w:rsid w:val="00155C02"/>
    <w:rsid w:val="00155E05"/>
    <w:rsid w:val="00155E6B"/>
    <w:rsid w:val="00156049"/>
    <w:rsid w:val="00156198"/>
    <w:rsid w:val="001561FB"/>
    <w:rsid w:val="00156263"/>
    <w:rsid w:val="0015691B"/>
    <w:rsid w:val="00156CE9"/>
    <w:rsid w:val="00156DC4"/>
    <w:rsid w:val="001575AF"/>
    <w:rsid w:val="001577BF"/>
    <w:rsid w:val="00157B19"/>
    <w:rsid w:val="00157DF9"/>
    <w:rsid w:val="0016012F"/>
    <w:rsid w:val="00160B0F"/>
    <w:rsid w:val="00160C04"/>
    <w:rsid w:val="00160DE5"/>
    <w:rsid w:val="00160F71"/>
    <w:rsid w:val="00161101"/>
    <w:rsid w:val="00161102"/>
    <w:rsid w:val="0016117F"/>
    <w:rsid w:val="0016166C"/>
    <w:rsid w:val="0016194F"/>
    <w:rsid w:val="001621DF"/>
    <w:rsid w:val="001625ED"/>
    <w:rsid w:val="0016294A"/>
    <w:rsid w:val="00162CDB"/>
    <w:rsid w:val="00162F0D"/>
    <w:rsid w:val="001639E1"/>
    <w:rsid w:val="00163A80"/>
    <w:rsid w:val="00163CC9"/>
    <w:rsid w:val="00163CD9"/>
    <w:rsid w:val="001642C3"/>
    <w:rsid w:val="0016463A"/>
    <w:rsid w:val="0016494A"/>
    <w:rsid w:val="00164957"/>
    <w:rsid w:val="0016497B"/>
    <w:rsid w:val="00164B1D"/>
    <w:rsid w:val="001650BF"/>
    <w:rsid w:val="00165958"/>
    <w:rsid w:val="00166069"/>
    <w:rsid w:val="001663C4"/>
    <w:rsid w:val="00166506"/>
    <w:rsid w:val="001667ED"/>
    <w:rsid w:val="00166FBA"/>
    <w:rsid w:val="0016716C"/>
    <w:rsid w:val="001671EE"/>
    <w:rsid w:val="001675E6"/>
    <w:rsid w:val="001678CE"/>
    <w:rsid w:val="00167C8C"/>
    <w:rsid w:val="0017049A"/>
    <w:rsid w:val="00170536"/>
    <w:rsid w:val="001709FC"/>
    <w:rsid w:val="00170AD2"/>
    <w:rsid w:val="001710C8"/>
    <w:rsid w:val="00171197"/>
    <w:rsid w:val="0017173D"/>
    <w:rsid w:val="00171CB0"/>
    <w:rsid w:val="00171E86"/>
    <w:rsid w:val="00172151"/>
    <w:rsid w:val="00172421"/>
    <w:rsid w:val="0017297B"/>
    <w:rsid w:val="00172A09"/>
    <w:rsid w:val="00172E87"/>
    <w:rsid w:val="00173183"/>
    <w:rsid w:val="001733B1"/>
    <w:rsid w:val="00173718"/>
    <w:rsid w:val="001738B9"/>
    <w:rsid w:val="001745A4"/>
    <w:rsid w:val="00174D1B"/>
    <w:rsid w:val="0017523B"/>
    <w:rsid w:val="00175644"/>
    <w:rsid w:val="0017568C"/>
    <w:rsid w:val="00175E61"/>
    <w:rsid w:val="00175E72"/>
    <w:rsid w:val="00175F26"/>
    <w:rsid w:val="00176548"/>
    <w:rsid w:val="001767E6"/>
    <w:rsid w:val="00177062"/>
    <w:rsid w:val="001772A2"/>
    <w:rsid w:val="0017744C"/>
    <w:rsid w:val="00177ABA"/>
    <w:rsid w:val="00177D7C"/>
    <w:rsid w:val="00177FB5"/>
    <w:rsid w:val="0018030F"/>
    <w:rsid w:val="0018065C"/>
    <w:rsid w:val="001806F2"/>
    <w:rsid w:val="0018076B"/>
    <w:rsid w:val="001809E8"/>
    <w:rsid w:val="001809F2"/>
    <w:rsid w:val="00180A51"/>
    <w:rsid w:val="00180C3A"/>
    <w:rsid w:val="00180F4D"/>
    <w:rsid w:val="0018160B"/>
    <w:rsid w:val="00181CCF"/>
    <w:rsid w:val="001820B4"/>
    <w:rsid w:val="00182206"/>
    <w:rsid w:val="001825D6"/>
    <w:rsid w:val="0018292F"/>
    <w:rsid w:val="001829A9"/>
    <w:rsid w:val="00182BAC"/>
    <w:rsid w:val="00182D73"/>
    <w:rsid w:val="00182FF7"/>
    <w:rsid w:val="00183596"/>
    <w:rsid w:val="0018374B"/>
    <w:rsid w:val="00184632"/>
    <w:rsid w:val="001847A7"/>
    <w:rsid w:val="00184AA4"/>
    <w:rsid w:val="00184AF5"/>
    <w:rsid w:val="00184F77"/>
    <w:rsid w:val="001850C6"/>
    <w:rsid w:val="001853BC"/>
    <w:rsid w:val="001857CA"/>
    <w:rsid w:val="00186DC4"/>
    <w:rsid w:val="00186F00"/>
    <w:rsid w:val="0018754C"/>
    <w:rsid w:val="00187CA8"/>
    <w:rsid w:val="00187F05"/>
    <w:rsid w:val="00190614"/>
    <w:rsid w:val="001908F0"/>
    <w:rsid w:val="001909F0"/>
    <w:rsid w:val="00190D16"/>
    <w:rsid w:val="00190DAE"/>
    <w:rsid w:val="00190DF4"/>
    <w:rsid w:val="00191006"/>
    <w:rsid w:val="0019106B"/>
    <w:rsid w:val="0019172C"/>
    <w:rsid w:val="00191A61"/>
    <w:rsid w:val="00191D4D"/>
    <w:rsid w:val="001927DE"/>
    <w:rsid w:val="00192B70"/>
    <w:rsid w:val="00192DBB"/>
    <w:rsid w:val="00192FCD"/>
    <w:rsid w:val="00193057"/>
    <w:rsid w:val="0019379B"/>
    <w:rsid w:val="00194B66"/>
    <w:rsid w:val="00194C5B"/>
    <w:rsid w:val="00194EA3"/>
    <w:rsid w:val="00195A6E"/>
    <w:rsid w:val="00195CF5"/>
    <w:rsid w:val="0019622B"/>
    <w:rsid w:val="0019708B"/>
    <w:rsid w:val="0019738D"/>
    <w:rsid w:val="001974F0"/>
    <w:rsid w:val="001A002E"/>
    <w:rsid w:val="001A024C"/>
    <w:rsid w:val="001A0AA3"/>
    <w:rsid w:val="001A0F3E"/>
    <w:rsid w:val="001A122B"/>
    <w:rsid w:val="001A127E"/>
    <w:rsid w:val="001A1494"/>
    <w:rsid w:val="001A1718"/>
    <w:rsid w:val="001A1DAA"/>
    <w:rsid w:val="001A1E20"/>
    <w:rsid w:val="001A32B2"/>
    <w:rsid w:val="001A3BA3"/>
    <w:rsid w:val="001A3BEC"/>
    <w:rsid w:val="001A3E3E"/>
    <w:rsid w:val="001A56BC"/>
    <w:rsid w:val="001A5A86"/>
    <w:rsid w:val="001A5E26"/>
    <w:rsid w:val="001A5EC5"/>
    <w:rsid w:val="001A6417"/>
    <w:rsid w:val="001A6911"/>
    <w:rsid w:val="001A6A9C"/>
    <w:rsid w:val="001A7182"/>
    <w:rsid w:val="001A7D5B"/>
    <w:rsid w:val="001B0674"/>
    <w:rsid w:val="001B0CE9"/>
    <w:rsid w:val="001B0F3E"/>
    <w:rsid w:val="001B12FE"/>
    <w:rsid w:val="001B1550"/>
    <w:rsid w:val="001B1993"/>
    <w:rsid w:val="001B20A7"/>
    <w:rsid w:val="001B22DC"/>
    <w:rsid w:val="001B28A6"/>
    <w:rsid w:val="001B2B00"/>
    <w:rsid w:val="001B2B2E"/>
    <w:rsid w:val="001B2B32"/>
    <w:rsid w:val="001B3A04"/>
    <w:rsid w:val="001B3BAD"/>
    <w:rsid w:val="001B3DBF"/>
    <w:rsid w:val="001B430C"/>
    <w:rsid w:val="001B4509"/>
    <w:rsid w:val="001B4643"/>
    <w:rsid w:val="001B47A7"/>
    <w:rsid w:val="001B48C5"/>
    <w:rsid w:val="001B580E"/>
    <w:rsid w:val="001B5A50"/>
    <w:rsid w:val="001B6509"/>
    <w:rsid w:val="001B662A"/>
    <w:rsid w:val="001B6663"/>
    <w:rsid w:val="001B6907"/>
    <w:rsid w:val="001B6D3C"/>
    <w:rsid w:val="001B6E4E"/>
    <w:rsid w:val="001B6FF7"/>
    <w:rsid w:val="001B74DE"/>
    <w:rsid w:val="001B7567"/>
    <w:rsid w:val="001B795D"/>
    <w:rsid w:val="001B7A6D"/>
    <w:rsid w:val="001B7B84"/>
    <w:rsid w:val="001C030F"/>
    <w:rsid w:val="001C054C"/>
    <w:rsid w:val="001C0892"/>
    <w:rsid w:val="001C08E3"/>
    <w:rsid w:val="001C0A5D"/>
    <w:rsid w:val="001C0D11"/>
    <w:rsid w:val="001C1340"/>
    <w:rsid w:val="001C167C"/>
    <w:rsid w:val="001C21CF"/>
    <w:rsid w:val="001C25D3"/>
    <w:rsid w:val="001C2757"/>
    <w:rsid w:val="001C325C"/>
    <w:rsid w:val="001C341B"/>
    <w:rsid w:val="001C34BF"/>
    <w:rsid w:val="001C36D1"/>
    <w:rsid w:val="001C3DBA"/>
    <w:rsid w:val="001C4916"/>
    <w:rsid w:val="001C4DB7"/>
    <w:rsid w:val="001C4EAE"/>
    <w:rsid w:val="001C507D"/>
    <w:rsid w:val="001C52A7"/>
    <w:rsid w:val="001C5427"/>
    <w:rsid w:val="001C563A"/>
    <w:rsid w:val="001C5899"/>
    <w:rsid w:val="001C5946"/>
    <w:rsid w:val="001C5B7E"/>
    <w:rsid w:val="001C605E"/>
    <w:rsid w:val="001C63C3"/>
    <w:rsid w:val="001C6444"/>
    <w:rsid w:val="001C66B9"/>
    <w:rsid w:val="001C6766"/>
    <w:rsid w:val="001C7358"/>
    <w:rsid w:val="001C7B8B"/>
    <w:rsid w:val="001C7BF5"/>
    <w:rsid w:val="001C7E19"/>
    <w:rsid w:val="001C7F41"/>
    <w:rsid w:val="001C7FEE"/>
    <w:rsid w:val="001D0132"/>
    <w:rsid w:val="001D01B0"/>
    <w:rsid w:val="001D01B1"/>
    <w:rsid w:val="001D028E"/>
    <w:rsid w:val="001D04AD"/>
    <w:rsid w:val="001D0922"/>
    <w:rsid w:val="001D0BF5"/>
    <w:rsid w:val="001D1068"/>
    <w:rsid w:val="001D13F5"/>
    <w:rsid w:val="001D1411"/>
    <w:rsid w:val="001D17BB"/>
    <w:rsid w:val="001D182E"/>
    <w:rsid w:val="001D222B"/>
    <w:rsid w:val="001D2230"/>
    <w:rsid w:val="001D2362"/>
    <w:rsid w:val="001D25AC"/>
    <w:rsid w:val="001D2B3A"/>
    <w:rsid w:val="001D2B61"/>
    <w:rsid w:val="001D35E6"/>
    <w:rsid w:val="001D370E"/>
    <w:rsid w:val="001D37D3"/>
    <w:rsid w:val="001D3EAE"/>
    <w:rsid w:val="001D464C"/>
    <w:rsid w:val="001D4B33"/>
    <w:rsid w:val="001D4C38"/>
    <w:rsid w:val="001D536B"/>
    <w:rsid w:val="001D5822"/>
    <w:rsid w:val="001D5AD4"/>
    <w:rsid w:val="001D60D6"/>
    <w:rsid w:val="001D6CD8"/>
    <w:rsid w:val="001D6D77"/>
    <w:rsid w:val="001D7010"/>
    <w:rsid w:val="001D788B"/>
    <w:rsid w:val="001D7C63"/>
    <w:rsid w:val="001E03F5"/>
    <w:rsid w:val="001E08C5"/>
    <w:rsid w:val="001E08D4"/>
    <w:rsid w:val="001E0A4A"/>
    <w:rsid w:val="001E0C4A"/>
    <w:rsid w:val="001E0DE6"/>
    <w:rsid w:val="001E0E96"/>
    <w:rsid w:val="001E0F0A"/>
    <w:rsid w:val="001E0FE8"/>
    <w:rsid w:val="001E1019"/>
    <w:rsid w:val="001E10E0"/>
    <w:rsid w:val="001E10ED"/>
    <w:rsid w:val="001E1145"/>
    <w:rsid w:val="001E114E"/>
    <w:rsid w:val="001E147A"/>
    <w:rsid w:val="001E15A8"/>
    <w:rsid w:val="001E192D"/>
    <w:rsid w:val="001E1DFE"/>
    <w:rsid w:val="001E2281"/>
    <w:rsid w:val="001E2365"/>
    <w:rsid w:val="001E2878"/>
    <w:rsid w:val="001E29EF"/>
    <w:rsid w:val="001E29FC"/>
    <w:rsid w:val="001E374E"/>
    <w:rsid w:val="001E3F28"/>
    <w:rsid w:val="001E3FDB"/>
    <w:rsid w:val="001E4223"/>
    <w:rsid w:val="001E440B"/>
    <w:rsid w:val="001E499C"/>
    <w:rsid w:val="001E4EBD"/>
    <w:rsid w:val="001E5092"/>
    <w:rsid w:val="001E526E"/>
    <w:rsid w:val="001E55E8"/>
    <w:rsid w:val="001E5B37"/>
    <w:rsid w:val="001E5D87"/>
    <w:rsid w:val="001E62AF"/>
    <w:rsid w:val="001E62B8"/>
    <w:rsid w:val="001E683B"/>
    <w:rsid w:val="001E72E2"/>
    <w:rsid w:val="001E7E85"/>
    <w:rsid w:val="001F0055"/>
    <w:rsid w:val="001F03F8"/>
    <w:rsid w:val="001F05C6"/>
    <w:rsid w:val="001F0C13"/>
    <w:rsid w:val="001F0D39"/>
    <w:rsid w:val="001F13B1"/>
    <w:rsid w:val="001F15C5"/>
    <w:rsid w:val="001F15D4"/>
    <w:rsid w:val="001F192E"/>
    <w:rsid w:val="001F2009"/>
    <w:rsid w:val="001F2967"/>
    <w:rsid w:val="001F29D7"/>
    <w:rsid w:val="001F2A3B"/>
    <w:rsid w:val="001F2A8B"/>
    <w:rsid w:val="001F2B28"/>
    <w:rsid w:val="001F2CCE"/>
    <w:rsid w:val="001F2D4C"/>
    <w:rsid w:val="001F2D5E"/>
    <w:rsid w:val="001F345D"/>
    <w:rsid w:val="001F358D"/>
    <w:rsid w:val="001F35BF"/>
    <w:rsid w:val="001F3636"/>
    <w:rsid w:val="001F3748"/>
    <w:rsid w:val="001F3910"/>
    <w:rsid w:val="001F39D8"/>
    <w:rsid w:val="001F3D88"/>
    <w:rsid w:val="001F4114"/>
    <w:rsid w:val="001F4138"/>
    <w:rsid w:val="001F413B"/>
    <w:rsid w:val="001F4A02"/>
    <w:rsid w:val="001F4A75"/>
    <w:rsid w:val="001F4E33"/>
    <w:rsid w:val="001F4F27"/>
    <w:rsid w:val="001F4FA3"/>
    <w:rsid w:val="001F57E3"/>
    <w:rsid w:val="001F5B12"/>
    <w:rsid w:val="001F5C1B"/>
    <w:rsid w:val="001F5E7F"/>
    <w:rsid w:val="001F5F3D"/>
    <w:rsid w:val="001F6954"/>
    <w:rsid w:val="001F6E67"/>
    <w:rsid w:val="001F71D9"/>
    <w:rsid w:val="0020108A"/>
    <w:rsid w:val="00201482"/>
    <w:rsid w:val="00201B17"/>
    <w:rsid w:val="00201BB2"/>
    <w:rsid w:val="00201EFC"/>
    <w:rsid w:val="002022AA"/>
    <w:rsid w:val="0020258A"/>
    <w:rsid w:val="002025AD"/>
    <w:rsid w:val="0020261B"/>
    <w:rsid w:val="00202A4A"/>
    <w:rsid w:val="00202BAE"/>
    <w:rsid w:val="00202ED0"/>
    <w:rsid w:val="00203263"/>
    <w:rsid w:val="00203509"/>
    <w:rsid w:val="00203809"/>
    <w:rsid w:val="002039C3"/>
    <w:rsid w:val="00203B3C"/>
    <w:rsid w:val="00203B45"/>
    <w:rsid w:val="00203D53"/>
    <w:rsid w:val="0020431D"/>
    <w:rsid w:val="00204509"/>
    <w:rsid w:val="00204A5D"/>
    <w:rsid w:val="00205235"/>
    <w:rsid w:val="002052B3"/>
    <w:rsid w:val="00205389"/>
    <w:rsid w:val="00205AD4"/>
    <w:rsid w:val="00205D0F"/>
    <w:rsid w:val="00205F92"/>
    <w:rsid w:val="00206245"/>
    <w:rsid w:val="00206D3A"/>
    <w:rsid w:val="00206F25"/>
    <w:rsid w:val="00207162"/>
    <w:rsid w:val="0020725A"/>
    <w:rsid w:val="00207290"/>
    <w:rsid w:val="002074D9"/>
    <w:rsid w:val="0020790E"/>
    <w:rsid w:val="002079AF"/>
    <w:rsid w:val="00210455"/>
    <w:rsid w:val="002105AE"/>
    <w:rsid w:val="002105CB"/>
    <w:rsid w:val="00210A0C"/>
    <w:rsid w:val="00210AC8"/>
    <w:rsid w:val="00210B1E"/>
    <w:rsid w:val="002118A5"/>
    <w:rsid w:val="00211973"/>
    <w:rsid w:val="00211B5E"/>
    <w:rsid w:val="00211C90"/>
    <w:rsid w:val="00212ED5"/>
    <w:rsid w:val="00213022"/>
    <w:rsid w:val="002139DC"/>
    <w:rsid w:val="00213C14"/>
    <w:rsid w:val="00213D36"/>
    <w:rsid w:val="00214049"/>
    <w:rsid w:val="0021431B"/>
    <w:rsid w:val="00214343"/>
    <w:rsid w:val="002144E3"/>
    <w:rsid w:val="002145EE"/>
    <w:rsid w:val="00214770"/>
    <w:rsid w:val="00214943"/>
    <w:rsid w:val="0021499F"/>
    <w:rsid w:val="0021513C"/>
    <w:rsid w:val="002158FF"/>
    <w:rsid w:val="00215903"/>
    <w:rsid w:val="00215DC7"/>
    <w:rsid w:val="00215F50"/>
    <w:rsid w:val="002163C2"/>
    <w:rsid w:val="00216624"/>
    <w:rsid w:val="002168A8"/>
    <w:rsid w:val="002170DF"/>
    <w:rsid w:val="00217206"/>
    <w:rsid w:val="00217322"/>
    <w:rsid w:val="00217554"/>
    <w:rsid w:val="002179F0"/>
    <w:rsid w:val="00217A07"/>
    <w:rsid w:val="0022013E"/>
    <w:rsid w:val="002203BD"/>
    <w:rsid w:val="00221167"/>
    <w:rsid w:val="002214CC"/>
    <w:rsid w:val="0022155A"/>
    <w:rsid w:val="0022180D"/>
    <w:rsid w:val="00221821"/>
    <w:rsid w:val="00221C19"/>
    <w:rsid w:val="00221F4F"/>
    <w:rsid w:val="0022231A"/>
    <w:rsid w:val="002224C8"/>
    <w:rsid w:val="002225C8"/>
    <w:rsid w:val="0022277A"/>
    <w:rsid w:val="00222C60"/>
    <w:rsid w:val="002246AB"/>
    <w:rsid w:val="00224857"/>
    <w:rsid w:val="0022489D"/>
    <w:rsid w:val="0022497A"/>
    <w:rsid w:val="00224D81"/>
    <w:rsid w:val="00224F03"/>
    <w:rsid w:val="0022551C"/>
    <w:rsid w:val="0022563E"/>
    <w:rsid w:val="00225CC8"/>
    <w:rsid w:val="00225D2C"/>
    <w:rsid w:val="00225F9F"/>
    <w:rsid w:val="00226A3A"/>
    <w:rsid w:val="00227067"/>
    <w:rsid w:val="00227492"/>
    <w:rsid w:val="00227924"/>
    <w:rsid w:val="00227BBA"/>
    <w:rsid w:val="00227F1C"/>
    <w:rsid w:val="00230011"/>
    <w:rsid w:val="0023028C"/>
    <w:rsid w:val="00230427"/>
    <w:rsid w:val="00230CF7"/>
    <w:rsid w:val="00230CFE"/>
    <w:rsid w:val="002310EC"/>
    <w:rsid w:val="0023182F"/>
    <w:rsid w:val="00232088"/>
    <w:rsid w:val="002323BB"/>
    <w:rsid w:val="0023273C"/>
    <w:rsid w:val="00232907"/>
    <w:rsid w:val="00232E19"/>
    <w:rsid w:val="00233138"/>
    <w:rsid w:val="00233388"/>
    <w:rsid w:val="00233677"/>
    <w:rsid w:val="00233689"/>
    <w:rsid w:val="00233913"/>
    <w:rsid w:val="00233D8A"/>
    <w:rsid w:val="00233E00"/>
    <w:rsid w:val="002341A7"/>
    <w:rsid w:val="00234281"/>
    <w:rsid w:val="00234356"/>
    <w:rsid w:val="00234982"/>
    <w:rsid w:val="00234ACA"/>
    <w:rsid w:val="00234E61"/>
    <w:rsid w:val="00234FBD"/>
    <w:rsid w:val="00234FCF"/>
    <w:rsid w:val="0023566D"/>
    <w:rsid w:val="00235E10"/>
    <w:rsid w:val="00236048"/>
    <w:rsid w:val="0023606E"/>
    <w:rsid w:val="0023619C"/>
    <w:rsid w:val="002368A9"/>
    <w:rsid w:val="00236B7C"/>
    <w:rsid w:val="00236C2E"/>
    <w:rsid w:val="00236C81"/>
    <w:rsid w:val="00236EAC"/>
    <w:rsid w:val="0023727B"/>
    <w:rsid w:val="002373F4"/>
    <w:rsid w:val="0023750D"/>
    <w:rsid w:val="002379EB"/>
    <w:rsid w:val="00237E53"/>
    <w:rsid w:val="00240659"/>
    <w:rsid w:val="00240868"/>
    <w:rsid w:val="00240962"/>
    <w:rsid w:val="00240BE5"/>
    <w:rsid w:val="00240CAE"/>
    <w:rsid w:val="00240E2A"/>
    <w:rsid w:val="002411EA"/>
    <w:rsid w:val="00241728"/>
    <w:rsid w:val="00241E4A"/>
    <w:rsid w:val="002421DA"/>
    <w:rsid w:val="002428AC"/>
    <w:rsid w:val="00243298"/>
    <w:rsid w:val="00243AF2"/>
    <w:rsid w:val="00243BE9"/>
    <w:rsid w:val="00243C4C"/>
    <w:rsid w:val="002441E1"/>
    <w:rsid w:val="002445D4"/>
    <w:rsid w:val="00244609"/>
    <w:rsid w:val="0024521B"/>
    <w:rsid w:val="002455B4"/>
    <w:rsid w:val="0024597C"/>
    <w:rsid w:val="00245990"/>
    <w:rsid w:val="002459F5"/>
    <w:rsid w:val="00245A41"/>
    <w:rsid w:val="00245ADF"/>
    <w:rsid w:val="00245BF9"/>
    <w:rsid w:val="0024667E"/>
    <w:rsid w:val="00246AAB"/>
    <w:rsid w:val="00246BBD"/>
    <w:rsid w:val="00247493"/>
    <w:rsid w:val="00247908"/>
    <w:rsid w:val="00247CB5"/>
    <w:rsid w:val="00250155"/>
    <w:rsid w:val="002501A3"/>
    <w:rsid w:val="00250355"/>
    <w:rsid w:val="0025052D"/>
    <w:rsid w:val="002506BF"/>
    <w:rsid w:val="002508CC"/>
    <w:rsid w:val="00250ABB"/>
    <w:rsid w:val="00250C9C"/>
    <w:rsid w:val="0025111A"/>
    <w:rsid w:val="002513FD"/>
    <w:rsid w:val="002514B4"/>
    <w:rsid w:val="002518B7"/>
    <w:rsid w:val="00251A82"/>
    <w:rsid w:val="00251B54"/>
    <w:rsid w:val="00251DE7"/>
    <w:rsid w:val="00251FF3"/>
    <w:rsid w:val="002524AA"/>
    <w:rsid w:val="0025262F"/>
    <w:rsid w:val="00252914"/>
    <w:rsid w:val="002529B6"/>
    <w:rsid w:val="00252C2F"/>
    <w:rsid w:val="00252CEE"/>
    <w:rsid w:val="002531AD"/>
    <w:rsid w:val="00253413"/>
    <w:rsid w:val="00253AD3"/>
    <w:rsid w:val="00253B96"/>
    <w:rsid w:val="00253D28"/>
    <w:rsid w:val="0025428E"/>
    <w:rsid w:val="00254423"/>
    <w:rsid w:val="002545A3"/>
    <w:rsid w:val="002546E8"/>
    <w:rsid w:val="002547D9"/>
    <w:rsid w:val="00255DFB"/>
    <w:rsid w:val="0025680A"/>
    <w:rsid w:val="00256E03"/>
    <w:rsid w:val="0025742A"/>
    <w:rsid w:val="0025790F"/>
    <w:rsid w:val="002603DA"/>
    <w:rsid w:val="00260A77"/>
    <w:rsid w:val="00260F46"/>
    <w:rsid w:val="002610B9"/>
    <w:rsid w:val="00261CBC"/>
    <w:rsid w:val="0026222D"/>
    <w:rsid w:val="002623BF"/>
    <w:rsid w:val="0026264B"/>
    <w:rsid w:val="00262816"/>
    <w:rsid w:val="002629E7"/>
    <w:rsid w:val="00262AB0"/>
    <w:rsid w:val="00262B5A"/>
    <w:rsid w:val="00262D80"/>
    <w:rsid w:val="00262E51"/>
    <w:rsid w:val="0026373C"/>
    <w:rsid w:val="00263ABF"/>
    <w:rsid w:val="00264732"/>
    <w:rsid w:val="002649AD"/>
    <w:rsid w:val="00264BC5"/>
    <w:rsid w:val="00264D32"/>
    <w:rsid w:val="002653B6"/>
    <w:rsid w:val="00265F42"/>
    <w:rsid w:val="0026643F"/>
    <w:rsid w:val="00267707"/>
    <w:rsid w:val="00267953"/>
    <w:rsid w:val="00267C0F"/>
    <w:rsid w:val="00267E5A"/>
    <w:rsid w:val="00270494"/>
    <w:rsid w:val="002707CB"/>
    <w:rsid w:val="00270E86"/>
    <w:rsid w:val="002710EA"/>
    <w:rsid w:val="0027136D"/>
    <w:rsid w:val="00271373"/>
    <w:rsid w:val="00271732"/>
    <w:rsid w:val="00271EC4"/>
    <w:rsid w:val="00272025"/>
    <w:rsid w:val="00272254"/>
    <w:rsid w:val="002726F5"/>
    <w:rsid w:val="0027272B"/>
    <w:rsid w:val="002728FE"/>
    <w:rsid w:val="00272A80"/>
    <w:rsid w:val="00272F51"/>
    <w:rsid w:val="0027302A"/>
    <w:rsid w:val="002730A5"/>
    <w:rsid w:val="00273900"/>
    <w:rsid w:val="00273BB7"/>
    <w:rsid w:val="00273F63"/>
    <w:rsid w:val="002743BC"/>
    <w:rsid w:val="002748B8"/>
    <w:rsid w:val="00274A24"/>
    <w:rsid w:val="00274B71"/>
    <w:rsid w:val="00275883"/>
    <w:rsid w:val="00276082"/>
    <w:rsid w:val="00276134"/>
    <w:rsid w:val="002761AC"/>
    <w:rsid w:val="002761EE"/>
    <w:rsid w:val="00276336"/>
    <w:rsid w:val="00276781"/>
    <w:rsid w:val="0027679D"/>
    <w:rsid w:val="00276AE8"/>
    <w:rsid w:val="00276C3F"/>
    <w:rsid w:val="00277195"/>
    <w:rsid w:val="0027787B"/>
    <w:rsid w:val="00277933"/>
    <w:rsid w:val="00277DFB"/>
    <w:rsid w:val="00280027"/>
    <w:rsid w:val="0028012B"/>
    <w:rsid w:val="002804A0"/>
    <w:rsid w:val="0028052D"/>
    <w:rsid w:val="0028093E"/>
    <w:rsid w:val="00280C28"/>
    <w:rsid w:val="00280EAB"/>
    <w:rsid w:val="00281265"/>
    <w:rsid w:val="002812AD"/>
    <w:rsid w:val="00281955"/>
    <w:rsid w:val="002820EC"/>
    <w:rsid w:val="002821C8"/>
    <w:rsid w:val="0028255B"/>
    <w:rsid w:val="00282BCC"/>
    <w:rsid w:val="00282CA7"/>
    <w:rsid w:val="00282CE0"/>
    <w:rsid w:val="00283075"/>
    <w:rsid w:val="002831AE"/>
    <w:rsid w:val="002831EE"/>
    <w:rsid w:val="00283E0E"/>
    <w:rsid w:val="0028484E"/>
    <w:rsid w:val="00285004"/>
    <w:rsid w:val="0028521A"/>
    <w:rsid w:val="0028522C"/>
    <w:rsid w:val="0028526E"/>
    <w:rsid w:val="00285372"/>
    <w:rsid w:val="002857BE"/>
    <w:rsid w:val="002858E3"/>
    <w:rsid w:val="00285C04"/>
    <w:rsid w:val="00286671"/>
    <w:rsid w:val="002866A2"/>
    <w:rsid w:val="0028677C"/>
    <w:rsid w:val="002867EB"/>
    <w:rsid w:val="002868BF"/>
    <w:rsid w:val="002870EB"/>
    <w:rsid w:val="0028710C"/>
    <w:rsid w:val="0028726D"/>
    <w:rsid w:val="0028727B"/>
    <w:rsid w:val="0028756D"/>
    <w:rsid w:val="00287753"/>
    <w:rsid w:val="002879A3"/>
    <w:rsid w:val="00287BBC"/>
    <w:rsid w:val="00287C0C"/>
    <w:rsid w:val="00290880"/>
    <w:rsid w:val="00290D19"/>
    <w:rsid w:val="002913B4"/>
    <w:rsid w:val="002913DD"/>
    <w:rsid w:val="002922EE"/>
    <w:rsid w:val="002924E4"/>
    <w:rsid w:val="00293216"/>
    <w:rsid w:val="00293473"/>
    <w:rsid w:val="00293B28"/>
    <w:rsid w:val="00293E25"/>
    <w:rsid w:val="00294035"/>
    <w:rsid w:val="002940A7"/>
    <w:rsid w:val="00294525"/>
    <w:rsid w:val="00294724"/>
    <w:rsid w:val="0029477B"/>
    <w:rsid w:val="00294D44"/>
    <w:rsid w:val="00294D5C"/>
    <w:rsid w:val="0029535A"/>
    <w:rsid w:val="002959AB"/>
    <w:rsid w:val="00295B5B"/>
    <w:rsid w:val="00295BF7"/>
    <w:rsid w:val="00295C4D"/>
    <w:rsid w:val="002962FA"/>
    <w:rsid w:val="002964B3"/>
    <w:rsid w:val="00296BED"/>
    <w:rsid w:val="00296DE8"/>
    <w:rsid w:val="00296DED"/>
    <w:rsid w:val="00296F68"/>
    <w:rsid w:val="00297ADE"/>
    <w:rsid w:val="00297CCA"/>
    <w:rsid w:val="00297D6B"/>
    <w:rsid w:val="00297FFC"/>
    <w:rsid w:val="002A0D9E"/>
    <w:rsid w:val="002A17B8"/>
    <w:rsid w:val="002A1880"/>
    <w:rsid w:val="002A18F2"/>
    <w:rsid w:val="002A1AC7"/>
    <w:rsid w:val="002A20C6"/>
    <w:rsid w:val="002A25DF"/>
    <w:rsid w:val="002A2C78"/>
    <w:rsid w:val="002A3609"/>
    <w:rsid w:val="002A3860"/>
    <w:rsid w:val="002A39E1"/>
    <w:rsid w:val="002A46C0"/>
    <w:rsid w:val="002A4727"/>
    <w:rsid w:val="002A4C3F"/>
    <w:rsid w:val="002A50B2"/>
    <w:rsid w:val="002A51C5"/>
    <w:rsid w:val="002A5E19"/>
    <w:rsid w:val="002A6071"/>
    <w:rsid w:val="002A6099"/>
    <w:rsid w:val="002A61A2"/>
    <w:rsid w:val="002A624B"/>
    <w:rsid w:val="002A6630"/>
    <w:rsid w:val="002A6654"/>
    <w:rsid w:val="002A6795"/>
    <w:rsid w:val="002A69DF"/>
    <w:rsid w:val="002A6ACF"/>
    <w:rsid w:val="002A74D4"/>
    <w:rsid w:val="002A7A75"/>
    <w:rsid w:val="002A7D5A"/>
    <w:rsid w:val="002A7EEE"/>
    <w:rsid w:val="002B0601"/>
    <w:rsid w:val="002B0C4D"/>
    <w:rsid w:val="002B1058"/>
    <w:rsid w:val="002B1996"/>
    <w:rsid w:val="002B1EBD"/>
    <w:rsid w:val="002B23B4"/>
    <w:rsid w:val="002B24BE"/>
    <w:rsid w:val="002B2EAE"/>
    <w:rsid w:val="002B3079"/>
    <w:rsid w:val="002B3898"/>
    <w:rsid w:val="002B38E7"/>
    <w:rsid w:val="002B3B7F"/>
    <w:rsid w:val="002B3CCB"/>
    <w:rsid w:val="002B44B4"/>
    <w:rsid w:val="002B4CF7"/>
    <w:rsid w:val="002B4F63"/>
    <w:rsid w:val="002B50C3"/>
    <w:rsid w:val="002B50E1"/>
    <w:rsid w:val="002B542B"/>
    <w:rsid w:val="002B5803"/>
    <w:rsid w:val="002B5F3E"/>
    <w:rsid w:val="002B616E"/>
    <w:rsid w:val="002B6BA1"/>
    <w:rsid w:val="002B7DF3"/>
    <w:rsid w:val="002C01B0"/>
    <w:rsid w:val="002C03A8"/>
    <w:rsid w:val="002C0435"/>
    <w:rsid w:val="002C0565"/>
    <w:rsid w:val="002C05CD"/>
    <w:rsid w:val="002C0AA9"/>
    <w:rsid w:val="002C0F9A"/>
    <w:rsid w:val="002C1195"/>
    <w:rsid w:val="002C12F8"/>
    <w:rsid w:val="002C13D7"/>
    <w:rsid w:val="002C1901"/>
    <w:rsid w:val="002C1A6B"/>
    <w:rsid w:val="002C1C51"/>
    <w:rsid w:val="002C1EC8"/>
    <w:rsid w:val="002C1F8F"/>
    <w:rsid w:val="002C20F9"/>
    <w:rsid w:val="002C217B"/>
    <w:rsid w:val="002C2201"/>
    <w:rsid w:val="002C24FC"/>
    <w:rsid w:val="002C2A34"/>
    <w:rsid w:val="002C2C86"/>
    <w:rsid w:val="002C2FCB"/>
    <w:rsid w:val="002C31A7"/>
    <w:rsid w:val="002C34F1"/>
    <w:rsid w:val="002C3839"/>
    <w:rsid w:val="002C38FC"/>
    <w:rsid w:val="002C3F5A"/>
    <w:rsid w:val="002C430E"/>
    <w:rsid w:val="002C481F"/>
    <w:rsid w:val="002C4872"/>
    <w:rsid w:val="002C4AB5"/>
    <w:rsid w:val="002C4D63"/>
    <w:rsid w:val="002C52F6"/>
    <w:rsid w:val="002C592C"/>
    <w:rsid w:val="002C5B74"/>
    <w:rsid w:val="002C5C37"/>
    <w:rsid w:val="002C6658"/>
    <w:rsid w:val="002C679A"/>
    <w:rsid w:val="002C693B"/>
    <w:rsid w:val="002C6CEE"/>
    <w:rsid w:val="002C6FA8"/>
    <w:rsid w:val="002C752F"/>
    <w:rsid w:val="002C77A3"/>
    <w:rsid w:val="002C7FDD"/>
    <w:rsid w:val="002D0565"/>
    <w:rsid w:val="002D068E"/>
    <w:rsid w:val="002D0CBE"/>
    <w:rsid w:val="002D0DCC"/>
    <w:rsid w:val="002D0EE4"/>
    <w:rsid w:val="002D12A8"/>
    <w:rsid w:val="002D1E68"/>
    <w:rsid w:val="002D1E6F"/>
    <w:rsid w:val="002D1E70"/>
    <w:rsid w:val="002D1E81"/>
    <w:rsid w:val="002D1E94"/>
    <w:rsid w:val="002D2260"/>
    <w:rsid w:val="002D231A"/>
    <w:rsid w:val="002D24C0"/>
    <w:rsid w:val="002D2973"/>
    <w:rsid w:val="002D2A16"/>
    <w:rsid w:val="002D2B7A"/>
    <w:rsid w:val="002D2C8F"/>
    <w:rsid w:val="002D2F83"/>
    <w:rsid w:val="002D2FB5"/>
    <w:rsid w:val="002D33C7"/>
    <w:rsid w:val="002D3D96"/>
    <w:rsid w:val="002D3E59"/>
    <w:rsid w:val="002D3F94"/>
    <w:rsid w:val="002D456A"/>
    <w:rsid w:val="002D4EA5"/>
    <w:rsid w:val="002D5234"/>
    <w:rsid w:val="002D57F4"/>
    <w:rsid w:val="002D5F21"/>
    <w:rsid w:val="002D61BA"/>
    <w:rsid w:val="002D65A0"/>
    <w:rsid w:val="002D6F50"/>
    <w:rsid w:val="002D7B71"/>
    <w:rsid w:val="002D7EE0"/>
    <w:rsid w:val="002E00AA"/>
    <w:rsid w:val="002E065B"/>
    <w:rsid w:val="002E0F6F"/>
    <w:rsid w:val="002E14A3"/>
    <w:rsid w:val="002E1629"/>
    <w:rsid w:val="002E1ED2"/>
    <w:rsid w:val="002E20DC"/>
    <w:rsid w:val="002E211D"/>
    <w:rsid w:val="002E2734"/>
    <w:rsid w:val="002E3267"/>
    <w:rsid w:val="002E3522"/>
    <w:rsid w:val="002E3761"/>
    <w:rsid w:val="002E3B6E"/>
    <w:rsid w:val="002E3DC0"/>
    <w:rsid w:val="002E432F"/>
    <w:rsid w:val="002E44E4"/>
    <w:rsid w:val="002E4810"/>
    <w:rsid w:val="002E4C3C"/>
    <w:rsid w:val="002E4E17"/>
    <w:rsid w:val="002E5305"/>
    <w:rsid w:val="002E5527"/>
    <w:rsid w:val="002E601F"/>
    <w:rsid w:val="002E604E"/>
    <w:rsid w:val="002E6206"/>
    <w:rsid w:val="002E63A2"/>
    <w:rsid w:val="002E664D"/>
    <w:rsid w:val="002E69B2"/>
    <w:rsid w:val="002E7387"/>
    <w:rsid w:val="002E739E"/>
    <w:rsid w:val="002E757D"/>
    <w:rsid w:val="002E7619"/>
    <w:rsid w:val="002E7DDF"/>
    <w:rsid w:val="002F0314"/>
    <w:rsid w:val="002F07F2"/>
    <w:rsid w:val="002F090B"/>
    <w:rsid w:val="002F100B"/>
    <w:rsid w:val="002F1B3C"/>
    <w:rsid w:val="002F22BF"/>
    <w:rsid w:val="002F2911"/>
    <w:rsid w:val="002F2D86"/>
    <w:rsid w:val="002F2E3F"/>
    <w:rsid w:val="002F2E5E"/>
    <w:rsid w:val="002F38F5"/>
    <w:rsid w:val="002F393D"/>
    <w:rsid w:val="002F3B90"/>
    <w:rsid w:val="002F3D31"/>
    <w:rsid w:val="002F497F"/>
    <w:rsid w:val="002F4AD0"/>
    <w:rsid w:val="002F550F"/>
    <w:rsid w:val="002F554E"/>
    <w:rsid w:val="002F5727"/>
    <w:rsid w:val="002F57C3"/>
    <w:rsid w:val="002F5C25"/>
    <w:rsid w:val="002F5E85"/>
    <w:rsid w:val="002F5F63"/>
    <w:rsid w:val="002F6056"/>
    <w:rsid w:val="002F60C7"/>
    <w:rsid w:val="002F646D"/>
    <w:rsid w:val="002F6679"/>
    <w:rsid w:val="002F67DA"/>
    <w:rsid w:val="002F699B"/>
    <w:rsid w:val="002F7A49"/>
    <w:rsid w:val="002F7D88"/>
    <w:rsid w:val="002F7FA7"/>
    <w:rsid w:val="003003BE"/>
    <w:rsid w:val="00300DDF"/>
    <w:rsid w:val="00301055"/>
    <w:rsid w:val="00301445"/>
    <w:rsid w:val="00301484"/>
    <w:rsid w:val="00301496"/>
    <w:rsid w:val="0030167E"/>
    <w:rsid w:val="003026EF"/>
    <w:rsid w:val="00303293"/>
    <w:rsid w:val="00303379"/>
    <w:rsid w:val="003035B6"/>
    <w:rsid w:val="00303D05"/>
    <w:rsid w:val="00303D49"/>
    <w:rsid w:val="00304068"/>
    <w:rsid w:val="003044FB"/>
    <w:rsid w:val="003046BD"/>
    <w:rsid w:val="003048FE"/>
    <w:rsid w:val="00304AAB"/>
    <w:rsid w:val="00305077"/>
    <w:rsid w:val="0030519D"/>
    <w:rsid w:val="0030520C"/>
    <w:rsid w:val="003052AD"/>
    <w:rsid w:val="00305A1C"/>
    <w:rsid w:val="00305B30"/>
    <w:rsid w:val="003060CC"/>
    <w:rsid w:val="0030656B"/>
    <w:rsid w:val="0030692E"/>
    <w:rsid w:val="00306EA6"/>
    <w:rsid w:val="00307044"/>
    <w:rsid w:val="00307844"/>
    <w:rsid w:val="00307855"/>
    <w:rsid w:val="00307B06"/>
    <w:rsid w:val="00307CCB"/>
    <w:rsid w:val="00310832"/>
    <w:rsid w:val="00310BD8"/>
    <w:rsid w:val="00310F1C"/>
    <w:rsid w:val="003113AB"/>
    <w:rsid w:val="0031171F"/>
    <w:rsid w:val="003119C5"/>
    <w:rsid w:val="00311ABB"/>
    <w:rsid w:val="00311B68"/>
    <w:rsid w:val="00312376"/>
    <w:rsid w:val="00312882"/>
    <w:rsid w:val="003129B0"/>
    <w:rsid w:val="00312AAB"/>
    <w:rsid w:val="00312BD9"/>
    <w:rsid w:val="003137B5"/>
    <w:rsid w:val="0031395D"/>
    <w:rsid w:val="00313E66"/>
    <w:rsid w:val="0031426E"/>
    <w:rsid w:val="0031466D"/>
    <w:rsid w:val="003146BA"/>
    <w:rsid w:val="00314990"/>
    <w:rsid w:val="00314D17"/>
    <w:rsid w:val="00314D7B"/>
    <w:rsid w:val="0031565D"/>
    <w:rsid w:val="00315BBF"/>
    <w:rsid w:val="00315F42"/>
    <w:rsid w:val="00316035"/>
    <w:rsid w:val="003162F4"/>
    <w:rsid w:val="003163B1"/>
    <w:rsid w:val="003168FB"/>
    <w:rsid w:val="0031698F"/>
    <w:rsid w:val="00316ACE"/>
    <w:rsid w:val="00316D79"/>
    <w:rsid w:val="00316FC4"/>
    <w:rsid w:val="00317070"/>
    <w:rsid w:val="003170ED"/>
    <w:rsid w:val="003178FE"/>
    <w:rsid w:val="00317A3F"/>
    <w:rsid w:val="00317AA7"/>
    <w:rsid w:val="00317E93"/>
    <w:rsid w:val="00317EB5"/>
    <w:rsid w:val="003202BD"/>
    <w:rsid w:val="00320BD9"/>
    <w:rsid w:val="00320EFA"/>
    <w:rsid w:val="00320F48"/>
    <w:rsid w:val="00321564"/>
    <w:rsid w:val="0032175C"/>
    <w:rsid w:val="00321B52"/>
    <w:rsid w:val="00321EDE"/>
    <w:rsid w:val="0032205C"/>
    <w:rsid w:val="00322222"/>
    <w:rsid w:val="00322782"/>
    <w:rsid w:val="00322916"/>
    <w:rsid w:val="00322CD0"/>
    <w:rsid w:val="00322D45"/>
    <w:rsid w:val="003238EC"/>
    <w:rsid w:val="00323FDA"/>
    <w:rsid w:val="003240BE"/>
    <w:rsid w:val="00324181"/>
    <w:rsid w:val="003244F9"/>
    <w:rsid w:val="00324B1F"/>
    <w:rsid w:val="00324C31"/>
    <w:rsid w:val="003252CA"/>
    <w:rsid w:val="00325887"/>
    <w:rsid w:val="00325C49"/>
    <w:rsid w:val="00326022"/>
    <w:rsid w:val="003262A9"/>
    <w:rsid w:val="00326351"/>
    <w:rsid w:val="00326820"/>
    <w:rsid w:val="00326AD2"/>
    <w:rsid w:val="00326CBD"/>
    <w:rsid w:val="003274B9"/>
    <w:rsid w:val="00327616"/>
    <w:rsid w:val="003278B0"/>
    <w:rsid w:val="003305D5"/>
    <w:rsid w:val="003305F0"/>
    <w:rsid w:val="00330A43"/>
    <w:rsid w:val="00330B3F"/>
    <w:rsid w:val="003316B5"/>
    <w:rsid w:val="00331910"/>
    <w:rsid w:val="00332011"/>
    <w:rsid w:val="0033281E"/>
    <w:rsid w:val="003328F3"/>
    <w:rsid w:val="00332B44"/>
    <w:rsid w:val="00332D92"/>
    <w:rsid w:val="00333076"/>
    <w:rsid w:val="003330CB"/>
    <w:rsid w:val="0033325E"/>
    <w:rsid w:val="003332E6"/>
    <w:rsid w:val="0033361F"/>
    <w:rsid w:val="003339F3"/>
    <w:rsid w:val="00333C23"/>
    <w:rsid w:val="00333E3A"/>
    <w:rsid w:val="00334F71"/>
    <w:rsid w:val="003350A5"/>
    <w:rsid w:val="0033510A"/>
    <w:rsid w:val="00335AEB"/>
    <w:rsid w:val="00335BBE"/>
    <w:rsid w:val="00336064"/>
    <w:rsid w:val="00336768"/>
    <w:rsid w:val="00336778"/>
    <w:rsid w:val="00336B3D"/>
    <w:rsid w:val="00336E9E"/>
    <w:rsid w:val="00336F74"/>
    <w:rsid w:val="003377E3"/>
    <w:rsid w:val="0033786D"/>
    <w:rsid w:val="00337917"/>
    <w:rsid w:val="00337AD8"/>
    <w:rsid w:val="00337B55"/>
    <w:rsid w:val="00337EB3"/>
    <w:rsid w:val="00340425"/>
    <w:rsid w:val="00340699"/>
    <w:rsid w:val="003407C7"/>
    <w:rsid w:val="00340B57"/>
    <w:rsid w:val="00340B7F"/>
    <w:rsid w:val="003413F6"/>
    <w:rsid w:val="00341579"/>
    <w:rsid w:val="00341942"/>
    <w:rsid w:val="003420A2"/>
    <w:rsid w:val="00342372"/>
    <w:rsid w:val="0034290F"/>
    <w:rsid w:val="00342C64"/>
    <w:rsid w:val="0034308B"/>
    <w:rsid w:val="003432A4"/>
    <w:rsid w:val="00343593"/>
    <w:rsid w:val="00343710"/>
    <w:rsid w:val="00343A2E"/>
    <w:rsid w:val="00343A9C"/>
    <w:rsid w:val="00343CC9"/>
    <w:rsid w:val="00343CD9"/>
    <w:rsid w:val="00343F9C"/>
    <w:rsid w:val="00344153"/>
    <w:rsid w:val="003453A2"/>
    <w:rsid w:val="00345728"/>
    <w:rsid w:val="00345A55"/>
    <w:rsid w:val="00345B38"/>
    <w:rsid w:val="00345BC7"/>
    <w:rsid w:val="00345DB4"/>
    <w:rsid w:val="00345E0C"/>
    <w:rsid w:val="00346030"/>
    <w:rsid w:val="003468AE"/>
    <w:rsid w:val="00346D59"/>
    <w:rsid w:val="00347618"/>
    <w:rsid w:val="00347808"/>
    <w:rsid w:val="00347A80"/>
    <w:rsid w:val="00347B91"/>
    <w:rsid w:val="00347EEF"/>
    <w:rsid w:val="003504D9"/>
    <w:rsid w:val="0035065D"/>
    <w:rsid w:val="00350718"/>
    <w:rsid w:val="00350C45"/>
    <w:rsid w:val="00351091"/>
    <w:rsid w:val="003517B2"/>
    <w:rsid w:val="003519C3"/>
    <w:rsid w:val="00351BBB"/>
    <w:rsid w:val="00351C82"/>
    <w:rsid w:val="00351D8F"/>
    <w:rsid w:val="00351E61"/>
    <w:rsid w:val="00352001"/>
    <w:rsid w:val="00352323"/>
    <w:rsid w:val="00352773"/>
    <w:rsid w:val="00352801"/>
    <w:rsid w:val="0035280C"/>
    <w:rsid w:val="00352BE6"/>
    <w:rsid w:val="0035319C"/>
    <w:rsid w:val="003537E7"/>
    <w:rsid w:val="00353A35"/>
    <w:rsid w:val="00353BB4"/>
    <w:rsid w:val="00354DE7"/>
    <w:rsid w:val="00354FB5"/>
    <w:rsid w:val="00355387"/>
    <w:rsid w:val="00355610"/>
    <w:rsid w:val="00355BD2"/>
    <w:rsid w:val="00355C81"/>
    <w:rsid w:val="00355C87"/>
    <w:rsid w:val="00355DB0"/>
    <w:rsid w:val="003560C9"/>
    <w:rsid w:val="003564B6"/>
    <w:rsid w:val="00356B76"/>
    <w:rsid w:val="00356BE8"/>
    <w:rsid w:val="003578C5"/>
    <w:rsid w:val="00357AA2"/>
    <w:rsid w:val="00357BAF"/>
    <w:rsid w:val="00357BE3"/>
    <w:rsid w:val="00360CFF"/>
    <w:rsid w:val="00361074"/>
    <w:rsid w:val="003611AF"/>
    <w:rsid w:val="00361470"/>
    <w:rsid w:val="0036149F"/>
    <w:rsid w:val="0036169E"/>
    <w:rsid w:val="003616A6"/>
    <w:rsid w:val="003616D5"/>
    <w:rsid w:val="00361BC8"/>
    <w:rsid w:val="00361BFF"/>
    <w:rsid w:val="003620CF"/>
    <w:rsid w:val="003620D5"/>
    <w:rsid w:val="00363001"/>
    <w:rsid w:val="00363035"/>
    <w:rsid w:val="003633EA"/>
    <w:rsid w:val="003636AD"/>
    <w:rsid w:val="00363700"/>
    <w:rsid w:val="00363E36"/>
    <w:rsid w:val="00363F6D"/>
    <w:rsid w:val="0036416E"/>
    <w:rsid w:val="003641FF"/>
    <w:rsid w:val="0036473A"/>
    <w:rsid w:val="00364E1E"/>
    <w:rsid w:val="003655BF"/>
    <w:rsid w:val="003655C4"/>
    <w:rsid w:val="00365869"/>
    <w:rsid w:val="00365C19"/>
    <w:rsid w:val="00365DDB"/>
    <w:rsid w:val="00366114"/>
    <w:rsid w:val="00366216"/>
    <w:rsid w:val="00366AAD"/>
    <w:rsid w:val="0036724B"/>
    <w:rsid w:val="003673C3"/>
    <w:rsid w:val="0036741F"/>
    <w:rsid w:val="003679F6"/>
    <w:rsid w:val="0037149A"/>
    <w:rsid w:val="003719B8"/>
    <w:rsid w:val="00371BF6"/>
    <w:rsid w:val="003721BD"/>
    <w:rsid w:val="00372DCE"/>
    <w:rsid w:val="0037322F"/>
    <w:rsid w:val="00373533"/>
    <w:rsid w:val="0037366B"/>
    <w:rsid w:val="003741EA"/>
    <w:rsid w:val="00374404"/>
    <w:rsid w:val="00375380"/>
    <w:rsid w:val="00375B0A"/>
    <w:rsid w:val="00375F1F"/>
    <w:rsid w:val="00376673"/>
    <w:rsid w:val="00376A29"/>
    <w:rsid w:val="00377823"/>
    <w:rsid w:val="00377909"/>
    <w:rsid w:val="0037799B"/>
    <w:rsid w:val="00377AF7"/>
    <w:rsid w:val="00377B07"/>
    <w:rsid w:val="00377CBB"/>
    <w:rsid w:val="0038023E"/>
    <w:rsid w:val="003804E7"/>
    <w:rsid w:val="003805E4"/>
    <w:rsid w:val="00381011"/>
    <w:rsid w:val="0038131B"/>
    <w:rsid w:val="00381626"/>
    <w:rsid w:val="0038171B"/>
    <w:rsid w:val="0038175E"/>
    <w:rsid w:val="003817B9"/>
    <w:rsid w:val="003819E2"/>
    <w:rsid w:val="003829F4"/>
    <w:rsid w:val="00382B15"/>
    <w:rsid w:val="00382CD0"/>
    <w:rsid w:val="00382E0F"/>
    <w:rsid w:val="00383284"/>
    <w:rsid w:val="00383734"/>
    <w:rsid w:val="00383785"/>
    <w:rsid w:val="00383BA8"/>
    <w:rsid w:val="00383F5C"/>
    <w:rsid w:val="00385294"/>
    <w:rsid w:val="0038542A"/>
    <w:rsid w:val="0038553C"/>
    <w:rsid w:val="0038595B"/>
    <w:rsid w:val="00385F81"/>
    <w:rsid w:val="003860C5"/>
    <w:rsid w:val="003863DC"/>
    <w:rsid w:val="00386527"/>
    <w:rsid w:val="0038670C"/>
    <w:rsid w:val="00386AC3"/>
    <w:rsid w:val="003872AC"/>
    <w:rsid w:val="003873F5"/>
    <w:rsid w:val="003874FA"/>
    <w:rsid w:val="003877EE"/>
    <w:rsid w:val="003879D5"/>
    <w:rsid w:val="00391027"/>
    <w:rsid w:val="003914BB"/>
    <w:rsid w:val="0039180B"/>
    <w:rsid w:val="0039215F"/>
    <w:rsid w:val="00392481"/>
    <w:rsid w:val="00392500"/>
    <w:rsid w:val="00392527"/>
    <w:rsid w:val="00392664"/>
    <w:rsid w:val="003929B7"/>
    <w:rsid w:val="00392ED9"/>
    <w:rsid w:val="00392EF1"/>
    <w:rsid w:val="0039353C"/>
    <w:rsid w:val="0039354C"/>
    <w:rsid w:val="003935A6"/>
    <w:rsid w:val="003935BC"/>
    <w:rsid w:val="00394F49"/>
    <w:rsid w:val="00394F54"/>
    <w:rsid w:val="00395183"/>
    <w:rsid w:val="00395D0E"/>
    <w:rsid w:val="00395D41"/>
    <w:rsid w:val="003966EC"/>
    <w:rsid w:val="003967F3"/>
    <w:rsid w:val="00396840"/>
    <w:rsid w:val="00396BFB"/>
    <w:rsid w:val="00396DA3"/>
    <w:rsid w:val="0039740E"/>
    <w:rsid w:val="003979D2"/>
    <w:rsid w:val="00397A72"/>
    <w:rsid w:val="00397BC5"/>
    <w:rsid w:val="003A0939"/>
    <w:rsid w:val="003A09E5"/>
    <w:rsid w:val="003A0C5E"/>
    <w:rsid w:val="003A0D07"/>
    <w:rsid w:val="003A1116"/>
    <w:rsid w:val="003A11EB"/>
    <w:rsid w:val="003A14A8"/>
    <w:rsid w:val="003A1D07"/>
    <w:rsid w:val="003A1DDA"/>
    <w:rsid w:val="003A225D"/>
    <w:rsid w:val="003A2551"/>
    <w:rsid w:val="003A2AB2"/>
    <w:rsid w:val="003A2CB5"/>
    <w:rsid w:val="003A2E1D"/>
    <w:rsid w:val="003A3B75"/>
    <w:rsid w:val="003A3F41"/>
    <w:rsid w:val="003A3FC1"/>
    <w:rsid w:val="003A4013"/>
    <w:rsid w:val="003A4466"/>
    <w:rsid w:val="003A44C8"/>
    <w:rsid w:val="003A4BAC"/>
    <w:rsid w:val="003A4EA4"/>
    <w:rsid w:val="003A52F2"/>
    <w:rsid w:val="003A53A8"/>
    <w:rsid w:val="003A54F6"/>
    <w:rsid w:val="003A55FF"/>
    <w:rsid w:val="003A5F51"/>
    <w:rsid w:val="003A6A98"/>
    <w:rsid w:val="003A6B7D"/>
    <w:rsid w:val="003A6D85"/>
    <w:rsid w:val="003A71D8"/>
    <w:rsid w:val="003A72D1"/>
    <w:rsid w:val="003A7559"/>
    <w:rsid w:val="003A779E"/>
    <w:rsid w:val="003A789C"/>
    <w:rsid w:val="003A792D"/>
    <w:rsid w:val="003B0002"/>
    <w:rsid w:val="003B00BA"/>
    <w:rsid w:val="003B0872"/>
    <w:rsid w:val="003B0A47"/>
    <w:rsid w:val="003B10AF"/>
    <w:rsid w:val="003B131D"/>
    <w:rsid w:val="003B138B"/>
    <w:rsid w:val="003B1433"/>
    <w:rsid w:val="003B148A"/>
    <w:rsid w:val="003B17D7"/>
    <w:rsid w:val="003B20FA"/>
    <w:rsid w:val="003B2168"/>
    <w:rsid w:val="003B2378"/>
    <w:rsid w:val="003B2467"/>
    <w:rsid w:val="003B2D1B"/>
    <w:rsid w:val="003B2DA9"/>
    <w:rsid w:val="003B3068"/>
    <w:rsid w:val="003B32E4"/>
    <w:rsid w:val="003B3471"/>
    <w:rsid w:val="003B384D"/>
    <w:rsid w:val="003B408D"/>
    <w:rsid w:val="003B4173"/>
    <w:rsid w:val="003B44D1"/>
    <w:rsid w:val="003B49BA"/>
    <w:rsid w:val="003B501C"/>
    <w:rsid w:val="003B53EE"/>
    <w:rsid w:val="003B569B"/>
    <w:rsid w:val="003B59FD"/>
    <w:rsid w:val="003B5A4D"/>
    <w:rsid w:val="003B5B55"/>
    <w:rsid w:val="003B5DC6"/>
    <w:rsid w:val="003B6339"/>
    <w:rsid w:val="003B63C2"/>
    <w:rsid w:val="003B6580"/>
    <w:rsid w:val="003B65E8"/>
    <w:rsid w:val="003B66EC"/>
    <w:rsid w:val="003B679B"/>
    <w:rsid w:val="003B68A3"/>
    <w:rsid w:val="003B6B68"/>
    <w:rsid w:val="003B6D35"/>
    <w:rsid w:val="003B777B"/>
    <w:rsid w:val="003C0BC4"/>
    <w:rsid w:val="003C1468"/>
    <w:rsid w:val="003C1947"/>
    <w:rsid w:val="003C21F3"/>
    <w:rsid w:val="003C22F2"/>
    <w:rsid w:val="003C2BB1"/>
    <w:rsid w:val="003C349F"/>
    <w:rsid w:val="003C3536"/>
    <w:rsid w:val="003C37B4"/>
    <w:rsid w:val="003C3CC4"/>
    <w:rsid w:val="003C448A"/>
    <w:rsid w:val="003C50F2"/>
    <w:rsid w:val="003C591F"/>
    <w:rsid w:val="003C5A51"/>
    <w:rsid w:val="003C6431"/>
    <w:rsid w:val="003C64E8"/>
    <w:rsid w:val="003C6992"/>
    <w:rsid w:val="003C6B03"/>
    <w:rsid w:val="003C701A"/>
    <w:rsid w:val="003C7044"/>
    <w:rsid w:val="003C72D9"/>
    <w:rsid w:val="003C745B"/>
    <w:rsid w:val="003C7650"/>
    <w:rsid w:val="003C7E41"/>
    <w:rsid w:val="003D0028"/>
    <w:rsid w:val="003D018C"/>
    <w:rsid w:val="003D06F8"/>
    <w:rsid w:val="003D0784"/>
    <w:rsid w:val="003D07CF"/>
    <w:rsid w:val="003D0CD7"/>
    <w:rsid w:val="003D14E1"/>
    <w:rsid w:val="003D1956"/>
    <w:rsid w:val="003D203B"/>
    <w:rsid w:val="003D23CF"/>
    <w:rsid w:val="003D2425"/>
    <w:rsid w:val="003D2665"/>
    <w:rsid w:val="003D312C"/>
    <w:rsid w:val="003D3263"/>
    <w:rsid w:val="003D32D0"/>
    <w:rsid w:val="003D39E6"/>
    <w:rsid w:val="003D3D1E"/>
    <w:rsid w:val="003D3E3F"/>
    <w:rsid w:val="003D3FC7"/>
    <w:rsid w:val="003D411E"/>
    <w:rsid w:val="003D4609"/>
    <w:rsid w:val="003D48DB"/>
    <w:rsid w:val="003D4CD4"/>
    <w:rsid w:val="003D5127"/>
    <w:rsid w:val="003D515A"/>
    <w:rsid w:val="003D545D"/>
    <w:rsid w:val="003D54CA"/>
    <w:rsid w:val="003D5608"/>
    <w:rsid w:val="003D5672"/>
    <w:rsid w:val="003D59B8"/>
    <w:rsid w:val="003D5E84"/>
    <w:rsid w:val="003D5F2E"/>
    <w:rsid w:val="003D6126"/>
    <w:rsid w:val="003D620D"/>
    <w:rsid w:val="003D62D8"/>
    <w:rsid w:val="003D6474"/>
    <w:rsid w:val="003D64FE"/>
    <w:rsid w:val="003D6731"/>
    <w:rsid w:val="003D6F35"/>
    <w:rsid w:val="003D7139"/>
    <w:rsid w:val="003D7544"/>
    <w:rsid w:val="003D796D"/>
    <w:rsid w:val="003D7A8C"/>
    <w:rsid w:val="003E00E7"/>
    <w:rsid w:val="003E017D"/>
    <w:rsid w:val="003E02E5"/>
    <w:rsid w:val="003E03E6"/>
    <w:rsid w:val="003E0924"/>
    <w:rsid w:val="003E092F"/>
    <w:rsid w:val="003E0B4E"/>
    <w:rsid w:val="003E0D1C"/>
    <w:rsid w:val="003E0D35"/>
    <w:rsid w:val="003E157B"/>
    <w:rsid w:val="003E1799"/>
    <w:rsid w:val="003E1B2A"/>
    <w:rsid w:val="003E1C60"/>
    <w:rsid w:val="003E1EB8"/>
    <w:rsid w:val="003E21E5"/>
    <w:rsid w:val="003E2235"/>
    <w:rsid w:val="003E2251"/>
    <w:rsid w:val="003E22A9"/>
    <w:rsid w:val="003E287C"/>
    <w:rsid w:val="003E2C26"/>
    <w:rsid w:val="003E3B60"/>
    <w:rsid w:val="003E3B61"/>
    <w:rsid w:val="003E3E16"/>
    <w:rsid w:val="003E442E"/>
    <w:rsid w:val="003E4B64"/>
    <w:rsid w:val="003E4B8C"/>
    <w:rsid w:val="003E5068"/>
    <w:rsid w:val="003E5997"/>
    <w:rsid w:val="003E5AE1"/>
    <w:rsid w:val="003E6357"/>
    <w:rsid w:val="003E63A2"/>
    <w:rsid w:val="003E6666"/>
    <w:rsid w:val="003E68BA"/>
    <w:rsid w:val="003E6B44"/>
    <w:rsid w:val="003E6F5C"/>
    <w:rsid w:val="003E6FC8"/>
    <w:rsid w:val="003E7038"/>
    <w:rsid w:val="003E7213"/>
    <w:rsid w:val="003E77D0"/>
    <w:rsid w:val="003E78DC"/>
    <w:rsid w:val="003E7B3C"/>
    <w:rsid w:val="003E7C9A"/>
    <w:rsid w:val="003E7D6F"/>
    <w:rsid w:val="003E7D8E"/>
    <w:rsid w:val="003E7F70"/>
    <w:rsid w:val="003F022D"/>
    <w:rsid w:val="003F1384"/>
    <w:rsid w:val="003F191B"/>
    <w:rsid w:val="003F1E38"/>
    <w:rsid w:val="003F204F"/>
    <w:rsid w:val="003F20E0"/>
    <w:rsid w:val="003F2492"/>
    <w:rsid w:val="003F2776"/>
    <w:rsid w:val="003F2BAF"/>
    <w:rsid w:val="003F2C20"/>
    <w:rsid w:val="003F3451"/>
    <w:rsid w:val="003F36E6"/>
    <w:rsid w:val="003F4130"/>
    <w:rsid w:val="003F41E6"/>
    <w:rsid w:val="003F475C"/>
    <w:rsid w:val="003F4829"/>
    <w:rsid w:val="003F4837"/>
    <w:rsid w:val="003F4C9D"/>
    <w:rsid w:val="003F4F4E"/>
    <w:rsid w:val="003F517D"/>
    <w:rsid w:val="003F533D"/>
    <w:rsid w:val="003F53B7"/>
    <w:rsid w:val="003F56DB"/>
    <w:rsid w:val="003F5A9B"/>
    <w:rsid w:val="003F5BE0"/>
    <w:rsid w:val="003F699E"/>
    <w:rsid w:val="003F6B01"/>
    <w:rsid w:val="003F6DAE"/>
    <w:rsid w:val="003F706B"/>
    <w:rsid w:val="003F725B"/>
    <w:rsid w:val="003F7A3F"/>
    <w:rsid w:val="00400195"/>
    <w:rsid w:val="00400B98"/>
    <w:rsid w:val="00400D46"/>
    <w:rsid w:val="00400DF1"/>
    <w:rsid w:val="004011DF"/>
    <w:rsid w:val="00401665"/>
    <w:rsid w:val="004018AA"/>
    <w:rsid w:val="004018CF"/>
    <w:rsid w:val="0040198E"/>
    <w:rsid w:val="00401B3B"/>
    <w:rsid w:val="00401F62"/>
    <w:rsid w:val="00402377"/>
    <w:rsid w:val="004025CB"/>
    <w:rsid w:val="004025FF"/>
    <w:rsid w:val="00402B91"/>
    <w:rsid w:val="00402BA2"/>
    <w:rsid w:val="0040339C"/>
    <w:rsid w:val="004037C1"/>
    <w:rsid w:val="004040CD"/>
    <w:rsid w:val="0040498E"/>
    <w:rsid w:val="00404D11"/>
    <w:rsid w:val="00404F04"/>
    <w:rsid w:val="004058A7"/>
    <w:rsid w:val="00405A4A"/>
    <w:rsid w:val="00405D34"/>
    <w:rsid w:val="00405DE9"/>
    <w:rsid w:val="00405F27"/>
    <w:rsid w:val="00406109"/>
    <w:rsid w:val="0040630D"/>
    <w:rsid w:val="00406381"/>
    <w:rsid w:val="0040641F"/>
    <w:rsid w:val="0040664A"/>
    <w:rsid w:val="0040687A"/>
    <w:rsid w:val="00406BEC"/>
    <w:rsid w:val="004075E2"/>
    <w:rsid w:val="00407647"/>
    <w:rsid w:val="00407DD3"/>
    <w:rsid w:val="00407E8D"/>
    <w:rsid w:val="004101DE"/>
    <w:rsid w:val="004105CF"/>
    <w:rsid w:val="00410757"/>
    <w:rsid w:val="00410874"/>
    <w:rsid w:val="00410EBA"/>
    <w:rsid w:val="0041174F"/>
    <w:rsid w:val="00411756"/>
    <w:rsid w:val="0041197E"/>
    <w:rsid w:val="00411D14"/>
    <w:rsid w:val="00411F4B"/>
    <w:rsid w:val="00411FF3"/>
    <w:rsid w:val="00412167"/>
    <w:rsid w:val="004121AD"/>
    <w:rsid w:val="00412787"/>
    <w:rsid w:val="00412CC8"/>
    <w:rsid w:val="0041360B"/>
    <w:rsid w:val="004136FD"/>
    <w:rsid w:val="00413861"/>
    <w:rsid w:val="00413B50"/>
    <w:rsid w:val="00413F73"/>
    <w:rsid w:val="0041556B"/>
    <w:rsid w:val="004159C8"/>
    <w:rsid w:val="00415BB7"/>
    <w:rsid w:val="004166BF"/>
    <w:rsid w:val="004168AB"/>
    <w:rsid w:val="00416934"/>
    <w:rsid w:val="004169F5"/>
    <w:rsid w:val="00416A32"/>
    <w:rsid w:val="00416A37"/>
    <w:rsid w:val="00416BD5"/>
    <w:rsid w:val="00416F71"/>
    <w:rsid w:val="00417003"/>
    <w:rsid w:val="0041703F"/>
    <w:rsid w:val="004172DC"/>
    <w:rsid w:val="0041733B"/>
    <w:rsid w:val="00417365"/>
    <w:rsid w:val="0041797D"/>
    <w:rsid w:val="00417B17"/>
    <w:rsid w:val="00417C55"/>
    <w:rsid w:val="00417DF6"/>
    <w:rsid w:val="00417E14"/>
    <w:rsid w:val="00417FE2"/>
    <w:rsid w:val="00420291"/>
    <w:rsid w:val="004204B0"/>
    <w:rsid w:val="00420A7F"/>
    <w:rsid w:val="00420C36"/>
    <w:rsid w:val="00420DB5"/>
    <w:rsid w:val="004210DB"/>
    <w:rsid w:val="004213E2"/>
    <w:rsid w:val="004215ED"/>
    <w:rsid w:val="00421701"/>
    <w:rsid w:val="004217BC"/>
    <w:rsid w:val="00421C6A"/>
    <w:rsid w:val="00422074"/>
    <w:rsid w:val="00422112"/>
    <w:rsid w:val="0042235F"/>
    <w:rsid w:val="00422AB4"/>
    <w:rsid w:val="00422FC1"/>
    <w:rsid w:val="004230CB"/>
    <w:rsid w:val="00423B02"/>
    <w:rsid w:val="00423FB2"/>
    <w:rsid w:val="004241EE"/>
    <w:rsid w:val="0042456F"/>
    <w:rsid w:val="00424811"/>
    <w:rsid w:val="00424973"/>
    <w:rsid w:val="00424A68"/>
    <w:rsid w:val="00425318"/>
    <w:rsid w:val="004256E5"/>
    <w:rsid w:val="00425723"/>
    <w:rsid w:val="0042609F"/>
    <w:rsid w:val="004267A1"/>
    <w:rsid w:val="00426AE7"/>
    <w:rsid w:val="00427040"/>
    <w:rsid w:val="00427283"/>
    <w:rsid w:val="00427421"/>
    <w:rsid w:val="004274FF"/>
    <w:rsid w:val="004277D3"/>
    <w:rsid w:val="00427DE5"/>
    <w:rsid w:val="00427E42"/>
    <w:rsid w:val="00427F2E"/>
    <w:rsid w:val="004307FD"/>
    <w:rsid w:val="00430895"/>
    <w:rsid w:val="00430B1C"/>
    <w:rsid w:val="004312AB"/>
    <w:rsid w:val="00431842"/>
    <w:rsid w:val="004320FD"/>
    <w:rsid w:val="004327AE"/>
    <w:rsid w:val="00432BB6"/>
    <w:rsid w:val="00432DC5"/>
    <w:rsid w:val="00432E6A"/>
    <w:rsid w:val="00432F11"/>
    <w:rsid w:val="00433265"/>
    <w:rsid w:val="00433637"/>
    <w:rsid w:val="00433C3F"/>
    <w:rsid w:val="004341EF"/>
    <w:rsid w:val="00434275"/>
    <w:rsid w:val="00434514"/>
    <w:rsid w:val="0043470E"/>
    <w:rsid w:val="004347CC"/>
    <w:rsid w:val="004357D6"/>
    <w:rsid w:val="0043646E"/>
    <w:rsid w:val="00436672"/>
    <w:rsid w:val="00436C23"/>
    <w:rsid w:val="00436E90"/>
    <w:rsid w:val="00436F3C"/>
    <w:rsid w:val="004371D1"/>
    <w:rsid w:val="00437241"/>
    <w:rsid w:val="004377ED"/>
    <w:rsid w:val="00437BA8"/>
    <w:rsid w:val="00437D7E"/>
    <w:rsid w:val="00440443"/>
    <w:rsid w:val="00440456"/>
    <w:rsid w:val="004404AC"/>
    <w:rsid w:val="00440526"/>
    <w:rsid w:val="004405A3"/>
    <w:rsid w:val="00440CDE"/>
    <w:rsid w:val="00440D27"/>
    <w:rsid w:val="00440DBC"/>
    <w:rsid w:val="00441477"/>
    <w:rsid w:val="004414EC"/>
    <w:rsid w:val="00441D7E"/>
    <w:rsid w:val="004420C3"/>
    <w:rsid w:val="004424EB"/>
    <w:rsid w:val="00442611"/>
    <w:rsid w:val="00443554"/>
    <w:rsid w:val="0044369D"/>
    <w:rsid w:val="004436F5"/>
    <w:rsid w:val="0044390C"/>
    <w:rsid w:val="0044392E"/>
    <w:rsid w:val="00443BAC"/>
    <w:rsid w:val="00443C7B"/>
    <w:rsid w:val="00443CD5"/>
    <w:rsid w:val="00443D49"/>
    <w:rsid w:val="004444DF"/>
    <w:rsid w:val="004446E8"/>
    <w:rsid w:val="00444E7C"/>
    <w:rsid w:val="00444EFE"/>
    <w:rsid w:val="0044531C"/>
    <w:rsid w:val="0044591C"/>
    <w:rsid w:val="00445A9E"/>
    <w:rsid w:val="00445F59"/>
    <w:rsid w:val="0044631F"/>
    <w:rsid w:val="004468C0"/>
    <w:rsid w:val="00446E1C"/>
    <w:rsid w:val="00446E5D"/>
    <w:rsid w:val="00446E93"/>
    <w:rsid w:val="00446F8C"/>
    <w:rsid w:val="0044711E"/>
    <w:rsid w:val="004476AA"/>
    <w:rsid w:val="004477EF"/>
    <w:rsid w:val="00447F32"/>
    <w:rsid w:val="004502B1"/>
    <w:rsid w:val="00450B4C"/>
    <w:rsid w:val="00451158"/>
    <w:rsid w:val="0045121C"/>
    <w:rsid w:val="0045147B"/>
    <w:rsid w:val="004517F9"/>
    <w:rsid w:val="00451B62"/>
    <w:rsid w:val="00451D78"/>
    <w:rsid w:val="00451F19"/>
    <w:rsid w:val="00452870"/>
    <w:rsid w:val="00452D39"/>
    <w:rsid w:val="00452D5D"/>
    <w:rsid w:val="00452ED7"/>
    <w:rsid w:val="00453674"/>
    <w:rsid w:val="0045407B"/>
    <w:rsid w:val="0045407E"/>
    <w:rsid w:val="004540D1"/>
    <w:rsid w:val="004542F5"/>
    <w:rsid w:val="00454713"/>
    <w:rsid w:val="0045473D"/>
    <w:rsid w:val="00454EE9"/>
    <w:rsid w:val="00455251"/>
    <w:rsid w:val="004555CB"/>
    <w:rsid w:val="00455689"/>
    <w:rsid w:val="004556E6"/>
    <w:rsid w:val="00455CBA"/>
    <w:rsid w:val="00455F69"/>
    <w:rsid w:val="00456259"/>
    <w:rsid w:val="00456388"/>
    <w:rsid w:val="00456623"/>
    <w:rsid w:val="00456C56"/>
    <w:rsid w:val="00456C77"/>
    <w:rsid w:val="00456DEF"/>
    <w:rsid w:val="00457205"/>
    <w:rsid w:val="00457278"/>
    <w:rsid w:val="004572FE"/>
    <w:rsid w:val="0045786A"/>
    <w:rsid w:val="004578AA"/>
    <w:rsid w:val="00457F0A"/>
    <w:rsid w:val="00460273"/>
    <w:rsid w:val="00460322"/>
    <w:rsid w:val="00460474"/>
    <w:rsid w:val="00460659"/>
    <w:rsid w:val="004608FB"/>
    <w:rsid w:val="00460A31"/>
    <w:rsid w:val="00460E88"/>
    <w:rsid w:val="00460F43"/>
    <w:rsid w:val="00461689"/>
    <w:rsid w:val="00461838"/>
    <w:rsid w:val="00461BA2"/>
    <w:rsid w:val="00461EA4"/>
    <w:rsid w:val="00462093"/>
    <w:rsid w:val="004622CE"/>
    <w:rsid w:val="00462341"/>
    <w:rsid w:val="004625EA"/>
    <w:rsid w:val="004625FA"/>
    <w:rsid w:val="0046270F"/>
    <w:rsid w:val="0046289F"/>
    <w:rsid w:val="00462AA3"/>
    <w:rsid w:val="0046303B"/>
    <w:rsid w:val="004632DD"/>
    <w:rsid w:val="0046335E"/>
    <w:rsid w:val="00463998"/>
    <w:rsid w:val="00463D99"/>
    <w:rsid w:val="00463E2D"/>
    <w:rsid w:val="00463F5A"/>
    <w:rsid w:val="00464394"/>
    <w:rsid w:val="0046494B"/>
    <w:rsid w:val="00464A52"/>
    <w:rsid w:val="00464CF7"/>
    <w:rsid w:val="00465756"/>
    <w:rsid w:val="00465A43"/>
    <w:rsid w:val="00465EC3"/>
    <w:rsid w:val="00466095"/>
    <w:rsid w:val="004669DB"/>
    <w:rsid w:val="00466AF5"/>
    <w:rsid w:val="00467091"/>
    <w:rsid w:val="004676A6"/>
    <w:rsid w:val="004677A7"/>
    <w:rsid w:val="00467B58"/>
    <w:rsid w:val="00467C91"/>
    <w:rsid w:val="00467E30"/>
    <w:rsid w:val="00467F03"/>
    <w:rsid w:val="004703F2"/>
    <w:rsid w:val="004704B3"/>
    <w:rsid w:val="00470EC8"/>
    <w:rsid w:val="004711C6"/>
    <w:rsid w:val="0047127A"/>
    <w:rsid w:val="00471584"/>
    <w:rsid w:val="004716FD"/>
    <w:rsid w:val="00471CA2"/>
    <w:rsid w:val="004725A6"/>
    <w:rsid w:val="00472CE2"/>
    <w:rsid w:val="00472DC1"/>
    <w:rsid w:val="00472E07"/>
    <w:rsid w:val="0047304D"/>
    <w:rsid w:val="00473087"/>
    <w:rsid w:val="0047337B"/>
    <w:rsid w:val="004736E1"/>
    <w:rsid w:val="00473B61"/>
    <w:rsid w:val="00474146"/>
    <w:rsid w:val="004743CC"/>
    <w:rsid w:val="00474436"/>
    <w:rsid w:val="00474461"/>
    <w:rsid w:val="00475046"/>
    <w:rsid w:val="0047551C"/>
    <w:rsid w:val="004757B6"/>
    <w:rsid w:val="00475934"/>
    <w:rsid w:val="004759E4"/>
    <w:rsid w:val="00475D87"/>
    <w:rsid w:val="00475E61"/>
    <w:rsid w:val="00475F7B"/>
    <w:rsid w:val="00476CBB"/>
    <w:rsid w:val="00477065"/>
    <w:rsid w:val="00477A13"/>
    <w:rsid w:val="00477B3A"/>
    <w:rsid w:val="00477BD7"/>
    <w:rsid w:val="00477EE3"/>
    <w:rsid w:val="00477F3B"/>
    <w:rsid w:val="00477FB7"/>
    <w:rsid w:val="00480127"/>
    <w:rsid w:val="0048048E"/>
    <w:rsid w:val="004805C2"/>
    <w:rsid w:val="0048060A"/>
    <w:rsid w:val="004806FE"/>
    <w:rsid w:val="00480709"/>
    <w:rsid w:val="004810BB"/>
    <w:rsid w:val="00481227"/>
    <w:rsid w:val="00481878"/>
    <w:rsid w:val="00481AD4"/>
    <w:rsid w:val="00481F72"/>
    <w:rsid w:val="0048259F"/>
    <w:rsid w:val="00482EDB"/>
    <w:rsid w:val="004831FC"/>
    <w:rsid w:val="00483557"/>
    <w:rsid w:val="0048385C"/>
    <w:rsid w:val="004838FB"/>
    <w:rsid w:val="00483913"/>
    <w:rsid w:val="00483BD8"/>
    <w:rsid w:val="00484062"/>
    <w:rsid w:val="00484D26"/>
    <w:rsid w:val="00484D39"/>
    <w:rsid w:val="0048560D"/>
    <w:rsid w:val="004858F3"/>
    <w:rsid w:val="004859BE"/>
    <w:rsid w:val="00485B64"/>
    <w:rsid w:val="00485DF9"/>
    <w:rsid w:val="00485F9A"/>
    <w:rsid w:val="004863FA"/>
    <w:rsid w:val="0048657B"/>
    <w:rsid w:val="00486B9B"/>
    <w:rsid w:val="00486DF9"/>
    <w:rsid w:val="00487302"/>
    <w:rsid w:val="00487782"/>
    <w:rsid w:val="0049019F"/>
    <w:rsid w:val="00490244"/>
    <w:rsid w:val="004904BF"/>
    <w:rsid w:val="00490BB3"/>
    <w:rsid w:val="00490D92"/>
    <w:rsid w:val="00490FE5"/>
    <w:rsid w:val="00491CDF"/>
    <w:rsid w:val="00492EE1"/>
    <w:rsid w:val="00492FB5"/>
    <w:rsid w:val="00492FC0"/>
    <w:rsid w:val="004930DD"/>
    <w:rsid w:val="004931FF"/>
    <w:rsid w:val="00493595"/>
    <w:rsid w:val="00493642"/>
    <w:rsid w:val="00493724"/>
    <w:rsid w:val="00493AB6"/>
    <w:rsid w:val="004947A5"/>
    <w:rsid w:val="00494D13"/>
    <w:rsid w:val="00495104"/>
    <w:rsid w:val="00495BEF"/>
    <w:rsid w:val="00495F0C"/>
    <w:rsid w:val="00496886"/>
    <w:rsid w:val="00496A40"/>
    <w:rsid w:val="00496B0D"/>
    <w:rsid w:val="00496D70"/>
    <w:rsid w:val="00497450"/>
    <w:rsid w:val="0049751B"/>
    <w:rsid w:val="004A058D"/>
    <w:rsid w:val="004A0B0D"/>
    <w:rsid w:val="004A0EA3"/>
    <w:rsid w:val="004A1414"/>
    <w:rsid w:val="004A14A2"/>
    <w:rsid w:val="004A161B"/>
    <w:rsid w:val="004A186A"/>
    <w:rsid w:val="004A19F7"/>
    <w:rsid w:val="004A21E3"/>
    <w:rsid w:val="004A2B74"/>
    <w:rsid w:val="004A2E36"/>
    <w:rsid w:val="004A31E1"/>
    <w:rsid w:val="004A3600"/>
    <w:rsid w:val="004A3988"/>
    <w:rsid w:val="004A3BAD"/>
    <w:rsid w:val="004A3CAB"/>
    <w:rsid w:val="004A442F"/>
    <w:rsid w:val="004A5383"/>
    <w:rsid w:val="004A540E"/>
    <w:rsid w:val="004A5506"/>
    <w:rsid w:val="004A5512"/>
    <w:rsid w:val="004A585F"/>
    <w:rsid w:val="004A599F"/>
    <w:rsid w:val="004A59F7"/>
    <w:rsid w:val="004A5B50"/>
    <w:rsid w:val="004A5D94"/>
    <w:rsid w:val="004A5E33"/>
    <w:rsid w:val="004A65B7"/>
    <w:rsid w:val="004A6BEC"/>
    <w:rsid w:val="004A7033"/>
    <w:rsid w:val="004A7058"/>
    <w:rsid w:val="004A7059"/>
    <w:rsid w:val="004A728F"/>
    <w:rsid w:val="004A7475"/>
    <w:rsid w:val="004A7566"/>
    <w:rsid w:val="004A77E6"/>
    <w:rsid w:val="004A797E"/>
    <w:rsid w:val="004A7E5B"/>
    <w:rsid w:val="004B0AFE"/>
    <w:rsid w:val="004B0B97"/>
    <w:rsid w:val="004B0E83"/>
    <w:rsid w:val="004B132F"/>
    <w:rsid w:val="004B14F4"/>
    <w:rsid w:val="004B151C"/>
    <w:rsid w:val="004B1744"/>
    <w:rsid w:val="004B1828"/>
    <w:rsid w:val="004B1B56"/>
    <w:rsid w:val="004B22E8"/>
    <w:rsid w:val="004B2475"/>
    <w:rsid w:val="004B29D7"/>
    <w:rsid w:val="004B2B8B"/>
    <w:rsid w:val="004B34A5"/>
    <w:rsid w:val="004B3FA4"/>
    <w:rsid w:val="004B4632"/>
    <w:rsid w:val="004B4DF9"/>
    <w:rsid w:val="004B4F08"/>
    <w:rsid w:val="004B5769"/>
    <w:rsid w:val="004B576C"/>
    <w:rsid w:val="004B5A4F"/>
    <w:rsid w:val="004B5B58"/>
    <w:rsid w:val="004B6054"/>
    <w:rsid w:val="004B6370"/>
    <w:rsid w:val="004B6BBF"/>
    <w:rsid w:val="004B6CB2"/>
    <w:rsid w:val="004B6DD4"/>
    <w:rsid w:val="004B6E87"/>
    <w:rsid w:val="004B714F"/>
    <w:rsid w:val="004B79DD"/>
    <w:rsid w:val="004B7DC8"/>
    <w:rsid w:val="004C012E"/>
    <w:rsid w:val="004C0A44"/>
    <w:rsid w:val="004C0ABB"/>
    <w:rsid w:val="004C0B68"/>
    <w:rsid w:val="004C108A"/>
    <w:rsid w:val="004C1283"/>
    <w:rsid w:val="004C1EA1"/>
    <w:rsid w:val="004C26D0"/>
    <w:rsid w:val="004C281C"/>
    <w:rsid w:val="004C31F9"/>
    <w:rsid w:val="004C36B1"/>
    <w:rsid w:val="004C37FE"/>
    <w:rsid w:val="004C3A26"/>
    <w:rsid w:val="004C3BE5"/>
    <w:rsid w:val="004C3C53"/>
    <w:rsid w:val="004C4111"/>
    <w:rsid w:val="004C4ABE"/>
    <w:rsid w:val="004C4E07"/>
    <w:rsid w:val="004C4F2E"/>
    <w:rsid w:val="004C5414"/>
    <w:rsid w:val="004C5487"/>
    <w:rsid w:val="004C5884"/>
    <w:rsid w:val="004C5B46"/>
    <w:rsid w:val="004C638B"/>
    <w:rsid w:val="004C66B5"/>
    <w:rsid w:val="004C66D4"/>
    <w:rsid w:val="004C6777"/>
    <w:rsid w:val="004C6864"/>
    <w:rsid w:val="004C71CF"/>
    <w:rsid w:val="004C7408"/>
    <w:rsid w:val="004C774E"/>
    <w:rsid w:val="004C7908"/>
    <w:rsid w:val="004C799D"/>
    <w:rsid w:val="004D01C6"/>
    <w:rsid w:val="004D01E8"/>
    <w:rsid w:val="004D048F"/>
    <w:rsid w:val="004D055E"/>
    <w:rsid w:val="004D0889"/>
    <w:rsid w:val="004D0C0E"/>
    <w:rsid w:val="004D111F"/>
    <w:rsid w:val="004D17ED"/>
    <w:rsid w:val="004D1938"/>
    <w:rsid w:val="004D19C7"/>
    <w:rsid w:val="004D2000"/>
    <w:rsid w:val="004D269F"/>
    <w:rsid w:val="004D275D"/>
    <w:rsid w:val="004D2B19"/>
    <w:rsid w:val="004D2B38"/>
    <w:rsid w:val="004D2CBE"/>
    <w:rsid w:val="004D309E"/>
    <w:rsid w:val="004D3CBD"/>
    <w:rsid w:val="004D3CF2"/>
    <w:rsid w:val="004D41EA"/>
    <w:rsid w:val="004D42A1"/>
    <w:rsid w:val="004D450D"/>
    <w:rsid w:val="004D46F4"/>
    <w:rsid w:val="004D48FD"/>
    <w:rsid w:val="004D4F1B"/>
    <w:rsid w:val="004D50C2"/>
    <w:rsid w:val="004D5348"/>
    <w:rsid w:val="004D5AE9"/>
    <w:rsid w:val="004D5DED"/>
    <w:rsid w:val="004D68FC"/>
    <w:rsid w:val="004D6CBC"/>
    <w:rsid w:val="004D71CA"/>
    <w:rsid w:val="004D73A9"/>
    <w:rsid w:val="004D7815"/>
    <w:rsid w:val="004E0DB4"/>
    <w:rsid w:val="004E12D1"/>
    <w:rsid w:val="004E1902"/>
    <w:rsid w:val="004E1CF5"/>
    <w:rsid w:val="004E1DF4"/>
    <w:rsid w:val="004E2261"/>
    <w:rsid w:val="004E233B"/>
    <w:rsid w:val="004E2CAC"/>
    <w:rsid w:val="004E3100"/>
    <w:rsid w:val="004E326E"/>
    <w:rsid w:val="004E3643"/>
    <w:rsid w:val="004E36BA"/>
    <w:rsid w:val="004E3893"/>
    <w:rsid w:val="004E3A33"/>
    <w:rsid w:val="004E3BD6"/>
    <w:rsid w:val="004E408F"/>
    <w:rsid w:val="004E44C4"/>
    <w:rsid w:val="004E4667"/>
    <w:rsid w:val="004E4B48"/>
    <w:rsid w:val="004E5045"/>
    <w:rsid w:val="004E5908"/>
    <w:rsid w:val="004E59BD"/>
    <w:rsid w:val="004E5CE1"/>
    <w:rsid w:val="004E5DB4"/>
    <w:rsid w:val="004E5E8A"/>
    <w:rsid w:val="004E6985"/>
    <w:rsid w:val="004E6D9E"/>
    <w:rsid w:val="004E6F0B"/>
    <w:rsid w:val="004E7DCC"/>
    <w:rsid w:val="004F0165"/>
    <w:rsid w:val="004F0465"/>
    <w:rsid w:val="004F07D8"/>
    <w:rsid w:val="004F094D"/>
    <w:rsid w:val="004F0AE2"/>
    <w:rsid w:val="004F0B49"/>
    <w:rsid w:val="004F1186"/>
    <w:rsid w:val="004F168D"/>
    <w:rsid w:val="004F195D"/>
    <w:rsid w:val="004F243E"/>
    <w:rsid w:val="004F2A57"/>
    <w:rsid w:val="004F2CA9"/>
    <w:rsid w:val="004F3079"/>
    <w:rsid w:val="004F33D0"/>
    <w:rsid w:val="004F3575"/>
    <w:rsid w:val="004F35FD"/>
    <w:rsid w:val="004F376F"/>
    <w:rsid w:val="004F3B16"/>
    <w:rsid w:val="004F428A"/>
    <w:rsid w:val="004F434F"/>
    <w:rsid w:val="004F4507"/>
    <w:rsid w:val="004F4791"/>
    <w:rsid w:val="004F4A86"/>
    <w:rsid w:val="004F4B5C"/>
    <w:rsid w:val="004F4DBC"/>
    <w:rsid w:val="004F5091"/>
    <w:rsid w:val="004F5171"/>
    <w:rsid w:val="004F559A"/>
    <w:rsid w:val="004F587B"/>
    <w:rsid w:val="004F5E1F"/>
    <w:rsid w:val="004F6696"/>
    <w:rsid w:val="004F6DD3"/>
    <w:rsid w:val="004F6E4D"/>
    <w:rsid w:val="004F70EB"/>
    <w:rsid w:val="004F7136"/>
    <w:rsid w:val="004F75DB"/>
    <w:rsid w:val="004F7E37"/>
    <w:rsid w:val="00500931"/>
    <w:rsid w:val="00500BCE"/>
    <w:rsid w:val="00500FE8"/>
    <w:rsid w:val="0050109B"/>
    <w:rsid w:val="0050187C"/>
    <w:rsid w:val="005020DF"/>
    <w:rsid w:val="0050270F"/>
    <w:rsid w:val="00502CCB"/>
    <w:rsid w:val="005038A3"/>
    <w:rsid w:val="00503E64"/>
    <w:rsid w:val="0050441A"/>
    <w:rsid w:val="00504739"/>
    <w:rsid w:val="00504E98"/>
    <w:rsid w:val="00504FE6"/>
    <w:rsid w:val="00505035"/>
    <w:rsid w:val="00505214"/>
    <w:rsid w:val="0050529D"/>
    <w:rsid w:val="00505817"/>
    <w:rsid w:val="00505EDB"/>
    <w:rsid w:val="005061AC"/>
    <w:rsid w:val="005067CC"/>
    <w:rsid w:val="005103D0"/>
    <w:rsid w:val="005104EE"/>
    <w:rsid w:val="00510721"/>
    <w:rsid w:val="00510A50"/>
    <w:rsid w:val="00510B38"/>
    <w:rsid w:val="00510DBF"/>
    <w:rsid w:val="00511285"/>
    <w:rsid w:val="00511C88"/>
    <w:rsid w:val="005122A8"/>
    <w:rsid w:val="005122B6"/>
    <w:rsid w:val="00512383"/>
    <w:rsid w:val="005128A5"/>
    <w:rsid w:val="00512DF3"/>
    <w:rsid w:val="0051301C"/>
    <w:rsid w:val="0051331F"/>
    <w:rsid w:val="0051392E"/>
    <w:rsid w:val="0051393C"/>
    <w:rsid w:val="00514504"/>
    <w:rsid w:val="00514FCE"/>
    <w:rsid w:val="005151B5"/>
    <w:rsid w:val="005155BB"/>
    <w:rsid w:val="00515932"/>
    <w:rsid w:val="00515A13"/>
    <w:rsid w:val="00515BBC"/>
    <w:rsid w:val="00516602"/>
    <w:rsid w:val="005167D8"/>
    <w:rsid w:val="00516883"/>
    <w:rsid w:val="005168A0"/>
    <w:rsid w:val="00516E33"/>
    <w:rsid w:val="005174AD"/>
    <w:rsid w:val="00517744"/>
    <w:rsid w:val="00517A59"/>
    <w:rsid w:val="00517B93"/>
    <w:rsid w:val="00517C29"/>
    <w:rsid w:val="00517C47"/>
    <w:rsid w:val="0052082F"/>
    <w:rsid w:val="0052097F"/>
    <w:rsid w:val="00520B6E"/>
    <w:rsid w:val="00520F9B"/>
    <w:rsid w:val="00521099"/>
    <w:rsid w:val="00521600"/>
    <w:rsid w:val="0052171F"/>
    <w:rsid w:val="00521958"/>
    <w:rsid w:val="005219FF"/>
    <w:rsid w:val="00521AB7"/>
    <w:rsid w:val="00521CD8"/>
    <w:rsid w:val="00521FC6"/>
    <w:rsid w:val="0052265E"/>
    <w:rsid w:val="005227CF"/>
    <w:rsid w:val="00522C47"/>
    <w:rsid w:val="00522E61"/>
    <w:rsid w:val="00522EAA"/>
    <w:rsid w:val="00522F90"/>
    <w:rsid w:val="00523CFC"/>
    <w:rsid w:val="0052433F"/>
    <w:rsid w:val="00525514"/>
    <w:rsid w:val="00525990"/>
    <w:rsid w:val="00525A01"/>
    <w:rsid w:val="005261F0"/>
    <w:rsid w:val="005265E1"/>
    <w:rsid w:val="005266FE"/>
    <w:rsid w:val="005267B8"/>
    <w:rsid w:val="00526D44"/>
    <w:rsid w:val="005274BF"/>
    <w:rsid w:val="00527774"/>
    <w:rsid w:val="005277FC"/>
    <w:rsid w:val="0052782C"/>
    <w:rsid w:val="0053003C"/>
    <w:rsid w:val="00530061"/>
    <w:rsid w:val="00530364"/>
    <w:rsid w:val="005303D2"/>
    <w:rsid w:val="005303E7"/>
    <w:rsid w:val="00530C43"/>
    <w:rsid w:val="00530F81"/>
    <w:rsid w:val="00531036"/>
    <w:rsid w:val="00531D3C"/>
    <w:rsid w:val="00532068"/>
    <w:rsid w:val="0053213C"/>
    <w:rsid w:val="0053215C"/>
    <w:rsid w:val="00532478"/>
    <w:rsid w:val="005329AB"/>
    <w:rsid w:val="00533959"/>
    <w:rsid w:val="0053397E"/>
    <w:rsid w:val="00533A0C"/>
    <w:rsid w:val="005340E0"/>
    <w:rsid w:val="0053421E"/>
    <w:rsid w:val="0053462C"/>
    <w:rsid w:val="00534EF3"/>
    <w:rsid w:val="00534F81"/>
    <w:rsid w:val="0053554E"/>
    <w:rsid w:val="00535D77"/>
    <w:rsid w:val="00536065"/>
    <w:rsid w:val="00536171"/>
    <w:rsid w:val="00536A51"/>
    <w:rsid w:val="00536AE7"/>
    <w:rsid w:val="00536C96"/>
    <w:rsid w:val="00536D80"/>
    <w:rsid w:val="00536F56"/>
    <w:rsid w:val="0053724D"/>
    <w:rsid w:val="005372D4"/>
    <w:rsid w:val="0053784C"/>
    <w:rsid w:val="00537B7E"/>
    <w:rsid w:val="00541140"/>
    <w:rsid w:val="00541192"/>
    <w:rsid w:val="005413FC"/>
    <w:rsid w:val="0054142F"/>
    <w:rsid w:val="005414BA"/>
    <w:rsid w:val="00541884"/>
    <w:rsid w:val="005418DB"/>
    <w:rsid w:val="00541A49"/>
    <w:rsid w:val="00541D7E"/>
    <w:rsid w:val="00541DC8"/>
    <w:rsid w:val="00542C2A"/>
    <w:rsid w:val="00542CE8"/>
    <w:rsid w:val="00543F75"/>
    <w:rsid w:val="0054435A"/>
    <w:rsid w:val="00544D00"/>
    <w:rsid w:val="00544D79"/>
    <w:rsid w:val="00544DE9"/>
    <w:rsid w:val="0054505F"/>
    <w:rsid w:val="005457F8"/>
    <w:rsid w:val="00545A8D"/>
    <w:rsid w:val="00545C3C"/>
    <w:rsid w:val="00545D60"/>
    <w:rsid w:val="005462BA"/>
    <w:rsid w:val="00546300"/>
    <w:rsid w:val="00546415"/>
    <w:rsid w:val="00547627"/>
    <w:rsid w:val="005477B3"/>
    <w:rsid w:val="0054799B"/>
    <w:rsid w:val="00550767"/>
    <w:rsid w:val="00550A90"/>
    <w:rsid w:val="0055120B"/>
    <w:rsid w:val="0055154B"/>
    <w:rsid w:val="005515A3"/>
    <w:rsid w:val="005516AF"/>
    <w:rsid w:val="00551B37"/>
    <w:rsid w:val="00551C04"/>
    <w:rsid w:val="00552193"/>
    <w:rsid w:val="00552362"/>
    <w:rsid w:val="00552DE2"/>
    <w:rsid w:val="00552E03"/>
    <w:rsid w:val="00553CED"/>
    <w:rsid w:val="00554B08"/>
    <w:rsid w:val="00554CC6"/>
    <w:rsid w:val="00554E38"/>
    <w:rsid w:val="00554FA0"/>
    <w:rsid w:val="005550DA"/>
    <w:rsid w:val="00555477"/>
    <w:rsid w:val="00556546"/>
    <w:rsid w:val="005566F7"/>
    <w:rsid w:val="00556B93"/>
    <w:rsid w:val="0055726E"/>
    <w:rsid w:val="005575F8"/>
    <w:rsid w:val="00557A10"/>
    <w:rsid w:val="00557E1A"/>
    <w:rsid w:val="00560030"/>
    <w:rsid w:val="00560765"/>
    <w:rsid w:val="0056117D"/>
    <w:rsid w:val="00561596"/>
    <w:rsid w:val="0056164E"/>
    <w:rsid w:val="0056176E"/>
    <w:rsid w:val="005619E4"/>
    <w:rsid w:val="00561F73"/>
    <w:rsid w:val="005621E4"/>
    <w:rsid w:val="00562516"/>
    <w:rsid w:val="005625C6"/>
    <w:rsid w:val="00562C90"/>
    <w:rsid w:val="0056308C"/>
    <w:rsid w:val="0056327C"/>
    <w:rsid w:val="0056338C"/>
    <w:rsid w:val="00563917"/>
    <w:rsid w:val="00564CC5"/>
    <w:rsid w:val="005652BA"/>
    <w:rsid w:val="00565443"/>
    <w:rsid w:val="005655EC"/>
    <w:rsid w:val="005655FE"/>
    <w:rsid w:val="005657E7"/>
    <w:rsid w:val="00565947"/>
    <w:rsid w:val="00565B7F"/>
    <w:rsid w:val="00565D7C"/>
    <w:rsid w:val="005661DE"/>
    <w:rsid w:val="00566209"/>
    <w:rsid w:val="00566A31"/>
    <w:rsid w:val="00566E1A"/>
    <w:rsid w:val="00566EEA"/>
    <w:rsid w:val="00567233"/>
    <w:rsid w:val="00567333"/>
    <w:rsid w:val="00567532"/>
    <w:rsid w:val="005678C7"/>
    <w:rsid w:val="0056796D"/>
    <w:rsid w:val="00567AA5"/>
    <w:rsid w:val="0057001C"/>
    <w:rsid w:val="0057008C"/>
    <w:rsid w:val="005709B3"/>
    <w:rsid w:val="00570A13"/>
    <w:rsid w:val="00570A18"/>
    <w:rsid w:val="00570A98"/>
    <w:rsid w:val="00570BE9"/>
    <w:rsid w:val="00570C14"/>
    <w:rsid w:val="00571452"/>
    <w:rsid w:val="005714D6"/>
    <w:rsid w:val="00571732"/>
    <w:rsid w:val="005719F3"/>
    <w:rsid w:val="00571A0C"/>
    <w:rsid w:val="00571B32"/>
    <w:rsid w:val="00571EBD"/>
    <w:rsid w:val="00572401"/>
    <w:rsid w:val="00572410"/>
    <w:rsid w:val="00572569"/>
    <w:rsid w:val="00572E98"/>
    <w:rsid w:val="00572EA3"/>
    <w:rsid w:val="005730C4"/>
    <w:rsid w:val="005735EA"/>
    <w:rsid w:val="00573A21"/>
    <w:rsid w:val="00573F01"/>
    <w:rsid w:val="00574DF9"/>
    <w:rsid w:val="005750E7"/>
    <w:rsid w:val="005751F5"/>
    <w:rsid w:val="005753C2"/>
    <w:rsid w:val="00576080"/>
    <w:rsid w:val="00576DB2"/>
    <w:rsid w:val="005770E0"/>
    <w:rsid w:val="005774C9"/>
    <w:rsid w:val="00577A5A"/>
    <w:rsid w:val="00577D46"/>
    <w:rsid w:val="00577E70"/>
    <w:rsid w:val="0058030B"/>
    <w:rsid w:val="005804D5"/>
    <w:rsid w:val="005804F4"/>
    <w:rsid w:val="00580CB8"/>
    <w:rsid w:val="00580E98"/>
    <w:rsid w:val="00580F6D"/>
    <w:rsid w:val="00581168"/>
    <w:rsid w:val="00581505"/>
    <w:rsid w:val="005818E7"/>
    <w:rsid w:val="00581E28"/>
    <w:rsid w:val="00581E2C"/>
    <w:rsid w:val="00581E80"/>
    <w:rsid w:val="00581EE7"/>
    <w:rsid w:val="00581EED"/>
    <w:rsid w:val="00581F1C"/>
    <w:rsid w:val="005826C7"/>
    <w:rsid w:val="0058313B"/>
    <w:rsid w:val="00583184"/>
    <w:rsid w:val="00583189"/>
    <w:rsid w:val="0058384B"/>
    <w:rsid w:val="00583D57"/>
    <w:rsid w:val="00584220"/>
    <w:rsid w:val="00584D74"/>
    <w:rsid w:val="00584F12"/>
    <w:rsid w:val="0058581F"/>
    <w:rsid w:val="00586ADE"/>
    <w:rsid w:val="005871B1"/>
    <w:rsid w:val="00587620"/>
    <w:rsid w:val="005878AE"/>
    <w:rsid w:val="00587B92"/>
    <w:rsid w:val="00590355"/>
    <w:rsid w:val="00590C9C"/>
    <w:rsid w:val="00590F62"/>
    <w:rsid w:val="0059127E"/>
    <w:rsid w:val="00591B19"/>
    <w:rsid w:val="00591DCF"/>
    <w:rsid w:val="00592183"/>
    <w:rsid w:val="00592A3D"/>
    <w:rsid w:val="00593125"/>
    <w:rsid w:val="00593158"/>
    <w:rsid w:val="00593553"/>
    <w:rsid w:val="005936FE"/>
    <w:rsid w:val="00593A15"/>
    <w:rsid w:val="00594154"/>
    <w:rsid w:val="005947FF"/>
    <w:rsid w:val="0059498E"/>
    <w:rsid w:val="00594994"/>
    <w:rsid w:val="00594E50"/>
    <w:rsid w:val="00594FEC"/>
    <w:rsid w:val="00595701"/>
    <w:rsid w:val="005959BA"/>
    <w:rsid w:val="0059629D"/>
    <w:rsid w:val="00596467"/>
    <w:rsid w:val="005973BA"/>
    <w:rsid w:val="005974EF"/>
    <w:rsid w:val="005A0310"/>
    <w:rsid w:val="005A04BF"/>
    <w:rsid w:val="005A0B40"/>
    <w:rsid w:val="005A199A"/>
    <w:rsid w:val="005A1BDA"/>
    <w:rsid w:val="005A2648"/>
    <w:rsid w:val="005A3161"/>
    <w:rsid w:val="005A31F0"/>
    <w:rsid w:val="005A3CAA"/>
    <w:rsid w:val="005A3DED"/>
    <w:rsid w:val="005A41B6"/>
    <w:rsid w:val="005A47D6"/>
    <w:rsid w:val="005A4B4D"/>
    <w:rsid w:val="005A4B65"/>
    <w:rsid w:val="005A4BD0"/>
    <w:rsid w:val="005A4FAC"/>
    <w:rsid w:val="005A53AB"/>
    <w:rsid w:val="005A553F"/>
    <w:rsid w:val="005A568D"/>
    <w:rsid w:val="005A56A6"/>
    <w:rsid w:val="005A57D5"/>
    <w:rsid w:val="005A5EF6"/>
    <w:rsid w:val="005A6033"/>
    <w:rsid w:val="005A609D"/>
    <w:rsid w:val="005A6209"/>
    <w:rsid w:val="005A6634"/>
    <w:rsid w:val="005A6F51"/>
    <w:rsid w:val="005A7120"/>
    <w:rsid w:val="005A712D"/>
    <w:rsid w:val="005A7345"/>
    <w:rsid w:val="005A7374"/>
    <w:rsid w:val="005A76C6"/>
    <w:rsid w:val="005A7CCF"/>
    <w:rsid w:val="005A7FD7"/>
    <w:rsid w:val="005B0602"/>
    <w:rsid w:val="005B0638"/>
    <w:rsid w:val="005B0C7D"/>
    <w:rsid w:val="005B0E1C"/>
    <w:rsid w:val="005B1558"/>
    <w:rsid w:val="005B1A64"/>
    <w:rsid w:val="005B1C92"/>
    <w:rsid w:val="005B229F"/>
    <w:rsid w:val="005B27CC"/>
    <w:rsid w:val="005B3245"/>
    <w:rsid w:val="005B354E"/>
    <w:rsid w:val="005B38D2"/>
    <w:rsid w:val="005B452A"/>
    <w:rsid w:val="005B4939"/>
    <w:rsid w:val="005B4A69"/>
    <w:rsid w:val="005B57B7"/>
    <w:rsid w:val="005B5849"/>
    <w:rsid w:val="005B5B73"/>
    <w:rsid w:val="005B5ED5"/>
    <w:rsid w:val="005B5FD6"/>
    <w:rsid w:val="005B63B4"/>
    <w:rsid w:val="005B6E1F"/>
    <w:rsid w:val="005B7620"/>
    <w:rsid w:val="005B7854"/>
    <w:rsid w:val="005B78E2"/>
    <w:rsid w:val="005B7D77"/>
    <w:rsid w:val="005B7E50"/>
    <w:rsid w:val="005C0059"/>
    <w:rsid w:val="005C05DB"/>
    <w:rsid w:val="005C0650"/>
    <w:rsid w:val="005C0FF7"/>
    <w:rsid w:val="005C22EA"/>
    <w:rsid w:val="005C2736"/>
    <w:rsid w:val="005C2B23"/>
    <w:rsid w:val="005C2E6A"/>
    <w:rsid w:val="005C2EA7"/>
    <w:rsid w:val="005C31C2"/>
    <w:rsid w:val="005C33CA"/>
    <w:rsid w:val="005C3420"/>
    <w:rsid w:val="005C3525"/>
    <w:rsid w:val="005C357F"/>
    <w:rsid w:val="005C364F"/>
    <w:rsid w:val="005C3B92"/>
    <w:rsid w:val="005C3D2A"/>
    <w:rsid w:val="005C416A"/>
    <w:rsid w:val="005C47E0"/>
    <w:rsid w:val="005C4C3E"/>
    <w:rsid w:val="005C50A4"/>
    <w:rsid w:val="005C5319"/>
    <w:rsid w:val="005C5A60"/>
    <w:rsid w:val="005C5D5D"/>
    <w:rsid w:val="005C6059"/>
    <w:rsid w:val="005C65F9"/>
    <w:rsid w:val="005C68A2"/>
    <w:rsid w:val="005C68F8"/>
    <w:rsid w:val="005C6D17"/>
    <w:rsid w:val="005C6DE0"/>
    <w:rsid w:val="005C6F05"/>
    <w:rsid w:val="005C76DC"/>
    <w:rsid w:val="005C7B2E"/>
    <w:rsid w:val="005C7C45"/>
    <w:rsid w:val="005C7F4F"/>
    <w:rsid w:val="005D00F6"/>
    <w:rsid w:val="005D0190"/>
    <w:rsid w:val="005D07C5"/>
    <w:rsid w:val="005D09CC"/>
    <w:rsid w:val="005D0BFA"/>
    <w:rsid w:val="005D0F99"/>
    <w:rsid w:val="005D10C1"/>
    <w:rsid w:val="005D146D"/>
    <w:rsid w:val="005D18D3"/>
    <w:rsid w:val="005D1D89"/>
    <w:rsid w:val="005D2543"/>
    <w:rsid w:val="005D2687"/>
    <w:rsid w:val="005D27FA"/>
    <w:rsid w:val="005D3350"/>
    <w:rsid w:val="005D3385"/>
    <w:rsid w:val="005D41ED"/>
    <w:rsid w:val="005D4205"/>
    <w:rsid w:val="005D4842"/>
    <w:rsid w:val="005D54A8"/>
    <w:rsid w:val="005D581C"/>
    <w:rsid w:val="005D5B76"/>
    <w:rsid w:val="005D5BFD"/>
    <w:rsid w:val="005D60AE"/>
    <w:rsid w:val="005D61CB"/>
    <w:rsid w:val="005D6804"/>
    <w:rsid w:val="005D6918"/>
    <w:rsid w:val="005D6A39"/>
    <w:rsid w:val="005D6B24"/>
    <w:rsid w:val="005D6BE9"/>
    <w:rsid w:val="005D703D"/>
    <w:rsid w:val="005D72DE"/>
    <w:rsid w:val="005D741B"/>
    <w:rsid w:val="005D774B"/>
    <w:rsid w:val="005D7940"/>
    <w:rsid w:val="005D7CC1"/>
    <w:rsid w:val="005D7CEC"/>
    <w:rsid w:val="005E0252"/>
    <w:rsid w:val="005E0317"/>
    <w:rsid w:val="005E03C1"/>
    <w:rsid w:val="005E0C83"/>
    <w:rsid w:val="005E0E7E"/>
    <w:rsid w:val="005E1224"/>
    <w:rsid w:val="005E19B7"/>
    <w:rsid w:val="005E1A6E"/>
    <w:rsid w:val="005E1D9A"/>
    <w:rsid w:val="005E2888"/>
    <w:rsid w:val="005E2A18"/>
    <w:rsid w:val="005E2ADD"/>
    <w:rsid w:val="005E2C32"/>
    <w:rsid w:val="005E2D7A"/>
    <w:rsid w:val="005E326D"/>
    <w:rsid w:val="005E3742"/>
    <w:rsid w:val="005E38D0"/>
    <w:rsid w:val="005E3C6C"/>
    <w:rsid w:val="005E3F37"/>
    <w:rsid w:val="005E42B0"/>
    <w:rsid w:val="005E50F3"/>
    <w:rsid w:val="005E5402"/>
    <w:rsid w:val="005E54CF"/>
    <w:rsid w:val="005E54D5"/>
    <w:rsid w:val="005E5516"/>
    <w:rsid w:val="005E55E1"/>
    <w:rsid w:val="005E55F2"/>
    <w:rsid w:val="005E5AD4"/>
    <w:rsid w:val="005E6236"/>
    <w:rsid w:val="005E6D6E"/>
    <w:rsid w:val="005E6DCA"/>
    <w:rsid w:val="005E74C6"/>
    <w:rsid w:val="005E7AA7"/>
    <w:rsid w:val="005F0196"/>
    <w:rsid w:val="005F0355"/>
    <w:rsid w:val="005F056D"/>
    <w:rsid w:val="005F081E"/>
    <w:rsid w:val="005F0F25"/>
    <w:rsid w:val="005F1366"/>
    <w:rsid w:val="005F1FF5"/>
    <w:rsid w:val="005F22DA"/>
    <w:rsid w:val="005F230B"/>
    <w:rsid w:val="005F242E"/>
    <w:rsid w:val="005F2831"/>
    <w:rsid w:val="005F301E"/>
    <w:rsid w:val="005F3CA2"/>
    <w:rsid w:val="005F45FC"/>
    <w:rsid w:val="005F46AF"/>
    <w:rsid w:val="005F4ABE"/>
    <w:rsid w:val="005F4BC5"/>
    <w:rsid w:val="005F4F50"/>
    <w:rsid w:val="005F51FE"/>
    <w:rsid w:val="005F5390"/>
    <w:rsid w:val="005F5914"/>
    <w:rsid w:val="005F5B33"/>
    <w:rsid w:val="005F5BFF"/>
    <w:rsid w:val="005F5D67"/>
    <w:rsid w:val="005F5E45"/>
    <w:rsid w:val="005F643E"/>
    <w:rsid w:val="005F6624"/>
    <w:rsid w:val="005F6A3E"/>
    <w:rsid w:val="005F6F07"/>
    <w:rsid w:val="005F71C2"/>
    <w:rsid w:val="005F74E9"/>
    <w:rsid w:val="0060070E"/>
    <w:rsid w:val="006010E4"/>
    <w:rsid w:val="006012AE"/>
    <w:rsid w:val="006015C2"/>
    <w:rsid w:val="0060166F"/>
    <w:rsid w:val="00601766"/>
    <w:rsid w:val="00601946"/>
    <w:rsid w:val="00601951"/>
    <w:rsid w:val="00601EC9"/>
    <w:rsid w:val="0060277A"/>
    <w:rsid w:val="00602B5E"/>
    <w:rsid w:val="00603E9F"/>
    <w:rsid w:val="00604795"/>
    <w:rsid w:val="00604820"/>
    <w:rsid w:val="006049A8"/>
    <w:rsid w:val="00604FB9"/>
    <w:rsid w:val="0060598F"/>
    <w:rsid w:val="00606279"/>
    <w:rsid w:val="00606564"/>
    <w:rsid w:val="00606B48"/>
    <w:rsid w:val="00606FC0"/>
    <w:rsid w:val="0060721C"/>
    <w:rsid w:val="00607477"/>
    <w:rsid w:val="0060768F"/>
    <w:rsid w:val="00607874"/>
    <w:rsid w:val="00607A44"/>
    <w:rsid w:val="006101E7"/>
    <w:rsid w:val="006103B5"/>
    <w:rsid w:val="00610BC7"/>
    <w:rsid w:val="00610D15"/>
    <w:rsid w:val="0061141F"/>
    <w:rsid w:val="00611EF7"/>
    <w:rsid w:val="00611FEB"/>
    <w:rsid w:val="00612539"/>
    <w:rsid w:val="00612799"/>
    <w:rsid w:val="006127E7"/>
    <w:rsid w:val="00612EB5"/>
    <w:rsid w:val="006133BE"/>
    <w:rsid w:val="0061342A"/>
    <w:rsid w:val="00613ECA"/>
    <w:rsid w:val="0061579A"/>
    <w:rsid w:val="006157A4"/>
    <w:rsid w:val="0061585E"/>
    <w:rsid w:val="00615B42"/>
    <w:rsid w:val="00615D25"/>
    <w:rsid w:val="00615FF8"/>
    <w:rsid w:val="006165B8"/>
    <w:rsid w:val="00616E5B"/>
    <w:rsid w:val="00617277"/>
    <w:rsid w:val="006174CD"/>
    <w:rsid w:val="0061751B"/>
    <w:rsid w:val="00617CC4"/>
    <w:rsid w:val="0062007E"/>
    <w:rsid w:val="00620493"/>
    <w:rsid w:val="006205DE"/>
    <w:rsid w:val="006205EE"/>
    <w:rsid w:val="00621F0D"/>
    <w:rsid w:val="006225E1"/>
    <w:rsid w:val="00622EDB"/>
    <w:rsid w:val="0062308D"/>
    <w:rsid w:val="006237B7"/>
    <w:rsid w:val="00623B67"/>
    <w:rsid w:val="00623CAA"/>
    <w:rsid w:val="00623D25"/>
    <w:rsid w:val="006243A0"/>
    <w:rsid w:val="00624433"/>
    <w:rsid w:val="00624A52"/>
    <w:rsid w:val="00624CBC"/>
    <w:rsid w:val="00625AAE"/>
    <w:rsid w:val="00625B08"/>
    <w:rsid w:val="00625B2B"/>
    <w:rsid w:val="00626443"/>
    <w:rsid w:val="00626487"/>
    <w:rsid w:val="006269F3"/>
    <w:rsid w:val="00626B4E"/>
    <w:rsid w:val="00626EAD"/>
    <w:rsid w:val="006270C4"/>
    <w:rsid w:val="00627859"/>
    <w:rsid w:val="00627DA6"/>
    <w:rsid w:val="00627EFF"/>
    <w:rsid w:val="0063008F"/>
    <w:rsid w:val="006302DD"/>
    <w:rsid w:val="006303CD"/>
    <w:rsid w:val="00630A19"/>
    <w:rsid w:val="00630CD8"/>
    <w:rsid w:val="00630D68"/>
    <w:rsid w:val="00631A65"/>
    <w:rsid w:val="00631ABC"/>
    <w:rsid w:val="00632036"/>
    <w:rsid w:val="006322DD"/>
    <w:rsid w:val="00632534"/>
    <w:rsid w:val="00632D5F"/>
    <w:rsid w:val="00632F3D"/>
    <w:rsid w:val="006332E9"/>
    <w:rsid w:val="006334C3"/>
    <w:rsid w:val="0063386A"/>
    <w:rsid w:val="00634A16"/>
    <w:rsid w:val="00634A4A"/>
    <w:rsid w:val="00634BA6"/>
    <w:rsid w:val="00635566"/>
    <w:rsid w:val="00635FDF"/>
    <w:rsid w:val="006363D2"/>
    <w:rsid w:val="006369CC"/>
    <w:rsid w:val="00636D73"/>
    <w:rsid w:val="00636F07"/>
    <w:rsid w:val="00636F61"/>
    <w:rsid w:val="0063774D"/>
    <w:rsid w:val="00637755"/>
    <w:rsid w:val="006378B9"/>
    <w:rsid w:val="00637956"/>
    <w:rsid w:val="00637B94"/>
    <w:rsid w:val="00637C1B"/>
    <w:rsid w:val="00637E1F"/>
    <w:rsid w:val="006400E3"/>
    <w:rsid w:val="006402E7"/>
    <w:rsid w:val="00640877"/>
    <w:rsid w:val="00640892"/>
    <w:rsid w:val="00640F7A"/>
    <w:rsid w:val="00641279"/>
    <w:rsid w:val="006414B2"/>
    <w:rsid w:val="0064156C"/>
    <w:rsid w:val="006417A8"/>
    <w:rsid w:val="006417B3"/>
    <w:rsid w:val="00641934"/>
    <w:rsid w:val="00641B90"/>
    <w:rsid w:val="006422EA"/>
    <w:rsid w:val="006422EB"/>
    <w:rsid w:val="006424BE"/>
    <w:rsid w:val="006425D8"/>
    <w:rsid w:val="006427A8"/>
    <w:rsid w:val="006428B0"/>
    <w:rsid w:val="00642EB2"/>
    <w:rsid w:val="006430E9"/>
    <w:rsid w:val="00643344"/>
    <w:rsid w:val="006436B0"/>
    <w:rsid w:val="00643B71"/>
    <w:rsid w:val="00643CF0"/>
    <w:rsid w:val="00644308"/>
    <w:rsid w:val="00644806"/>
    <w:rsid w:val="006448ED"/>
    <w:rsid w:val="00644D53"/>
    <w:rsid w:val="00644FE3"/>
    <w:rsid w:val="00645A9B"/>
    <w:rsid w:val="00646341"/>
    <w:rsid w:val="00646496"/>
    <w:rsid w:val="006467B0"/>
    <w:rsid w:val="006469A2"/>
    <w:rsid w:val="00646B92"/>
    <w:rsid w:val="00646DED"/>
    <w:rsid w:val="00646E63"/>
    <w:rsid w:val="00646FB5"/>
    <w:rsid w:val="006471FE"/>
    <w:rsid w:val="006474A0"/>
    <w:rsid w:val="00647673"/>
    <w:rsid w:val="006477B7"/>
    <w:rsid w:val="00647CB4"/>
    <w:rsid w:val="00647D93"/>
    <w:rsid w:val="00647FC2"/>
    <w:rsid w:val="00650267"/>
    <w:rsid w:val="006502AB"/>
    <w:rsid w:val="006507E9"/>
    <w:rsid w:val="00650F5F"/>
    <w:rsid w:val="00651570"/>
    <w:rsid w:val="0065170C"/>
    <w:rsid w:val="00651A77"/>
    <w:rsid w:val="00651D78"/>
    <w:rsid w:val="00652091"/>
    <w:rsid w:val="0065218B"/>
    <w:rsid w:val="00652363"/>
    <w:rsid w:val="006527CA"/>
    <w:rsid w:val="00652B95"/>
    <w:rsid w:val="006533AD"/>
    <w:rsid w:val="00653583"/>
    <w:rsid w:val="00653A30"/>
    <w:rsid w:val="00653BDB"/>
    <w:rsid w:val="00654048"/>
    <w:rsid w:val="00654119"/>
    <w:rsid w:val="00654F84"/>
    <w:rsid w:val="0065541D"/>
    <w:rsid w:val="006556CC"/>
    <w:rsid w:val="0065591A"/>
    <w:rsid w:val="00655CBD"/>
    <w:rsid w:val="00655D55"/>
    <w:rsid w:val="00655DFA"/>
    <w:rsid w:val="006565D9"/>
    <w:rsid w:val="00656C0D"/>
    <w:rsid w:val="00656D36"/>
    <w:rsid w:val="00656FE9"/>
    <w:rsid w:val="006574A5"/>
    <w:rsid w:val="0065773B"/>
    <w:rsid w:val="00657C0E"/>
    <w:rsid w:val="00657D6F"/>
    <w:rsid w:val="00657F90"/>
    <w:rsid w:val="00657FE2"/>
    <w:rsid w:val="0066018F"/>
    <w:rsid w:val="006603CF"/>
    <w:rsid w:val="006604D8"/>
    <w:rsid w:val="00660571"/>
    <w:rsid w:val="00660686"/>
    <w:rsid w:val="00660C13"/>
    <w:rsid w:val="00660D62"/>
    <w:rsid w:val="006610F7"/>
    <w:rsid w:val="0066112C"/>
    <w:rsid w:val="00661373"/>
    <w:rsid w:val="00661882"/>
    <w:rsid w:val="00661921"/>
    <w:rsid w:val="00661C24"/>
    <w:rsid w:val="0066253D"/>
    <w:rsid w:val="006626FE"/>
    <w:rsid w:val="00662CB7"/>
    <w:rsid w:val="00663372"/>
    <w:rsid w:val="00663490"/>
    <w:rsid w:val="0066473E"/>
    <w:rsid w:val="00664C8B"/>
    <w:rsid w:val="006651A5"/>
    <w:rsid w:val="00665604"/>
    <w:rsid w:val="006658B5"/>
    <w:rsid w:val="00666149"/>
    <w:rsid w:val="006661C7"/>
    <w:rsid w:val="00666566"/>
    <w:rsid w:val="006668BE"/>
    <w:rsid w:val="00666C4E"/>
    <w:rsid w:val="006700D5"/>
    <w:rsid w:val="0067014A"/>
    <w:rsid w:val="006701D8"/>
    <w:rsid w:val="00670A96"/>
    <w:rsid w:val="00670DCE"/>
    <w:rsid w:val="006711C8"/>
    <w:rsid w:val="006714B9"/>
    <w:rsid w:val="006717A0"/>
    <w:rsid w:val="0067180E"/>
    <w:rsid w:val="006719FB"/>
    <w:rsid w:val="00671A92"/>
    <w:rsid w:val="00671E67"/>
    <w:rsid w:val="00672100"/>
    <w:rsid w:val="0067227C"/>
    <w:rsid w:val="006725DF"/>
    <w:rsid w:val="00672BA2"/>
    <w:rsid w:val="00672CA2"/>
    <w:rsid w:val="00672E1C"/>
    <w:rsid w:val="0067301B"/>
    <w:rsid w:val="00673819"/>
    <w:rsid w:val="00673F5B"/>
    <w:rsid w:val="00674003"/>
    <w:rsid w:val="0067406D"/>
    <w:rsid w:val="00674123"/>
    <w:rsid w:val="00674C97"/>
    <w:rsid w:val="00674D3A"/>
    <w:rsid w:val="00674D8E"/>
    <w:rsid w:val="00674DE7"/>
    <w:rsid w:val="0067500A"/>
    <w:rsid w:val="00675082"/>
    <w:rsid w:val="00675126"/>
    <w:rsid w:val="00675244"/>
    <w:rsid w:val="00675379"/>
    <w:rsid w:val="0067538B"/>
    <w:rsid w:val="00675E52"/>
    <w:rsid w:val="00675E87"/>
    <w:rsid w:val="00675FEB"/>
    <w:rsid w:val="00676306"/>
    <w:rsid w:val="00676514"/>
    <w:rsid w:val="0067651A"/>
    <w:rsid w:val="006767A1"/>
    <w:rsid w:val="00676EA4"/>
    <w:rsid w:val="00677863"/>
    <w:rsid w:val="00677A9A"/>
    <w:rsid w:val="00677DD8"/>
    <w:rsid w:val="00680611"/>
    <w:rsid w:val="00680F83"/>
    <w:rsid w:val="00681424"/>
    <w:rsid w:val="0068164D"/>
    <w:rsid w:val="00681F50"/>
    <w:rsid w:val="0068225D"/>
    <w:rsid w:val="00682F16"/>
    <w:rsid w:val="00683090"/>
    <w:rsid w:val="006832BC"/>
    <w:rsid w:val="00683607"/>
    <w:rsid w:val="00683B9F"/>
    <w:rsid w:val="00683F73"/>
    <w:rsid w:val="00683FC3"/>
    <w:rsid w:val="00684215"/>
    <w:rsid w:val="006843C1"/>
    <w:rsid w:val="00685DCA"/>
    <w:rsid w:val="00686DEF"/>
    <w:rsid w:val="00687125"/>
    <w:rsid w:val="0068736D"/>
    <w:rsid w:val="00687CFC"/>
    <w:rsid w:val="00690762"/>
    <w:rsid w:val="006908CF"/>
    <w:rsid w:val="00690944"/>
    <w:rsid w:val="00690C28"/>
    <w:rsid w:val="006910AB"/>
    <w:rsid w:val="006912E4"/>
    <w:rsid w:val="006915EB"/>
    <w:rsid w:val="00691783"/>
    <w:rsid w:val="00691D70"/>
    <w:rsid w:val="006921E7"/>
    <w:rsid w:val="00692236"/>
    <w:rsid w:val="00692308"/>
    <w:rsid w:val="00692363"/>
    <w:rsid w:val="00692956"/>
    <w:rsid w:val="00692FFA"/>
    <w:rsid w:val="0069380D"/>
    <w:rsid w:val="0069402A"/>
    <w:rsid w:val="00694963"/>
    <w:rsid w:val="00694BFF"/>
    <w:rsid w:val="00694F37"/>
    <w:rsid w:val="0069513E"/>
    <w:rsid w:val="00695525"/>
    <w:rsid w:val="00695B1D"/>
    <w:rsid w:val="00695C29"/>
    <w:rsid w:val="00695F1B"/>
    <w:rsid w:val="00696600"/>
    <w:rsid w:val="006966CC"/>
    <w:rsid w:val="00696B08"/>
    <w:rsid w:val="0069713E"/>
    <w:rsid w:val="00697522"/>
    <w:rsid w:val="00697A52"/>
    <w:rsid w:val="006A0002"/>
    <w:rsid w:val="006A0E51"/>
    <w:rsid w:val="006A17D3"/>
    <w:rsid w:val="006A1951"/>
    <w:rsid w:val="006A1AE5"/>
    <w:rsid w:val="006A1BBE"/>
    <w:rsid w:val="006A1E23"/>
    <w:rsid w:val="006A224E"/>
    <w:rsid w:val="006A2320"/>
    <w:rsid w:val="006A2434"/>
    <w:rsid w:val="006A25D7"/>
    <w:rsid w:val="006A2925"/>
    <w:rsid w:val="006A3151"/>
    <w:rsid w:val="006A38F3"/>
    <w:rsid w:val="006A3E9A"/>
    <w:rsid w:val="006A3FC3"/>
    <w:rsid w:val="006A402F"/>
    <w:rsid w:val="006A4146"/>
    <w:rsid w:val="006A4165"/>
    <w:rsid w:val="006A4506"/>
    <w:rsid w:val="006A45B4"/>
    <w:rsid w:val="006A46B6"/>
    <w:rsid w:val="006A484C"/>
    <w:rsid w:val="006A4D03"/>
    <w:rsid w:val="006A510C"/>
    <w:rsid w:val="006A5708"/>
    <w:rsid w:val="006A5846"/>
    <w:rsid w:val="006A589B"/>
    <w:rsid w:val="006A5915"/>
    <w:rsid w:val="006A59A0"/>
    <w:rsid w:val="006A5E2A"/>
    <w:rsid w:val="006A5F70"/>
    <w:rsid w:val="006A61F1"/>
    <w:rsid w:val="006A6607"/>
    <w:rsid w:val="006A685E"/>
    <w:rsid w:val="006A68F2"/>
    <w:rsid w:val="006A6B22"/>
    <w:rsid w:val="006A6C5D"/>
    <w:rsid w:val="006A6D8C"/>
    <w:rsid w:val="006A6F54"/>
    <w:rsid w:val="006A717B"/>
    <w:rsid w:val="006A7581"/>
    <w:rsid w:val="006A75AF"/>
    <w:rsid w:val="006A772F"/>
    <w:rsid w:val="006B00C2"/>
    <w:rsid w:val="006B00E4"/>
    <w:rsid w:val="006B0420"/>
    <w:rsid w:val="006B0458"/>
    <w:rsid w:val="006B0597"/>
    <w:rsid w:val="006B074C"/>
    <w:rsid w:val="006B0D22"/>
    <w:rsid w:val="006B10DA"/>
    <w:rsid w:val="006B1712"/>
    <w:rsid w:val="006B1CB6"/>
    <w:rsid w:val="006B20F7"/>
    <w:rsid w:val="006B2456"/>
    <w:rsid w:val="006B24AD"/>
    <w:rsid w:val="006B2ACD"/>
    <w:rsid w:val="006B2E8C"/>
    <w:rsid w:val="006B385B"/>
    <w:rsid w:val="006B3951"/>
    <w:rsid w:val="006B3B54"/>
    <w:rsid w:val="006B3C2C"/>
    <w:rsid w:val="006B3DE3"/>
    <w:rsid w:val="006B40E1"/>
    <w:rsid w:val="006B412A"/>
    <w:rsid w:val="006B43CD"/>
    <w:rsid w:val="006B4BBE"/>
    <w:rsid w:val="006B4C79"/>
    <w:rsid w:val="006B4D45"/>
    <w:rsid w:val="006B4D8C"/>
    <w:rsid w:val="006B4E3F"/>
    <w:rsid w:val="006B4F2A"/>
    <w:rsid w:val="006B5057"/>
    <w:rsid w:val="006B5819"/>
    <w:rsid w:val="006B59AD"/>
    <w:rsid w:val="006B59F6"/>
    <w:rsid w:val="006B5ABF"/>
    <w:rsid w:val="006B5AE8"/>
    <w:rsid w:val="006B6131"/>
    <w:rsid w:val="006B62FE"/>
    <w:rsid w:val="006B636A"/>
    <w:rsid w:val="006B7028"/>
    <w:rsid w:val="006B744F"/>
    <w:rsid w:val="006B746C"/>
    <w:rsid w:val="006B74A0"/>
    <w:rsid w:val="006B7867"/>
    <w:rsid w:val="006C01B0"/>
    <w:rsid w:val="006C02E4"/>
    <w:rsid w:val="006C053A"/>
    <w:rsid w:val="006C0623"/>
    <w:rsid w:val="006C0EA7"/>
    <w:rsid w:val="006C0F28"/>
    <w:rsid w:val="006C1603"/>
    <w:rsid w:val="006C1877"/>
    <w:rsid w:val="006C1A97"/>
    <w:rsid w:val="006C1C4B"/>
    <w:rsid w:val="006C1F48"/>
    <w:rsid w:val="006C203F"/>
    <w:rsid w:val="006C25B7"/>
    <w:rsid w:val="006C2888"/>
    <w:rsid w:val="006C2DFB"/>
    <w:rsid w:val="006C2EAE"/>
    <w:rsid w:val="006C3196"/>
    <w:rsid w:val="006C31E7"/>
    <w:rsid w:val="006C35C7"/>
    <w:rsid w:val="006C3FC4"/>
    <w:rsid w:val="006C419F"/>
    <w:rsid w:val="006C43A5"/>
    <w:rsid w:val="006C4595"/>
    <w:rsid w:val="006C46AD"/>
    <w:rsid w:val="006C5050"/>
    <w:rsid w:val="006C51E5"/>
    <w:rsid w:val="006C5613"/>
    <w:rsid w:val="006C5C28"/>
    <w:rsid w:val="006C5D18"/>
    <w:rsid w:val="006C5D35"/>
    <w:rsid w:val="006C6150"/>
    <w:rsid w:val="006C6338"/>
    <w:rsid w:val="006C6621"/>
    <w:rsid w:val="006C6658"/>
    <w:rsid w:val="006C680F"/>
    <w:rsid w:val="006C68C1"/>
    <w:rsid w:val="006C74E8"/>
    <w:rsid w:val="006C7C7E"/>
    <w:rsid w:val="006D0839"/>
    <w:rsid w:val="006D0C54"/>
    <w:rsid w:val="006D102B"/>
    <w:rsid w:val="006D106A"/>
    <w:rsid w:val="006D16BE"/>
    <w:rsid w:val="006D19C9"/>
    <w:rsid w:val="006D1AD2"/>
    <w:rsid w:val="006D1C2C"/>
    <w:rsid w:val="006D1DAF"/>
    <w:rsid w:val="006D1FA7"/>
    <w:rsid w:val="006D2231"/>
    <w:rsid w:val="006D2B34"/>
    <w:rsid w:val="006D3038"/>
    <w:rsid w:val="006D3537"/>
    <w:rsid w:val="006D3559"/>
    <w:rsid w:val="006D3926"/>
    <w:rsid w:val="006D3F87"/>
    <w:rsid w:val="006D4096"/>
    <w:rsid w:val="006D4144"/>
    <w:rsid w:val="006D41D6"/>
    <w:rsid w:val="006D421C"/>
    <w:rsid w:val="006D42AE"/>
    <w:rsid w:val="006D47E9"/>
    <w:rsid w:val="006D48F1"/>
    <w:rsid w:val="006D49B6"/>
    <w:rsid w:val="006D4F7D"/>
    <w:rsid w:val="006D54E8"/>
    <w:rsid w:val="006D5564"/>
    <w:rsid w:val="006D6170"/>
    <w:rsid w:val="006D61F6"/>
    <w:rsid w:val="006D62CC"/>
    <w:rsid w:val="006D6914"/>
    <w:rsid w:val="006D7684"/>
    <w:rsid w:val="006D7986"/>
    <w:rsid w:val="006E017A"/>
    <w:rsid w:val="006E045F"/>
    <w:rsid w:val="006E0496"/>
    <w:rsid w:val="006E05CE"/>
    <w:rsid w:val="006E0C3F"/>
    <w:rsid w:val="006E0E21"/>
    <w:rsid w:val="006E12E1"/>
    <w:rsid w:val="006E12ED"/>
    <w:rsid w:val="006E1B6E"/>
    <w:rsid w:val="006E1EA1"/>
    <w:rsid w:val="006E2061"/>
    <w:rsid w:val="006E20AC"/>
    <w:rsid w:val="006E227B"/>
    <w:rsid w:val="006E2EEF"/>
    <w:rsid w:val="006E2FBF"/>
    <w:rsid w:val="006E317C"/>
    <w:rsid w:val="006E3265"/>
    <w:rsid w:val="006E336B"/>
    <w:rsid w:val="006E34DB"/>
    <w:rsid w:val="006E3662"/>
    <w:rsid w:val="006E3834"/>
    <w:rsid w:val="006E3926"/>
    <w:rsid w:val="006E39DC"/>
    <w:rsid w:val="006E3A70"/>
    <w:rsid w:val="006E3E59"/>
    <w:rsid w:val="006E4AD8"/>
    <w:rsid w:val="006E5235"/>
    <w:rsid w:val="006E58C2"/>
    <w:rsid w:val="006E5965"/>
    <w:rsid w:val="006E5FF0"/>
    <w:rsid w:val="006E636F"/>
    <w:rsid w:val="006E6A1B"/>
    <w:rsid w:val="006E6E7F"/>
    <w:rsid w:val="006E76BF"/>
    <w:rsid w:val="006E7799"/>
    <w:rsid w:val="006E77BD"/>
    <w:rsid w:val="006E7922"/>
    <w:rsid w:val="006E7CEB"/>
    <w:rsid w:val="006F056E"/>
    <w:rsid w:val="006F0624"/>
    <w:rsid w:val="006F06AD"/>
    <w:rsid w:val="006F0F85"/>
    <w:rsid w:val="006F1230"/>
    <w:rsid w:val="006F1E36"/>
    <w:rsid w:val="006F231E"/>
    <w:rsid w:val="006F25A6"/>
    <w:rsid w:val="006F2726"/>
    <w:rsid w:val="006F2AE4"/>
    <w:rsid w:val="006F2B78"/>
    <w:rsid w:val="006F303A"/>
    <w:rsid w:val="006F330E"/>
    <w:rsid w:val="006F358F"/>
    <w:rsid w:val="006F35D3"/>
    <w:rsid w:val="006F3855"/>
    <w:rsid w:val="006F3977"/>
    <w:rsid w:val="006F3A0C"/>
    <w:rsid w:val="006F43CF"/>
    <w:rsid w:val="006F4491"/>
    <w:rsid w:val="006F4616"/>
    <w:rsid w:val="006F4A5D"/>
    <w:rsid w:val="006F4E15"/>
    <w:rsid w:val="006F4FEB"/>
    <w:rsid w:val="006F5691"/>
    <w:rsid w:val="006F5798"/>
    <w:rsid w:val="006F57A9"/>
    <w:rsid w:val="006F57CB"/>
    <w:rsid w:val="006F57DD"/>
    <w:rsid w:val="006F5876"/>
    <w:rsid w:val="006F5B4A"/>
    <w:rsid w:val="006F5BB0"/>
    <w:rsid w:val="006F644C"/>
    <w:rsid w:val="006F68DC"/>
    <w:rsid w:val="006F6EF0"/>
    <w:rsid w:val="006F71D5"/>
    <w:rsid w:val="006F7250"/>
    <w:rsid w:val="006F7B38"/>
    <w:rsid w:val="00700090"/>
    <w:rsid w:val="00700390"/>
    <w:rsid w:val="00700620"/>
    <w:rsid w:val="00700957"/>
    <w:rsid w:val="00700AC8"/>
    <w:rsid w:val="00701121"/>
    <w:rsid w:val="00701377"/>
    <w:rsid w:val="007013FC"/>
    <w:rsid w:val="0070171D"/>
    <w:rsid w:val="0070174B"/>
    <w:rsid w:val="00702012"/>
    <w:rsid w:val="00702550"/>
    <w:rsid w:val="00702D9E"/>
    <w:rsid w:val="007032D6"/>
    <w:rsid w:val="00703605"/>
    <w:rsid w:val="007037FE"/>
    <w:rsid w:val="0070404F"/>
    <w:rsid w:val="0070405B"/>
    <w:rsid w:val="0070466E"/>
    <w:rsid w:val="00704A0A"/>
    <w:rsid w:val="007050DD"/>
    <w:rsid w:val="007052E2"/>
    <w:rsid w:val="007053AC"/>
    <w:rsid w:val="00705414"/>
    <w:rsid w:val="007057AC"/>
    <w:rsid w:val="0070590E"/>
    <w:rsid w:val="00705A93"/>
    <w:rsid w:val="00705B52"/>
    <w:rsid w:val="00706115"/>
    <w:rsid w:val="007064CB"/>
    <w:rsid w:val="0070688B"/>
    <w:rsid w:val="00706C69"/>
    <w:rsid w:val="00706CD6"/>
    <w:rsid w:val="00706E32"/>
    <w:rsid w:val="00707018"/>
    <w:rsid w:val="0070742B"/>
    <w:rsid w:val="0070746D"/>
    <w:rsid w:val="00707E15"/>
    <w:rsid w:val="007100F1"/>
    <w:rsid w:val="0071089D"/>
    <w:rsid w:val="00710C49"/>
    <w:rsid w:val="00710D0B"/>
    <w:rsid w:val="007111B8"/>
    <w:rsid w:val="007111F7"/>
    <w:rsid w:val="0071140D"/>
    <w:rsid w:val="00711B20"/>
    <w:rsid w:val="007127CA"/>
    <w:rsid w:val="00712869"/>
    <w:rsid w:val="007128CD"/>
    <w:rsid w:val="00712A9F"/>
    <w:rsid w:val="00713420"/>
    <w:rsid w:val="00713995"/>
    <w:rsid w:val="00713D32"/>
    <w:rsid w:val="00713D8A"/>
    <w:rsid w:val="00714121"/>
    <w:rsid w:val="00714168"/>
    <w:rsid w:val="007141B4"/>
    <w:rsid w:val="00714311"/>
    <w:rsid w:val="007148A5"/>
    <w:rsid w:val="007148D9"/>
    <w:rsid w:val="0071497A"/>
    <w:rsid w:val="007149BB"/>
    <w:rsid w:val="00714AD7"/>
    <w:rsid w:val="00714C4F"/>
    <w:rsid w:val="00714FF8"/>
    <w:rsid w:val="0071507D"/>
    <w:rsid w:val="007155CD"/>
    <w:rsid w:val="00715E71"/>
    <w:rsid w:val="00715FB0"/>
    <w:rsid w:val="007162AA"/>
    <w:rsid w:val="007169A4"/>
    <w:rsid w:val="007171C0"/>
    <w:rsid w:val="007171C2"/>
    <w:rsid w:val="007172EE"/>
    <w:rsid w:val="007174D1"/>
    <w:rsid w:val="007174F3"/>
    <w:rsid w:val="00717AA6"/>
    <w:rsid w:val="0072002D"/>
    <w:rsid w:val="0072077F"/>
    <w:rsid w:val="00720919"/>
    <w:rsid w:val="00720AD0"/>
    <w:rsid w:val="00720EB8"/>
    <w:rsid w:val="00720F63"/>
    <w:rsid w:val="0072113F"/>
    <w:rsid w:val="007213E8"/>
    <w:rsid w:val="0072144A"/>
    <w:rsid w:val="00721781"/>
    <w:rsid w:val="0072178A"/>
    <w:rsid w:val="00721BA1"/>
    <w:rsid w:val="00721D1C"/>
    <w:rsid w:val="00722462"/>
    <w:rsid w:val="00722D9D"/>
    <w:rsid w:val="00722DB9"/>
    <w:rsid w:val="00722EB4"/>
    <w:rsid w:val="00723875"/>
    <w:rsid w:val="007238A1"/>
    <w:rsid w:val="00724336"/>
    <w:rsid w:val="0072436D"/>
    <w:rsid w:val="00724591"/>
    <w:rsid w:val="00724B72"/>
    <w:rsid w:val="00724CF9"/>
    <w:rsid w:val="00724F4C"/>
    <w:rsid w:val="00725470"/>
    <w:rsid w:val="0072625F"/>
    <w:rsid w:val="007262D1"/>
    <w:rsid w:val="007264BD"/>
    <w:rsid w:val="00726510"/>
    <w:rsid w:val="00726792"/>
    <w:rsid w:val="00726BD5"/>
    <w:rsid w:val="00726E41"/>
    <w:rsid w:val="00726F27"/>
    <w:rsid w:val="0072701C"/>
    <w:rsid w:val="007273E3"/>
    <w:rsid w:val="007274AA"/>
    <w:rsid w:val="00727ABE"/>
    <w:rsid w:val="00727CAA"/>
    <w:rsid w:val="00727CC4"/>
    <w:rsid w:val="00727E65"/>
    <w:rsid w:val="007301C9"/>
    <w:rsid w:val="00730223"/>
    <w:rsid w:val="00730B09"/>
    <w:rsid w:val="00730B7E"/>
    <w:rsid w:val="00731666"/>
    <w:rsid w:val="00731A7B"/>
    <w:rsid w:val="00731B5B"/>
    <w:rsid w:val="00731BF9"/>
    <w:rsid w:val="00731F8E"/>
    <w:rsid w:val="00732382"/>
    <w:rsid w:val="007324C6"/>
    <w:rsid w:val="007328F1"/>
    <w:rsid w:val="0073299F"/>
    <w:rsid w:val="00732B8E"/>
    <w:rsid w:val="00732E7B"/>
    <w:rsid w:val="00732E82"/>
    <w:rsid w:val="00732EA5"/>
    <w:rsid w:val="00733032"/>
    <w:rsid w:val="00733CCD"/>
    <w:rsid w:val="0073420C"/>
    <w:rsid w:val="00734368"/>
    <w:rsid w:val="0073450B"/>
    <w:rsid w:val="007347E9"/>
    <w:rsid w:val="00734C2E"/>
    <w:rsid w:val="00734C61"/>
    <w:rsid w:val="00734CE9"/>
    <w:rsid w:val="007350A6"/>
    <w:rsid w:val="0073510D"/>
    <w:rsid w:val="0073538F"/>
    <w:rsid w:val="0073558A"/>
    <w:rsid w:val="00735EC2"/>
    <w:rsid w:val="00736037"/>
    <w:rsid w:val="007360DB"/>
    <w:rsid w:val="00736302"/>
    <w:rsid w:val="00736435"/>
    <w:rsid w:val="00736562"/>
    <w:rsid w:val="007365AE"/>
    <w:rsid w:val="00736746"/>
    <w:rsid w:val="00736C6A"/>
    <w:rsid w:val="00736F5C"/>
    <w:rsid w:val="00737131"/>
    <w:rsid w:val="0073723B"/>
    <w:rsid w:val="00737811"/>
    <w:rsid w:val="00737EA0"/>
    <w:rsid w:val="007402F7"/>
    <w:rsid w:val="0074032C"/>
    <w:rsid w:val="0074121C"/>
    <w:rsid w:val="0074122C"/>
    <w:rsid w:val="0074140C"/>
    <w:rsid w:val="00741421"/>
    <w:rsid w:val="00741684"/>
    <w:rsid w:val="007418CB"/>
    <w:rsid w:val="00741900"/>
    <w:rsid w:val="00741991"/>
    <w:rsid w:val="007419E4"/>
    <w:rsid w:val="00741EE2"/>
    <w:rsid w:val="007427C8"/>
    <w:rsid w:val="00742D27"/>
    <w:rsid w:val="00743067"/>
    <w:rsid w:val="007437D2"/>
    <w:rsid w:val="00743B6F"/>
    <w:rsid w:val="00744291"/>
    <w:rsid w:val="007444F4"/>
    <w:rsid w:val="00745486"/>
    <w:rsid w:val="00745612"/>
    <w:rsid w:val="0074595B"/>
    <w:rsid w:val="00745B15"/>
    <w:rsid w:val="00746196"/>
    <w:rsid w:val="0074628C"/>
    <w:rsid w:val="00746BA6"/>
    <w:rsid w:val="00746DD6"/>
    <w:rsid w:val="007472D7"/>
    <w:rsid w:val="00747840"/>
    <w:rsid w:val="00747AEA"/>
    <w:rsid w:val="00750DBC"/>
    <w:rsid w:val="00751522"/>
    <w:rsid w:val="0075188A"/>
    <w:rsid w:val="00751890"/>
    <w:rsid w:val="00751CA7"/>
    <w:rsid w:val="00751CFB"/>
    <w:rsid w:val="00752202"/>
    <w:rsid w:val="00752445"/>
    <w:rsid w:val="0075249B"/>
    <w:rsid w:val="0075257B"/>
    <w:rsid w:val="007525E5"/>
    <w:rsid w:val="007526E4"/>
    <w:rsid w:val="0075287A"/>
    <w:rsid w:val="00752EAE"/>
    <w:rsid w:val="00752F7C"/>
    <w:rsid w:val="00753801"/>
    <w:rsid w:val="00753D02"/>
    <w:rsid w:val="007542F7"/>
    <w:rsid w:val="0075460F"/>
    <w:rsid w:val="007548A1"/>
    <w:rsid w:val="007549D0"/>
    <w:rsid w:val="0075537D"/>
    <w:rsid w:val="007556F9"/>
    <w:rsid w:val="0075580D"/>
    <w:rsid w:val="007558E0"/>
    <w:rsid w:val="00756AB5"/>
    <w:rsid w:val="00757064"/>
    <w:rsid w:val="007576E7"/>
    <w:rsid w:val="007579A2"/>
    <w:rsid w:val="00757B5C"/>
    <w:rsid w:val="00760164"/>
    <w:rsid w:val="0076125F"/>
    <w:rsid w:val="00761273"/>
    <w:rsid w:val="007613FD"/>
    <w:rsid w:val="0076173D"/>
    <w:rsid w:val="00761810"/>
    <w:rsid w:val="00761D2F"/>
    <w:rsid w:val="00761E3A"/>
    <w:rsid w:val="00762088"/>
    <w:rsid w:val="0076222C"/>
    <w:rsid w:val="0076237E"/>
    <w:rsid w:val="00762697"/>
    <w:rsid w:val="00762D0C"/>
    <w:rsid w:val="00763177"/>
    <w:rsid w:val="00763326"/>
    <w:rsid w:val="00763FFA"/>
    <w:rsid w:val="00764211"/>
    <w:rsid w:val="0076425B"/>
    <w:rsid w:val="007642AF"/>
    <w:rsid w:val="00764B81"/>
    <w:rsid w:val="00764D4A"/>
    <w:rsid w:val="0076587E"/>
    <w:rsid w:val="007658B3"/>
    <w:rsid w:val="00766596"/>
    <w:rsid w:val="00766758"/>
    <w:rsid w:val="007667AD"/>
    <w:rsid w:val="00766BFA"/>
    <w:rsid w:val="00766D42"/>
    <w:rsid w:val="007670FB"/>
    <w:rsid w:val="007676BF"/>
    <w:rsid w:val="00767819"/>
    <w:rsid w:val="00767948"/>
    <w:rsid w:val="00767D8C"/>
    <w:rsid w:val="00767F8E"/>
    <w:rsid w:val="00770316"/>
    <w:rsid w:val="0077040C"/>
    <w:rsid w:val="00770457"/>
    <w:rsid w:val="00770604"/>
    <w:rsid w:val="00770A57"/>
    <w:rsid w:val="00770AFC"/>
    <w:rsid w:val="00770DE0"/>
    <w:rsid w:val="0077102F"/>
    <w:rsid w:val="007711E8"/>
    <w:rsid w:val="00771234"/>
    <w:rsid w:val="00771BCE"/>
    <w:rsid w:val="00771F9C"/>
    <w:rsid w:val="007723D5"/>
    <w:rsid w:val="0077246D"/>
    <w:rsid w:val="0077256B"/>
    <w:rsid w:val="007728CE"/>
    <w:rsid w:val="0077291C"/>
    <w:rsid w:val="00772956"/>
    <w:rsid w:val="00772A1A"/>
    <w:rsid w:val="00772CB0"/>
    <w:rsid w:val="00772CD3"/>
    <w:rsid w:val="00773281"/>
    <w:rsid w:val="00773426"/>
    <w:rsid w:val="00773587"/>
    <w:rsid w:val="007737A8"/>
    <w:rsid w:val="00773862"/>
    <w:rsid w:val="00773C38"/>
    <w:rsid w:val="00773F41"/>
    <w:rsid w:val="00774550"/>
    <w:rsid w:val="00774687"/>
    <w:rsid w:val="00774838"/>
    <w:rsid w:val="00774C2F"/>
    <w:rsid w:val="00775682"/>
    <w:rsid w:val="007757C4"/>
    <w:rsid w:val="00775A09"/>
    <w:rsid w:val="00775A5D"/>
    <w:rsid w:val="00775F76"/>
    <w:rsid w:val="00776A5B"/>
    <w:rsid w:val="00777383"/>
    <w:rsid w:val="007773A1"/>
    <w:rsid w:val="00777819"/>
    <w:rsid w:val="00777AC8"/>
    <w:rsid w:val="00777ED8"/>
    <w:rsid w:val="00780349"/>
    <w:rsid w:val="007804DB"/>
    <w:rsid w:val="00780754"/>
    <w:rsid w:val="00780B40"/>
    <w:rsid w:val="00780D49"/>
    <w:rsid w:val="00780DD0"/>
    <w:rsid w:val="0078107C"/>
    <w:rsid w:val="00781300"/>
    <w:rsid w:val="00781849"/>
    <w:rsid w:val="00781AFD"/>
    <w:rsid w:val="00781EF4"/>
    <w:rsid w:val="00781F6C"/>
    <w:rsid w:val="007823FF"/>
    <w:rsid w:val="007827F0"/>
    <w:rsid w:val="007831CE"/>
    <w:rsid w:val="00783382"/>
    <w:rsid w:val="007835E6"/>
    <w:rsid w:val="0078381A"/>
    <w:rsid w:val="007838BB"/>
    <w:rsid w:val="007838C1"/>
    <w:rsid w:val="0078398C"/>
    <w:rsid w:val="00783A10"/>
    <w:rsid w:val="00783C63"/>
    <w:rsid w:val="00783D97"/>
    <w:rsid w:val="00783E61"/>
    <w:rsid w:val="00783EF3"/>
    <w:rsid w:val="00783F7E"/>
    <w:rsid w:val="00783FDF"/>
    <w:rsid w:val="007844C8"/>
    <w:rsid w:val="007847AA"/>
    <w:rsid w:val="0078540C"/>
    <w:rsid w:val="0078558E"/>
    <w:rsid w:val="00785B44"/>
    <w:rsid w:val="00786297"/>
    <w:rsid w:val="00786653"/>
    <w:rsid w:val="00786804"/>
    <w:rsid w:val="00786BE6"/>
    <w:rsid w:val="00786FD1"/>
    <w:rsid w:val="00787947"/>
    <w:rsid w:val="007905CB"/>
    <w:rsid w:val="00790BA4"/>
    <w:rsid w:val="00790D5A"/>
    <w:rsid w:val="00790E96"/>
    <w:rsid w:val="0079197C"/>
    <w:rsid w:val="00791E64"/>
    <w:rsid w:val="00793C5B"/>
    <w:rsid w:val="00793E24"/>
    <w:rsid w:val="00793FB3"/>
    <w:rsid w:val="00793FFC"/>
    <w:rsid w:val="0079407D"/>
    <w:rsid w:val="007940B2"/>
    <w:rsid w:val="007941BF"/>
    <w:rsid w:val="00794835"/>
    <w:rsid w:val="00794B53"/>
    <w:rsid w:val="007954C1"/>
    <w:rsid w:val="007956B3"/>
    <w:rsid w:val="00795857"/>
    <w:rsid w:val="00795CE9"/>
    <w:rsid w:val="007963EC"/>
    <w:rsid w:val="00796811"/>
    <w:rsid w:val="00796D9D"/>
    <w:rsid w:val="00796EBC"/>
    <w:rsid w:val="0079723F"/>
    <w:rsid w:val="00797986"/>
    <w:rsid w:val="007A0791"/>
    <w:rsid w:val="007A0875"/>
    <w:rsid w:val="007A0F41"/>
    <w:rsid w:val="007A11D2"/>
    <w:rsid w:val="007A12EB"/>
    <w:rsid w:val="007A1789"/>
    <w:rsid w:val="007A1803"/>
    <w:rsid w:val="007A1F74"/>
    <w:rsid w:val="007A1FC3"/>
    <w:rsid w:val="007A2AD0"/>
    <w:rsid w:val="007A3059"/>
    <w:rsid w:val="007A3289"/>
    <w:rsid w:val="007A3339"/>
    <w:rsid w:val="007A3487"/>
    <w:rsid w:val="007A386B"/>
    <w:rsid w:val="007A392F"/>
    <w:rsid w:val="007A3A04"/>
    <w:rsid w:val="007A40FD"/>
    <w:rsid w:val="007A41A0"/>
    <w:rsid w:val="007A44F7"/>
    <w:rsid w:val="007A54F8"/>
    <w:rsid w:val="007A57ED"/>
    <w:rsid w:val="007A586C"/>
    <w:rsid w:val="007A5DB7"/>
    <w:rsid w:val="007A5DF2"/>
    <w:rsid w:val="007A5FD7"/>
    <w:rsid w:val="007A66ED"/>
    <w:rsid w:val="007A6702"/>
    <w:rsid w:val="007A6715"/>
    <w:rsid w:val="007A6767"/>
    <w:rsid w:val="007A6DD2"/>
    <w:rsid w:val="007A6F10"/>
    <w:rsid w:val="007A7215"/>
    <w:rsid w:val="007A757D"/>
    <w:rsid w:val="007A796D"/>
    <w:rsid w:val="007A7DFB"/>
    <w:rsid w:val="007B080C"/>
    <w:rsid w:val="007B0C6D"/>
    <w:rsid w:val="007B0E05"/>
    <w:rsid w:val="007B164A"/>
    <w:rsid w:val="007B1835"/>
    <w:rsid w:val="007B192D"/>
    <w:rsid w:val="007B26D6"/>
    <w:rsid w:val="007B369F"/>
    <w:rsid w:val="007B38A7"/>
    <w:rsid w:val="007B3AF2"/>
    <w:rsid w:val="007B3E9F"/>
    <w:rsid w:val="007B435F"/>
    <w:rsid w:val="007B43ED"/>
    <w:rsid w:val="007B4B41"/>
    <w:rsid w:val="007B4C3B"/>
    <w:rsid w:val="007B4FEA"/>
    <w:rsid w:val="007B50D6"/>
    <w:rsid w:val="007B56A6"/>
    <w:rsid w:val="007B5FCD"/>
    <w:rsid w:val="007B65B8"/>
    <w:rsid w:val="007B65DA"/>
    <w:rsid w:val="007B67AA"/>
    <w:rsid w:val="007B67BC"/>
    <w:rsid w:val="007B689F"/>
    <w:rsid w:val="007B6C86"/>
    <w:rsid w:val="007B75E0"/>
    <w:rsid w:val="007B771C"/>
    <w:rsid w:val="007B7FAC"/>
    <w:rsid w:val="007C0205"/>
    <w:rsid w:val="007C037B"/>
    <w:rsid w:val="007C04C6"/>
    <w:rsid w:val="007C0E07"/>
    <w:rsid w:val="007C1249"/>
    <w:rsid w:val="007C1DD1"/>
    <w:rsid w:val="007C205F"/>
    <w:rsid w:val="007C247C"/>
    <w:rsid w:val="007C296B"/>
    <w:rsid w:val="007C2E9E"/>
    <w:rsid w:val="007C2FEB"/>
    <w:rsid w:val="007C33E1"/>
    <w:rsid w:val="007C353C"/>
    <w:rsid w:val="007C3623"/>
    <w:rsid w:val="007C373A"/>
    <w:rsid w:val="007C3EDC"/>
    <w:rsid w:val="007C3FF1"/>
    <w:rsid w:val="007C430E"/>
    <w:rsid w:val="007C467C"/>
    <w:rsid w:val="007C49DE"/>
    <w:rsid w:val="007C4A8B"/>
    <w:rsid w:val="007C5441"/>
    <w:rsid w:val="007C5C7D"/>
    <w:rsid w:val="007C6387"/>
    <w:rsid w:val="007C63C5"/>
    <w:rsid w:val="007C670F"/>
    <w:rsid w:val="007C6972"/>
    <w:rsid w:val="007C6D74"/>
    <w:rsid w:val="007C6EE9"/>
    <w:rsid w:val="007C6FD2"/>
    <w:rsid w:val="007C708F"/>
    <w:rsid w:val="007C7385"/>
    <w:rsid w:val="007C7802"/>
    <w:rsid w:val="007C796B"/>
    <w:rsid w:val="007C7C9E"/>
    <w:rsid w:val="007D0FB4"/>
    <w:rsid w:val="007D12E6"/>
    <w:rsid w:val="007D155A"/>
    <w:rsid w:val="007D1B17"/>
    <w:rsid w:val="007D1E89"/>
    <w:rsid w:val="007D209E"/>
    <w:rsid w:val="007D2390"/>
    <w:rsid w:val="007D2579"/>
    <w:rsid w:val="007D319F"/>
    <w:rsid w:val="007D3975"/>
    <w:rsid w:val="007D4730"/>
    <w:rsid w:val="007D4922"/>
    <w:rsid w:val="007D4B6C"/>
    <w:rsid w:val="007D50AA"/>
    <w:rsid w:val="007D514B"/>
    <w:rsid w:val="007D5220"/>
    <w:rsid w:val="007D53C8"/>
    <w:rsid w:val="007D5AE1"/>
    <w:rsid w:val="007D5E8C"/>
    <w:rsid w:val="007D5F83"/>
    <w:rsid w:val="007D6336"/>
    <w:rsid w:val="007D6AF9"/>
    <w:rsid w:val="007D7373"/>
    <w:rsid w:val="007D7D5C"/>
    <w:rsid w:val="007E057E"/>
    <w:rsid w:val="007E0660"/>
    <w:rsid w:val="007E0B9A"/>
    <w:rsid w:val="007E0DCA"/>
    <w:rsid w:val="007E0E4F"/>
    <w:rsid w:val="007E1073"/>
    <w:rsid w:val="007E20D3"/>
    <w:rsid w:val="007E21C3"/>
    <w:rsid w:val="007E23E0"/>
    <w:rsid w:val="007E24C9"/>
    <w:rsid w:val="007E27C7"/>
    <w:rsid w:val="007E27E7"/>
    <w:rsid w:val="007E2EE4"/>
    <w:rsid w:val="007E3545"/>
    <w:rsid w:val="007E3651"/>
    <w:rsid w:val="007E3724"/>
    <w:rsid w:val="007E3A61"/>
    <w:rsid w:val="007E3F40"/>
    <w:rsid w:val="007E4390"/>
    <w:rsid w:val="007E4B17"/>
    <w:rsid w:val="007E4C0A"/>
    <w:rsid w:val="007E4F38"/>
    <w:rsid w:val="007E5580"/>
    <w:rsid w:val="007E572B"/>
    <w:rsid w:val="007E6212"/>
    <w:rsid w:val="007E6591"/>
    <w:rsid w:val="007E6658"/>
    <w:rsid w:val="007E6991"/>
    <w:rsid w:val="007E6A4F"/>
    <w:rsid w:val="007E6FCB"/>
    <w:rsid w:val="007E70A1"/>
    <w:rsid w:val="007E7BE3"/>
    <w:rsid w:val="007E7C60"/>
    <w:rsid w:val="007E7ECA"/>
    <w:rsid w:val="007E7EE2"/>
    <w:rsid w:val="007E7F28"/>
    <w:rsid w:val="007E7FFA"/>
    <w:rsid w:val="007F05CE"/>
    <w:rsid w:val="007F06F3"/>
    <w:rsid w:val="007F0AB2"/>
    <w:rsid w:val="007F0CFA"/>
    <w:rsid w:val="007F107B"/>
    <w:rsid w:val="007F1200"/>
    <w:rsid w:val="007F164C"/>
    <w:rsid w:val="007F1B87"/>
    <w:rsid w:val="007F1CB9"/>
    <w:rsid w:val="007F2054"/>
    <w:rsid w:val="007F2156"/>
    <w:rsid w:val="007F228E"/>
    <w:rsid w:val="007F2D6C"/>
    <w:rsid w:val="007F2DEB"/>
    <w:rsid w:val="007F310A"/>
    <w:rsid w:val="007F3ED8"/>
    <w:rsid w:val="007F43AB"/>
    <w:rsid w:val="007F4407"/>
    <w:rsid w:val="007F4602"/>
    <w:rsid w:val="007F4EF9"/>
    <w:rsid w:val="007F5556"/>
    <w:rsid w:val="007F56E9"/>
    <w:rsid w:val="007F5835"/>
    <w:rsid w:val="007F5BAA"/>
    <w:rsid w:val="007F5E1F"/>
    <w:rsid w:val="007F5E70"/>
    <w:rsid w:val="007F5F46"/>
    <w:rsid w:val="007F609B"/>
    <w:rsid w:val="007F6585"/>
    <w:rsid w:val="007F6619"/>
    <w:rsid w:val="007F6B71"/>
    <w:rsid w:val="007F6E1C"/>
    <w:rsid w:val="007F6F05"/>
    <w:rsid w:val="007F6F22"/>
    <w:rsid w:val="007F7044"/>
    <w:rsid w:val="007F7350"/>
    <w:rsid w:val="008006E5"/>
    <w:rsid w:val="00800A6F"/>
    <w:rsid w:val="00800E0E"/>
    <w:rsid w:val="00800E85"/>
    <w:rsid w:val="008010D3"/>
    <w:rsid w:val="0080118C"/>
    <w:rsid w:val="00801831"/>
    <w:rsid w:val="00801B90"/>
    <w:rsid w:val="00801EEF"/>
    <w:rsid w:val="0080204A"/>
    <w:rsid w:val="008026E5"/>
    <w:rsid w:val="00802A2E"/>
    <w:rsid w:val="00802C72"/>
    <w:rsid w:val="00803B54"/>
    <w:rsid w:val="00803D4C"/>
    <w:rsid w:val="00803E0F"/>
    <w:rsid w:val="008041E8"/>
    <w:rsid w:val="008046F3"/>
    <w:rsid w:val="00804737"/>
    <w:rsid w:val="00804957"/>
    <w:rsid w:val="00804C10"/>
    <w:rsid w:val="00804D20"/>
    <w:rsid w:val="0080538A"/>
    <w:rsid w:val="00805E75"/>
    <w:rsid w:val="008065C3"/>
    <w:rsid w:val="008068F2"/>
    <w:rsid w:val="00807479"/>
    <w:rsid w:val="00807724"/>
    <w:rsid w:val="0080786B"/>
    <w:rsid w:val="00807D10"/>
    <w:rsid w:val="00810541"/>
    <w:rsid w:val="00810C1D"/>
    <w:rsid w:val="00810D1C"/>
    <w:rsid w:val="00810F69"/>
    <w:rsid w:val="008110C0"/>
    <w:rsid w:val="00811404"/>
    <w:rsid w:val="008118BA"/>
    <w:rsid w:val="00811971"/>
    <w:rsid w:val="00811C05"/>
    <w:rsid w:val="00811DCD"/>
    <w:rsid w:val="00811E14"/>
    <w:rsid w:val="00812005"/>
    <w:rsid w:val="008122D2"/>
    <w:rsid w:val="00812514"/>
    <w:rsid w:val="00812AC5"/>
    <w:rsid w:val="00812B65"/>
    <w:rsid w:val="00812BAD"/>
    <w:rsid w:val="00813155"/>
    <w:rsid w:val="00813711"/>
    <w:rsid w:val="008137AC"/>
    <w:rsid w:val="0081405D"/>
    <w:rsid w:val="008144BF"/>
    <w:rsid w:val="008145C4"/>
    <w:rsid w:val="00814687"/>
    <w:rsid w:val="00814B04"/>
    <w:rsid w:val="00814FDF"/>
    <w:rsid w:val="00815087"/>
    <w:rsid w:val="008153D3"/>
    <w:rsid w:val="00815514"/>
    <w:rsid w:val="00815992"/>
    <w:rsid w:val="00815FB8"/>
    <w:rsid w:val="00816A67"/>
    <w:rsid w:val="00816A89"/>
    <w:rsid w:val="00816B0A"/>
    <w:rsid w:val="00817078"/>
    <w:rsid w:val="00817173"/>
    <w:rsid w:val="00817657"/>
    <w:rsid w:val="00817A0F"/>
    <w:rsid w:val="00817D3A"/>
    <w:rsid w:val="00817EFD"/>
    <w:rsid w:val="00817FED"/>
    <w:rsid w:val="00820132"/>
    <w:rsid w:val="00820237"/>
    <w:rsid w:val="008204EF"/>
    <w:rsid w:val="00820545"/>
    <w:rsid w:val="0082082C"/>
    <w:rsid w:val="00820930"/>
    <w:rsid w:val="00820B4F"/>
    <w:rsid w:val="00820C80"/>
    <w:rsid w:val="00820E69"/>
    <w:rsid w:val="00820F63"/>
    <w:rsid w:val="008214AE"/>
    <w:rsid w:val="008216DB"/>
    <w:rsid w:val="008216FB"/>
    <w:rsid w:val="00822079"/>
    <w:rsid w:val="008221FD"/>
    <w:rsid w:val="0082237C"/>
    <w:rsid w:val="008224E8"/>
    <w:rsid w:val="00822B25"/>
    <w:rsid w:val="00822BC6"/>
    <w:rsid w:val="008231FC"/>
    <w:rsid w:val="00823568"/>
    <w:rsid w:val="008235DE"/>
    <w:rsid w:val="0082367E"/>
    <w:rsid w:val="00823EB1"/>
    <w:rsid w:val="00824729"/>
    <w:rsid w:val="00824B66"/>
    <w:rsid w:val="00824C52"/>
    <w:rsid w:val="00824ED0"/>
    <w:rsid w:val="00825055"/>
    <w:rsid w:val="00825638"/>
    <w:rsid w:val="00825E33"/>
    <w:rsid w:val="00825FD8"/>
    <w:rsid w:val="00826246"/>
    <w:rsid w:val="00826568"/>
    <w:rsid w:val="00826A19"/>
    <w:rsid w:val="008270DE"/>
    <w:rsid w:val="0082767E"/>
    <w:rsid w:val="00830257"/>
    <w:rsid w:val="00830619"/>
    <w:rsid w:val="00831362"/>
    <w:rsid w:val="008314A0"/>
    <w:rsid w:val="00831710"/>
    <w:rsid w:val="008318AC"/>
    <w:rsid w:val="00831A54"/>
    <w:rsid w:val="00831D54"/>
    <w:rsid w:val="00831E16"/>
    <w:rsid w:val="00832238"/>
    <w:rsid w:val="0083224E"/>
    <w:rsid w:val="00832535"/>
    <w:rsid w:val="0083259D"/>
    <w:rsid w:val="008325BB"/>
    <w:rsid w:val="008325D2"/>
    <w:rsid w:val="00832F08"/>
    <w:rsid w:val="00833279"/>
    <w:rsid w:val="008337BD"/>
    <w:rsid w:val="0083396B"/>
    <w:rsid w:val="00833A85"/>
    <w:rsid w:val="00833E56"/>
    <w:rsid w:val="00833F8A"/>
    <w:rsid w:val="008342E0"/>
    <w:rsid w:val="00834761"/>
    <w:rsid w:val="00835394"/>
    <w:rsid w:val="008353AB"/>
    <w:rsid w:val="008355C8"/>
    <w:rsid w:val="00835827"/>
    <w:rsid w:val="00835A3C"/>
    <w:rsid w:val="00835E4B"/>
    <w:rsid w:val="008365B7"/>
    <w:rsid w:val="008379A9"/>
    <w:rsid w:val="00837E80"/>
    <w:rsid w:val="00840DAC"/>
    <w:rsid w:val="00840F32"/>
    <w:rsid w:val="008414C6"/>
    <w:rsid w:val="00841533"/>
    <w:rsid w:val="008416E6"/>
    <w:rsid w:val="008418A5"/>
    <w:rsid w:val="00841BFC"/>
    <w:rsid w:val="008420FE"/>
    <w:rsid w:val="0084234B"/>
    <w:rsid w:val="008424A9"/>
    <w:rsid w:val="0084301F"/>
    <w:rsid w:val="008432F1"/>
    <w:rsid w:val="0084381E"/>
    <w:rsid w:val="0084387A"/>
    <w:rsid w:val="00843DB0"/>
    <w:rsid w:val="00843E92"/>
    <w:rsid w:val="00843F53"/>
    <w:rsid w:val="00843FC6"/>
    <w:rsid w:val="008442ED"/>
    <w:rsid w:val="008446B7"/>
    <w:rsid w:val="0084506C"/>
    <w:rsid w:val="0084541F"/>
    <w:rsid w:val="0084558A"/>
    <w:rsid w:val="008455CE"/>
    <w:rsid w:val="00845A21"/>
    <w:rsid w:val="00845E43"/>
    <w:rsid w:val="00846307"/>
    <w:rsid w:val="008463F9"/>
    <w:rsid w:val="00846747"/>
    <w:rsid w:val="008468B0"/>
    <w:rsid w:val="00847371"/>
    <w:rsid w:val="0084755B"/>
    <w:rsid w:val="00847E23"/>
    <w:rsid w:val="00850071"/>
    <w:rsid w:val="008505D2"/>
    <w:rsid w:val="0085087D"/>
    <w:rsid w:val="00850C96"/>
    <w:rsid w:val="00850EEC"/>
    <w:rsid w:val="00851124"/>
    <w:rsid w:val="00851805"/>
    <w:rsid w:val="00851C8E"/>
    <w:rsid w:val="008523A1"/>
    <w:rsid w:val="00852BEA"/>
    <w:rsid w:val="00852C91"/>
    <w:rsid w:val="00852D54"/>
    <w:rsid w:val="00852F40"/>
    <w:rsid w:val="00853396"/>
    <w:rsid w:val="00853A5F"/>
    <w:rsid w:val="00853E18"/>
    <w:rsid w:val="00853E4D"/>
    <w:rsid w:val="008542DB"/>
    <w:rsid w:val="00854826"/>
    <w:rsid w:val="00854BEF"/>
    <w:rsid w:val="00855512"/>
    <w:rsid w:val="00855814"/>
    <w:rsid w:val="00855DE8"/>
    <w:rsid w:val="008562F8"/>
    <w:rsid w:val="00856726"/>
    <w:rsid w:val="008567E1"/>
    <w:rsid w:val="0085728B"/>
    <w:rsid w:val="00857776"/>
    <w:rsid w:val="00860089"/>
    <w:rsid w:val="008608D8"/>
    <w:rsid w:val="00860B24"/>
    <w:rsid w:val="00860E36"/>
    <w:rsid w:val="00861A0A"/>
    <w:rsid w:val="00861B41"/>
    <w:rsid w:val="00861E22"/>
    <w:rsid w:val="00861EB2"/>
    <w:rsid w:val="008621D5"/>
    <w:rsid w:val="00862586"/>
    <w:rsid w:val="00862A13"/>
    <w:rsid w:val="00862E59"/>
    <w:rsid w:val="00863296"/>
    <w:rsid w:val="00863370"/>
    <w:rsid w:val="0086368E"/>
    <w:rsid w:val="00863853"/>
    <w:rsid w:val="00863E6C"/>
    <w:rsid w:val="00863E8F"/>
    <w:rsid w:val="0086478D"/>
    <w:rsid w:val="008649EF"/>
    <w:rsid w:val="00864C33"/>
    <w:rsid w:val="00864CAE"/>
    <w:rsid w:val="00864E99"/>
    <w:rsid w:val="008650EF"/>
    <w:rsid w:val="008658C8"/>
    <w:rsid w:val="00865980"/>
    <w:rsid w:val="00865A66"/>
    <w:rsid w:val="00865C34"/>
    <w:rsid w:val="00865F15"/>
    <w:rsid w:val="008661EC"/>
    <w:rsid w:val="00866525"/>
    <w:rsid w:val="0086659C"/>
    <w:rsid w:val="008669E7"/>
    <w:rsid w:val="00866CEC"/>
    <w:rsid w:val="00867369"/>
    <w:rsid w:val="00867798"/>
    <w:rsid w:val="008677D5"/>
    <w:rsid w:val="00867CA5"/>
    <w:rsid w:val="008702C7"/>
    <w:rsid w:val="008705A2"/>
    <w:rsid w:val="008707F2"/>
    <w:rsid w:val="00870972"/>
    <w:rsid w:val="00870AD9"/>
    <w:rsid w:val="00870B80"/>
    <w:rsid w:val="00870EF6"/>
    <w:rsid w:val="00871170"/>
    <w:rsid w:val="008714F9"/>
    <w:rsid w:val="00871973"/>
    <w:rsid w:val="008719F3"/>
    <w:rsid w:val="00871FEB"/>
    <w:rsid w:val="00872524"/>
    <w:rsid w:val="008726AD"/>
    <w:rsid w:val="0087304D"/>
    <w:rsid w:val="00873133"/>
    <w:rsid w:val="00873329"/>
    <w:rsid w:val="00873A1A"/>
    <w:rsid w:val="00873AF9"/>
    <w:rsid w:val="00873C4A"/>
    <w:rsid w:val="00873D2D"/>
    <w:rsid w:val="00873D37"/>
    <w:rsid w:val="00873EA2"/>
    <w:rsid w:val="00874995"/>
    <w:rsid w:val="00874A9C"/>
    <w:rsid w:val="00874BA4"/>
    <w:rsid w:val="008752CB"/>
    <w:rsid w:val="00875529"/>
    <w:rsid w:val="008757F2"/>
    <w:rsid w:val="008758E7"/>
    <w:rsid w:val="0087593D"/>
    <w:rsid w:val="008762BA"/>
    <w:rsid w:val="0087645D"/>
    <w:rsid w:val="00877DE4"/>
    <w:rsid w:val="00877E47"/>
    <w:rsid w:val="008802AB"/>
    <w:rsid w:val="00880346"/>
    <w:rsid w:val="00880678"/>
    <w:rsid w:val="00880D7D"/>
    <w:rsid w:val="00880EB7"/>
    <w:rsid w:val="008810B8"/>
    <w:rsid w:val="0088111E"/>
    <w:rsid w:val="0088115F"/>
    <w:rsid w:val="0088161C"/>
    <w:rsid w:val="00882095"/>
    <w:rsid w:val="008827DA"/>
    <w:rsid w:val="00882819"/>
    <w:rsid w:val="00882B2F"/>
    <w:rsid w:val="00882D31"/>
    <w:rsid w:val="00883443"/>
    <w:rsid w:val="008841C3"/>
    <w:rsid w:val="00884777"/>
    <w:rsid w:val="0088493E"/>
    <w:rsid w:val="00884A6A"/>
    <w:rsid w:val="00884B22"/>
    <w:rsid w:val="00885652"/>
    <w:rsid w:val="00885803"/>
    <w:rsid w:val="008859ED"/>
    <w:rsid w:val="00885B86"/>
    <w:rsid w:val="00885CBE"/>
    <w:rsid w:val="008862F0"/>
    <w:rsid w:val="0088631D"/>
    <w:rsid w:val="00886334"/>
    <w:rsid w:val="00886626"/>
    <w:rsid w:val="00886699"/>
    <w:rsid w:val="008866C4"/>
    <w:rsid w:val="00886960"/>
    <w:rsid w:val="008869E7"/>
    <w:rsid w:val="00886C29"/>
    <w:rsid w:val="00886EB2"/>
    <w:rsid w:val="00886FBF"/>
    <w:rsid w:val="00887198"/>
    <w:rsid w:val="008872C9"/>
    <w:rsid w:val="008878AF"/>
    <w:rsid w:val="00887C90"/>
    <w:rsid w:val="00887F21"/>
    <w:rsid w:val="00887F24"/>
    <w:rsid w:val="00890411"/>
    <w:rsid w:val="008904CB"/>
    <w:rsid w:val="00890E99"/>
    <w:rsid w:val="00890EB9"/>
    <w:rsid w:val="00891528"/>
    <w:rsid w:val="00892377"/>
    <w:rsid w:val="00892A32"/>
    <w:rsid w:val="00892B7E"/>
    <w:rsid w:val="00893448"/>
    <w:rsid w:val="0089399B"/>
    <w:rsid w:val="00893EFA"/>
    <w:rsid w:val="008941BC"/>
    <w:rsid w:val="00894224"/>
    <w:rsid w:val="00894895"/>
    <w:rsid w:val="008949E4"/>
    <w:rsid w:val="00894B7D"/>
    <w:rsid w:val="00894C9E"/>
    <w:rsid w:val="00895227"/>
    <w:rsid w:val="0089529E"/>
    <w:rsid w:val="008952F9"/>
    <w:rsid w:val="008957A6"/>
    <w:rsid w:val="00895968"/>
    <w:rsid w:val="008962C6"/>
    <w:rsid w:val="00896332"/>
    <w:rsid w:val="00896C54"/>
    <w:rsid w:val="00896F0D"/>
    <w:rsid w:val="00896F3A"/>
    <w:rsid w:val="008974C7"/>
    <w:rsid w:val="0089755E"/>
    <w:rsid w:val="00897863"/>
    <w:rsid w:val="00897B16"/>
    <w:rsid w:val="00897C41"/>
    <w:rsid w:val="00897D34"/>
    <w:rsid w:val="00897D5C"/>
    <w:rsid w:val="00897EA2"/>
    <w:rsid w:val="008A02BB"/>
    <w:rsid w:val="008A05F6"/>
    <w:rsid w:val="008A086C"/>
    <w:rsid w:val="008A13FA"/>
    <w:rsid w:val="008A19A5"/>
    <w:rsid w:val="008A1A6F"/>
    <w:rsid w:val="008A1AE0"/>
    <w:rsid w:val="008A1B43"/>
    <w:rsid w:val="008A1D48"/>
    <w:rsid w:val="008A1DBE"/>
    <w:rsid w:val="008A20A2"/>
    <w:rsid w:val="008A20F7"/>
    <w:rsid w:val="008A225B"/>
    <w:rsid w:val="008A259B"/>
    <w:rsid w:val="008A2618"/>
    <w:rsid w:val="008A2629"/>
    <w:rsid w:val="008A2907"/>
    <w:rsid w:val="008A302E"/>
    <w:rsid w:val="008A3915"/>
    <w:rsid w:val="008A3997"/>
    <w:rsid w:val="008A3A59"/>
    <w:rsid w:val="008A3B5E"/>
    <w:rsid w:val="008A403C"/>
    <w:rsid w:val="008A4204"/>
    <w:rsid w:val="008A437F"/>
    <w:rsid w:val="008A44B8"/>
    <w:rsid w:val="008A4D89"/>
    <w:rsid w:val="008A4E46"/>
    <w:rsid w:val="008A4F19"/>
    <w:rsid w:val="008A4F72"/>
    <w:rsid w:val="008A5689"/>
    <w:rsid w:val="008A57B0"/>
    <w:rsid w:val="008A5FA4"/>
    <w:rsid w:val="008A6182"/>
    <w:rsid w:val="008A693A"/>
    <w:rsid w:val="008A6BF3"/>
    <w:rsid w:val="008A6D45"/>
    <w:rsid w:val="008B0D1D"/>
    <w:rsid w:val="008B0E5A"/>
    <w:rsid w:val="008B1C59"/>
    <w:rsid w:val="008B24EB"/>
    <w:rsid w:val="008B25A4"/>
    <w:rsid w:val="008B264B"/>
    <w:rsid w:val="008B2D52"/>
    <w:rsid w:val="008B2DAC"/>
    <w:rsid w:val="008B2ED3"/>
    <w:rsid w:val="008B2F98"/>
    <w:rsid w:val="008B30A0"/>
    <w:rsid w:val="008B30D9"/>
    <w:rsid w:val="008B3573"/>
    <w:rsid w:val="008B46F2"/>
    <w:rsid w:val="008B4D74"/>
    <w:rsid w:val="008B4F27"/>
    <w:rsid w:val="008B5362"/>
    <w:rsid w:val="008B58CA"/>
    <w:rsid w:val="008B5930"/>
    <w:rsid w:val="008B655D"/>
    <w:rsid w:val="008B679C"/>
    <w:rsid w:val="008B6851"/>
    <w:rsid w:val="008B69E6"/>
    <w:rsid w:val="008B6FC7"/>
    <w:rsid w:val="008B73B1"/>
    <w:rsid w:val="008B793C"/>
    <w:rsid w:val="008B7E41"/>
    <w:rsid w:val="008B7EC2"/>
    <w:rsid w:val="008C0A60"/>
    <w:rsid w:val="008C0E73"/>
    <w:rsid w:val="008C0F93"/>
    <w:rsid w:val="008C0FE3"/>
    <w:rsid w:val="008C1346"/>
    <w:rsid w:val="008C16E7"/>
    <w:rsid w:val="008C1941"/>
    <w:rsid w:val="008C1C69"/>
    <w:rsid w:val="008C1EF7"/>
    <w:rsid w:val="008C1FBA"/>
    <w:rsid w:val="008C201F"/>
    <w:rsid w:val="008C2A2F"/>
    <w:rsid w:val="008C33DE"/>
    <w:rsid w:val="008C4260"/>
    <w:rsid w:val="008C4A24"/>
    <w:rsid w:val="008C4CD0"/>
    <w:rsid w:val="008C54B9"/>
    <w:rsid w:val="008C5D71"/>
    <w:rsid w:val="008C6042"/>
    <w:rsid w:val="008C60B8"/>
    <w:rsid w:val="008C686A"/>
    <w:rsid w:val="008C6B15"/>
    <w:rsid w:val="008C6E80"/>
    <w:rsid w:val="008C6FFA"/>
    <w:rsid w:val="008C7826"/>
    <w:rsid w:val="008C7902"/>
    <w:rsid w:val="008C79DF"/>
    <w:rsid w:val="008C7E66"/>
    <w:rsid w:val="008D025D"/>
    <w:rsid w:val="008D026E"/>
    <w:rsid w:val="008D03E0"/>
    <w:rsid w:val="008D0629"/>
    <w:rsid w:val="008D091E"/>
    <w:rsid w:val="008D0BCB"/>
    <w:rsid w:val="008D0D68"/>
    <w:rsid w:val="008D0ED5"/>
    <w:rsid w:val="008D0F36"/>
    <w:rsid w:val="008D1429"/>
    <w:rsid w:val="008D14B3"/>
    <w:rsid w:val="008D16E7"/>
    <w:rsid w:val="008D18BE"/>
    <w:rsid w:val="008D1974"/>
    <w:rsid w:val="008D24AA"/>
    <w:rsid w:val="008D28B6"/>
    <w:rsid w:val="008D2B19"/>
    <w:rsid w:val="008D2EF5"/>
    <w:rsid w:val="008D2F78"/>
    <w:rsid w:val="008D32E9"/>
    <w:rsid w:val="008D33C5"/>
    <w:rsid w:val="008D3DF8"/>
    <w:rsid w:val="008D41DD"/>
    <w:rsid w:val="008D4223"/>
    <w:rsid w:val="008D474E"/>
    <w:rsid w:val="008D48EB"/>
    <w:rsid w:val="008D4B15"/>
    <w:rsid w:val="008D526C"/>
    <w:rsid w:val="008D52D4"/>
    <w:rsid w:val="008D5764"/>
    <w:rsid w:val="008D5DA3"/>
    <w:rsid w:val="008D6082"/>
    <w:rsid w:val="008D6613"/>
    <w:rsid w:val="008D6738"/>
    <w:rsid w:val="008D6E4C"/>
    <w:rsid w:val="008D6F4C"/>
    <w:rsid w:val="008D7278"/>
    <w:rsid w:val="008D7D4A"/>
    <w:rsid w:val="008E002D"/>
    <w:rsid w:val="008E0101"/>
    <w:rsid w:val="008E04BB"/>
    <w:rsid w:val="008E07A5"/>
    <w:rsid w:val="008E0894"/>
    <w:rsid w:val="008E10CA"/>
    <w:rsid w:val="008E1813"/>
    <w:rsid w:val="008E1B0F"/>
    <w:rsid w:val="008E1B59"/>
    <w:rsid w:val="008E2055"/>
    <w:rsid w:val="008E2499"/>
    <w:rsid w:val="008E286A"/>
    <w:rsid w:val="008E2980"/>
    <w:rsid w:val="008E322C"/>
    <w:rsid w:val="008E3389"/>
    <w:rsid w:val="008E38BD"/>
    <w:rsid w:val="008E3B47"/>
    <w:rsid w:val="008E3E14"/>
    <w:rsid w:val="008E3FAF"/>
    <w:rsid w:val="008E41C7"/>
    <w:rsid w:val="008E4475"/>
    <w:rsid w:val="008E4C30"/>
    <w:rsid w:val="008E51A6"/>
    <w:rsid w:val="008E58D7"/>
    <w:rsid w:val="008E5F79"/>
    <w:rsid w:val="008E62DD"/>
    <w:rsid w:val="008E6615"/>
    <w:rsid w:val="008E697F"/>
    <w:rsid w:val="008E6AFC"/>
    <w:rsid w:val="008E6D0A"/>
    <w:rsid w:val="008E7C83"/>
    <w:rsid w:val="008E7D0B"/>
    <w:rsid w:val="008E7D9E"/>
    <w:rsid w:val="008E7FE2"/>
    <w:rsid w:val="008F0CA4"/>
    <w:rsid w:val="008F10EC"/>
    <w:rsid w:val="008F16DD"/>
    <w:rsid w:val="008F16F3"/>
    <w:rsid w:val="008F2136"/>
    <w:rsid w:val="008F2158"/>
    <w:rsid w:val="008F28C8"/>
    <w:rsid w:val="008F30EB"/>
    <w:rsid w:val="008F3202"/>
    <w:rsid w:val="008F3242"/>
    <w:rsid w:val="008F3851"/>
    <w:rsid w:val="008F38B0"/>
    <w:rsid w:val="008F3A48"/>
    <w:rsid w:val="008F3D41"/>
    <w:rsid w:val="008F47D0"/>
    <w:rsid w:val="008F4A88"/>
    <w:rsid w:val="008F4E4F"/>
    <w:rsid w:val="008F61B3"/>
    <w:rsid w:val="008F6AA8"/>
    <w:rsid w:val="008F6B88"/>
    <w:rsid w:val="008F723C"/>
    <w:rsid w:val="008F74CF"/>
    <w:rsid w:val="008F7CCC"/>
    <w:rsid w:val="0090013D"/>
    <w:rsid w:val="009002DE"/>
    <w:rsid w:val="00900930"/>
    <w:rsid w:val="00901284"/>
    <w:rsid w:val="00901330"/>
    <w:rsid w:val="009015DA"/>
    <w:rsid w:val="00901B6A"/>
    <w:rsid w:val="00901E10"/>
    <w:rsid w:val="00901F0D"/>
    <w:rsid w:val="009022D7"/>
    <w:rsid w:val="00902640"/>
    <w:rsid w:val="00902888"/>
    <w:rsid w:val="009029CF"/>
    <w:rsid w:val="00902CAD"/>
    <w:rsid w:val="00902D7C"/>
    <w:rsid w:val="009031FF"/>
    <w:rsid w:val="0090322E"/>
    <w:rsid w:val="009032B3"/>
    <w:rsid w:val="009036CC"/>
    <w:rsid w:val="0090390A"/>
    <w:rsid w:val="00903946"/>
    <w:rsid w:val="00903C11"/>
    <w:rsid w:val="00903CAD"/>
    <w:rsid w:val="00903E44"/>
    <w:rsid w:val="00903F07"/>
    <w:rsid w:val="00904682"/>
    <w:rsid w:val="00904ADE"/>
    <w:rsid w:val="00904E26"/>
    <w:rsid w:val="00904E8A"/>
    <w:rsid w:val="0090508D"/>
    <w:rsid w:val="009053FE"/>
    <w:rsid w:val="009056B1"/>
    <w:rsid w:val="00905C3D"/>
    <w:rsid w:val="00905D4D"/>
    <w:rsid w:val="00905E9A"/>
    <w:rsid w:val="00906250"/>
    <w:rsid w:val="0090648D"/>
    <w:rsid w:val="009065B7"/>
    <w:rsid w:val="0090672F"/>
    <w:rsid w:val="00906A25"/>
    <w:rsid w:val="00906BD8"/>
    <w:rsid w:val="00906F14"/>
    <w:rsid w:val="00907345"/>
    <w:rsid w:val="0090783D"/>
    <w:rsid w:val="00907B60"/>
    <w:rsid w:val="009109DE"/>
    <w:rsid w:val="00910FBE"/>
    <w:rsid w:val="00911639"/>
    <w:rsid w:val="0091256C"/>
    <w:rsid w:val="00912951"/>
    <w:rsid w:val="00912B7D"/>
    <w:rsid w:val="009132F6"/>
    <w:rsid w:val="0091428F"/>
    <w:rsid w:val="0091474A"/>
    <w:rsid w:val="00914A59"/>
    <w:rsid w:val="00915093"/>
    <w:rsid w:val="009154A6"/>
    <w:rsid w:val="00915CD3"/>
    <w:rsid w:val="00915D85"/>
    <w:rsid w:val="009161B7"/>
    <w:rsid w:val="009163A1"/>
    <w:rsid w:val="009163C9"/>
    <w:rsid w:val="00916576"/>
    <w:rsid w:val="0091668B"/>
    <w:rsid w:val="009167A4"/>
    <w:rsid w:val="00917132"/>
    <w:rsid w:val="00917237"/>
    <w:rsid w:val="00917428"/>
    <w:rsid w:val="009175FF"/>
    <w:rsid w:val="0091766A"/>
    <w:rsid w:val="00917B97"/>
    <w:rsid w:val="009202E3"/>
    <w:rsid w:val="00920950"/>
    <w:rsid w:val="009209EA"/>
    <w:rsid w:val="00920AD9"/>
    <w:rsid w:val="009211F8"/>
    <w:rsid w:val="00921363"/>
    <w:rsid w:val="009216B2"/>
    <w:rsid w:val="00921936"/>
    <w:rsid w:val="00921981"/>
    <w:rsid w:val="009219AF"/>
    <w:rsid w:val="009219B0"/>
    <w:rsid w:val="00921A1F"/>
    <w:rsid w:val="00921DC7"/>
    <w:rsid w:val="009222AB"/>
    <w:rsid w:val="00922A26"/>
    <w:rsid w:val="0092304A"/>
    <w:rsid w:val="009230B2"/>
    <w:rsid w:val="00923416"/>
    <w:rsid w:val="009236AD"/>
    <w:rsid w:val="00923BB3"/>
    <w:rsid w:val="00923C02"/>
    <w:rsid w:val="00923E29"/>
    <w:rsid w:val="00923EEA"/>
    <w:rsid w:val="0092414A"/>
    <w:rsid w:val="00924203"/>
    <w:rsid w:val="00924249"/>
    <w:rsid w:val="00924287"/>
    <w:rsid w:val="009243BF"/>
    <w:rsid w:val="0092467E"/>
    <w:rsid w:val="0092490D"/>
    <w:rsid w:val="009249B9"/>
    <w:rsid w:val="009252E0"/>
    <w:rsid w:val="009253B0"/>
    <w:rsid w:val="0092552B"/>
    <w:rsid w:val="00925548"/>
    <w:rsid w:val="00925948"/>
    <w:rsid w:val="009259F6"/>
    <w:rsid w:val="00925E49"/>
    <w:rsid w:val="00926319"/>
    <w:rsid w:val="0092651C"/>
    <w:rsid w:val="00926818"/>
    <w:rsid w:val="00926AA0"/>
    <w:rsid w:val="00927071"/>
    <w:rsid w:val="00927EAA"/>
    <w:rsid w:val="00927FBD"/>
    <w:rsid w:val="009303B0"/>
    <w:rsid w:val="009305DC"/>
    <w:rsid w:val="009308C4"/>
    <w:rsid w:val="009309A6"/>
    <w:rsid w:val="00930AB2"/>
    <w:rsid w:val="00930C59"/>
    <w:rsid w:val="0093101B"/>
    <w:rsid w:val="009313C7"/>
    <w:rsid w:val="009314BC"/>
    <w:rsid w:val="0093154B"/>
    <w:rsid w:val="00931C3B"/>
    <w:rsid w:val="00931CCB"/>
    <w:rsid w:val="00931DC9"/>
    <w:rsid w:val="00932279"/>
    <w:rsid w:val="009324DD"/>
    <w:rsid w:val="00932708"/>
    <w:rsid w:val="00932B3F"/>
    <w:rsid w:val="00932EA9"/>
    <w:rsid w:val="0093306E"/>
    <w:rsid w:val="009333DC"/>
    <w:rsid w:val="00934004"/>
    <w:rsid w:val="009341A5"/>
    <w:rsid w:val="00934223"/>
    <w:rsid w:val="00934239"/>
    <w:rsid w:val="00934E54"/>
    <w:rsid w:val="00935362"/>
    <w:rsid w:val="00935B95"/>
    <w:rsid w:val="009364C1"/>
    <w:rsid w:val="00936956"/>
    <w:rsid w:val="00936CC2"/>
    <w:rsid w:val="009376C7"/>
    <w:rsid w:val="009376DA"/>
    <w:rsid w:val="00937756"/>
    <w:rsid w:val="009377F3"/>
    <w:rsid w:val="00937AEE"/>
    <w:rsid w:val="00937CDA"/>
    <w:rsid w:val="00937F1D"/>
    <w:rsid w:val="009400FB"/>
    <w:rsid w:val="009419AF"/>
    <w:rsid w:val="009419EB"/>
    <w:rsid w:val="00941B6F"/>
    <w:rsid w:val="009422BF"/>
    <w:rsid w:val="00942359"/>
    <w:rsid w:val="00942E2F"/>
    <w:rsid w:val="0094300F"/>
    <w:rsid w:val="009434F8"/>
    <w:rsid w:val="009435C1"/>
    <w:rsid w:val="009444FD"/>
    <w:rsid w:val="00944711"/>
    <w:rsid w:val="00944D3E"/>
    <w:rsid w:val="009452C2"/>
    <w:rsid w:val="00945314"/>
    <w:rsid w:val="00945AD5"/>
    <w:rsid w:val="009468CA"/>
    <w:rsid w:val="00946D01"/>
    <w:rsid w:val="00946D73"/>
    <w:rsid w:val="0094708D"/>
    <w:rsid w:val="0094728A"/>
    <w:rsid w:val="00947349"/>
    <w:rsid w:val="009475D3"/>
    <w:rsid w:val="00947CA2"/>
    <w:rsid w:val="00947CE4"/>
    <w:rsid w:val="00950287"/>
    <w:rsid w:val="00950561"/>
    <w:rsid w:val="009505D1"/>
    <w:rsid w:val="00950AE4"/>
    <w:rsid w:val="00950F0C"/>
    <w:rsid w:val="00950F6A"/>
    <w:rsid w:val="00951321"/>
    <w:rsid w:val="00951349"/>
    <w:rsid w:val="0095177C"/>
    <w:rsid w:val="0095189C"/>
    <w:rsid w:val="00951948"/>
    <w:rsid w:val="009519A7"/>
    <w:rsid w:val="00952339"/>
    <w:rsid w:val="0095241E"/>
    <w:rsid w:val="009525F0"/>
    <w:rsid w:val="00952A98"/>
    <w:rsid w:val="00952BD7"/>
    <w:rsid w:val="00952D3F"/>
    <w:rsid w:val="00953598"/>
    <w:rsid w:val="009538DF"/>
    <w:rsid w:val="00953C07"/>
    <w:rsid w:val="0095414C"/>
    <w:rsid w:val="0095430F"/>
    <w:rsid w:val="00954D07"/>
    <w:rsid w:val="00954ED9"/>
    <w:rsid w:val="009556F8"/>
    <w:rsid w:val="00955824"/>
    <w:rsid w:val="00955BBB"/>
    <w:rsid w:val="00955BD6"/>
    <w:rsid w:val="00955E09"/>
    <w:rsid w:val="00956458"/>
    <w:rsid w:val="009568CF"/>
    <w:rsid w:val="00956F9A"/>
    <w:rsid w:val="00957307"/>
    <w:rsid w:val="0096035F"/>
    <w:rsid w:val="00960453"/>
    <w:rsid w:val="00960C82"/>
    <w:rsid w:val="00960F26"/>
    <w:rsid w:val="009610FD"/>
    <w:rsid w:val="00961327"/>
    <w:rsid w:val="00961AF6"/>
    <w:rsid w:val="00961DD8"/>
    <w:rsid w:val="00961FAE"/>
    <w:rsid w:val="00962568"/>
    <w:rsid w:val="00962E15"/>
    <w:rsid w:val="00963485"/>
    <w:rsid w:val="009634B5"/>
    <w:rsid w:val="009635F2"/>
    <w:rsid w:val="0096398A"/>
    <w:rsid w:val="009639CF"/>
    <w:rsid w:val="00964066"/>
    <w:rsid w:val="00964550"/>
    <w:rsid w:val="00964A0F"/>
    <w:rsid w:val="00964D13"/>
    <w:rsid w:val="00964FC6"/>
    <w:rsid w:val="009650C2"/>
    <w:rsid w:val="0096519D"/>
    <w:rsid w:val="009659C9"/>
    <w:rsid w:val="00965A44"/>
    <w:rsid w:val="00965C80"/>
    <w:rsid w:val="00965D53"/>
    <w:rsid w:val="0096604D"/>
    <w:rsid w:val="00966116"/>
    <w:rsid w:val="009661DD"/>
    <w:rsid w:val="0096639E"/>
    <w:rsid w:val="009664E7"/>
    <w:rsid w:val="00966CDD"/>
    <w:rsid w:val="00966F88"/>
    <w:rsid w:val="0096717A"/>
    <w:rsid w:val="009671DF"/>
    <w:rsid w:val="009676C4"/>
    <w:rsid w:val="009676F8"/>
    <w:rsid w:val="00967CD0"/>
    <w:rsid w:val="0097089D"/>
    <w:rsid w:val="009713D2"/>
    <w:rsid w:val="00971AD0"/>
    <w:rsid w:val="00971AF0"/>
    <w:rsid w:val="00972295"/>
    <w:rsid w:val="00972C35"/>
    <w:rsid w:val="00972E7E"/>
    <w:rsid w:val="00973278"/>
    <w:rsid w:val="00973A70"/>
    <w:rsid w:val="0097451E"/>
    <w:rsid w:val="00974747"/>
    <w:rsid w:val="009747E2"/>
    <w:rsid w:val="00974BCC"/>
    <w:rsid w:val="0097568E"/>
    <w:rsid w:val="00976237"/>
    <w:rsid w:val="0097625B"/>
    <w:rsid w:val="00976879"/>
    <w:rsid w:val="00976BAD"/>
    <w:rsid w:val="00976EEC"/>
    <w:rsid w:val="00976FB7"/>
    <w:rsid w:val="009772AC"/>
    <w:rsid w:val="009773EB"/>
    <w:rsid w:val="00980074"/>
    <w:rsid w:val="00980153"/>
    <w:rsid w:val="009803D6"/>
    <w:rsid w:val="00980B84"/>
    <w:rsid w:val="00980EC2"/>
    <w:rsid w:val="00980ECD"/>
    <w:rsid w:val="0098112D"/>
    <w:rsid w:val="009812F8"/>
    <w:rsid w:val="00981E5F"/>
    <w:rsid w:val="00982051"/>
    <w:rsid w:val="00982148"/>
    <w:rsid w:val="0098225C"/>
    <w:rsid w:val="0098244B"/>
    <w:rsid w:val="0098276E"/>
    <w:rsid w:val="00982C93"/>
    <w:rsid w:val="00982CF8"/>
    <w:rsid w:val="00982E03"/>
    <w:rsid w:val="0098334C"/>
    <w:rsid w:val="009833EF"/>
    <w:rsid w:val="00983477"/>
    <w:rsid w:val="0098404A"/>
    <w:rsid w:val="00984184"/>
    <w:rsid w:val="00984225"/>
    <w:rsid w:val="0098478A"/>
    <w:rsid w:val="009848EE"/>
    <w:rsid w:val="00984CFF"/>
    <w:rsid w:val="009852C6"/>
    <w:rsid w:val="00985356"/>
    <w:rsid w:val="009853D8"/>
    <w:rsid w:val="00985689"/>
    <w:rsid w:val="009857FB"/>
    <w:rsid w:val="00985E65"/>
    <w:rsid w:val="00985EFC"/>
    <w:rsid w:val="00985F4F"/>
    <w:rsid w:val="009870B6"/>
    <w:rsid w:val="00987261"/>
    <w:rsid w:val="0099012F"/>
    <w:rsid w:val="00990229"/>
    <w:rsid w:val="009902DD"/>
    <w:rsid w:val="00990511"/>
    <w:rsid w:val="0099073F"/>
    <w:rsid w:val="009907C7"/>
    <w:rsid w:val="009908B2"/>
    <w:rsid w:val="00990A72"/>
    <w:rsid w:val="0099128F"/>
    <w:rsid w:val="009916FE"/>
    <w:rsid w:val="009918F9"/>
    <w:rsid w:val="00991E37"/>
    <w:rsid w:val="009927E2"/>
    <w:rsid w:val="00992B9B"/>
    <w:rsid w:val="0099360A"/>
    <w:rsid w:val="0099367C"/>
    <w:rsid w:val="009936F6"/>
    <w:rsid w:val="00993A52"/>
    <w:rsid w:val="00993BA3"/>
    <w:rsid w:val="00993BD8"/>
    <w:rsid w:val="00993DA4"/>
    <w:rsid w:val="009942CF"/>
    <w:rsid w:val="00994452"/>
    <w:rsid w:val="00994FE2"/>
    <w:rsid w:val="00995280"/>
    <w:rsid w:val="009953AA"/>
    <w:rsid w:val="00995563"/>
    <w:rsid w:val="00995D8C"/>
    <w:rsid w:val="0099675F"/>
    <w:rsid w:val="00996765"/>
    <w:rsid w:val="00996841"/>
    <w:rsid w:val="0099687C"/>
    <w:rsid w:val="00996966"/>
    <w:rsid w:val="00996B94"/>
    <w:rsid w:val="00997CDF"/>
    <w:rsid w:val="00997CE3"/>
    <w:rsid w:val="00997D89"/>
    <w:rsid w:val="009A03FD"/>
    <w:rsid w:val="009A04A0"/>
    <w:rsid w:val="009A07FB"/>
    <w:rsid w:val="009A08B2"/>
    <w:rsid w:val="009A0DFE"/>
    <w:rsid w:val="009A10CA"/>
    <w:rsid w:val="009A11B2"/>
    <w:rsid w:val="009A1AD8"/>
    <w:rsid w:val="009A1F32"/>
    <w:rsid w:val="009A2375"/>
    <w:rsid w:val="009A2728"/>
    <w:rsid w:val="009A28AA"/>
    <w:rsid w:val="009A2EF1"/>
    <w:rsid w:val="009A3509"/>
    <w:rsid w:val="009A35B2"/>
    <w:rsid w:val="009A3E39"/>
    <w:rsid w:val="009A41C9"/>
    <w:rsid w:val="009A428E"/>
    <w:rsid w:val="009A4312"/>
    <w:rsid w:val="009A4705"/>
    <w:rsid w:val="009A490C"/>
    <w:rsid w:val="009A4A0A"/>
    <w:rsid w:val="009A4BE5"/>
    <w:rsid w:val="009A5763"/>
    <w:rsid w:val="009A5CA7"/>
    <w:rsid w:val="009A631C"/>
    <w:rsid w:val="009A6590"/>
    <w:rsid w:val="009A6FA3"/>
    <w:rsid w:val="009A701A"/>
    <w:rsid w:val="009A70FC"/>
    <w:rsid w:val="009A748C"/>
    <w:rsid w:val="009B02C3"/>
    <w:rsid w:val="009B089D"/>
    <w:rsid w:val="009B08DF"/>
    <w:rsid w:val="009B0C80"/>
    <w:rsid w:val="009B0EE2"/>
    <w:rsid w:val="009B147D"/>
    <w:rsid w:val="009B187F"/>
    <w:rsid w:val="009B18AA"/>
    <w:rsid w:val="009B18AD"/>
    <w:rsid w:val="009B1BEE"/>
    <w:rsid w:val="009B2090"/>
    <w:rsid w:val="009B2442"/>
    <w:rsid w:val="009B27BA"/>
    <w:rsid w:val="009B2920"/>
    <w:rsid w:val="009B2A0E"/>
    <w:rsid w:val="009B3118"/>
    <w:rsid w:val="009B32AD"/>
    <w:rsid w:val="009B3313"/>
    <w:rsid w:val="009B367F"/>
    <w:rsid w:val="009B3C33"/>
    <w:rsid w:val="009B3C5C"/>
    <w:rsid w:val="009B3EA9"/>
    <w:rsid w:val="009B4694"/>
    <w:rsid w:val="009B4B1C"/>
    <w:rsid w:val="009B5766"/>
    <w:rsid w:val="009B57CE"/>
    <w:rsid w:val="009B5D69"/>
    <w:rsid w:val="009B713B"/>
    <w:rsid w:val="009B7228"/>
    <w:rsid w:val="009B72A0"/>
    <w:rsid w:val="009B739A"/>
    <w:rsid w:val="009B75B2"/>
    <w:rsid w:val="009B7B3C"/>
    <w:rsid w:val="009B7C42"/>
    <w:rsid w:val="009B7C66"/>
    <w:rsid w:val="009B7D08"/>
    <w:rsid w:val="009B7D1B"/>
    <w:rsid w:val="009B7D51"/>
    <w:rsid w:val="009C0712"/>
    <w:rsid w:val="009C082B"/>
    <w:rsid w:val="009C0A1F"/>
    <w:rsid w:val="009C0C5A"/>
    <w:rsid w:val="009C0CFB"/>
    <w:rsid w:val="009C102D"/>
    <w:rsid w:val="009C1262"/>
    <w:rsid w:val="009C169D"/>
    <w:rsid w:val="009C16CB"/>
    <w:rsid w:val="009C17AC"/>
    <w:rsid w:val="009C188E"/>
    <w:rsid w:val="009C19D8"/>
    <w:rsid w:val="009C1B2C"/>
    <w:rsid w:val="009C1BEC"/>
    <w:rsid w:val="009C1F47"/>
    <w:rsid w:val="009C2A25"/>
    <w:rsid w:val="009C3003"/>
    <w:rsid w:val="009C33AB"/>
    <w:rsid w:val="009C3F19"/>
    <w:rsid w:val="009C45E3"/>
    <w:rsid w:val="009C490E"/>
    <w:rsid w:val="009C4A4D"/>
    <w:rsid w:val="009C4BD5"/>
    <w:rsid w:val="009C5063"/>
    <w:rsid w:val="009C556C"/>
    <w:rsid w:val="009C5575"/>
    <w:rsid w:val="009C6100"/>
    <w:rsid w:val="009C6891"/>
    <w:rsid w:val="009C6913"/>
    <w:rsid w:val="009C6C7B"/>
    <w:rsid w:val="009C6DC6"/>
    <w:rsid w:val="009C717F"/>
    <w:rsid w:val="009C724D"/>
    <w:rsid w:val="009C79C2"/>
    <w:rsid w:val="009C7E07"/>
    <w:rsid w:val="009D0011"/>
    <w:rsid w:val="009D0513"/>
    <w:rsid w:val="009D082B"/>
    <w:rsid w:val="009D0852"/>
    <w:rsid w:val="009D08FE"/>
    <w:rsid w:val="009D115D"/>
    <w:rsid w:val="009D20BF"/>
    <w:rsid w:val="009D228B"/>
    <w:rsid w:val="009D2AD2"/>
    <w:rsid w:val="009D384B"/>
    <w:rsid w:val="009D39E3"/>
    <w:rsid w:val="009D3BCE"/>
    <w:rsid w:val="009D451F"/>
    <w:rsid w:val="009D48DE"/>
    <w:rsid w:val="009D4923"/>
    <w:rsid w:val="009D4EC6"/>
    <w:rsid w:val="009D5C91"/>
    <w:rsid w:val="009D5CD3"/>
    <w:rsid w:val="009D5D35"/>
    <w:rsid w:val="009D61E8"/>
    <w:rsid w:val="009D6BDA"/>
    <w:rsid w:val="009D6DF1"/>
    <w:rsid w:val="009D6DFE"/>
    <w:rsid w:val="009D711D"/>
    <w:rsid w:val="009D7383"/>
    <w:rsid w:val="009D759B"/>
    <w:rsid w:val="009E002D"/>
    <w:rsid w:val="009E0062"/>
    <w:rsid w:val="009E0387"/>
    <w:rsid w:val="009E03E3"/>
    <w:rsid w:val="009E0844"/>
    <w:rsid w:val="009E10D1"/>
    <w:rsid w:val="009E13BE"/>
    <w:rsid w:val="009E1698"/>
    <w:rsid w:val="009E1B29"/>
    <w:rsid w:val="009E1BD6"/>
    <w:rsid w:val="009E216D"/>
    <w:rsid w:val="009E23FE"/>
    <w:rsid w:val="009E2BC8"/>
    <w:rsid w:val="009E3C56"/>
    <w:rsid w:val="009E3D71"/>
    <w:rsid w:val="009E46F1"/>
    <w:rsid w:val="009E4AF8"/>
    <w:rsid w:val="009E4B0D"/>
    <w:rsid w:val="009E58DE"/>
    <w:rsid w:val="009E5B92"/>
    <w:rsid w:val="009E671D"/>
    <w:rsid w:val="009E69FF"/>
    <w:rsid w:val="009E6CCD"/>
    <w:rsid w:val="009E6D9C"/>
    <w:rsid w:val="009E6F13"/>
    <w:rsid w:val="009E6F23"/>
    <w:rsid w:val="009E7780"/>
    <w:rsid w:val="009E7E74"/>
    <w:rsid w:val="009F040B"/>
    <w:rsid w:val="009F059B"/>
    <w:rsid w:val="009F0CC7"/>
    <w:rsid w:val="009F17FD"/>
    <w:rsid w:val="009F186D"/>
    <w:rsid w:val="009F1AE1"/>
    <w:rsid w:val="009F22CA"/>
    <w:rsid w:val="009F2AF9"/>
    <w:rsid w:val="009F2BB0"/>
    <w:rsid w:val="009F2C84"/>
    <w:rsid w:val="009F3175"/>
    <w:rsid w:val="009F31A7"/>
    <w:rsid w:val="009F3412"/>
    <w:rsid w:val="009F388D"/>
    <w:rsid w:val="009F3A09"/>
    <w:rsid w:val="009F3A31"/>
    <w:rsid w:val="009F4188"/>
    <w:rsid w:val="009F424C"/>
    <w:rsid w:val="009F4511"/>
    <w:rsid w:val="009F46C5"/>
    <w:rsid w:val="009F50F2"/>
    <w:rsid w:val="009F52D1"/>
    <w:rsid w:val="009F5A4A"/>
    <w:rsid w:val="009F6044"/>
    <w:rsid w:val="009F6384"/>
    <w:rsid w:val="009F638E"/>
    <w:rsid w:val="009F63A8"/>
    <w:rsid w:val="009F7553"/>
    <w:rsid w:val="009F77D7"/>
    <w:rsid w:val="009F7BA0"/>
    <w:rsid w:val="009F7F9B"/>
    <w:rsid w:val="00A00C3E"/>
    <w:rsid w:val="00A010C1"/>
    <w:rsid w:val="00A0153F"/>
    <w:rsid w:val="00A019F7"/>
    <w:rsid w:val="00A01D19"/>
    <w:rsid w:val="00A02470"/>
    <w:rsid w:val="00A02517"/>
    <w:rsid w:val="00A02644"/>
    <w:rsid w:val="00A02762"/>
    <w:rsid w:val="00A0310B"/>
    <w:rsid w:val="00A03943"/>
    <w:rsid w:val="00A03965"/>
    <w:rsid w:val="00A03CFF"/>
    <w:rsid w:val="00A040DF"/>
    <w:rsid w:val="00A04F3F"/>
    <w:rsid w:val="00A050E6"/>
    <w:rsid w:val="00A0530A"/>
    <w:rsid w:val="00A056A3"/>
    <w:rsid w:val="00A056EF"/>
    <w:rsid w:val="00A05971"/>
    <w:rsid w:val="00A05C84"/>
    <w:rsid w:val="00A06787"/>
    <w:rsid w:val="00A06E40"/>
    <w:rsid w:val="00A06F7B"/>
    <w:rsid w:val="00A074DC"/>
    <w:rsid w:val="00A07640"/>
    <w:rsid w:val="00A07676"/>
    <w:rsid w:val="00A10085"/>
    <w:rsid w:val="00A102CD"/>
    <w:rsid w:val="00A103EA"/>
    <w:rsid w:val="00A10866"/>
    <w:rsid w:val="00A1167A"/>
    <w:rsid w:val="00A11845"/>
    <w:rsid w:val="00A11851"/>
    <w:rsid w:val="00A11C5C"/>
    <w:rsid w:val="00A11CA7"/>
    <w:rsid w:val="00A12438"/>
    <w:rsid w:val="00A12985"/>
    <w:rsid w:val="00A13050"/>
    <w:rsid w:val="00A1326E"/>
    <w:rsid w:val="00A14205"/>
    <w:rsid w:val="00A14314"/>
    <w:rsid w:val="00A149C5"/>
    <w:rsid w:val="00A1556A"/>
    <w:rsid w:val="00A155CB"/>
    <w:rsid w:val="00A15718"/>
    <w:rsid w:val="00A158A2"/>
    <w:rsid w:val="00A15B9C"/>
    <w:rsid w:val="00A15D12"/>
    <w:rsid w:val="00A16127"/>
    <w:rsid w:val="00A16163"/>
    <w:rsid w:val="00A16184"/>
    <w:rsid w:val="00A162E0"/>
    <w:rsid w:val="00A1641A"/>
    <w:rsid w:val="00A168AB"/>
    <w:rsid w:val="00A16DF9"/>
    <w:rsid w:val="00A17462"/>
    <w:rsid w:val="00A178CC"/>
    <w:rsid w:val="00A17F97"/>
    <w:rsid w:val="00A20B8C"/>
    <w:rsid w:val="00A20BDB"/>
    <w:rsid w:val="00A21445"/>
    <w:rsid w:val="00A21524"/>
    <w:rsid w:val="00A2153B"/>
    <w:rsid w:val="00A2158C"/>
    <w:rsid w:val="00A217BC"/>
    <w:rsid w:val="00A21889"/>
    <w:rsid w:val="00A2194F"/>
    <w:rsid w:val="00A21992"/>
    <w:rsid w:val="00A21BB8"/>
    <w:rsid w:val="00A21BE5"/>
    <w:rsid w:val="00A21CC0"/>
    <w:rsid w:val="00A21DF6"/>
    <w:rsid w:val="00A2222B"/>
    <w:rsid w:val="00A226C7"/>
    <w:rsid w:val="00A22B35"/>
    <w:rsid w:val="00A22D92"/>
    <w:rsid w:val="00A22DC4"/>
    <w:rsid w:val="00A23179"/>
    <w:rsid w:val="00A23278"/>
    <w:rsid w:val="00A23448"/>
    <w:rsid w:val="00A235FF"/>
    <w:rsid w:val="00A23ECA"/>
    <w:rsid w:val="00A23F46"/>
    <w:rsid w:val="00A24105"/>
    <w:rsid w:val="00A2411E"/>
    <w:rsid w:val="00A24296"/>
    <w:rsid w:val="00A243B7"/>
    <w:rsid w:val="00A24D57"/>
    <w:rsid w:val="00A24F57"/>
    <w:rsid w:val="00A251AB"/>
    <w:rsid w:val="00A2526E"/>
    <w:rsid w:val="00A25355"/>
    <w:rsid w:val="00A25629"/>
    <w:rsid w:val="00A2563B"/>
    <w:rsid w:val="00A259F6"/>
    <w:rsid w:val="00A25C75"/>
    <w:rsid w:val="00A25D51"/>
    <w:rsid w:val="00A26A23"/>
    <w:rsid w:val="00A26C3A"/>
    <w:rsid w:val="00A26D9B"/>
    <w:rsid w:val="00A27173"/>
    <w:rsid w:val="00A2724D"/>
    <w:rsid w:val="00A277B2"/>
    <w:rsid w:val="00A2798D"/>
    <w:rsid w:val="00A27B23"/>
    <w:rsid w:val="00A30238"/>
    <w:rsid w:val="00A30F5F"/>
    <w:rsid w:val="00A30F83"/>
    <w:rsid w:val="00A31056"/>
    <w:rsid w:val="00A3107F"/>
    <w:rsid w:val="00A31642"/>
    <w:rsid w:val="00A31DAA"/>
    <w:rsid w:val="00A3253B"/>
    <w:rsid w:val="00A32E9D"/>
    <w:rsid w:val="00A32FDD"/>
    <w:rsid w:val="00A33142"/>
    <w:rsid w:val="00A332A8"/>
    <w:rsid w:val="00A339BA"/>
    <w:rsid w:val="00A33CCD"/>
    <w:rsid w:val="00A340A0"/>
    <w:rsid w:val="00A341F9"/>
    <w:rsid w:val="00A34232"/>
    <w:rsid w:val="00A345D4"/>
    <w:rsid w:val="00A3477C"/>
    <w:rsid w:val="00A349D3"/>
    <w:rsid w:val="00A34A04"/>
    <w:rsid w:val="00A34A8D"/>
    <w:rsid w:val="00A34BFD"/>
    <w:rsid w:val="00A3503E"/>
    <w:rsid w:val="00A357EB"/>
    <w:rsid w:val="00A3590B"/>
    <w:rsid w:val="00A35D5B"/>
    <w:rsid w:val="00A367F8"/>
    <w:rsid w:val="00A369F0"/>
    <w:rsid w:val="00A36A60"/>
    <w:rsid w:val="00A36E02"/>
    <w:rsid w:val="00A36E74"/>
    <w:rsid w:val="00A37039"/>
    <w:rsid w:val="00A37535"/>
    <w:rsid w:val="00A37956"/>
    <w:rsid w:val="00A37E5F"/>
    <w:rsid w:val="00A403AC"/>
    <w:rsid w:val="00A40652"/>
    <w:rsid w:val="00A40ECF"/>
    <w:rsid w:val="00A4198B"/>
    <w:rsid w:val="00A41A24"/>
    <w:rsid w:val="00A41A47"/>
    <w:rsid w:val="00A41C82"/>
    <w:rsid w:val="00A41CD0"/>
    <w:rsid w:val="00A41D0B"/>
    <w:rsid w:val="00A41D9F"/>
    <w:rsid w:val="00A420E4"/>
    <w:rsid w:val="00A4250B"/>
    <w:rsid w:val="00A42E9C"/>
    <w:rsid w:val="00A4306D"/>
    <w:rsid w:val="00A43398"/>
    <w:rsid w:val="00A4363A"/>
    <w:rsid w:val="00A43A19"/>
    <w:rsid w:val="00A43E17"/>
    <w:rsid w:val="00A4409F"/>
    <w:rsid w:val="00A443B3"/>
    <w:rsid w:val="00A4484A"/>
    <w:rsid w:val="00A44FF4"/>
    <w:rsid w:val="00A452CF"/>
    <w:rsid w:val="00A4576F"/>
    <w:rsid w:val="00A45907"/>
    <w:rsid w:val="00A45AD7"/>
    <w:rsid w:val="00A45D7B"/>
    <w:rsid w:val="00A46140"/>
    <w:rsid w:val="00A461B9"/>
    <w:rsid w:val="00A46469"/>
    <w:rsid w:val="00A46D97"/>
    <w:rsid w:val="00A46FF2"/>
    <w:rsid w:val="00A47002"/>
    <w:rsid w:val="00A47049"/>
    <w:rsid w:val="00A4727E"/>
    <w:rsid w:val="00A472FA"/>
    <w:rsid w:val="00A47875"/>
    <w:rsid w:val="00A47D54"/>
    <w:rsid w:val="00A50A24"/>
    <w:rsid w:val="00A513E0"/>
    <w:rsid w:val="00A5162B"/>
    <w:rsid w:val="00A517D1"/>
    <w:rsid w:val="00A5205E"/>
    <w:rsid w:val="00A522BC"/>
    <w:rsid w:val="00A524C8"/>
    <w:rsid w:val="00A52668"/>
    <w:rsid w:val="00A52AD4"/>
    <w:rsid w:val="00A52E1F"/>
    <w:rsid w:val="00A53140"/>
    <w:rsid w:val="00A537B5"/>
    <w:rsid w:val="00A538FC"/>
    <w:rsid w:val="00A53AE6"/>
    <w:rsid w:val="00A53D04"/>
    <w:rsid w:val="00A5418B"/>
    <w:rsid w:val="00A5432F"/>
    <w:rsid w:val="00A5467F"/>
    <w:rsid w:val="00A54752"/>
    <w:rsid w:val="00A54BF2"/>
    <w:rsid w:val="00A54D70"/>
    <w:rsid w:val="00A54E2B"/>
    <w:rsid w:val="00A55009"/>
    <w:rsid w:val="00A55321"/>
    <w:rsid w:val="00A553E7"/>
    <w:rsid w:val="00A557D5"/>
    <w:rsid w:val="00A5609B"/>
    <w:rsid w:val="00A565D7"/>
    <w:rsid w:val="00A566F2"/>
    <w:rsid w:val="00A56E86"/>
    <w:rsid w:val="00A57636"/>
    <w:rsid w:val="00A57B9B"/>
    <w:rsid w:val="00A60519"/>
    <w:rsid w:val="00A60748"/>
    <w:rsid w:val="00A6094E"/>
    <w:rsid w:val="00A6095C"/>
    <w:rsid w:val="00A60F49"/>
    <w:rsid w:val="00A610BC"/>
    <w:rsid w:val="00A612F3"/>
    <w:rsid w:val="00A615FB"/>
    <w:rsid w:val="00A617C5"/>
    <w:rsid w:val="00A617DC"/>
    <w:rsid w:val="00A617ED"/>
    <w:rsid w:val="00A618E7"/>
    <w:rsid w:val="00A620DD"/>
    <w:rsid w:val="00A622B8"/>
    <w:rsid w:val="00A623CD"/>
    <w:rsid w:val="00A6252C"/>
    <w:rsid w:val="00A6278C"/>
    <w:rsid w:val="00A62A20"/>
    <w:rsid w:val="00A62DA4"/>
    <w:rsid w:val="00A6324C"/>
    <w:rsid w:val="00A63314"/>
    <w:rsid w:val="00A6380D"/>
    <w:rsid w:val="00A64225"/>
    <w:rsid w:val="00A64624"/>
    <w:rsid w:val="00A64637"/>
    <w:rsid w:val="00A64AE2"/>
    <w:rsid w:val="00A64B52"/>
    <w:rsid w:val="00A64D55"/>
    <w:rsid w:val="00A65533"/>
    <w:rsid w:val="00A6569E"/>
    <w:rsid w:val="00A65826"/>
    <w:rsid w:val="00A65CA7"/>
    <w:rsid w:val="00A65E09"/>
    <w:rsid w:val="00A66D61"/>
    <w:rsid w:val="00A66F47"/>
    <w:rsid w:val="00A670DF"/>
    <w:rsid w:val="00A672F7"/>
    <w:rsid w:val="00A67DFD"/>
    <w:rsid w:val="00A67E8F"/>
    <w:rsid w:val="00A67FF4"/>
    <w:rsid w:val="00A705A0"/>
    <w:rsid w:val="00A708E2"/>
    <w:rsid w:val="00A71147"/>
    <w:rsid w:val="00A711DC"/>
    <w:rsid w:val="00A71702"/>
    <w:rsid w:val="00A71A7F"/>
    <w:rsid w:val="00A71B48"/>
    <w:rsid w:val="00A720C2"/>
    <w:rsid w:val="00A72137"/>
    <w:rsid w:val="00A72A7A"/>
    <w:rsid w:val="00A72D4B"/>
    <w:rsid w:val="00A7349B"/>
    <w:rsid w:val="00A73872"/>
    <w:rsid w:val="00A73C50"/>
    <w:rsid w:val="00A74213"/>
    <w:rsid w:val="00A74522"/>
    <w:rsid w:val="00A752D2"/>
    <w:rsid w:val="00A75483"/>
    <w:rsid w:val="00A75A76"/>
    <w:rsid w:val="00A75E2D"/>
    <w:rsid w:val="00A76CE7"/>
    <w:rsid w:val="00A77050"/>
    <w:rsid w:val="00A770D8"/>
    <w:rsid w:val="00A77172"/>
    <w:rsid w:val="00A772FA"/>
    <w:rsid w:val="00A7785C"/>
    <w:rsid w:val="00A77E06"/>
    <w:rsid w:val="00A80047"/>
    <w:rsid w:val="00A80238"/>
    <w:rsid w:val="00A805E6"/>
    <w:rsid w:val="00A80A40"/>
    <w:rsid w:val="00A80C24"/>
    <w:rsid w:val="00A80E79"/>
    <w:rsid w:val="00A811FF"/>
    <w:rsid w:val="00A813EB"/>
    <w:rsid w:val="00A81808"/>
    <w:rsid w:val="00A82374"/>
    <w:rsid w:val="00A82B87"/>
    <w:rsid w:val="00A82F1E"/>
    <w:rsid w:val="00A834B3"/>
    <w:rsid w:val="00A835BE"/>
    <w:rsid w:val="00A837E4"/>
    <w:rsid w:val="00A83DDF"/>
    <w:rsid w:val="00A83F8E"/>
    <w:rsid w:val="00A84302"/>
    <w:rsid w:val="00A8499B"/>
    <w:rsid w:val="00A849B5"/>
    <w:rsid w:val="00A84BCF"/>
    <w:rsid w:val="00A84E4E"/>
    <w:rsid w:val="00A84F67"/>
    <w:rsid w:val="00A85121"/>
    <w:rsid w:val="00A85FB2"/>
    <w:rsid w:val="00A8618D"/>
    <w:rsid w:val="00A8677B"/>
    <w:rsid w:val="00A877F7"/>
    <w:rsid w:val="00A87816"/>
    <w:rsid w:val="00A87935"/>
    <w:rsid w:val="00A87D36"/>
    <w:rsid w:val="00A87DA2"/>
    <w:rsid w:val="00A87FA2"/>
    <w:rsid w:val="00A90143"/>
    <w:rsid w:val="00A9032F"/>
    <w:rsid w:val="00A90955"/>
    <w:rsid w:val="00A9096D"/>
    <w:rsid w:val="00A90AA3"/>
    <w:rsid w:val="00A9136F"/>
    <w:rsid w:val="00A918A5"/>
    <w:rsid w:val="00A9255B"/>
    <w:rsid w:val="00A925CF"/>
    <w:rsid w:val="00A93111"/>
    <w:rsid w:val="00A93590"/>
    <w:rsid w:val="00A93C31"/>
    <w:rsid w:val="00A93C33"/>
    <w:rsid w:val="00A949F9"/>
    <w:rsid w:val="00A958C0"/>
    <w:rsid w:val="00A95D4B"/>
    <w:rsid w:val="00A961E0"/>
    <w:rsid w:val="00A9625C"/>
    <w:rsid w:val="00A9682D"/>
    <w:rsid w:val="00A968E1"/>
    <w:rsid w:val="00A969F8"/>
    <w:rsid w:val="00A96D46"/>
    <w:rsid w:val="00A96EE5"/>
    <w:rsid w:val="00A9732A"/>
    <w:rsid w:val="00A9798A"/>
    <w:rsid w:val="00A97AF2"/>
    <w:rsid w:val="00A97BAD"/>
    <w:rsid w:val="00A97E21"/>
    <w:rsid w:val="00AA03E5"/>
    <w:rsid w:val="00AA0503"/>
    <w:rsid w:val="00AA053F"/>
    <w:rsid w:val="00AA0555"/>
    <w:rsid w:val="00AA062E"/>
    <w:rsid w:val="00AA0990"/>
    <w:rsid w:val="00AA0B7F"/>
    <w:rsid w:val="00AA0BDD"/>
    <w:rsid w:val="00AA11D7"/>
    <w:rsid w:val="00AA1356"/>
    <w:rsid w:val="00AA19C1"/>
    <w:rsid w:val="00AA1AAD"/>
    <w:rsid w:val="00AA1BDA"/>
    <w:rsid w:val="00AA1FC3"/>
    <w:rsid w:val="00AA26C6"/>
    <w:rsid w:val="00AA2886"/>
    <w:rsid w:val="00AA2BD8"/>
    <w:rsid w:val="00AA2E99"/>
    <w:rsid w:val="00AA3709"/>
    <w:rsid w:val="00AA38F9"/>
    <w:rsid w:val="00AA3AE1"/>
    <w:rsid w:val="00AA3CB6"/>
    <w:rsid w:val="00AA3DDB"/>
    <w:rsid w:val="00AA41B5"/>
    <w:rsid w:val="00AA422A"/>
    <w:rsid w:val="00AA42FF"/>
    <w:rsid w:val="00AA4568"/>
    <w:rsid w:val="00AA462D"/>
    <w:rsid w:val="00AA47EC"/>
    <w:rsid w:val="00AA4AD0"/>
    <w:rsid w:val="00AA4AE4"/>
    <w:rsid w:val="00AA4DA3"/>
    <w:rsid w:val="00AA5041"/>
    <w:rsid w:val="00AA56C5"/>
    <w:rsid w:val="00AA586B"/>
    <w:rsid w:val="00AA5EEF"/>
    <w:rsid w:val="00AA5FD2"/>
    <w:rsid w:val="00AA603D"/>
    <w:rsid w:val="00AA642F"/>
    <w:rsid w:val="00AA69C6"/>
    <w:rsid w:val="00AA6AF0"/>
    <w:rsid w:val="00AA7036"/>
    <w:rsid w:val="00AA723E"/>
    <w:rsid w:val="00AB0350"/>
    <w:rsid w:val="00AB052D"/>
    <w:rsid w:val="00AB07AC"/>
    <w:rsid w:val="00AB07CE"/>
    <w:rsid w:val="00AB1A7E"/>
    <w:rsid w:val="00AB22B3"/>
    <w:rsid w:val="00AB2460"/>
    <w:rsid w:val="00AB2B53"/>
    <w:rsid w:val="00AB2C41"/>
    <w:rsid w:val="00AB2C56"/>
    <w:rsid w:val="00AB2D59"/>
    <w:rsid w:val="00AB2E32"/>
    <w:rsid w:val="00AB308B"/>
    <w:rsid w:val="00AB3108"/>
    <w:rsid w:val="00AB3820"/>
    <w:rsid w:val="00AB39ED"/>
    <w:rsid w:val="00AB4071"/>
    <w:rsid w:val="00AB4354"/>
    <w:rsid w:val="00AB458F"/>
    <w:rsid w:val="00AB4897"/>
    <w:rsid w:val="00AB4A40"/>
    <w:rsid w:val="00AB5144"/>
    <w:rsid w:val="00AB546C"/>
    <w:rsid w:val="00AB58A8"/>
    <w:rsid w:val="00AB590A"/>
    <w:rsid w:val="00AB5A2C"/>
    <w:rsid w:val="00AB615A"/>
    <w:rsid w:val="00AB698C"/>
    <w:rsid w:val="00AB6D26"/>
    <w:rsid w:val="00AB7A32"/>
    <w:rsid w:val="00AB7C21"/>
    <w:rsid w:val="00AB7C65"/>
    <w:rsid w:val="00AB7D2C"/>
    <w:rsid w:val="00AB7ECA"/>
    <w:rsid w:val="00AC0D88"/>
    <w:rsid w:val="00AC14FD"/>
    <w:rsid w:val="00AC151C"/>
    <w:rsid w:val="00AC1738"/>
    <w:rsid w:val="00AC223C"/>
    <w:rsid w:val="00AC264B"/>
    <w:rsid w:val="00AC26DD"/>
    <w:rsid w:val="00AC2D40"/>
    <w:rsid w:val="00AC3403"/>
    <w:rsid w:val="00AC35DF"/>
    <w:rsid w:val="00AC372B"/>
    <w:rsid w:val="00AC3C1E"/>
    <w:rsid w:val="00AC3C3D"/>
    <w:rsid w:val="00AC3E34"/>
    <w:rsid w:val="00AC4B55"/>
    <w:rsid w:val="00AC4D36"/>
    <w:rsid w:val="00AC4FFD"/>
    <w:rsid w:val="00AC53D5"/>
    <w:rsid w:val="00AC574D"/>
    <w:rsid w:val="00AC5DFD"/>
    <w:rsid w:val="00AC661F"/>
    <w:rsid w:val="00AC6AD7"/>
    <w:rsid w:val="00AC6B8B"/>
    <w:rsid w:val="00AC6EA7"/>
    <w:rsid w:val="00AC6F64"/>
    <w:rsid w:val="00AC71D8"/>
    <w:rsid w:val="00AC723D"/>
    <w:rsid w:val="00AC72EA"/>
    <w:rsid w:val="00AC7A92"/>
    <w:rsid w:val="00AC7AF4"/>
    <w:rsid w:val="00AC7D50"/>
    <w:rsid w:val="00AC7DF3"/>
    <w:rsid w:val="00AC7EC6"/>
    <w:rsid w:val="00AD01BE"/>
    <w:rsid w:val="00AD01C4"/>
    <w:rsid w:val="00AD0462"/>
    <w:rsid w:val="00AD0C6E"/>
    <w:rsid w:val="00AD1435"/>
    <w:rsid w:val="00AD1977"/>
    <w:rsid w:val="00AD1D57"/>
    <w:rsid w:val="00AD2199"/>
    <w:rsid w:val="00AD2248"/>
    <w:rsid w:val="00AD22DE"/>
    <w:rsid w:val="00AD25FC"/>
    <w:rsid w:val="00AD2C44"/>
    <w:rsid w:val="00AD2C93"/>
    <w:rsid w:val="00AD2D6D"/>
    <w:rsid w:val="00AD36BC"/>
    <w:rsid w:val="00AD3794"/>
    <w:rsid w:val="00AD3A46"/>
    <w:rsid w:val="00AD4AB2"/>
    <w:rsid w:val="00AD5104"/>
    <w:rsid w:val="00AD52DD"/>
    <w:rsid w:val="00AD532B"/>
    <w:rsid w:val="00AD5500"/>
    <w:rsid w:val="00AD5AD7"/>
    <w:rsid w:val="00AD5DEF"/>
    <w:rsid w:val="00AD6416"/>
    <w:rsid w:val="00AD6682"/>
    <w:rsid w:val="00AD6767"/>
    <w:rsid w:val="00AD67E7"/>
    <w:rsid w:val="00AD6FA0"/>
    <w:rsid w:val="00AD7094"/>
    <w:rsid w:val="00AD78A0"/>
    <w:rsid w:val="00AD7C08"/>
    <w:rsid w:val="00AD7DB5"/>
    <w:rsid w:val="00AD7DBE"/>
    <w:rsid w:val="00AE0106"/>
    <w:rsid w:val="00AE0495"/>
    <w:rsid w:val="00AE071F"/>
    <w:rsid w:val="00AE087D"/>
    <w:rsid w:val="00AE1937"/>
    <w:rsid w:val="00AE1E11"/>
    <w:rsid w:val="00AE2418"/>
    <w:rsid w:val="00AE28AE"/>
    <w:rsid w:val="00AE291A"/>
    <w:rsid w:val="00AE2DC5"/>
    <w:rsid w:val="00AE3576"/>
    <w:rsid w:val="00AE36A7"/>
    <w:rsid w:val="00AE3950"/>
    <w:rsid w:val="00AE3D95"/>
    <w:rsid w:val="00AE3EB7"/>
    <w:rsid w:val="00AE4977"/>
    <w:rsid w:val="00AE4C5B"/>
    <w:rsid w:val="00AE4E66"/>
    <w:rsid w:val="00AE4FC5"/>
    <w:rsid w:val="00AE5193"/>
    <w:rsid w:val="00AE5337"/>
    <w:rsid w:val="00AE54BF"/>
    <w:rsid w:val="00AE5A8D"/>
    <w:rsid w:val="00AE61A9"/>
    <w:rsid w:val="00AE62F1"/>
    <w:rsid w:val="00AE634E"/>
    <w:rsid w:val="00AE68D1"/>
    <w:rsid w:val="00AE7531"/>
    <w:rsid w:val="00AE78AD"/>
    <w:rsid w:val="00AE7A8E"/>
    <w:rsid w:val="00AE7AD2"/>
    <w:rsid w:val="00AE7E55"/>
    <w:rsid w:val="00AF023F"/>
    <w:rsid w:val="00AF0299"/>
    <w:rsid w:val="00AF04B6"/>
    <w:rsid w:val="00AF0635"/>
    <w:rsid w:val="00AF0A34"/>
    <w:rsid w:val="00AF0A62"/>
    <w:rsid w:val="00AF0B37"/>
    <w:rsid w:val="00AF10F0"/>
    <w:rsid w:val="00AF1109"/>
    <w:rsid w:val="00AF12D1"/>
    <w:rsid w:val="00AF132B"/>
    <w:rsid w:val="00AF13A5"/>
    <w:rsid w:val="00AF140C"/>
    <w:rsid w:val="00AF143F"/>
    <w:rsid w:val="00AF164E"/>
    <w:rsid w:val="00AF1841"/>
    <w:rsid w:val="00AF1CBE"/>
    <w:rsid w:val="00AF25AB"/>
    <w:rsid w:val="00AF276C"/>
    <w:rsid w:val="00AF2C1E"/>
    <w:rsid w:val="00AF2E0C"/>
    <w:rsid w:val="00AF2F7D"/>
    <w:rsid w:val="00AF316C"/>
    <w:rsid w:val="00AF3510"/>
    <w:rsid w:val="00AF3598"/>
    <w:rsid w:val="00AF35AE"/>
    <w:rsid w:val="00AF36A8"/>
    <w:rsid w:val="00AF36F6"/>
    <w:rsid w:val="00AF380B"/>
    <w:rsid w:val="00AF38A3"/>
    <w:rsid w:val="00AF391D"/>
    <w:rsid w:val="00AF3A9E"/>
    <w:rsid w:val="00AF3AB1"/>
    <w:rsid w:val="00AF3BE7"/>
    <w:rsid w:val="00AF3D66"/>
    <w:rsid w:val="00AF3DD0"/>
    <w:rsid w:val="00AF404C"/>
    <w:rsid w:val="00AF41BB"/>
    <w:rsid w:val="00AF46B5"/>
    <w:rsid w:val="00AF48D0"/>
    <w:rsid w:val="00AF4BB7"/>
    <w:rsid w:val="00AF4CB1"/>
    <w:rsid w:val="00AF4F1E"/>
    <w:rsid w:val="00AF526B"/>
    <w:rsid w:val="00AF5567"/>
    <w:rsid w:val="00AF5931"/>
    <w:rsid w:val="00AF5C01"/>
    <w:rsid w:val="00AF5D74"/>
    <w:rsid w:val="00AF5DC3"/>
    <w:rsid w:val="00AF6498"/>
    <w:rsid w:val="00AF656F"/>
    <w:rsid w:val="00AF69BE"/>
    <w:rsid w:val="00AF6A18"/>
    <w:rsid w:val="00AF6D1D"/>
    <w:rsid w:val="00AF7373"/>
    <w:rsid w:val="00AF7559"/>
    <w:rsid w:val="00AF75FC"/>
    <w:rsid w:val="00AF7D68"/>
    <w:rsid w:val="00AF7DED"/>
    <w:rsid w:val="00AF7F5D"/>
    <w:rsid w:val="00B00074"/>
    <w:rsid w:val="00B0033A"/>
    <w:rsid w:val="00B00B86"/>
    <w:rsid w:val="00B00F04"/>
    <w:rsid w:val="00B012D7"/>
    <w:rsid w:val="00B01436"/>
    <w:rsid w:val="00B018F2"/>
    <w:rsid w:val="00B01C8E"/>
    <w:rsid w:val="00B0229F"/>
    <w:rsid w:val="00B0231B"/>
    <w:rsid w:val="00B0241A"/>
    <w:rsid w:val="00B027DB"/>
    <w:rsid w:val="00B02AEF"/>
    <w:rsid w:val="00B02AFC"/>
    <w:rsid w:val="00B02D48"/>
    <w:rsid w:val="00B02E5F"/>
    <w:rsid w:val="00B03574"/>
    <w:rsid w:val="00B0390A"/>
    <w:rsid w:val="00B03A0E"/>
    <w:rsid w:val="00B03F7D"/>
    <w:rsid w:val="00B04235"/>
    <w:rsid w:val="00B0424C"/>
    <w:rsid w:val="00B047B0"/>
    <w:rsid w:val="00B04AAB"/>
    <w:rsid w:val="00B04B82"/>
    <w:rsid w:val="00B04D84"/>
    <w:rsid w:val="00B06145"/>
    <w:rsid w:val="00B066FD"/>
    <w:rsid w:val="00B0737F"/>
    <w:rsid w:val="00B0780E"/>
    <w:rsid w:val="00B0799A"/>
    <w:rsid w:val="00B07B99"/>
    <w:rsid w:val="00B07DD9"/>
    <w:rsid w:val="00B10134"/>
    <w:rsid w:val="00B101D9"/>
    <w:rsid w:val="00B106DC"/>
    <w:rsid w:val="00B10A52"/>
    <w:rsid w:val="00B10DBB"/>
    <w:rsid w:val="00B10DFD"/>
    <w:rsid w:val="00B11231"/>
    <w:rsid w:val="00B1179F"/>
    <w:rsid w:val="00B1180C"/>
    <w:rsid w:val="00B119FF"/>
    <w:rsid w:val="00B12A70"/>
    <w:rsid w:val="00B130EE"/>
    <w:rsid w:val="00B136E5"/>
    <w:rsid w:val="00B13E64"/>
    <w:rsid w:val="00B14004"/>
    <w:rsid w:val="00B146C7"/>
    <w:rsid w:val="00B147AA"/>
    <w:rsid w:val="00B14BE7"/>
    <w:rsid w:val="00B15375"/>
    <w:rsid w:val="00B158E4"/>
    <w:rsid w:val="00B15A2B"/>
    <w:rsid w:val="00B15D28"/>
    <w:rsid w:val="00B16091"/>
    <w:rsid w:val="00B1660E"/>
    <w:rsid w:val="00B16669"/>
    <w:rsid w:val="00B166E8"/>
    <w:rsid w:val="00B16994"/>
    <w:rsid w:val="00B16E45"/>
    <w:rsid w:val="00B171CE"/>
    <w:rsid w:val="00B1741F"/>
    <w:rsid w:val="00B17582"/>
    <w:rsid w:val="00B17B1C"/>
    <w:rsid w:val="00B17E23"/>
    <w:rsid w:val="00B2034F"/>
    <w:rsid w:val="00B20A26"/>
    <w:rsid w:val="00B20C48"/>
    <w:rsid w:val="00B20D36"/>
    <w:rsid w:val="00B214E8"/>
    <w:rsid w:val="00B218B1"/>
    <w:rsid w:val="00B22119"/>
    <w:rsid w:val="00B221AE"/>
    <w:rsid w:val="00B224E3"/>
    <w:rsid w:val="00B22A56"/>
    <w:rsid w:val="00B22EA7"/>
    <w:rsid w:val="00B232A7"/>
    <w:rsid w:val="00B23418"/>
    <w:rsid w:val="00B2368E"/>
    <w:rsid w:val="00B23911"/>
    <w:rsid w:val="00B23CB9"/>
    <w:rsid w:val="00B23FE9"/>
    <w:rsid w:val="00B242F8"/>
    <w:rsid w:val="00B244EA"/>
    <w:rsid w:val="00B24605"/>
    <w:rsid w:val="00B24683"/>
    <w:rsid w:val="00B246A8"/>
    <w:rsid w:val="00B24969"/>
    <w:rsid w:val="00B25139"/>
    <w:rsid w:val="00B2531E"/>
    <w:rsid w:val="00B2565E"/>
    <w:rsid w:val="00B25734"/>
    <w:rsid w:val="00B25746"/>
    <w:rsid w:val="00B25BF0"/>
    <w:rsid w:val="00B25C7F"/>
    <w:rsid w:val="00B25DA9"/>
    <w:rsid w:val="00B262D7"/>
    <w:rsid w:val="00B26323"/>
    <w:rsid w:val="00B26440"/>
    <w:rsid w:val="00B26F68"/>
    <w:rsid w:val="00B270E6"/>
    <w:rsid w:val="00B2739C"/>
    <w:rsid w:val="00B278FC"/>
    <w:rsid w:val="00B2797F"/>
    <w:rsid w:val="00B27A8F"/>
    <w:rsid w:val="00B27B19"/>
    <w:rsid w:val="00B27C0E"/>
    <w:rsid w:val="00B27DA8"/>
    <w:rsid w:val="00B30000"/>
    <w:rsid w:val="00B3003E"/>
    <w:rsid w:val="00B303F1"/>
    <w:rsid w:val="00B30985"/>
    <w:rsid w:val="00B30ADF"/>
    <w:rsid w:val="00B310E7"/>
    <w:rsid w:val="00B314E9"/>
    <w:rsid w:val="00B3162F"/>
    <w:rsid w:val="00B31640"/>
    <w:rsid w:val="00B31C2C"/>
    <w:rsid w:val="00B31CE0"/>
    <w:rsid w:val="00B31DCE"/>
    <w:rsid w:val="00B326C1"/>
    <w:rsid w:val="00B32764"/>
    <w:rsid w:val="00B330DF"/>
    <w:rsid w:val="00B333C8"/>
    <w:rsid w:val="00B336C4"/>
    <w:rsid w:val="00B33AF7"/>
    <w:rsid w:val="00B33C56"/>
    <w:rsid w:val="00B33E2B"/>
    <w:rsid w:val="00B33EDA"/>
    <w:rsid w:val="00B33F7D"/>
    <w:rsid w:val="00B340C0"/>
    <w:rsid w:val="00B34350"/>
    <w:rsid w:val="00B35636"/>
    <w:rsid w:val="00B3592D"/>
    <w:rsid w:val="00B35FFF"/>
    <w:rsid w:val="00B3630B"/>
    <w:rsid w:val="00B36C69"/>
    <w:rsid w:val="00B374B8"/>
    <w:rsid w:val="00B37905"/>
    <w:rsid w:val="00B37C23"/>
    <w:rsid w:val="00B37ED0"/>
    <w:rsid w:val="00B400ED"/>
    <w:rsid w:val="00B40428"/>
    <w:rsid w:val="00B40A52"/>
    <w:rsid w:val="00B40D6D"/>
    <w:rsid w:val="00B417E7"/>
    <w:rsid w:val="00B41966"/>
    <w:rsid w:val="00B41C30"/>
    <w:rsid w:val="00B4211F"/>
    <w:rsid w:val="00B4216D"/>
    <w:rsid w:val="00B42786"/>
    <w:rsid w:val="00B427EA"/>
    <w:rsid w:val="00B43461"/>
    <w:rsid w:val="00B4350E"/>
    <w:rsid w:val="00B43AC8"/>
    <w:rsid w:val="00B43C53"/>
    <w:rsid w:val="00B43C83"/>
    <w:rsid w:val="00B43CE6"/>
    <w:rsid w:val="00B43FF3"/>
    <w:rsid w:val="00B443B2"/>
    <w:rsid w:val="00B444F9"/>
    <w:rsid w:val="00B44576"/>
    <w:rsid w:val="00B447E1"/>
    <w:rsid w:val="00B4490D"/>
    <w:rsid w:val="00B44A47"/>
    <w:rsid w:val="00B44E44"/>
    <w:rsid w:val="00B457C1"/>
    <w:rsid w:val="00B458AD"/>
    <w:rsid w:val="00B4590B"/>
    <w:rsid w:val="00B45DF9"/>
    <w:rsid w:val="00B45FA0"/>
    <w:rsid w:val="00B467EC"/>
    <w:rsid w:val="00B469E8"/>
    <w:rsid w:val="00B46E8A"/>
    <w:rsid w:val="00B470A6"/>
    <w:rsid w:val="00B473AC"/>
    <w:rsid w:val="00B477EB"/>
    <w:rsid w:val="00B47A17"/>
    <w:rsid w:val="00B47C9A"/>
    <w:rsid w:val="00B47FFC"/>
    <w:rsid w:val="00B502EC"/>
    <w:rsid w:val="00B50320"/>
    <w:rsid w:val="00B50443"/>
    <w:rsid w:val="00B50759"/>
    <w:rsid w:val="00B51161"/>
    <w:rsid w:val="00B5133D"/>
    <w:rsid w:val="00B51A50"/>
    <w:rsid w:val="00B51AD0"/>
    <w:rsid w:val="00B51DEF"/>
    <w:rsid w:val="00B520D2"/>
    <w:rsid w:val="00B520E2"/>
    <w:rsid w:val="00B52118"/>
    <w:rsid w:val="00B5275F"/>
    <w:rsid w:val="00B5281C"/>
    <w:rsid w:val="00B52911"/>
    <w:rsid w:val="00B52967"/>
    <w:rsid w:val="00B52EF9"/>
    <w:rsid w:val="00B52F9A"/>
    <w:rsid w:val="00B5340F"/>
    <w:rsid w:val="00B53455"/>
    <w:rsid w:val="00B534F6"/>
    <w:rsid w:val="00B53838"/>
    <w:rsid w:val="00B53984"/>
    <w:rsid w:val="00B539F6"/>
    <w:rsid w:val="00B5413E"/>
    <w:rsid w:val="00B542A5"/>
    <w:rsid w:val="00B54D52"/>
    <w:rsid w:val="00B54DCA"/>
    <w:rsid w:val="00B54FCD"/>
    <w:rsid w:val="00B552D3"/>
    <w:rsid w:val="00B55449"/>
    <w:rsid w:val="00B55707"/>
    <w:rsid w:val="00B558CB"/>
    <w:rsid w:val="00B55AFB"/>
    <w:rsid w:val="00B55BE9"/>
    <w:rsid w:val="00B55FF5"/>
    <w:rsid w:val="00B5606B"/>
    <w:rsid w:val="00B5609E"/>
    <w:rsid w:val="00B56566"/>
    <w:rsid w:val="00B566A5"/>
    <w:rsid w:val="00B56741"/>
    <w:rsid w:val="00B56A0F"/>
    <w:rsid w:val="00B56C5A"/>
    <w:rsid w:val="00B56CF1"/>
    <w:rsid w:val="00B56E3E"/>
    <w:rsid w:val="00B570B1"/>
    <w:rsid w:val="00B57EBE"/>
    <w:rsid w:val="00B57EDE"/>
    <w:rsid w:val="00B6072C"/>
    <w:rsid w:val="00B61280"/>
    <w:rsid w:val="00B61373"/>
    <w:rsid w:val="00B61501"/>
    <w:rsid w:val="00B617E2"/>
    <w:rsid w:val="00B61F22"/>
    <w:rsid w:val="00B62000"/>
    <w:rsid w:val="00B620D2"/>
    <w:rsid w:val="00B62391"/>
    <w:rsid w:val="00B62472"/>
    <w:rsid w:val="00B62667"/>
    <w:rsid w:val="00B626F5"/>
    <w:rsid w:val="00B631A2"/>
    <w:rsid w:val="00B637D3"/>
    <w:rsid w:val="00B63CEC"/>
    <w:rsid w:val="00B63DF0"/>
    <w:rsid w:val="00B63E07"/>
    <w:rsid w:val="00B642BD"/>
    <w:rsid w:val="00B64BAA"/>
    <w:rsid w:val="00B65331"/>
    <w:rsid w:val="00B656D8"/>
    <w:rsid w:val="00B656F6"/>
    <w:rsid w:val="00B657A4"/>
    <w:rsid w:val="00B65BD6"/>
    <w:rsid w:val="00B65F58"/>
    <w:rsid w:val="00B65F62"/>
    <w:rsid w:val="00B6621C"/>
    <w:rsid w:val="00B66483"/>
    <w:rsid w:val="00B668BA"/>
    <w:rsid w:val="00B66BDF"/>
    <w:rsid w:val="00B67041"/>
    <w:rsid w:val="00B67201"/>
    <w:rsid w:val="00B6720A"/>
    <w:rsid w:val="00B6724E"/>
    <w:rsid w:val="00B6726A"/>
    <w:rsid w:val="00B67303"/>
    <w:rsid w:val="00B675AC"/>
    <w:rsid w:val="00B67980"/>
    <w:rsid w:val="00B7058C"/>
    <w:rsid w:val="00B705A0"/>
    <w:rsid w:val="00B70898"/>
    <w:rsid w:val="00B70CE7"/>
    <w:rsid w:val="00B7140E"/>
    <w:rsid w:val="00B7163C"/>
    <w:rsid w:val="00B71864"/>
    <w:rsid w:val="00B71A49"/>
    <w:rsid w:val="00B720DF"/>
    <w:rsid w:val="00B72E34"/>
    <w:rsid w:val="00B730F8"/>
    <w:rsid w:val="00B73321"/>
    <w:rsid w:val="00B73368"/>
    <w:rsid w:val="00B73695"/>
    <w:rsid w:val="00B73B21"/>
    <w:rsid w:val="00B73CD4"/>
    <w:rsid w:val="00B73FDA"/>
    <w:rsid w:val="00B740D4"/>
    <w:rsid w:val="00B74351"/>
    <w:rsid w:val="00B74359"/>
    <w:rsid w:val="00B747AC"/>
    <w:rsid w:val="00B74A3C"/>
    <w:rsid w:val="00B74A5E"/>
    <w:rsid w:val="00B74E8B"/>
    <w:rsid w:val="00B74EFB"/>
    <w:rsid w:val="00B75411"/>
    <w:rsid w:val="00B75698"/>
    <w:rsid w:val="00B75A0F"/>
    <w:rsid w:val="00B75D35"/>
    <w:rsid w:val="00B761D5"/>
    <w:rsid w:val="00B76384"/>
    <w:rsid w:val="00B7649A"/>
    <w:rsid w:val="00B764EB"/>
    <w:rsid w:val="00B76CE6"/>
    <w:rsid w:val="00B76DBE"/>
    <w:rsid w:val="00B772B7"/>
    <w:rsid w:val="00B77644"/>
    <w:rsid w:val="00B77A00"/>
    <w:rsid w:val="00B77A07"/>
    <w:rsid w:val="00B77C86"/>
    <w:rsid w:val="00B77EED"/>
    <w:rsid w:val="00B80025"/>
    <w:rsid w:val="00B80130"/>
    <w:rsid w:val="00B80A91"/>
    <w:rsid w:val="00B80ECA"/>
    <w:rsid w:val="00B814A0"/>
    <w:rsid w:val="00B816A9"/>
    <w:rsid w:val="00B817CF"/>
    <w:rsid w:val="00B8185C"/>
    <w:rsid w:val="00B81860"/>
    <w:rsid w:val="00B818A5"/>
    <w:rsid w:val="00B81AD6"/>
    <w:rsid w:val="00B81F20"/>
    <w:rsid w:val="00B8231E"/>
    <w:rsid w:val="00B8252C"/>
    <w:rsid w:val="00B828B8"/>
    <w:rsid w:val="00B82CD3"/>
    <w:rsid w:val="00B82D6E"/>
    <w:rsid w:val="00B82DED"/>
    <w:rsid w:val="00B83699"/>
    <w:rsid w:val="00B839B0"/>
    <w:rsid w:val="00B841C1"/>
    <w:rsid w:val="00B845FA"/>
    <w:rsid w:val="00B84C15"/>
    <w:rsid w:val="00B84E78"/>
    <w:rsid w:val="00B85361"/>
    <w:rsid w:val="00B859CE"/>
    <w:rsid w:val="00B8609A"/>
    <w:rsid w:val="00B87A1F"/>
    <w:rsid w:val="00B87BF3"/>
    <w:rsid w:val="00B87D59"/>
    <w:rsid w:val="00B87DED"/>
    <w:rsid w:val="00B91101"/>
    <w:rsid w:val="00B91253"/>
    <w:rsid w:val="00B9171C"/>
    <w:rsid w:val="00B91840"/>
    <w:rsid w:val="00B91882"/>
    <w:rsid w:val="00B91B68"/>
    <w:rsid w:val="00B91BAA"/>
    <w:rsid w:val="00B91EB3"/>
    <w:rsid w:val="00B91F27"/>
    <w:rsid w:val="00B92288"/>
    <w:rsid w:val="00B922E7"/>
    <w:rsid w:val="00B923BC"/>
    <w:rsid w:val="00B924CA"/>
    <w:rsid w:val="00B9281C"/>
    <w:rsid w:val="00B92922"/>
    <w:rsid w:val="00B92B3E"/>
    <w:rsid w:val="00B9329B"/>
    <w:rsid w:val="00B933E8"/>
    <w:rsid w:val="00B936BA"/>
    <w:rsid w:val="00B9377D"/>
    <w:rsid w:val="00B9384B"/>
    <w:rsid w:val="00B93A66"/>
    <w:rsid w:val="00B93B89"/>
    <w:rsid w:val="00B93DF3"/>
    <w:rsid w:val="00B93E3F"/>
    <w:rsid w:val="00B94014"/>
    <w:rsid w:val="00B94051"/>
    <w:rsid w:val="00B949B4"/>
    <w:rsid w:val="00B94EE5"/>
    <w:rsid w:val="00B95573"/>
    <w:rsid w:val="00B96362"/>
    <w:rsid w:val="00B9639C"/>
    <w:rsid w:val="00B965C8"/>
    <w:rsid w:val="00B96934"/>
    <w:rsid w:val="00B96BBD"/>
    <w:rsid w:val="00B972FE"/>
    <w:rsid w:val="00B9736F"/>
    <w:rsid w:val="00B973CB"/>
    <w:rsid w:val="00B97BD4"/>
    <w:rsid w:val="00BA10E8"/>
    <w:rsid w:val="00BA1104"/>
    <w:rsid w:val="00BA1372"/>
    <w:rsid w:val="00BA1B13"/>
    <w:rsid w:val="00BA1D48"/>
    <w:rsid w:val="00BA1D7C"/>
    <w:rsid w:val="00BA1ED9"/>
    <w:rsid w:val="00BA238F"/>
    <w:rsid w:val="00BA2909"/>
    <w:rsid w:val="00BA2C9D"/>
    <w:rsid w:val="00BA2FDA"/>
    <w:rsid w:val="00BA3646"/>
    <w:rsid w:val="00BA36E9"/>
    <w:rsid w:val="00BA44AC"/>
    <w:rsid w:val="00BA47E5"/>
    <w:rsid w:val="00BA4803"/>
    <w:rsid w:val="00BA49D4"/>
    <w:rsid w:val="00BA4A63"/>
    <w:rsid w:val="00BA4AD3"/>
    <w:rsid w:val="00BA4B4A"/>
    <w:rsid w:val="00BA4EC5"/>
    <w:rsid w:val="00BA4ECA"/>
    <w:rsid w:val="00BA51AC"/>
    <w:rsid w:val="00BA5226"/>
    <w:rsid w:val="00BA5312"/>
    <w:rsid w:val="00BA54AB"/>
    <w:rsid w:val="00BA54CA"/>
    <w:rsid w:val="00BA58E7"/>
    <w:rsid w:val="00BA5919"/>
    <w:rsid w:val="00BA5960"/>
    <w:rsid w:val="00BA5CD8"/>
    <w:rsid w:val="00BA6335"/>
    <w:rsid w:val="00BA689E"/>
    <w:rsid w:val="00BA6D27"/>
    <w:rsid w:val="00BA6DC9"/>
    <w:rsid w:val="00BA6DDE"/>
    <w:rsid w:val="00BA6F57"/>
    <w:rsid w:val="00BA71B5"/>
    <w:rsid w:val="00BA736C"/>
    <w:rsid w:val="00BA73BD"/>
    <w:rsid w:val="00BA785E"/>
    <w:rsid w:val="00BA7BCF"/>
    <w:rsid w:val="00BA7C8C"/>
    <w:rsid w:val="00BA7E98"/>
    <w:rsid w:val="00BA7EED"/>
    <w:rsid w:val="00BB04F5"/>
    <w:rsid w:val="00BB083C"/>
    <w:rsid w:val="00BB0850"/>
    <w:rsid w:val="00BB0CA3"/>
    <w:rsid w:val="00BB0E30"/>
    <w:rsid w:val="00BB1107"/>
    <w:rsid w:val="00BB17D8"/>
    <w:rsid w:val="00BB1880"/>
    <w:rsid w:val="00BB1CE7"/>
    <w:rsid w:val="00BB1D62"/>
    <w:rsid w:val="00BB2050"/>
    <w:rsid w:val="00BB2139"/>
    <w:rsid w:val="00BB24AD"/>
    <w:rsid w:val="00BB29BB"/>
    <w:rsid w:val="00BB2D95"/>
    <w:rsid w:val="00BB3625"/>
    <w:rsid w:val="00BB39C9"/>
    <w:rsid w:val="00BB3DB8"/>
    <w:rsid w:val="00BB3E1E"/>
    <w:rsid w:val="00BB414F"/>
    <w:rsid w:val="00BB4A87"/>
    <w:rsid w:val="00BB4C17"/>
    <w:rsid w:val="00BB519F"/>
    <w:rsid w:val="00BB530B"/>
    <w:rsid w:val="00BB581E"/>
    <w:rsid w:val="00BB5AF2"/>
    <w:rsid w:val="00BB5B1E"/>
    <w:rsid w:val="00BB6AFC"/>
    <w:rsid w:val="00BB6F3B"/>
    <w:rsid w:val="00BB7574"/>
    <w:rsid w:val="00BB7A6E"/>
    <w:rsid w:val="00BB7ADF"/>
    <w:rsid w:val="00BC0420"/>
    <w:rsid w:val="00BC0786"/>
    <w:rsid w:val="00BC0A0D"/>
    <w:rsid w:val="00BC0CBF"/>
    <w:rsid w:val="00BC0DA8"/>
    <w:rsid w:val="00BC10B5"/>
    <w:rsid w:val="00BC12F8"/>
    <w:rsid w:val="00BC13C9"/>
    <w:rsid w:val="00BC173C"/>
    <w:rsid w:val="00BC17AA"/>
    <w:rsid w:val="00BC19EF"/>
    <w:rsid w:val="00BC1AC2"/>
    <w:rsid w:val="00BC1DCC"/>
    <w:rsid w:val="00BC2231"/>
    <w:rsid w:val="00BC23BC"/>
    <w:rsid w:val="00BC23DC"/>
    <w:rsid w:val="00BC24D0"/>
    <w:rsid w:val="00BC24FB"/>
    <w:rsid w:val="00BC2630"/>
    <w:rsid w:val="00BC28A8"/>
    <w:rsid w:val="00BC2A11"/>
    <w:rsid w:val="00BC2A81"/>
    <w:rsid w:val="00BC3771"/>
    <w:rsid w:val="00BC3D68"/>
    <w:rsid w:val="00BC3F27"/>
    <w:rsid w:val="00BC3F3F"/>
    <w:rsid w:val="00BC4482"/>
    <w:rsid w:val="00BC467C"/>
    <w:rsid w:val="00BC479E"/>
    <w:rsid w:val="00BC4E55"/>
    <w:rsid w:val="00BC5057"/>
    <w:rsid w:val="00BC56DD"/>
    <w:rsid w:val="00BC5796"/>
    <w:rsid w:val="00BC5845"/>
    <w:rsid w:val="00BC58FD"/>
    <w:rsid w:val="00BC6058"/>
    <w:rsid w:val="00BC6267"/>
    <w:rsid w:val="00BC6271"/>
    <w:rsid w:val="00BC62A1"/>
    <w:rsid w:val="00BC7098"/>
    <w:rsid w:val="00BC7B75"/>
    <w:rsid w:val="00BC7BD2"/>
    <w:rsid w:val="00BC7F1C"/>
    <w:rsid w:val="00BD0191"/>
    <w:rsid w:val="00BD048D"/>
    <w:rsid w:val="00BD0EF2"/>
    <w:rsid w:val="00BD13FF"/>
    <w:rsid w:val="00BD1674"/>
    <w:rsid w:val="00BD19FD"/>
    <w:rsid w:val="00BD1BA6"/>
    <w:rsid w:val="00BD1CE2"/>
    <w:rsid w:val="00BD2879"/>
    <w:rsid w:val="00BD295F"/>
    <w:rsid w:val="00BD2E82"/>
    <w:rsid w:val="00BD3085"/>
    <w:rsid w:val="00BD31C1"/>
    <w:rsid w:val="00BD3342"/>
    <w:rsid w:val="00BD3379"/>
    <w:rsid w:val="00BD3857"/>
    <w:rsid w:val="00BD430E"/>
    <w:rsid w:val="00BD442C"/>
    <w:rsid w:val="00BD5003"/>
    <w:rsid w:val="00BD5282"/>
    <w:rsid w:val="00BD57C9"/>
    <w:rsid w:val="00BD5C86"/>
    <w:rsid w:val="00BD6737"/>
    <w:rsid w:val="00BD694C"/>
    <w:rsid w:val="00BD715E"/>
    <w:rsid w:val="00BD720D"/>
    <w:rsid w:val="00BD75C7"/>
    <w:rsid w:val="00BD7C10"/>
    <w:rsid w:val="00BD7D27"/>
    <w:rsid w:val="00BE0453"/>
    <w:rsid w:val="00BE1A5E"/>
    <w:rsid w:val="00BE1AB5"/>
    <w:rsid w:val="00BE20EB"/>
    <w:rsid w:val="00BE2180"/>
    <w:rsid w:val="00BE23AB"/>
    <w:rsid w:val="00BE3018"/>
    <w:rsid w:val="00BE312F"/>
    <w:rsid w:val="00BE314C"/>
    <w:rsid w:val="00BE3529"/>
    <w:rsid w:val="00BE3DB1"/>
    <w:rsid w:val="00BE3E7B"/>
    <w:rsid w:val="00BE4260"/>
    <w:rsid w:val="00BE448B"/>
    <w:rsid w:val="00BE52BE"/>
    <w:rsid w:val="00BE5424"/>
    <w:rsid w:val="00BE5574"/>
    <w:rsid w:val="00BE5809"/>
    <w:rsid w:val="00BE5C0F"/>
    <w:rsid w:val="00BE5C31"/>
    <w:rsid w:val="00BE603F"/>
    <w:rsid w:val="00BE647E"/>
    <w:rsid w:val="00BE69DD"/>
    <w:rsid w:val="00BE7303"/>
    <w:rsid w:val="00BE74B0"/>
    <w:rsid w:val="00BE77C7"/>
    <w:rsid w:val="00BE7E1B"/>
    <w:rsid w:val="00BF01ED"/>
    <w:rsid w:val="00BF02D1"/>
    <w:rsid w:val="00BF123C"/>
    <w:rsid w:val="00BF1B60"/>
    <w:rsid w:val="00BF2701"/>
    <w:rsid w:val="00BF28BB"/>
    <w:rsid w:val="00BF2B7B"/>
    <w:rsid w:val="00BF3110"/>
    <w:rsid w:val="00BF338B"/>
    <w:rsid w:val="00BF3B5F"/>
    <w:rsid w:val="00BF3E1F"/>
    <w:rsid w:val="00BF41BA"/>
    <w:rsid w:val="00BF4315"/>
    <w:rsid w:val="00BF46AB"/>
    <w:rsid w:val="00BF4A4F"/>
    <w:rsid w:val="00BF4C26"/>
    <w:rsid w:val="00BF4ED8"/>
    <w:rsid w:val="00BF5026"/>
    <w:rsid w:val="00BF58E1"/>
    <w:rsid w:val="00BF5C66"/>
    <w:rsid w:val="00BF6691"/>
    <w:rsid w:val="00BF678A"/>
    <w:rsid w:val="00BF69BA"/>
    <w:rsid w:val="00BF707D"/>
    <w:rsid w:val="00BF74B9"/>
    <w:rsid w:val="00BF7540"/>
    <w:rsid w:val="00BF7692"/>
    <w:rsid w:val="00BF78CC"/>
    <w:rsid w:val="00BF7D7E"/>
    <w:rsid w:val="00C00101"/>
    <w:rsid w:val="00C00113"/>
    <w:rsid w:val="00C0028F"/>
    <w:rsid w:val="00C00E21"/>
    <w:rsid w:val="00C02A01"/>
    <w:rsid w:val="00C02BCD"/>
    <w:rsid w:val="00C02CE4"/>
    <w:rsid w:val="00C0314F"/>
    <w:rsid w:val="00C0343F"/>
    <w:rsid w:val="00C03509"/>
    <w:rsid w:val="00C04286"/>
    <w:rsid w:val="00C05552"/>
    <w:rsid w:val="00C05788"/>
    <w:rsid w:val="00C0587C"/>
    <w:rsid w:val="00C06181"/>
    <w:rsid w:val="00C061CE"/>
    <w:rsid w:val="00C061F1"/>
    <w:rsid w:val="00C06549"/>
    <w:rsid w:val="00C0660F"/>
    <w:rsid w:val="00C06C48"/>
    <w:rsid w:val="00C06D53"/>
    <w:rsid w:val="00C06E28"/>
    <w:rsid w:val="00C06F8F"/>
    <w:rsid w:val="00C06F92"/>
    <w:rsid w:val="00C07534"/>
    <w:rsid w:val="00C0763C"/>
    <w:rsid w:val="00C07C2C"/>
    <w:rsid w:val="00C07E05"/>
    <w:rsid w:val="00C07E45"/>
    <w:rsid w:val="00C1046A"/>
    <w:rsid w:val="00C104DF"/>
    <w:rsid w:val="00C10617"/>
    <w:rsid w:val="00C10C36"/>
    <w:rsid w:val="00C10DF9"/>
    <w:rsid w:val="00C11668"/>
    <w:rsid w:val="00C11CEB"/>
    <w:rsid w:val="00C12097"/>
    <w:rsid w:val="00C12122"/>
    <w:rsid w:val="00C12287"/>
    <w:rsid w:val="00C1295F"/>
    <w:rsid w:val="00C12DA6"/>
    <w:rsid w:val="00C12DD8"/>
    <w:rsid w:val="00C133E8"/>
    <w:rsid w:val="00C13A85"/>
    <w:rsid w:val="00C1426E"/>
    <w:rsid w:val="00C1460D"/>
    <w:rsid w:val="00C148BF"/>
    <w:rsid w:val="00C14C74"/>
    <w:rsid w:val="00C1531E"/>
    <w:rsid w:val="00C15531"/>
    <w:rsid w:val="00C1560B"/>
    <w:rsid w:val="00C15610"/>
    <w:rsid w:val="00C15D57"/>
    <w:rsid w:val="00C16929"/>
    <w:rsid w:val="00C16B9D"/>
    <w:rsid w:val="00C16EC8"/>
    <w:rsid w:val="00C17284"/>
    <w:rsid w:val="00C173B6"/>
    <w:rsid w:val="00C174C9"/>
    <w:rsid w:val="00C174D6"/>
    <w:rsid w:val="00C17900"/>
    <w:rsid w:val="00C17D06"/>
    <w:rsid w:val="00C2019D"/>
    <w:rsid w:val="00C206A8"/>
    <w:rsid w:val="00C2081F"/>
    <w:rsid w:val="00C20A07"/>
    <w:rsid w:val="00C20A4A"/>
    <w:rsid w:val="00C20FA0"/>
    <w:rsid w:val="00C20FBD"/>
    <w:rsid w:val="00C21870"/>
    <w:rsid w:val="00C22095"/>
    <w:rsid w:val="00C220E1"/>
    <w:rsid w:val="00C22274"/>
    <w:rsid w:val="00C226A9"/>
    <w:rsid w:val="00C22D38"/>
    <w:rsid w:val="00C22D63"/>
    <w:rsid w:val="00C232DA"/>
    <w:rsid w:val="00C23EC4"/>
    <w:rsid w:val="00C24290"/>
    <w:rsid w:val="00C24300"/>
    <w:rsid w:val="00C2450C"/>
    <w:rsid w:val="00C24529"/>
    <w:rsid w:val="00C25D8B"/>
    <w:rsid w:val="00C264F3"/>
    <w:rsid w:val="00C26BC4"/>
    <w:rsid w:val="00C26FDA"/>
    <w:rsid w:val="00C27A5B"/>
    <w:rsid w:val="00C27B7A"/>
    <w:rsid w:val="00C305C7"/>
    <w:rsid w:val="00C3061B"/>
    <w:rsid w:val="00C307D1"/>
    <w:rsid w:val="00C30CFF"/>
    <w:rsid w:val="00C30DF7"/>
    <w:rsid w:val="00C30F6E"/>
    <w:rsid w:val="00C31891"/>
    <w:rsid w:val="00C31925"/>
    <w:rsid w:val="00C31A9E"/>
    <w:rsid w:val="00C31EB6"/>
    <w:rsid w:val="00C324EA"/>
    <w:rsid w:val="00C3257B"/>
    <w:rsid w:val="00C32A7F"/>
    <w:rsid w:val="00C32DC8"/>
    <w:rsid w:val="00C33602"/>
    <w:rsid w:val="00C33908"/>
    <w:rsid w:val="00C33EF7"/>
    <w:rsid w:val="00C341D5"/>
    <w:rsid w:val="00C34495"/>
    <w:rsid w:val="00C34BE0"/>
    <w:rsid w:val="00C34F87"/>
    <w:rsid w:val="00C35000"/>
    <w:rsid w:val="00C35154"/>
    <w:rsid w:val="00C35185"/>
    <w:rsid w:val="00C3557F"/>
    <w:rsid w:val="00C35613"/>
    <w:rsid w:val="00C356B0"/>
    <w:rsid w:val="00C357F2"/>
    <w:rsid w:val="00C358F4"/>
    <w:rsid w:val="00C35FE0"/>
    <w:rsid w:val="00C3609D"/>
    <w:rsid w:val="00C360B7"/>
    <w:rsid w:val="00C360CD"/>
    <w:rsid w:val="00C366E5"/>
    <w:rsid w:val="00C36871"/>
    <w:rsid w:val="00C36BFC"/>
    <w:rsid w:val="00C36E6E"/>
    <w:rsid w:val="00C36E88"/>
    <w:rsid w:val="00C3713C"/>
    <w:rsid w:val="00C373F7"/>
    <w:rsid w:val="00C375F4"/>
    <w:rsid w:val="00C3760F"/>
    <w:rsid w:val="00C3778C"/>
    <w:rsid w:val="00C40ADF"/>
    <w:rsid w:val="00C414DE"/>
    <w:rsid w:val="00C41625"/>
    <w:rsid w:val="00C4234B"/>
    <w:rsid w:val="00C426D7"/>
    <w:rsid w:val="00C42A08"/>
    <w:rsid w:val="00C42ED4"/>
    <w:rsid w:val="00C431AC"/>
    <w:rsid w:val="00C43348"/>
    <w:rsid w:val="00C4345E"/>
    <w:rsid w:val="00C4378F"/>
    <w:rsid w:val="00C437A4"/>
    <w:rsid w:val="00C43AF8"/>
    <w:rsid w:val="00C445B9"/>
    <w:rsid w:val="00C44996"/>
    <w:rsid w:val="00C449C5"/>
    <w:rsid w:val="00C44B7A"/>
    <w:rsid w:val="00C4546D"/>
    <w:rsid w:val="00C45BFA"/>
    <w:rsid w:val="00C45DE8"/>
    <w:rsid w:val="00C45EFF"/>
    <w:rsid w:val="00C460B3"/>
    <w:rsid w:val="00C46270"/>
    <w:rsid w:val="00C46589"/>
    <w:rsid w:val="00C465B5"/>
    <w:rsid w:val="00C465BB"/>
    <w:rsid w:val="00C46669"/>
    <w:rsid w:val="00C46774"/>
    <w:rsid w:val="00C468B7"/>
    <w:rsid w:val="00C46AAF"/>
    <w:rsid w:val="00C46FAF"/>
    <w:rsid w:val="00C475B9"/>
    <w:rsid w:val="00C477B3"/>
    <w:rsid w:val="00C47843"/>
    <w:rsid w:val="00C47C97"/>
    <w:rsid w:val="00C47F44"/>
    <w:rsid w:val="00C50083"/>
    <w:rsid w:val="00C50281"/>
    <w:rsid w:val="00C50313"/>
    <w:rsid w:val="00C503C0"/>
    <w:rsid w:val="00C506C3"/>
    <w:rsid w:val="00C50785"/>
    <w:rsid w:val="00C50D21"/>
    <w:rsid w:val="00C50E85"/>
    <w:rsid w:val="00C511D6"/>
    <w:rsid w:val="00C511D8"/>
    <w:rsid w:val="00C51F4F"/>
    <w:rsid w:val="00C51FCC"/>
    <w:rsid w:val="00C52B0F"/>
    <w:rsid w:val="00C531BA"/>
    <w:rsid w:val="00C53290"/>
    <w:rsid w:val="00C53352"/>
    <w:rsid w:val="00C5351E"/>
    <w:rsid w:val="00C53AC2"/>
    <w:rsid w:val="00C53CF5"/>
    <w:rsid w:val="00C53CF9"/>
    <w:rsid w:val="00C53EAE"/>
    <w:rsid w:val="00C544F2"/>
    <w:rsid w:val="00C54787"/>
    <w:rsid w:val="00C54ADB"/>
    <w:rsid w:val="00C55056"/>
    <w:rsid w:val="00C55330"/>
    <w:rsid w:val="00C5540F"/>
    <w:rsid w:val="00C55535"/>
    <w:rsid w:val="00C5553D"/>
    <w:rsid w:val="00C5576B"/>
    <w:rsid w:val="00C5594F"/>
    <w:rsid w:val="00C55D8F"/>
    <w:rsid w:val="00C56338"/>
    <w:rsid w:val="00C56764"/>
    <w:rsid w:val="00C56A8E"/>
    <w:rsid w:val="00C56C42"/>
    <w:rsid w:val="00C57088"/>
    <w:rsid w:val="00C5752C"/>
    <w:rsid w:val="00C57D5C"/>
    <w:rsid w:val="00C6044E"/>
    <w:rsid w:val="00C611F7"/>
    <w:rsid w:val="00C6129A"/>
    <w:rsid w:val="00C615F2"/>
    <w:rsid w:val="00C61667"/>
    <w:rsid w:val="00C61930"/>
    <w:rsid w:val="00C61F66"/>
    <w:rsid w:val="00C62474"/>
    <w:rsid w:val="00C62608"/>
    <w:rsid w:val="00C627A8"/>
    <w:rsid w:val="00C627FE"/>
    <w:rsid w:val="00C62AD1"/>
    <w:rsid w:val="00C633C9"/>
    <w:rsid w:val="00C63CCE"/>
    <w:rsid w:val="00C63E1E"/>
    <w:rsid w:val="00C63FEB"/>
    <w:rsid w:val="00C641B6"/>
    <w:rsid w:val="00C6496C"/>
    <w:rsid w:val="00C64B0A"/>
    <w:rsid w:val="00C64BC2"/>
    <w:rsid w:val="00C64CA3"/>
    <w:rsid w:val="00C64FAE"/>
    <w:rsid w:val="00C64FE5"/>
    <w:rsid w:val="00C65623"/>
    <w:rsid w:val="00C65886"/>
    <w:rsid w:val="00C65B90"/>
    <w:rsid w:val="00C65BC7"/>
    <w:rsid w:val="00C6613C"/>
    <w:rsid w:val="00C66603"/>
    <w:rsid w:val="00C66720"/>
    <w:rsid w:val="00C66BD9"/>
    <w:rsid w:val="00C66D91"/>
    <w:rsid w:val="00C671D9"/>
    <w:rsid w:val="00C673D9"/>
    <w:rsid w:val="00C67757"/>
    <w:rsid w:val="00C67E40"/>
    <w:rsid w:val="00C67E43"/>
    <w:rsid w:val="00C67FB5"/>
    <w:rsid w:val="00C70037"/>
    <w:rsid w:val="00C7052D"/>
    <w:rsid w:val="00C70609"/>
    <w:rsid w:val="00C706C2"/>
    <w:rsid w:val="00C707A2"/>
    <w:rsid w:val="00C70968"/>
    <w:rsid w:val="00C70A45"/>
    <w:rsid w:val="00C70A84"/>
    <w:rsid w:val="00C70EEE"/>
    <w:rsid w:val="00C711E2"/>
    <w:rsid w:val="00C717BE"/>
    <w:rsid w:val="00C71E7E"/>
    <w:rsid w:val="00C7201E"/>
    <w:rsid w:val="00C72186"/>
    <w:rsid w:val="00C722AA"/>
    <w:rsid w:val="00C72387"/>
    <w:rsid w:val="00C723BF"/>
    <w:rsid w:val="00C72533"/>
    <w:rsid w:val="00C72646"/>
    <w:rsid w:val="00C727F7"/>
    <w:rsid w:val="00C72971"/>
    <w:rsid w:val="00C72A69"/>
    <w:rsid w:val="00C72C4A"/>
    <w:rsid w:val="00C72FA1"/>
    <w:rsid w:val="00C732E3"/>
    <w:rsid w:val="00C73909"/>
    <w:rsid w:val="00C73A33"/>
    <w:rsid w:val="00C741CA"/>
    <w:rsid w:val="00C743D2"/>
    <w:rsid w:val="00C744A1"/>
    <w:rsid w:val="00C7459D"/>
    <w:rsid w:val="00C74833"/>
    <w:rsid w:val="00C74ED0"/>
    <w:rsid w:val="00C757E8"/>
    <w:rsid w:val="00C75B25"/>
    <w:rsid w:val="00C75BB8"/>
    <w:rsid w:val="00C75C4E"/>
    <w:rsid w:val="00C75CAA"/>
    <w:rsid w:val="00C75E7F"/>
    <w:rsid w:val="00C76540"/>
    <w:rsid w:val="00C76AB5"/>
    <w:rsid w:val="00C76DC3"/>
    <w:rsid w:val="00C76DC5"/>
    <w:rsid w:val="00C76F18"/>
    <w:rsid w:val="00C7700A"/>
    <w:rsid w:val="00C771DB"/>
    <w:rsid w:val="00C772F0"/>
    <w:rsid w:val="00C77C4A"/>
    <w:rsid w:val="00C8018C"/>
    <w:rsid w:val="00C806D4"/>
    <w:rsid w:val="00C808E2"/>
    <w:rsid w:val="00C80EFF"/>
    <w:rsid w:val="00C81547"/>
    <w:rsid w:val="00C81E77"/>
    <w:rsid w:val="00C823DC"/>
    <w:rsid w:val="00C82425"/>
    <w:rsid w:val="00C82597"/>
    <w:rsid w:val="00C82797"/>
    <w:rsid w:val="00C828E5"/>
    <w:rsid w:val="00C82A84"/>
    <w:rsid w:val="00C83147"/>
    <w:rsid w:val="00C8340A"/>
    <w:rsid w:val="00C83526"/>
    <w:rsid w:val="00C83925"/>
    <w:rsid w:val="00C83F92"/>
    <w:rsid w:val="00C841E3"/>
    <w:rsid w:val="00C84476"/>
    <w:rsid w:val="00C84652"/>
    <w:rsid w:val="00C84AE3"/>
    <w:rsid w:val="00C84BA0"/>
    <w:rsid w:val="00C85116"/>
    <w:rsid w:val="00C85442"/>
    <w:rsid w:val="00C859D8"/>
    <w:rsid w:val="00C85A72"/>
    <w:rsid w:val="00C85B7C"/>
    <w:rsid w:val="00C86AAD"/>
    <w:rsid w:val="00C86E50"/>
    <w:rsid w:val="00C87038"/>
    <w:rsid w:val="00C87062"/>
    <w:rsid w:val="00C87506"/>
    <w:rsid w:val="00C87614"/>
    <w:rsid w:val="00C90760"/>
    <w:rsid w:val="00C91878"/>
    <w:rsid w:val="00C9187E"/>
    <w:rsid w:val="00C918A1"/>
    <w:rsid w:val="00C91988"/>
    <w:rsid w:val="00C91A16"/>
    <w:rsid w:val="00C91E28"/>
    <w:rsid w:val="00C92637"/>
    <w:rsid w:val="00C92ACF"/>
    <w:rsid w:val="00C92C9C"/>
    <w:rsid w:val="00C9339A"/>
    <w:rsid w:val="00C9375C"/>
    <w:rsid w:val="00C93E76"/>
    <w:rsid w:val="00C94012"/>
    <w:rsid w:val="00C941E6"/>
    <w:rsid w:val="00C945A5"/>
    <w:rsid w:val="00C9470C"/>
    <w:rsid w:val="00C947E3"/>
    <w:rsid w:val="00C94978"/>
    <w:rsid w:val="00C94A6D"/>
    <w:rsid w:val="00C95093"/>
    <w:rsid w:val="00C950AC"/>
    <w:rsid w:val="00C9540D"/>
    <w:rsid w:val="00C95767"/>
    <w:rsid w:val="00C9669C"/>
    <w:rsid w:val="00C96B76"/>
    <w:rsid w:val="00C96DF1"/>
    <w:rsid w:val="00C9761E"/>
    <w:rsid w:val="00C9795B"/>
    <w:rsid w:val="00CA0588"/>
    <w:rsid w:val="00CA06A2"/>
    <w:rsid w:val="00CA0752"/>
    <w:rsid w:val="00CA1B43"/>
    <w:rsid w:val="00CA1B7C"/>
    <w:rsid w:val="00CA2B0A"/>
    <w:rsid w:val="00CA2CE6"/>
    <w:rsid w:val="00CA2FBE"/>
    <w:rsid w:val="00CA30AF"/>
    <w:rsid w:val="00CA30D8"/>
    <w:rsid w:val="00CA324E"/>
    <w:rsid w:val="00CA3A5A"/>
    <w:rsid w:val="00CA3A80"/>
    <w:rsid w:val="00CA3EAB"/>
    <w:rsid w:val="00CA3F52"/>
    <w:rsid w:val="00CA4095"/>
    <w:rsid w:val="00CA430F"/>
    <w:rsid w:val="00CA45A5"/>
    <w:rsid w:val="00CA45C7"/>
    <w:rsid w:val="00CA4779"/>
    <w:rsid w:val="00CA49F0"/>
    <w:rsid w:val="00CA4A68"/>
    <w:rsid w:val="00CA4AF0"/>
    <w:rsid w:val="00CA4E59"/>
    <w:rsid w:val="00CA4F3F"/>
    <w:rsid w:val="00CA5400"/>
    <w:rsid w:val="00CA559D"/>
    <w:rsid w:val="00CA55B7"/>
    <w:rsid w:val="00CA580D"/>
    <w:rsid w:val="00CA5981"/>
    <w:rsid w:val="00CA5D6D"/>
    <w:rsid w:val="00CA61C3"/>
    <w:rsid w:val="00CA63A0"/>
    <w:rsid w:val="00CA65DD"/>
    <w:rsid w:val="00CA673A"/>
    <w:rsid w:val="00CA6FF8"/>
    <w:rsid w:val="00CA78E6"/>
    <w:rsid w:val="00CA7B58"/>
    <w:rsid w:val="00CA7C3C"/>
    <w:rsid w:val="00CA7E3F"/>
    <w:rsid w:val="00CB0A0F"/>
    <w:rsid w:val="00CB0CDC"/>
    <w:rsid w:val="00CB0F08"/>
    <w:rsid w:val="00CB1A8B"/>
    <w:rsid w:val="00CB1E8C"/>
    <w:rsid w:val="00CB2511"/>
    <w:rsid w:val="00CB2669"/>
    <w:rsid w:val="00CB29AE"/>
    <w:rsid w:val="00CB323D"/>
    <w:rsid w:val="00CB3995"/>
    <w:rsid w:val="00CB3A5B"/>
    <w:rsid w:val="00CB3E0C"/>
    <w:rsid w:val="00CB40ED"/>
    <w:rsid w:val="00CB429A"/>
    <w:rsid w:val="00CB47CA"/>
    <w:rsid w:val="00CB48E6"/>
    <w:rsid w:val="00CB4C09"/>
    <w:rsid w:val="00CB4F8E"/>
    <w:rsid w:val="00CB577F"/>
    <w:rsid w:val="00CB5B93"/>
    <w:rsid w:val="00CB5EA7"/>
    <w:rsid w:val="00CB5EC3"/>
    <w:rsid w:val="00CB6365"/>
    <w:rsid w:val="00CB6714"/>
    <w:rsid w:val="00CB67D8"/>
    <w:rsid w:val="00CB68A0"/>
    <w:rsid w:val="00CB7239"/>
    <w:rsid w:val="00CB7925"/>
    <w:rsid w:val="00CB7AAF"/>
    <w:rsid w:val="00CB7C49"/>
    <w:rsid w:val="00CB7D28"/>
    <w:rsid w:val="00CC0053"/>
    <w:rsid w:val="00CC02A9"/>
    <w:rsid w:val="00CC0817"/>
    <w:rsid w:val="00CC0E09"/>
    <w:rsid w:val="00CC189D"/>
    <w:rsid w:val="00CC1B1C"/>
    <w:rsid w:val="00CC1CCB"/>
    <w:rsid w:val="00CC1DFA"/>
    <w:rsid w:val="00CC2654"/>
    <w:rsid w:val="00CC3172"/>
    <w:rsid w:val="00CC31B4"/>
    <w:rsid w:val="00CC3260"/>
    <w:rsid w:val="00CC326C"/>
    <w:rsid w:val="00CC32FC"/>
    <w:rsid w:val="00CC3325"/>
    <w:rsid w:val="00CC3A9E"/>
    <w:rsid w:val="00CC3CC7"/>
    <w:rsid w:val="00CC457C"/>
    <w:rsid w:val="00CC45CC"/>
    <w:rsid w:val="00CC46AF"/>
    <w:rsid w:val="00CC4849"/>
    <w:rsid w:val="00CC4B0F"/>
    <w:rsid w:val="00CC4D47"/>
    <w:rsid w:val="00CC52F3"/>
    <w:rsid w:val="00CC5469"/>
    <w:rsid w:val="00CC5589"/>
    <w:rsid w:val="00CC5891"/>
    <w:rsid w:val="00CC5A0A"/>
    <w:rsid w:val="00CC5B5C"/>
    <w:rsid w:val="00CC5B7C"/>
    <w:rsid w:val="00CC5C0B"/>
    <w:rsid w:val="00CC5CB8"/>
    <w:rsid w:val="00CC5E2D"/>
    <w:rsid w:val="00CC5EF8"/>
    <w:rsid w:val="00CC5FF2"/>
    <w:rsid w:val="00CC62B5"/>
    <w:rsid w:val="00CC6458"/>
    <w:rsid w:val="00CC654D"/>
    <w:rsid w:val="00CC6560"/>
    <w:rsid w:val="00CC6599"/>
    <w:rsid w:val="00CC677A"/>
    <w:rsid w:val="00CC6ED3"/>
    <w:rsid w:val="00CC6F88"/>
    <w:rsid w:val="00CC710C"/>
    <w:rsid w:val="00CC75CB"/>
    <w:rsid w:val="00CD007B"/>
    <w:rsid w:val="00CD0898"/>
    <w:rsid w:val="00CD0C75"/>
    <w:rsid w:val="00CD0E57"/>
    <w:rsid w:val="00CD111C"/>
    <w:rsid w:val="00CD112D"/>
    <w:rsid w:val="00CD1AA3"/>
    <w:rsid w:val="00CD1D8B"/>
    <w:rsid w:val="00CD200B"/>
    <w:rsid w:val="00CD23EA"/>
    <w:rsid w:val="00CD2808"/>
    <w:rsid w:val="00CD2AB5"/>
    <w:rsid w:val="00CD3051"/>
    <w:rsid w:val="00CD3632"/>
    <w:rsid w:val="00CD3704"/>
    <w:rsid w:val="00CD37AF"/>
    <w:rsid w:val="00CD39C7"/>
    <w:rsid w:val="00CD3B31"/>
    <w:rsid w:val="00CD3DBB"/>
    <w:rsid w:val="00CD3F20"/>
    <w:rsid w:val="00CD40DC"/>
    <w:rsid w:val="00CD45BA"/>
    <w:rsid w:val="00CD4642"/>
    <w:rsid w:val="00CD469A"/>
    <w:rsid w:val="00CD4CA5"/>
    <w:rsid w:val="00CD4E0F"/>
    <w:rsid w:val="00CD505C"/>
    <w:rsid w:val="00CD5321"/>
    <w:rsid w:val="00CD5531"/>
    <w:rsid w:val="00CD583C"/>
    <w:rsid w:val="00CD585D"/>
    <w:rsid w:val="00CD5B0A"/>
    <w:rsid w:val="00CD6647"/>
    <w:rsid w:val="00CD674D"/>
    <w:rsid w:val="00CD6A3B"/>
    <w:rsid w:val="00CD6F7B"/>
    <w:rsid w:val="00CD6FE1"/>
    <w:rsid w:val="00CD79FF"/>
    <w:rsid w:val="00CE11A8"/>
    <w:rsid w:val="00CE159F"/>
    <w:rsid w:val="00CE1764"/>
    <w:rsid w:val="00CE1A14"/>
    <w:rsid w:val="00CE1EED"/>
    <w:rsid w:val="00CE22DF"/>
    <w:rsid w:val="00CE252D"/>
    <w:rsid w:val="00CE2566"/>
    <w:rsid w:val="00CE2813"/>
    <w:rsid w:val="00CE2836"/>
    <w:rsid w:val="00CE2981"/>
    <w:rsid w:val="00CE2DC6"/>
    <w:rsid w:val="00CE2E74"/>
    <w:rsid w:val="00CE32BC"/>
    <w:rsid w:val="00CE36E6"/>
    <w:rsid w:val="00CE3CBC"/>
    <w:rsid w:val="00CE3E21"/>
    <w:rsid w:val="00CE418C"/>
    <w:rsid w:val="00CE4AE4"/>
    <w:rsid w:val="00CE4BEF"/>
    <w:rsid w:val="00CE5475"/>
    <w:rsid w:val="00CE556B"/>
    <w:rsid w:val="00CE58AE"/>
    <w:rsid w:val="00CE5AFE"/>
    <w:rsid w:val="00CE6590"/>
    <w:rsid w:val="00CE67DC"/>
    <w:rsid w:val="00CE67F2"/>
    <w:rsid w:val="00CE6983"/>
    <w:rsid w:val="00CE6BB2"/>
    <w:rsid w:val="00CE6DB6"/>
    <w:rsid w:val="00CE7163"/>
    <w:rsid w:val="00CF0089"/>
    <w:rsid w:val="00CF032A"/>
    <w:rsid w:val="00CF0D13"/>
    <w:rsid w:val="00CF1D70"/>
    <w:rsid w:val="00CF21C6"/>
    <w:rsid w:val="00CF2B32"/>
    <w:rsid w:val="00CF2BB4"/>
    <w:rsid w:val="00CF33BD"/>
    <w:rsid w:val="00CF3B61"/>
    <w:rsid w:val="00CF3E7C"/>
    <w:rsid w:val="00CF3EA0"/>
    <w:rsid w:val="00CF4145"/>
    <w:rsid w:val="00CF458D"/>
    <w:rsid w:val="00CF4733"/>
    <w:rsid w:val="00CF4884"/>
    <w:rsid w:val="00CF5457"/>
    <w:rsid w:val="00CF570A"/>
    <w:rsid w:val="00CF5803"/>
    <w:rsid w:val="00CF6000"/>
    <w:rsid w:val="00CF611A"/>
    <w:rsid w:val="00CF6373"/>
    <w:rsid w:val="00CF6B06"/>
    <w:rsid w:val="00CF6DEA"/>
    <w:rsid w:val="00CF71F1"/>
    <w:rsid w:val="00CF756A"/>
    <w:rsid w:val="00CF7AA9"/>
    <w:rsid w:val="00CF7B55"/>
    <w:rsid w:val="00D00439"/>
    <w:rsid w:val="00D004B3"/>
    <w:rsid w:val="00D00E44"/>
    <w:rsid w:val="00D00E5F"/>
    <w:rsid w:val="00D014D4"/>
    <w:rsid w:val="00D016F5"/>
    <w:rsid w:val="00D017C1"/>
    <w:rsid w:val="00D0183D"/>
    <w:rsid w:val="00D01E95"/>
    <w:rsid w:val="00D0206E"/>
    <w:rsid w:val="00D023DC"/>
    <w:rsid w:val="00D028E3"/>
    <w:rsid w:val="00D029FA"/>
    <w:rsid w:val="00D02C79"/>
    <w:rsid w:val="00D02D4C"/>
    <w:rsid w:val="00D02E4A"/>
    <w:rsid w:val="00D033BE"/>
    <w:rsid w:val="00D03860"/>
    <w:rsid w:val="00D03B81"/>
    <w:rsid w:val="00D03E9B"/>
    <w:rsid w:val="00D04D26"/>
    <w:rsid w:val="00D0522B"/>
    <w:rsid w:val="00D05258"/>
    <w:rsid w:val="00D052A6"/>
    <w:rsid w:val="00D05531"/>
    <w:rsid w:val="00D05797"/>
    <w:rsid w:val="00D05DE5"/>
    <w:rsid w:val="00D06097"/>
    <w:rsid w:val="00D0637D"/>
    <w:rsid w:val="00D065DB"/>
    <w:rsid w:val="00D065F5"/>
    <w:rsid w:val="00D06B44"/>
    <w:rsid w:val="00D06C36"/>
    <w:rsid w:val="00D06C3B"/>
    <w:rsid w:val="00D073CE"/>
    <w:rsid w:val="00D0752D"/>
    <w:rsid w:val="00D07533"/>
    <w:rsid w:val="00D0757B"/>
    <w:rsid w:val="00D10044"/>
    <w:rsid w:val="00D106BD"/>
    <w:rsid w:val="00D107B6"/>
    <w:rsid w:val="00D1085F"/>
    <w:rsid w:val="00D10BC6"/>
    <w:rsid w:val="00D11136"/>
    <w:rsid w:val="00D114D8"/>
    <w:rsid w:val="00D1186C"/>
    <w:rsid w:val="00D11B1D"/>
    <w:rsid w:val="00D11B2E"/>
    <w:rsid w:val="00D12431"/>
    <w:rsid w:val="00D1246C"/>
    <w:rsid w:val="00D1261E"/>
    <w:rsid w:val="00D12650"/>
    <w:rsid w:val="00D128D6"/>
    <w:rsid w:val="00D12A10"/>
    <w:rsid w:val="00D137F8"/>
    <w:rsid w:val="00D13889"/>
    <w:rsid w:val="00D1411D"/>
    <w:rsid w:val="00D15064"/>
    <w:rsid w:val="00D153BC"/>
    <w:rsid w:val="00D1547E"/>
    <w:rsid w:val="00D159F1"/>
    <w:rsid w:val="00D15D93"/>
    <w:rsid w:val="00D16156"/>
    <w:rsid w:val="00D16522"/>
    <w:rsid w:val="00D16636"/>
    <w:rsid w:val="00D168A4"/>
    <w:rsid w:val="00D171EA"/>
    <w:rsid w:val="00D1750C"/>
    <w:rsid w:val="00D175F9"/>
    <w:rsid w:val="00D17907"/>
    <w:rsid w:val="00D20BC3"/>
    <w:rsid w:val="00D20E9C"/>
    <w:rsid w:val="00D20EE6"/>
    <w:rsid w:val="00D21170"/>
    <w:rsid w:val="00D21185"/>
    <w:rsid w:val="00D211A9"/>
    <w:rsid w:val="00D21228"/>
    <w:rsid w:val="00D21348"/>
    <w:rsid w:val="00D21595"/>
    <w:rsid w:val="00D215F1"/>
    <w:rsid w:val="00D22EE4"/>
    <w:rsid w:val="00D235A1"/>
    <w:rsid w:val="00D23B2D"/>
    <w:rsid w:val="00D23FB9"/>
    <w:rsid w:val="00D244C6"/>
    <w:rsid w:val="00D2452F"/>
    <w:rsid w:val="00D2456D"/>
    <w:rsid w:val="00D245DE"/>
    <w:rsid w:val="00D246FE"/>
    <w:rsid w:val="00D24E78"/>
    <w:rsid w:val="00D25B3A"/>
    <w:rsid w:val="00D2628B"/>
    <w:rsid w:val="00D26293"/>
    <w:rsid w:val="00D266E0"/>
    <w:rsid w:val="00D26FA3"/>
    <w:rsid w:val="00D270B8"/>
    <w:rsid w:val="00D2777F"/>
    <w:rsid w:val="00D278DA"/>
    <w:rsid w:val="00D27C4A"/>
    <w:rsid w:val="00D27C99"/>
    <w:rsid w:val="00D27F59"/>
    <w:rsid w:val="00D30292"/>
    <w:rsid w:val="00D303D1"/>
    <w:rsid w:val="00D30469"/>
    <w:rsid w:val="00D30B19"/>
    <w:rsid w:val="00D30C20"/>
    <w:rsid w:val="00D31225"/>
    <w:rsid w:val="00D3129D"/>
    <w:rsid w:val="00D312FE"/>
    <w:rsid w:val="00D318A3"/>
    <w:rsid w:val="00D31EEC"/>
    <w:rsid w:val="00D321A1"/>
    <w:rsid w:val="00D321BB"/>
    <w:rsid w:val="00D322F3"/>
    <w:rsid w:val="00D32338"/>
    <w:rsid w:val="00D3240E"/>
    <w:rsid w:val="00D326A7"/>
    <w:rsid w:val="00D32820"/>
    <w:rsid w:val="00D32B13"/>
    <w:rsid w:val="00D32BD6"/>
    <w:rsid w:val="00D32D8D"/>
    <w:rsid w:val="00D332F8"/>
    <w:rsid w:val="00D335B0"/>
    <w:rsid w:val="00D33A86"/>
    <w:rsid w:val="00D33F71"/>
    <w:rsid w:val="00D34417"/>
    <w:rsid w:val="00D3454B"/>
    <w:rsid w:val="00D3456C"/>
    <w:rsid w:val="00D3483A"/>
    <w:rsid w:val="00D34AF6"/>
    <w:rsid w:val="00D34D4D"/>
    <w:rsid w:val="00D34F53"/>
    <w:rsid w:val="00D35265"/>
    <w:rsid w:val="00D357F1"/>
    <w:rsid w:val="00D35926"/>
    <w:rsid w:val="00D36136"/>
    <w:rsid w:val="00D36A9C"/>
    <w:rsid w:val="00D36BDE"/>
    <w:rsid w:val="00D373E0"/>
    <w:rsid w:val="00D37BC4"/>
    <w:rsid w:val="00D37E82"/>
    <w:rsid w:val="00D37F11"/>
    <w:rsid w:val="00D40184"/>
    <w:rsid w:val="00D40AFC"/>
    <w:rsid w:val="00D40C46"/>
    <w:rsid w:val="00D41456"/>
    <w:rsid w:val="00D41C3B"/>
    <w:rsid w:val="00D42427"/>
    <w:rsid w:val="00D4266F"/>
    <w:rsid w:val="00D42792"/>
    <w:rsid w:val="00D42A83"/>
    <w:rsid w:val="00D42A91"/>
    <w:rsid w:val="00D42D20"/>
    <w:rsid w:val="00D43047"/>
    <w:rsid w:val="00D43438"/>
    <w:rsid w:val="00D43494"/>
    <w:rsid w:val="00D434EC"/>
    <w:rsid w:val="00D43714"/>
    <w:rsid w:val="00D43764"/>
    <w:rsid w:val="00D43782"/>
    <w:rsid w:val="00D438B0"/>
    <w:rsid w:val="00D43F4C"/>
    <w:rsid w:val="00D44628"/>
    <w:rsid w:val="00D449E2"/>
    <w:rsid w:val="00D45022"/>
    <w:rsid w:val="00D45462"/>
    <w:rsid w:val="00D45BAD"/>
    <w:rsid w:val="00D45CB5"/>
    <w:rsid w:val="00D46362"/>
    <w:rsid w:val="00D46380"/>
    <w:rsid w:val="00D46AA7"/>
    <w:rsid w:val="00D46EC3"/>
    <w:rsid w:val="00D47593"/>
    <w:rsid w:val="00D475E4"/>
    <w:rsid w:val="00D5016C"/>
    <w:rsid w:val="00D50414"/>
    <w:rsid w:val="00D5074A"/>
    <w:rsid w:val="00D508DC"/>
    <w:rsid w:val="00D50E23"/>
    <w:rsid w:val="00D51046"/>
    <w:rsid w:val="00D510F1"/>
    <w:rsid w:val="00D513A4"/>
    <w:rsid w:val="00D518AA"/>
    <w:rsid w:val="00D51CCE"/>
    <w:rsid w:val="00D51E20"/>
    <w:rsid w:val="00D52171"/>
    <w:rsid w:val="00D52190"/>
    <w:rsid w:val="00D52645"/>
    <w:rsid w:val="00D52A34"/>
    <w:rsid w:val="00D52C87"/>
    <w:rsid w:val="00D53437"/>
    <w:rsid w:val="00D536F6"/>
    <w:rsid w:val="00D542EA"/>
    <w:rsid w:val="00D54314"/>
    <w:rsid w:val="00D544C7"/>
    <w:rsid w:val="00D54B43"/>
    <w:rsid w:val="00D55285"/>
    <w:rsid w:val="00D552D3"/>
    <w:rsid w:val="00D55541"/>
    <w:rsid w:val="00D5634B"/>
    <w:rsid w:val="00D5666B"/>
    <w:rsid w:val="00D56AC2"/>
    <w:rsid w:val="00D56C07"/>
    <w:rsid w:val="00D5708D"/>
    <w:rsid w:val="00D573D4"/>
    <w:rsid w:val="00D577DB"/>
    <w:rsid w:val="00D578E3"/>
    <w:rsid w:val="00D57EFA"/>
    <w:rsid w:val="00D602C0"/>
    <w:rsid w:val="00D610FE"/>
    <w:rsid w:val="00D61ED3"/>
    <w:rsid w:val="00D623C9"/>
    <w:rsid w:val="00D62409"/>
    <w:rsid w:val="00D62680"/>
    <w:rsid w:val="00D62ACC"/>
    <w:rsid w:val="00D63182"/>
    <w:rsid w:val="00D63243"/>
    <w:rsid w:val="00D635AE"/>
    <w:rsid w:val="00D63E80"/>
    <w:rsid w:val="00D6446F"/>
    <w:rsid w:val="00D649C2"/>
    <w:rsid w:val="00D64AE1"/>
    <w:rsid w:val="00D64C71"/>
    <w:rsid w:val="00D6514A"/>
    <w:rsid w:val="00D652DD"/>
    <w:rsid w:val="00D655E6"/>
    <w:rsid w:val="00D65644"/>
    <w:rsid w:val="00D65716"/>
    <w:rsid w:val="00D65E52"/>
    <w:rsid w:val="00D66062"/>
    <w:rsid w:val="00D66144"/>
    <w:rsid w:val="00D6638C"/>
    <w:rsid w:val="00D664C4"/>
    <w:rsid w:val="00D66DAF"/>
    <w:rsid w:val="00D66F79"/>
    <w:rsid w:val="00D67541"/>
    <w:rsid w:val="00D67910"/>
    <w:rsid w:val="00D679DA"/>
    <w:rsid w:val="00D679DD"/>
    <w:rsid w:val="00D67D19"/>
    <w:rsid w:val="00D67D9A"/>
    <w:rsid w:val="00D67E51"/>
    <w:rsid w:val="00D67F09"/>
    <w:rsid w:val="00D703C5"/>
    <w:rsid w:val="00D704D1"/>
    <w:rsid w:val="00D70950"/>
    <w:rsid w:val="00D70A66"/>
    <w:rsid w:val="00D70DBA"/>
    <w:rsid w:val="00D71090"/>
    <w:rsid w:val="00D710FD"/>
    <w:rsid w:val="00D7129D"/>
    <w:rsid w:val="00D71A8D"/>
    <w:rsid w:val="00D71C28"/>
    <w:rsid w:val="00D71CCB"/>
    <w:rsid w:val="00D72568"/>
    <w:rsid w:val="00D7263A"/>
    <w:rsid w:val="00D72971"/>
    <w:rsid w:val="00D7303A"/>
    <w:rsid w:val="00D73E13"/>
    <w:rsid w:val="00D74408"/>
    <w:rsid w:val="00D7464E"/>
    <w:rsid w:val="00D74A22"/>
    <w:rsid w:val="00D753AD"/>
    <w:rsid w:val="00D75544"/>
    <w:rsid w:val="00D756DA"/>
    <w:rsid w:val="00D758A4"/>
    <w:rsid w:val="00D76038"/>
    <w:rsid w:val="00D7634B"/>
    <w:rsid w:val="00D7670B"/>
    <w:rsid w:val="00D7672E"/>
    <w:rsid w:val="00D77930"/>
    <w:rsid w:val="00D77E37"/>
    <w:rsid w:val="00D77EE8"/>
    <w:rsid w:val="00D8001F"/>
    <w:rsid w:val="00D80438"/>
    <w:rsid w:val="00D80464"/>
    <w:rsid w:val="00D804DE"/>
    <w:rsid w:val="00D8093B"/>
    <w:rsid w:val="00D80993"/>
    <w:rsid w:val="00D809D1"/>
    <w:rsid w:val="00D80AC9"/>
    <w:rsid w:val="00D81018"/>
    <w:rsid w:val="00D81063"/>
    <w:rsid w:val="00D81177"/>
    <w:rsid w:val="00D818CC"/>
    <w:rsid w:val="00D81C16"/>
    <w:rsid w:val="00D820B5"/>
    <w:rsid w:val="00D82777"/>
    <w:rsid w:val="00D829D0"/>
    <w:rsid w:val="00D83258"/>
    <w:rsid w:val="00D83364"/>
    <w:rsid w:val="00D838B1"/>
    <w:rsid w:val="00D83DE7"/>
    <w:rsid w:val="00D84AF0"/>
    <w:rsid w:val="00D85948"/>
    <w:rsid w:val="00D85D65"/>
    <w:rsid w:val="00D85F9F"/>
    <w:rsid w:val="00D860B1"/>
    <w:rsid w:val="00D86155"/>
    <w:rsid w:val="00D8626D"/>
    <w:rsid w:val="00D868C7"/>
    <w:rsid w:val="00D8699D"/>
    <w:rsid w:val="00D86F2C"/>
    <w:rsid w:val="00D86F8F"/>
    <w:rsid w:val="00D874BD"/>
    <w:rsid w:val="00D874F8"/>
    <w:rsid w:val="00D878F1"/>
    <w:rsid w:val="00D87994"/>
    <w:rsid w:val="00D87DD1"/>
    <w:rsid w:val="00D87EB2"/>
    <w:rsid w:val="00D903DB"/>
    <w:rsid w:val="00D90613"/>
    <w:rsid w:val="00D90624"/>
    <w:rsid w:val="00D9079E"/>
    <w:rsid w:val="00D90950"/>
    <w:rsid w:val="00D918F2"/>
    <w:rsid w:val="00D91AD2"/>
    <w:rsid w:val="00D9241A"/>
    <w:rsid w:val="00D9252C"/>
    <w:rsid w:val="00D9262A"/>
    <w:rsid w:val="00D9283B"/>
    <w:rsid w:val="00D92AC4"/>
    <w:rsid w:val="00D92C2C"/>
    <w:rsid w:val="00D92D96"/>
    <w:rsid w:val="00D92EB4"/>
    <w:rsid w:val="00D93357"/>
    <w:rsid w:val="00D935A4"/>
    <w:rsid w:val="00D9362F"/>
    <w:rsid w:val="00D937DF"/>
    <w:rsid w:val="00D938C3"/>
    <w:rsid w:val="00D93AFA"/>
    <w:rsid w:val="00D93D76"/>
    <w:rsid w:val="00D9454C"/>
    <w:rsid w:val="00D949FD"/>
    <w:rsid w:val="00D94CC1"/>
    <w:rsid w:val="00D94EA7"/>
    <w:rsid w:val="00D94F07"/>
    <w:rsid w:val="00D95194"/>
    <w:rsid w:val="00D9551A"/>
    <w:rsid w:val="00D95C14"/>
    <w:rsid w:val="00D960AE"/>
    <w:rsid w:val="00D9626B"/>
    <w:rsid w:val="00D962B2"/>
    <w:rsid w:val="00D96A9C"/>
    <w:rsid w:val="00D96DB7"/>
    <w:rsid w:val="00D97224"/>
    <w:rsid w:val="00DA00C6"/>
    <w:rsid w:val="00DA0212"/>
    <w:rsid w:val="00DA03AA"/>
    <w:rsid w:val="00DA0484"/>
    <w:rsid w:val="00DA0715"/>
    <w:rsid w:val="00DA0A49"/>
    <w:rsid w:val="00DA0C14"/>
    <w:rsid w:val="00DA1173"/>
    <w:rsid w:val="00DA1A80"/>
    <w:rsid w:val="00DA1ADC"/>
    <w:rsid w:val="00DA1F4F"/>
    <w:rsid w:val="00DA2091"/>
    <w:rsid w:val="00DA23D2"/>
    <w:rsid w:val="00DA278D"/>
    <w:rsid w:val="00DA2EE6"/>
    <w:rsid w:val="00DA3561"/>
    <w:rsid w:val="00DA3C72"/>
    <w:rsid w:val="00DA3F67"/>
    <w:rsid w:val="00DA40F0"/>
    <w:rsid w:val="00DA42C5"/>
    <w:rsid w:val="00DA45B6"/>
    <w:rsid w:val="00DA4EA5"/>
    <w:rsid w:val="00DA4F3E"/>
    <w:rsid w:val="00DA51D0"/>
    <w:rsid w:val="00DA5349"/>
    <w:rsid w:val="00DA5382"/>
    <w:rsid w:val="00DA54E7"/>
    <w:rsid w:val="00DA62A2"/>
    <w:rsid w:val="00DA66C1"/>
    <w:rsid w:val="00DA6871"/>
    <w:rsid w:val="00DA6917"/>
    <w:rsid w:val="00DA6A0F"/>
    <w:rsid w:val="00DA6FBE"/>
    <w:rsid w:val="00DA7AA6"/>
    <w:rsid w:val="00DA7F75"/>
    <w:rsid w:val="00DB000D"/>
    <w:rsid w:val="00DB0033"/>
    <w:rsid w:val="00DB0640"/>
    <w:rsid w:val="00DB08F5"/>
    <w:rsid w:val="00DB0907"/>
    <w:rsid w:val="00DB0BB6"/>
    <w:rsid w:val="00DB0CC2"/>
    <w:rsid w:val="00DB0E3B"/>
    <w:rsid w:val="00DB0E92"/>
    <w:rsid w:val="00DB155D"/>
    <w:rsid w:val="00DB1A30"/>
    <w:rsid w:val="00DB1F1F"/>
    <w:rsid w:val="00DB2204"/>
    <w:rsid w:val="00DB259A"/>
    <w:rsid w:val="00DB26BE"/>
    <w:rsid w:val="00DB2A36"/>
    <w:rsid w:val="00DB2A3B"/>
    <w:rsid w:val="00DB2C27"/>
    <w:rsid w:val="00DB2C55"/>
    <w:rsid w:val="00DB2D4A"/>
    <w:rsid w:val="00DB2FC4"/>
    <w:rsid w:val="00DB386D"/>
    <w:rsid w:val="00DB393F"/>
    <w:rsid w:val="00DB3A2B"/>
    <w:rsid w:val="00DB3C9E"/>
    <w:rsid w:val="00DB3D1F"/>
    <w:rsid w:val="00DB3E92"/>
    <w:rsid w:val="00DB3EBA"/>
    <w:rsid w:val="00DB41D0"/>
    <w:rsid w:val="00DB4C82"/>
    <w:rsid w:val="00DB5104"/>
    <w:rsid w:val="00DB528C"/>
    <w:rsid w:val="00DB5424"/>
    <w:rsid w:val="00DB554D"/>
    <w:rsid w:val="00DB58F3"/>
    <w:rsid w:val="00DB5965"/>
    <w:rsid w:val="00DB5E5A"/>
    <w:rsid w:val="00DB5F4D"/>
    <w:rsid w:val="00DB5F8D"/>
    <w:rsid w:val="00DB651B"/>
    <w:rsid w:val="00DB67B1"/>
    <w:rsid w:val="00DB6AF5"/>
    <w:rsid w:val="00DB7050"/>
    <w:rsid w:val="00DB71A4"/>
    <w:rsid w:val="00DB7256"/>
    <w:rsid w:val="00DB7370"/>
    <w:rsid w:val="00DB7810"/>
    <w:rsid w:val="00DB788B"/>
    <w:rsid w:val="00DB7F95"/>
    <w:rsid w:val="00DC00AB"/>
    <w:rsid w:val="00DC037F"/>
    <w:rsid w:val="00DC05A7"/>
    <w:rsid w:val="00DC0ACF"/>
    <w:rsid w:val="00DC0B7F"/>
    <w:rsid w:val="00DC0D23"/>
    <w:rsid w:val="00DC0D44"/>
    <w:rsid w:val="00DC0E6D"/>
    <w:rsid w:val="00DC188E"/>
    <w:rsid w:val="00DC1EF1"/>
    <w:rsid w:val="00DC2239"/>
    <w:rsid w:val="00DC23AB"/>
    <w:rsid w:val="00DC2435"/>
    <w:rsid w:val="00DC2A31"/>
    <w:rsid w:val="00DC2F76"/>
    <w:rsid w:val="00DC32B0"/>
    <w:rsid w:val="00DC3328"/>
    <w:rsid w:val="00DC3415"/>
    <w:rsid w:val="00DC37BF"/>
    <w:rsid w:val="00DC3885"/>
    <w:rsid w:val="00DC3AC5"/>
    <w:rsid w:val="00DC3AF0"/>
    <w:rsid w:val="00DC40CD"/>
    <w:rsid w:val="00DC42FD"/>
    <w:rsid w:val="00DC43DC"/>
    <w:rsid w:val="00DC4EBB"/>
    <w:rsid w:val="00DC5223"/>
    <w:rsid w:val="00DC569A"/>
    <w:rsid w:val="00DC57C8"/>
    <w:rsid w:val="00DC5AF3"/>
    <w:rsid w:val="00DC6282"/>
    <w:rsid w:val="00DC649C"/>
    <w:rsid w:val="00DC6700"/>
    <w:rsid w:val="00DC6A4E"/>
    <w:rsid w:val="00DC6A91"/>
    <w:rsid w:val="00DC6EC0"/>
    <w:rsid w:val="00DC7223"/>
    <w:rsid w:val="00DC7718"/>
    <w:rsid w:val="00DD00A4"/>
    <w:rsid w:val="00DD01C4"/>
    <w:rsid w:val="00DD07A6"/>
    <w:rsid w:val="00DD0D9E"/>
    <w:rsid w:val="00DD1564"/>
    <w:rsid w:val="00DD1A68"/>
    <w:rsid w:val="00DD1ED5"/>
    <w:rsid w:val="00DD22E4"/>
    <w:rsid w:val="00DD23EF"/>
    <w:rsid w:val="00DD2773"/>
    <w:rsid w:val="00DD29A3"/>
    <w:rsid w:val="00DD2EA4"/>
    <w:rsid w:val="00DD317F"/>
    <w:rsid w:val="00DD3222"/>
    <w:rsid w:val="00DD3424"/>
    <w:rsid w:val="00DD3572"/>
    <w:rsid w:val="00DD3D3E"/>
    <w:rsid w:val="00DD3F82"/>
    <w:rsid w:val="00DD43CC"/>
    <w:rsid w:val="00DD51F7"/>
    <w:rsid w:val="00DD570B"/>
    <w:rsid w:val="00DD5E59"/>
    <w:rsid w:val="00DD5E8C"/>
    <w:rsid w:val="00DD6099"/>
    <w:rsid w:val="00DD6445"/>
    <w:rsid w:val="00DD64A9"/>
    <w:rsid w:val="00DD64C3"/>
    <w:rsid w:val="00DD6605"/>
    <w:rsid w:val="00DD6E06"/>
    <w:rsid w:val="00DD6E07"/>
    <w:rsid w:val="00DD7407"/>
    <w:rsid w:val="00DD74EF"/>
    <w:rsid w:val="00DD757A"/>
    <w:rsid w:val="00DD79BD"/>
    <w:rsid w:val="00DD7BD4"/>
    <w:rsid w:val="00DE01B6"/>
    <w:rsid w:val="00DE079C"/>
    <w:rsid w:val="00DE07D4"/>
    <w:rsid w:val="00DE13B7"/>
    <w:rsid w:val="00DE146C"/>
    <w:rsid w:val="00DE188D"/>
    <w:rsid w:val="00DE1C1D"/>
    <w:rsid w:val="00DE22B3"/>
    <w:rsid w:val="00DE2534"/>
    <w:rsid w:val="00DE2BE7"/>
    <w:rsid w:val="00DE326F"/>
    <w:rsid w:val="00DE3688"/>
    <w:rsid w:val="00DE3794"/>
    <w:rsid w:val="00DE37B6"/>
    <w:rsid w:val="00DE3E83"/>
    <w:rsid w:val="00DE3EEA"/>
    <w:rsid w:val="00DE3FFB"/>
    <w:rsid w:val="00DE48A4"/>
    <w:rsid w:val="00DE4D78"/>
    <w:rsid w:val="00DE5BF1"/>
    <w:rsid w:val="00DE5DAE"/>
    <w:rsid w:val="00DE5F3E"/>
    <w:rsid w:val="00DE64B2"/>
    <w:rsid w:val="00DE65D2"/>
    <w:rsid w:val="00DE69D0"/>
    <w:rsid w:val="00DE6F71"/>
    <w:rsid w:val="00DE6FD3"/>
    <w:rsid w:val="00DE71E5"/>
    <w:rsid w:val="00DE7431"/>
    <w:rsid w:val="00DE7549"/>
    <w:rsid w:val="00DE76A9"/>
    <w:rsid w:val="00DE76C3"/>
    <w:rsid w:val="00DE7901"/>
    <w:rsid w:val="00DE7C0C"/>
    <w:rsid w:val="00DE7C89"/>
    <w:rsid w:val="00DE7D53"/>
    <w:rsid w:val="00DE7F3E"/>
    <w:rsid w:val="00DF0115"/>
    <w:rsid w:val="00DF04D8"/>
    <w:rsid w:val="00DF0528"/>
    <w:rsid w:val="00DF05FD"/>
    <w:rsid w:val="00DF086E"/>
    <w:rsid w:val="00DF0C2A"/>
    <w:rsid w:val="00DF0D01"/>
    <w:rsid w:val="00DF1068"/>
    <w:rsid w:val="00DF1573"/>
    <w:rsid w:val="00DF1D63"/>
    <w:rsid w:val="00DF1FB1"/>
    <w:rsid w:val="00DF25F9"/>
    <w:rsid w:val="00DF262A"/>
    <w:rsid w:val="00DF26B1"/>
    <w:rsid w:val="00DF26D4"/>
    <w:rsid w:val="00DF2B72"/>
    <w:rsid w:val="00DF2C7B"/>
    <w:rsid w:val="00DF2E26"/>
    <w:rsid w:val="00DF2FE2"/>
    <w:rsid w:val="00DF3798"/>
    <w:rsid w:val="00DF392E"/>
    <w:rsid w:val="00DF3A0A"/>
    <w:rsid w:val="00DF3A37"/>
    <w:rsid w:val="00DF40A1"/>
    <w:rsid w:val="00DF4347"/>
    <w:rsid w:val="00DF4503"/>
    <w:rsid w:val="00DF45B9"/>
    <w:rsid w:val="00DF4981"/>
    <w:rsid w:val="00DF4CAA"/>
    <w:rsid w:val="00DF4F2E"/>
    <w:rsid w:val="00DF509E"/>
    <w:rsid w:val="00DF57F9"/>
    <w:rsid w:val="00DF5FAB"/>
    <w:rsid w:val="00DF6297"/>
    <w:rsid w:val="00DF6421"/>
    <w:rsid w:val="00DF647F"/>
    <w:rsid w:val="00DF675B"/>
    <w:rsid w:val="00DF6B7B"/>
    <w:rsid w:val="00DF7619"/>
    <w:rsid w:val="00DF78FC"/>
    <w:rsid w:val="00E00839"/>
    <w:rsid w:val="00E00A8B"/>
    <w:rsid w:val="00E00D03"/>
    <w:rsid w:val="00E00EC4"/>
    <w:rsid w:val="00E01103"/>
    <w:rsid w:val="00E012B0"/>
    <w:rsid w:val="00E013F1"/>
    <w:rsid w:val="00E01908"/>
    <w:rsid w:val="00E01AA6"/>
    <w:rsid w:val="00E01B30"/>
    <w:rsid w:val="00E022A5"/>
    <w:rsid w:val="00E022CA"/>
    <w:rsid w:val="00E022CD"/>
    <w:rsid w:val="00E026F5"/>
    <w:rsid w:val="00E028E0"/>
    <w:rsid w:val="00E02939"/>
    <w:rsid w:val="00E02D66"/>
    <w:rsid w:val="00E02E04"/>
    <w:rsid w:val="00E030A6"/>
    <w:rsid w:val="00E030A8"/>
    <w:rsid w:val="00E03428"/>
    <w:rsid w:val="00E035E8"/>
    <w:rsid w:val="00E0361A"/>
    <w:rsid w:val="00E03C13"/>
    <w:rsid w:val="00E040FC"/>
    <w:rsid w:val="00E04237"/>
    <w:rsid w:val="00E043F5"/>
    <w:rsid w:val="00E04971"/>
    <w:rsid w:val="00E04DB6"/>
    <w:rsid w:val="00E04E72"/>
    <w:rsid w:val="00E05539"/>
    <w:rsid w:val="00E059FA"/>
    <w:rsid w:val="00E05AB2"/>
    <w:rsid w:val="00E05B8C"/>
    <w:rsid w:val="00E05D70"/>
    <w:rsid w:val="00E06375"/>
    <w:rsid w:val="00E06527"/>
    <w:rsid w:val="00E06611"/>
    <w:rsid w:val="00E06D3E"/>
    <w:rsid w:val="00E07D54"/>
    <w:rsid w:val="00E1024D"/>
    <w:rsid w:val="00E10D9F"/>
    <w:rsid w:val="00E10E84"/>
    <w:rsid w:val="00E10FDD"/>
    <w:rsid w:val="00E10FE9"/>
    <w:rsid w:val="00E1100D"/>
    <w:rsid w:val="00E1154D"/>
    <w:rsid w:val="00E1171B"/>
    <w:rsid w:val="00E11E74"/>
    <w:rsid w:val="00E12284"/>
    <w:rsid w:val="00E12512"/>
    <w:rsid w:val="00E128B1"/>
    <w:rsid w:val="00E12B01"/>
    <w:rsid w:val="00E12FA7"/>
    <w:rsid w:val="00E1318E"/>
    <w:rsid w:val="00E131E9"/>
    <w:rsid w:val="00E13510"/>
    <w:rsid w:val="00E1370A"/>
    <w:rsid w:val="00E13EDB"/>
    <w:rsid w:val="00E13F19"/>
    <w:rsid w:val="00E13F94"/>
    <w:rsid w:val="00E142BB"/>
    <w:rsid w:val="00E1432F"/>
    <w:rsid w:val="00E147A4"/>
    <w:rsid w:val="00E14B9E"/>
    <w:rsid w:val="00E14D4B"/>
    <w:rsid w:val="00E15063"/>
    <w:rsid w:val="00E153D6"/>
    <w:rsid w:val="00E153FA"/>
    <w:rsid w:val="00E15EA7"/>
    <w:rsid w:val="00E162CA"/>
    <w:rsid w:val="00E1634B"/>
    <w:rsid w:val="00E1662F"/>
    <w:rsid w:val="00E16C4B"/>
    <w:rsid w:val="00E16EC7"/>
    <w:rsid w:val="00E16F19"/>
    <w:rsid w:val="00E1737E"/>
    <w:rsid w:val="00E173EB"/>
    <w:rsid w:val="00E17EAC"/>
    <w:rsid w:val="00E200F3"/>
    <w:rsid w:val="00E2021D"/>
    <w:rsid w:val="00E20B4A"/>
    <w:rsid w:val="00E20D3A"/>
    <w:rsid w:val="00E20EC1"/>
    <w:rsid w:val="00E20F3B"/>
    <w:rsid w:val="00E210E9"/>
    <w:rsid w:val="00E21162"/>
    <w:rsid w:val="00E2138F"/>
    <w:rsid w:val="00E214A0"/>
    <w:rsid w:val="00E216A7"/>
    <w:rsid w:val="00E21ECD"/>
    <w:rsid w:val="00E225EA"/>
    <w:rsid w:val="00E22E10"/>
    <w:rsid w:val="00E2305E"/>
    <w:rsid w:val="00E23156"/>
    <w:rsid w:val="00E232C4"/>
    <w:rsid w:val="00E233A5"/>
    <w:rsid w:val="00E235FA"/>
    <w:rsid w:val="00E236F5"/>
    <w:rsid w:val="00E2385A"/>
    <w:rsid w:val="00E238C4"/>
    <w:rsid w:val="00E238EF"/>
    <w:rsid w:val="00E23F0D"/>
    <w:rsid w:val="00E24490"/>
    <w:rsid w:val="00E246D2"/>
    <w:rsid w:val="00E24778"/>
    <w:rsid w:val="00E24B1F"/>
    <w:rsid w:val="00E24E8B"/>
    <w:rsid w:val="00E25214"/>
    <w:rsid w:val="00E25362"/>
    <w:rsid w:val="00E25650"/>
    <w:rsid w:val="00E2592F"/>
    <w:rsid w:val="00E25936"/>
    <w:rsid w:val="00E25F2E"/>
    <w:rsid w:val="00E26520"/>
    <w:rsid w:val="00E26531"/>
    <w:rsid w:val="00E26A26"/>
    <w:rsid w:val="00E26A4B"/>
    <w:rsid w:val="00E26C8D"/>
    <w:rsid w:val="00E273DD"/>
    <w:rsid w:val="00E275EA"/>
    <w:rsid w:val="00E30250"/>
    <w:rsid w:val="00E30B70"/>
    <w:rsid w:val="00E30C99"/>
    <w:rsid w:val="00E30F64"/>
    <w:rsid w:val="00E31F1B"/>
    <w:rsid w:val="00E3278F"/>
    <w:rsid w:val="00E32B5B"/>
    <w:rsid w:val="00E32EB2"/>
    <w:rsid w:val="00E330AD"/>
    <w:rsid w:val="00E3323A"/>
    <w:rsid w:val="00E335B1"/>
    <w:rsid w:val="00E33710"/>
    <w:rsid w:val="00E33764"/>
    <w:rsid w:val="00E33F16"/>
    <w:rsid w:val="00E342A0"/>
    <w:rsid w:val="00E3453C"/>
    <w:rsid w:val="00E34571"/>
    <w:rsid w:val="00E34729"/>
    <w:rsid w:val="00E3500D"/>
    <w:rsid w:val="00E35358"/>
    <w:rsid w:val="00E35620"/>
    <w:rsid w:val="00E359D6"/>
    <w:rsid w:val="00E35A4B"/>
    <w:rsid w:val="00E35B6E"/>
    <w:rsid w:val="00E35FEB"/>
    <w:rsid w:val="00E361DC"/>
    <w:rsid w:val="00E363A8"/>
    <w:rsid w:val="00E36A47"/>
    <w:rsid w:val="00E36D74"/>
    <w:rsid w:val="00E36F15"/>
    <w:rsid w:val="00E372FF"/>
    <w:rsid w:val="00E37447"/>
    <w:rsid w:val="00E37C9B"/>
    <w:rsid w:val="00E37CD4"/>
    <w:rsid w:val="00E40342"/>
    <w:rsid w:val="00E40D69"/>
    <w:rsid w:val="00E40DD3"/>
    <w:rsid w:val="00E40FFE"/>
    <w:rsid w:val="00E4107D"/>
    <w:rsid w:val="00E411F3"/>
    <w:rsid w:val="00E419A7"/>
    <w:rsid w:val="00E420A6"/>
    <w:rsid w:val="00E425AA"/>
    <w:rsid w:val="00E4266E"/>
    <w:rsid w:val="00E4295E"/>
    <w:rsid w:val="00E42B15"/>
    <w:rsid w:val="00E43181"/>
    <w:rsid w:val="00E43440"/>
    <w:rsid w:val="00E43457"/>
    <w:rsid w:val="00E441B9"/>
    <w:rsid w:val="00E443A8"/>
    <w:rsid w:val="00E44BDF"/>
    <w:rsid w:val="00E44D5D"/>
    <w:rsid w:val="00E44E24"/>
    <w:rsid w:val="00E455CC"/>
    <w:rsid w:val="00E4572C"/>
    <w:rsid w:val="00E45A85"/>
    <w:rsid w:val="00E45C9F"/>
    <w:rsid w:val="00E45CC6"/>
    <w:rsid w:val="00E45F30"/>
    <w:rsid w:val="00E46079"/>
    <w:rsid w:val="00E46999"/>
    <w:rsid w:val="00E46A83"/>
    <w:rsid w:val="00E46D5D"/>
    <w:rsid w:val="00E46D6C"/>
    <w:rsid w:val="00E46F2A"/>
    <w:rsid w:val="00E47768"/>
    <w:rsid w:val="00E4798B"/>
    <w:rsid w:val="00E47A08"/>
    <w:rsid w:val="00E47F67"/>
    <w:rsid w:val="00E506C1"/>
    <w:rsid w:val="00E50921"/>
    <w:rsid w:val="00E50BCF"/>
    <w:rsid w:val="00E50D8C"/>
    <w:rsid w:val="00E50F3C"/>
    <w:rsid w:val="00E516B3"/>
    <w:rsid w:val="00E516D9"/>
    <w:rsid w:val="00E51A2C"/>
    <w:rsid w:val="00E51AFA"/>
    <w:rsid w:val="00E51CA7"/>
    <w:rsid w:val="00E52661"/>
    <w:rsid w:val="00E529EC"/>
    <w:rsid w:val="00E52E5C"/>
    <w:rsid w:val="00E53104"/>
    <w:rsid w:val="00E533BD"/>
    <w:rsid w:val="00E535D9"/>
    <w:rsid w:val="00E5382C"/>
    <w:rsid w:val="00E53A03"/>
    <w:rsid w:val="00E53A21"/>
    <w:rsid w:val="00E5442E"/>
    <w:rsid w:val="00E54DAA"/>
    <w:rsid w:val="00E54F1B"/>
    <w:rsid w:val="00E553A1"/>
    <w:rsid w:val="00E55517"/>
    <w:rsid w:val="00E55760"/>
    <w:rsid w:val="00E55CA2"/>
    <w:rsid w:val="00E56068"/>
    <w:rsid w:val="00E56476"/>
    <w:rsid w:val="00E56654"/>
    <w:rsid w:val="00E56689"/>
    <w:rsid w:val="00E56A47"/>
    <w:rsid w:val="00E56C0B"/>
    <w:rsid w:val="00E5746A"/>
    <w:rsid w:val="00E579A6"/>
    <w:rsid w:val="00E57B57"/>
    <w:rsid w:val="00E57E86"/>
    <w:rsid w:val="00E60AB2"/>
    <w:rsid w:val="00E60D5B"/>
    <w:rsid w:val="00E60F17"/>
    <w:rsid w:val="00E6135C"/>
    <w:rsid w:val="00E616A0"/>
    <w:rsid w:val="00E619AD"/>
    <w:rsid w:val="00E61CD1"/>
    <w:rsid w:val="00E61DD5"/>
    <w:rsid w:val="00E6231E"/>
    <w:rsid w:val="00E62EAB"/>
    <w:rsid w:val="00E634AC"/>
    <w:rsid w:val="00E6366E"/>
    <w:rsid w:val="00E636E5"/>
    <w:rsid w:val="00E6379E"/>
    <w:rsid w:val="00E6395B"/>
    <w:rsid w:val="00E639C4"/>
    <w:rsid w:val="00E63B03"/>
    <w:rsid w:val="00E644F7"/>
    <w:rsid w:val="00E646E6"/>
    <w:rsid w:val="00E64CAB"/>
    <w:rsid w:val="00E64F58"/>
    <w:rsid w:val="00E65B47"/>
    <w:rsid w:val="00E65BF0"/>
    <w:rsid w:val="00E65F2A"/>
    <w:rsid w:val="00E65F31"/>
    <w:rsid w:val="00E6619A"/>
    <w:rsid w:val="00E666F4"/>
    <w:rsid w:val="00E6706C"/>
    <w:rsid w:val="00E6772D"/>
    <w:rsid w:val="00E67900"/>
    <w:rsid w:val="00E70765"/>
    <w:rsid w:val="00E70C02"/>
    <w:rsid w:val="00E70F4F"/>
    <w:rsid w:val="00E70F52"/>
    <w:rsid w:val="00E7149B"/>
    <w:rsid w:val="00E71578"/>
    <w:rsid w:val="00E737DE"/>
    <w:rsid w:val="00E73AE0"/>
    <w:rsid w:val="00E73CFB"/>
    <w:rsid w:val="00E74257"/>
    <w:rsid w:val="00E74566"/>
    <w:rsid w:val="00E74C68"/>
    <w:rsid w:val="00E75120"/>
    <w:rsid w:val="00E7525D"/>
    <w:rsid w:val="00E7530D"/>
    <w:rsid w:val="00E7560B"/>
    <w:rsid w:val="00E75A51"/>
    <w:rsid w:val="00E75C61"/>
    <w:rsid w:val="00E75D27"/>
    <w:rsid w:val="00E7609D"/>
    <w:rsid w:val="00E764C2"/>
    <w:rsid w:val="00E76B5B"/>
    <w:rsid w:val="00E76ECD"/>
    <w:rsid w:val="00E770F9"/>
    <w:rsid w:val="00E7714B"/>
    <w:rsid w:val="00E7731C"/>
    <w:rsid w:val="00E77990"/>
    <w:rsid w:val="00E77EC8"/>
    <w:rsid w:val="00E77EDA"/>
    <w:rsid w:val="00E77FC6"/>
    <w:rsid w:val="00E80DAA"/>
    <w:rsid w:val="00E80FEA"/>
    <w:rsid w:val="00E81E12"/>
    <w:rsid w:val="00E8210E"/>
    <w:rsid w:val="00E82196"/>
    <w:rsid w:val="00E8260E"/>
    <w:rsid w:val="00E82B72"/>
    <w:rsid w:val="00E82DA5"/>
    <w:rsid w:val="00E8300E"/>
    <w:rsid w:val="00E83369"/>
    <w:rsid w:val="00E838BA"/>
    <w:rsid w:val="00E83980"/>
    <w:rsid w:val="00E83F84"/>
    <w:rsid w:val="00E84755"/>
    <w:rsid w:val="00E84D43"/>
    <w:rsid w:val="00E85089"/>
    <w:rsid w:val="00E8575C"/>
    <w:rsid w:val="00E8631C"/>
    <w:rsid w:val="00E86A8A"/>
    <w:rsid w:val="00E86D0D"/>
    <w:rsid w:val="00E870D9"/>
    <w:rsid w:val="00E8724D"/>
    <w:rsid w:val="00E87B8B"/>
    <w:rsid w:val="00E9011A"/>
    <w:rsid w:val="00E9088D"/>
    <w:rsid w:val="00E908B9"/>
    <w:rsid w:val="00E90CC6"/>
    <w:rsid w:val="00E91115"/>
    <w:rsid w:val="00E91259"/>
    <w:rsid w:val="00E91D07"/>
    <w:rsid w:val="00E91E7E"/>
    <w:rsid w:val="00E92431"/>
    <w:rsid w:val="00E933BC"/>
    <w:rsid w:val="00E934BB"/>
    <w:rsid w:val="00E93903"/>
    <w:rsid w:val="00E939D6"/>
    <w:rsid w:val="00E93A9D"/>
    <w:rsid w:val="00E94121"/>
    <w:rsid w:val="00E94213"/>
    <w:rsid w:val="00E94475"/>
    <w:rsid w:val="00E9512A"/>
    <w:rsid w:val="00E95211"/>
    <w:rsid w:val="00E954DF"/>
    <w:rsid w:val="00E95630"/>
    <w:rsid w:val="00E958F0"/>
    <w:rsid w:val="00E965DF"/>
    <w:rsid w:val="00E96729"/>
    <w:rsid w:val="00E96970"/>
    <w:rsid w:val="00E96D36"/>
    <w:rsid w:val="00E978B5"/>
    <w:rsid w:val="00E97E50"/>
    <w:rsid w:val="00EA00CA"/>
    <w:rsid w:val="00EA0216"/>
    <w:rsid w:val="00EA036E"/>
    <w:rsid w:val="00EA07CE"/>
    <w:rsid w:val="00EA0890"/>
    <w:rsid w:val="00EA08B9"/>
    <w:rsid w:val="00EA231B"/>
    <w:rsid w:val="00EA279D"/>
    <w:rsid w:val="00EA2847"/>
    <w:rsid w:val="00EA2BA1"/>
    <w:rsid w:val="00EA2CFB"/>
    <w:rsid w:val="00EA2D1C"/>
    <w:rsid w:val="00EA2E82"/>
    <w:rsid w:val="00EA2E85"/>
    <w:rsid w:val="00EA37EE"/>
    <w:rsid w:val="00EA3FA1"/>
    <w:rsid w:val="00EA43F4"/>
    <w:rsid w:val="00EA4E11"/>
    <w:rsid w:val="00EA4E12"/>
    <w:rsid w:val="00EA4E3E"/>
    <w:rsid w:val="00EA4E87"/>
    <w:rsid w:val="00EA5F30"/>
    <w:rsid w:val="00EA63E8"/>
    <w:rsid w:val="00EA64BF"/>
    <w:rsid w:val="00EA68EC"/>
    <w:rsid w:val="00EA6962"/>
    <w:rsid w:val="00EA6E60"/>
    <w:rsid w:val="00EA6EA9"/>
    <w:rsid w:val="00EA7080"/>
    <w:rsid w:val="00EA7104"/>
    <w:rsid w:val="00EA7168"/>
    <w:rsid w:val="00EA7403"/>
    <w:rsid w:val="00EA76A8"/>
    <w:rsid w:val="00EA76E7"/>
    <w:rsid w:val="00EA7FCA"/>
    <w:rsid w:val="00EB030A"/>
    <w:rsid w:val="00EB05F8"/>
    <w:rsid w:val="00EB0692"/>
    <w:rsid w:val="00EB0DF2"/>
    <w:rsid w:val="00EB0EDD"/>
    <w:rsid w:val="00EB0FCB"/>
    <w:rsid w:val="00EB14FC"/>
    <w:rsid w:val="00EB1756"/>
    <w:rsid w:val="00EB1D44"/>
    <w:rsid w:val="00EB1F80"/>
    <w:rsid w:val="00EB2ED1"/>
    <w:rsid w:val="00EB2F95"/>
    <w:rsid w:val="00EB34CF"/>
    <w:rsid w:val="00EB43F2"/>
    <w:rsid w:val="00EB4446"/>
    <w:rsid w:val="00EB44F0"/>
    <w:rsid w:val="00EB475C"/>
    <w:rsid w:val="00EB4896"/>
    <w:rsid w:val="00EB5B04"/>
    <w:rsid w:val="00EB5B0F"/>
    <w:rsid w:val="00EB5C36"/>
    <w:rsid w:val="00EB5FA3"/>
    <w:rsid w:val="00EB6D50"/>
    <w:rsid w:val="00EB7021"/>
    <w:rsid w:val="00EB721F"/>
    <w:rsid w:val="00EB75BB"/>
    <w:rsid w:val="00EB765E"/>
    <w:rsid w:val="00EB790D"/>
    <w:rsid w:val="00EB7B98"/>
    <w:rsid w:val="00EB7E47"/>
    <w:rsid w:val="00EC0203"/>
    <w:rsid w:val="00EC0BA0"/>
    <w:rsid w:val="00EC0F55"/>
    <w:rsid w:val="00EC163A"/>
    <w:rsid w:val="00EC1860"/>
    <w:rsid w:val="00EC1B54"/>
    <w:rsid w:val="00EC1D61"/>
    <w:rsid w:val="00EC1E9F"/>
    <w:rsid w:val="00EC1FF0"/>
    <w:rsid w:val="00EC2111"/>
    <w:rsid w:val="00EC21D9"/>
    <w:rsid w:val="00EC2217"/>
    <w:rsid w:val="00EC263E"/>
    <w:rsid w:val="00EC26C0"/>
    <w:rsid w:val="00EC2FB2"/>
    <w:rsid w:val="00EC3281"/>
    <w:rsid w:val="00EC3674"/>
    <w:rsid w:val="00EC3753"/>
    <w:rsid w:val="00EC3DD1"/>
    <w:rsid w:val="00EC3F70"/>
    <w:rsid w:val="00EC3FC0"/>
    <w:rsid w:val="00EC3FE1"/>
    <w:rsid w:val="00EC414F"/>
    <w:rsid w:val="00EC442A"/>
    <w:rsid w:val="00EC499C"/>
    <w:rsid w:val="00EC4B01"/>
    <w:rsid w:val="00EC4D1A"/>
    <w:rsid w:val="00EC588A"/>
    <w:rsid w:val="00EC5FAB"/>
    <w:rsid w:val="00EC6115"/>
    <w:rsid w:val="00EC6379"/>
    <w:rsid w:val="00EC6B13"/>
    <w:rsid w:val="00EC6BCD"/>
    <w:rsid w:val="00EC6C84"/>
    <w:rsid w:val="00EC7025"/>
    <w:rsid w:val="00EC7459"/>
    <w:rsid w:val="00EC7781"/>
    <w:rsid w:val="00EC7820"/>
    <w:rsid w:val="00EC79DC"/>
    <w:rsid w:val="00EC7BF6"/>
    <w:rsid w:val="00EC7F4B"/>
    <w:rsid w:val="00ED01B7"/>
    <w:rsid w:val="00ED0FE9"/>
    <w:rsid w:val="00ED104D"/>
    <w:rsid w:val="00ED1130"/>
    <w:rsid w:val="00ED1493"/>
    <w:rsid w:val="00ED1E3E"/>
    <w:rsid w:val="00ED1FCF"/>
    <w:rsid w:val="00ED20DC"/>
    <w:rsid w:val="00ED2280"/>
    <w:rsid w:val="00ED3746"/>
    <w:rsid w:val="00ED3B18"/>
    <w:rsid w:val="00ED4188"/>
    <w:rsid w:val="00ED428B"/>
    <w:rsid w:val="00ED432B"/>
    <w:rsid w:val="00ED4505"/>
    <w:rsid w:val="00ED47B6"/>
    <w:rsid w:val="00ED4B29"/>
    <w:rsid w:val="00ED4EA9"/>
    <w:rsid w:val="00ED4EBD"/>
    <w:rsid w:val="00ED5107"/>
    <w:rsid w:val="00ED5C23"/>
    <w:rsid w:val="00ED6279"/>
    <w:rsid w:val="00ED666C"/>
    <w:rsid w:val="00ED6835"/>
    <w:rsid w:val="00ED688E"/>
    <w:rsid w:val="00ED6BAF"/>
    <w:rsid w:val="00ED6E78"/>
    <w:rsid w:val="00ED70E9"/>
    <w:rsid w:val="00ED750E"/>
    <w:rsid w:val="00ED777A"/>
    <w:rsid w:val="00ED7DEE"/>
    <w:rsid w:val="00ED7FEC"/>
    <w:rsid w:val="00EE01A1"/>
    <w:rsid w:val="00EE04BC"/>
    <w:rsid w:val="00EE0B7A"/>
    <w:rsid w:val="00EE12DB"/>
    <w:rsid w:val="00EE1537"/>
    <w:rsid w:val="00EE198D"/>
    <w:rsid w:val="00EE1AC6"/>
    <w:rsid w:val="00EE1D6B"/>
    <w:rsid w:val="00EE1DB4"/>
    <w:rsid w:val="00EE2078"/>
    <w:rsid w:val="00EE2575"/>
    <w:rsid w:val="00EE2884"/>
    <w:rsid w:val="00EE28DB"/>
    <w:rsid w:val="00EE2D75"/>
    <w:rsid w:val="00EE2DB0"/>
    <w:rsid w:val="00EE2DB9"/>
    <w:rsid w:val="00EE332D"/>
    <w:rsid w:val="00EE3834"/>
    <w:rsid w:val="00EE396F"/>
    <w:rsid w:val="00EE3B0F"/>
    <w:rsid w:val="00EE4A28"/>
    <w:rsid w:val="00EE5450"/>
    <w:rsid w:val="00EE56CB"/>
    <w:rsid w:val="00EE5C7E"/>
    <w:rsid w:val="00EE5D77"/>
    <w:rsid w:val="00EE602D"/>
    <w:rsid w:val="00EE65CF"/>
    <w:rsid w:val="00EE6749"/>
    <w:rsid w:val="00EE6B4C"/>
    <w:rsid w:val="00EE6DA0"/>
    <w:rsid w:val="00EE7154"/>
    <w:rsid w:val="00EE75A4"/>
    <w:rsid w:val="00EE77D8"/>
    <w:rsid w:val="00EE7CEE"/>
    <w:rsid w:val="00EF07C2"/>
    <w:rsid w:val="00EF092A"/>
    <w:rsid w:val="00EF1291"/>
    <w:rsid w:val="00EF18E0"/>
    <w:rsid w:val="00EF1944"/>
    <w:rsid w:val="00EF1A46"/>
    <w:rsid w:val="00EF21AD"/>
    <w:rsid w:val="00EF286B"/>
    <w:rsid w:val="00EF2BD3"/>
    <w:rsid w:val="00EF2E93"/>
    <w:rsid w:val="00EF39C3"/>
    <w:rsid w:val="00EF39D6"/>
    <w:rsid w:val="00EF3D4F"/>
    <w:rsid w:val="00EF3F78"/>
    <w:rsid w:val="00EF427B"/>
    <w:rsid w:val="00EF4859"/>
    <w:rsid w:val="00EF493A"/>
    <w:rsid w:val="00EF4B0C"/>
    <w:rsid w:val="00EF5496"/>
    <w:rsid w:val="00EF56A2"/>
    <w:rsid w:val="00EF5B96"/>
    <w:rsid w:val="00EF5C00"/>
    <w:rsid w:val="00EF5DF1"/>
    <w:rsid w:val="00EF5F78"/>
    <w:rsid w:val="00EF633F"/>
    <w:rsid w:val="00EF635A"/>
    <w:rsid w:val="00EF65D7"/>
    <w:rsid w:val="00EF683F"/>
    <w:rsid w:val="00EF6B6C"/>
    <w:rsid w:val="00EF6FB6"/>
    <w:rsid w:val="00EF7EC1"/>
    <w:rsid w:val="00F00390"/>
    <w:rsid w:val="00F0047A"/>
    <w:rsid w:val="00F00F51"/>
    <w:rsid w:val="00F00FB7"/>
    <w:rsid w:val="00F0138B"/>
    <w:rsid w:val="00F02012"/>
    <w:rsid w:val="00F02150"/>
    <w:rsid w:val="00F02718"/>
    <w:rsid w:val="00F02A45"/>
    <w:rsid w:val="00F02B4A"/>
    <w:rsid w:val="00F03489"/>
    <w:rsid w:val="00F036C7"/>
    <w:rsid w:val="00F03FD4"/>
    <w:rsid w:val="00F04B75"/>
    <w:rsid w:val="00F04E4A"/>
    <w:rsid w:val="00F04FB8"/>
    <w:rsid w:val="00F0513B"/>
    <w:rsid w:val="00F05249"/>
    <w:rsid w:val="00F052BD"/>
    <w:rsid w:val="00F05374"/>
    <w:rsid w:val="00F05A24"/>
    <w:rsid w:val="00F05B15"/>
    <w:rsid w:val="00F05F84"/>
    <w:rsid w:val="00F061AD"/>
    <w:rsid w:val="00F065BA"/>
    <w:rsid w:val="00F065CC"/>
    <w:rsid w:val="00F0686D"/>
    <w:rsid w:val="00F06B19"/>
    <w:rsid w:val="00F07315"/>
    <w:rsid w:val="00F074D6"/>
    <w:rsid w:val="00F074ED"/>
    <w:rsid w:val="00F075A9"/>
    <w:rsid w:val="00F07812"/>
    <w:rsid w:val="00F0794E"/>
    <w:rsid w:val="00F1055C"/>
    <w:rsid w:val="00F105A0"/>
    <w:rsid w:val="00F116FD"/>
    <w:rsid w:val="00F11CCD"/>
    <w:rsid w:val="00F127B5"/>
    <w:rsid w:val="00F128FF"/>
    <w:rsid w:val="00F12E73"/>
    <w:rsid w:val="00F1307A"/>
    <w:rsid w:val="00F1318E"/>
    <w:rsid w:val="00F1380E"/>
    <w:rsid w:val="00F142E7"/>
    <w:rsid w:val="00F14416"/>
    <w:rsid w:val="00F158A3"/>
    <w:rsid w:val="00F158DD"/>
    <w:rsid w:val="00F15D7E"/>
    <w:rsid w:val="00F15E8D"/>
    <w:rsid w:val="00F16021"/>
    <w:rsid w:val="00F16729"/>
    <w:rsid w:val="00F16E09"/>
    <w:rsid w:val="00F16F41"/>
    <w:rsid w:val="00F16FC9"/>
    <w:rsid w:val="00F174A5"/>
    <w:rsid w:val="00F2000B"/>
    <w:rsid w:val="00F200F2"/>
    <w:rsid w:val="00F200FD"/>
    <w:rsid w:val="00F2014C"/>
    <w:rsid w:val="00F20B59"/>
    <w:rsid w:val="00F210B6"/>
    <w:rsid w:val="00F211D8"/>
    <w:rsid w:val="00F219A1"/>
    <w:rsid w:val="00F21C4B"/>
    <w:rsid w:val="00F21CCA"/>
    <w:rsid w:val="00F22040"/>
    <w:rsid w:val="00F222D7"/>
    <w:rsid w:val="00F22A50"/>
    <w:rsid w:val="00F22BA3"/>
    <w:rsid w:val="00F22D5D"/>
    <w:rsid w:val="00F22FFB"/>
    <w:rsid w:val="00F2300C"/>
    <w:rsid w:val="00F23054"/>
    <w:rsid w:val="00F2344E"/>
    <w:rsid w:val="00F234AC"/>
    <w:rsid w:val="00F23CE6"/>
    <w:rsid w:val="00F24202"/>
    <w:rsid w:val="00F2432B"/>
    <w:rsid w:val="00F24479"/>
    <w:rsid w:val="00F2459C"/>
    <w:rsid w:val="00F24604"/>
    <w:rsid w:val="00F2495D"/>
    <w:rsid w:val="00F24986"/>
    <w:rsid w:val="00F24AEB"/>
    <w:rsid w:val="00F24B12"/>
    <w:rsid w:val="00F24CAD"/>
    <w:rsid w:val="00F24D53"/>
    <w:rsid w:val="00F24E4D"/>
    <w:rsid w:val="00F2538C"/>
    <w:rsid w:val="00F25C79"/>
    <w:rsid w:val="00F25EFB"/>
    <w:rsid w:val="00F25F8B"/>
    <w:rsid w:val="00F26142"/>
    <w:rsid w:val="00F263C2"/>
    <w:rsid w:val="00F26ED8"/>
    <w:rsid w:val="00F270E4"/>
    <w:rsid w:val="00F273C4"/>
    <w:rsid w:val="00F27449"/>
    <w:rsid w:val="00F2753C"/>
    <w:rsid w:val="00F30144"/>
    <w:rsid w:val="00F30306"/>
    <w:rsid w:val="00F3048C"/>
    <w:rsid w:val="00F30B76"/>
    <w:rsid w:val="00F30FB1"/>
    <w:rsid w:val="00F312F8"/>
    <w:rsid w:val="00F315FD"/>
    <w:rsid w:val="00F3186D"/>
    <w:rsid w:val="00F31A17"/>
    <w:rsid w:val="00F31B63"/>
    <w:rsid w:val="00F31CDF"/>
    <w:rsid w:val="00F32036"/>
    <w:rsid w:val="00F3222C"/>
    <w:rsid w:val="00F324B7"/>
    <w:rsid w:val="00F324FF"/>
    <w:rsid w:val="00F326F7"/>
    <w:rsid w:val="00F337CC"/>
    <w:rsid w:val="00F33FAB"/>
    <w:rsid w:val="00F342D1"/>
    <w:rsid w:val="00F350CA"/>
    <w:rsid w:val="00F35164"/>
    <w:rsid w:val="00F357D8"/>
    <w:rsid w:val="00F35A92"/>
    <w:rsid w:val="00F35C34"/>
    <w:rsid w:val="00F35EBB"/>
    <w:rsid w:val="00F35EBF"/>
    <w:rsid w:val="00F35FE7"/>
    <w:rsid w:val="00F36040"/>
    <w:rsid w:val="00F365DE"/>
    <w:rsid w:val="00F36869"/>
    <w:rsid w:val="00F37046"/>
    <w:rsid w:val="00F372A6"/>
    <w:rsid w:val="00F3792B"/>
    <w:rsid w:val="00F37A0D"/>
    <w:rsid w:val="00F37D67"/>
    <w:rsid w:val="00F405BC"/>
    <w:rsid w:val="00F40786"/>
    <w:rsid w:val="00F419EA"/>
    <w:rsid w:val="00F41B36"/>
    <w:rsid w:val="00F422BE"/>
    <w:rsid w:val="00F4241B"/>
    <w:rsid w:val="00F428BC"/>
    <w:rsid w:val="00F428CD"/>
    <w:rsid w:val="00F430F3"/>
    <w:rsid w:val="00F43964"/>
    <w:rsid w:val="00F43A0C"/>
    <w:rsid w:val="00F43F3D"/>
    <w:rsid w:val="00F43F88"/>
    <w:rsid w:val="00F446BC"/>
    <w:rsid w:val="00F44A10"/>
    <w:rsid w:val="00F44A67"/>
    <w:rsid w:val="00F455DE"/>
    <w:rsid w:val="00F459A4"/>
    <w:rsid w:val="00F45BD9"/>
    <w:rsid w:val="00F46203"/>
    <w:rsid w:val="00F46242"/>
    <w:rsid w:val="00F47336"/>
    <w:rsid w:val="00F4740E"/>
    <w:rsid w:val="00F476C4"/>
    <w:rsid w:val="00F477FD"/>
    <w:rsid w:val="00F4793D"/>
    <w:rsid w:val="00F47AFA"/>
    <w:rsid w:val="00F47D95"/>
    <w:rsid w:val="00F47E7D"/>
    <w:rsid w:val="00F5020A"/>
    <w:rsid w:val="00F5061D"/>
    <w:rsid w:val="00F51C58"/>
    <w:rsid w:val="00F5227E"/>
    <w:rsid w:val="00F5273F"/>
    <w:rsid w:val="00F53436"/>
    <w:rsid w:val="00F534DB"/>
    <w:rsid w:val="00F5383D"/>
    <w:rsid w:val="00F5469E"/>
    <w:rsid w:val="00F548C0"/>
    <w:rsid w:val="00F54986"/>
    <w:rsid w:val="00F549D2"/>
    <w:rsid w:val="00F54AD1"/>
    <w:rsid w:val="00F54CF2"/>
    <w:rsid w:val="00F5523F"/>
    <w:rsid w:val="00F55448"/>
    <w:rsid w:val="00F5552A"/>
    <w:rsid w:val="00F555F1"/>
    <w:rsid w:val="00F55631"/>
    <w:rsid w:val="00F55F33"/>
    <w:rsid w:val="00F56255"/>
    <w:rsid w:val="00F576CE"/>
    <w:rsid w:val="00F5789E"/>
    <w:rsid w:val="00F57F37"/>
    <w:rsid w:val="00F60275"/>
    <w:rsid w:val="00F604BB"/>
    <w:rsid w:val="00F60843"/>
    <w:rsid w:val="00F60AD8"/>
    <w:rsid w:val="00F61589"/>
    <w:rsid w:val="00F6196C"/>
    <w:rsid w:val="00F61D85"/>
    <w:rsid w:val="00F61E14"/>
    <w:rsid w:val="00F61F3B"/>
    <w:rsid w:val="00F62097"/>
    <w:rsid w:val="00F624B6"/>
    <w:rsid w:val="00F629F6"/>
    <w:rsid w:val="00F6313A"/>
    <w:rsid w:val="00F634A9"/>
    <w:rsid w:val="00F6367A"/>
    <w:rsid w:val="00F6399D"/>
    <w:rsid w:val="00F63ADF"/>
    <w:rsid w:val="00F63C0A"/>
    <w:rsid w:val="00F63E7F"/>
    <w:rsid w:val="00F6402B"/>
    <w:rsid w:val="00F643B1"/>
    <w:rsid w:val="00F648D8"/>
    <w:rsid w:val="00F64961"/>
    <w:rsid w:val="00F64A41"/>
    <w:rsid w:val="00F65257"/>
    <w:rsid w:val="00F65495"/>
    <w:rsid w:val="00F655B0"/>
    <w:rsid w:val="00F65F9D"/>
    <w:rsid w:val="00F6619F"/>
    <w:rsid w:val="00F661D0"/>
    <w:rsid w:val="00F66348"/>
    <w:rsid w:val="00F664D4"/>
    <w:rsid w:val="00F667ED"/>
    <w:rsid w:val="00F669F7"/>
    <w:rsid w:val="00F66AE8"/>
    <w:rsid w:val="00F66E57"/>
    <w:rsid w:val="00F6756B"/>
    <w:rsid w:val="00F67A84"/>
    <w:rsid w:val="00F67B33"/>
    <w:rsid w:val="00F67D73"/>
    <w:rsid w:val="00F67ECD"/>
    <w:rsid w:val="00F70169"/>
    <w:rsid w:val="00F703F4"/>
    <w:rsid w:val="00F706A7"/>
    <w:rsid w:val="00F70AF3"/>
    <w:rsid w:val="00F7168B"/>
    <w:rsid w:val="00F71A44"/>
    <w:rsid w:val="00F71F4C"/>
    <w:rsid w:val="00F72886"/>
    <w:rsid w:val="00F72C51"/>
    <w:rsid w:val="00F72F4B"/>
    <w:rsid w:val="00F73934"/>
    <w:rsid w:val="00F73DC6"/>
    <w:rsid w:val="00F7401D"/>
    <w:rsid w:val="00F746C8"/>
    <w:rsid w:val="00F74751"/>
    <w:rsid w:val="00F75A73"/>
    <w:rsid w:val="00F75B5A"/>
    <w:rsid w:val="00F75D78"/>
    <w:rsid w:val="00F7619C"/>
    <w:rsid w:val="00F763D0"/>
    <w:rsid w:val="00F76411"/>
    <w:rsid w:val="00F77873"/>
    <w:rsid w:val="00F8003E"/>
    <w:rsid w:val="00F802D3"/>
    <w:rsid w:val="00F803CC"/>
    <w:rsid w:val="00F80529"/>
    <w:rsid w:val="00F8070A"/>
    <w:rsid w:val="00F80757"/>
    <w:rsid w:val="00F8081C"/>
    <w:rsid w:val="00F808DE"/>
    <w:rsid w:val="00F80BB7"/>
    <w:rsid w:val="00F80BDE"/>
    <w:rsid w:val="00F8147A"/>
    <w:rsid w:val="00F818CA"/>
    <w:rsid w:val="00F819A4"/>
    <w:rsid w:val="00F81B64"/>
    <w:rsid w:val="00F81D19"/>
    <w:rsid w:val="00F81DB8"/>
    <w:rsid w:val="00F821E4"/>
    <w:rsid w:val="00F823C6"/>
    <w:rsid w:val="00F827CC"/>
    <w:rsid w:val="00F82B85"/>
    <w:rsid w:val="00F82DCA"/>
    <w:rsid w:val="00F83239"/>
    <w:rsid w:val="00F836B0"/>
    <w:rsid w:val="00F837BA"/>
    <w:rsid w:val="00F83EA5"/>
    <w:rsid w:val="00F84DCA"/>
    <w:rsid w:val="00F84FB0"/>
    <w:rsid w:val="00F85413"/>
    <w:rsid w:val="00F85709"/>
    <w:rsid w:val="00F85D4E"/>
    <w:rsid w:val="00F85EEA"/>
    <w:rsid w:val="00F85EF1"/>
    <w:rsid w:val="00F85F31"/>
    <w:rsid w:val="00F85FA4"/>
    <w:rsid w:val="00F85FC4"/>
    <w:rsid w:val="00F86120"/>
    <w:rsid w:val="00F86CD8"/>
    <w:rsid w:val="00F871CC"/>
    <w:rsid w:val="00F87B4A"/>
    <w:rsid w:val="00F90BE2"/>
    <w:rsid w:val="00F90BEB"/>
    <w:rsid w:val="00F914A2"/>
    <w:rsid w:val="00F918DE"/>
    <w:rsid w:val="00F91988"/>
    <w:rsid w:val="00F91992"/>
    <w:rsid w:val="00F91F18"/>
    <w:rsid w:val="00F92284"/>
    <w:rsid w:val="00F92367"/>
    <w:rsid w:val="00F925D6"/>
    <w:rsid w:val="00F929CB"/>
    <w:rsid w:val="00F92A37"/>
    <w:rsid w:val="00F92D50"/>
    <w:rsid w:val="00F92F2B"/>
    <w:rsid w:val="00F92F43"/>
    <w:rsid w:val="00F93023"/>
    <w:rsid w:val="00F9334C"/>
    <w:rsid w:val="00F935D8"/>
    <w:rsid w:val="00F936D9"/>
    <w:rsid w:val="00F93DB6"/>
    <w:rsid w:val="00F94058"/>
    <w:rsid w:val="00F9466E"/>
    <w:rsid w:val="00F94CF8"/>
    <w:rsid w:val="00F952D4"/>
    <w:rsid w:val="00F9555C"/>
    <w:rsid w:val="00F95966"/>
    <w:rsid w:val="00F966C0"/>
    <w:rsid w:val="00F96957"/>
    <w:rsid w:val="00F9709A"/>
    <w:rsid w:val="00F97445"/>
    <w:rsid w:val="00F97708"/>
    <w:rsid w:val="00F978B4"/>
    <w:rsid w:val="00F97D34"/>
    <w:rsid w:val="00FA0736"/>
    <w:rsid w:val="00FA0A00"/>
    <w:rsid w:val="00FA0E10"/>
    <w:rsid w:val="00FA0F93"/>
    <w:rsid w:val="00FA1B22"/>
    <w:rsid w:val="00FA1CDF"/>
    <w:rsid w:val="00FA1EA9"/>
    <w:rsid w:val="00FA26A1"/>
    <w:rsid w:val="00FA2F32"/>
    <w:rsid w:val="00FA362B"/>
    <w:rsid w:val="00FA3E14"/>
    <w:rsid w:val="00FA4192"/>
    <w:rsid w:val="00FA45B3"/>
    <w:rsid w:val="00FA4945"/>
    <w:rsid w:val="00FA49DF"/>
    <w:rsid w:val="00FA4CD1"/>
    <w:rsid w:val="00FA5256"/>
    <w:rsid w:val="00FA52E9"/>
    <w:rsid w:val="00FA5576"/>
    <w:rsid w:val="00FA58FC"/>
    <w:rsid w:val="00FA63D7"/>
    <w:rsid w:val="00FA64AB"/>
    <w:rsid w:val="00FA696B"/>
    <w:rsid w:val="00FA6A1E"/>
    <w:rsid w:val="00FA6A27"/>
    <w:rsid w:val="00FA6C21"/>
    <w:rsid w:val="00FA6EDB"/>
    <w:rsid w:val="00FA6F94"/>
    <w:rsid w:val="00FA7516"/>
    <w:rsid w:val="00FA7DC4"/>
    <w:rsid w:val="00FA7F5A"/>
    <w:rsid w:val="00FB002C"/>
    <w:rsid w:val="00FB03A1"/>
    <w:rsid w:val="00FB0BB5"/>
    <w:rsid w:val="00FB0C30"/>
    <w:rsid w:val="00FB0E8B"/>
    <w:rsid w:val="00FB0F34"/>
    <w:rsid w:val="00FB1212"/>
    <w:rsid w:val="00FB17C7"/>
    <w:rsid w:val="00FB1A36"/>
    <w:rsid w:val="00FB2020"/>
    <w:rsid w:val="00FB204A"/>
    <w:rsid w:val="00FB2A62"/>
    <w:rsid w:val="00FB2BEE"/>
    <w:rsid w:val="00FB30F0"/>
    <w:rsid w:val="00FB34E7"/>
    <w:rsid w:val="00FB35E1"/>
    <w:rsid w:val="00FB38EA"/>
    <w:rsid w:val="00FB3E4D"/>
    <w:rsid w:val="00FB3FB2"/>
    <w:rsid w:val="00FB42EF"/>
    <w:rsid w:val="00FB473F"/>
    <w:rsid w:val="00FB4992"/>
    <w:rsid w:val="00FB529E"/>
    <w:rsid w:val="00FB54D5"/>
    <w:rsid w:val="00FB5B35"/>
    <w:rsid w:val="00FB6490"/>
    <w:rsid w:val="00FB66F2"/>
    <w:rsid w:val="00FB6B73"/>
    <w:rsid w:val="00FB76C9"/>
    <w:rsid w:val="00FB7994"/>
    <w:rsid w:val="00FB7A4F"/>
    <w:rsid w:val="00FB7DF8"/>
    <w:rsid w:val="00FB7E28"/>
    <w:rsid w:val="00FB7F6F"/>
    <w:rsid w:val="00FC00D0"/>
    <w:rsid w:val="00FC00E6"/>
    <w:rsid w:val="00FC0A7E"/>
    <w:rsid w:val="00FC0D84"/>
    <w:rsid w:val="00FC1262"/>
    <w:rsid w:val="00FC15E5"/>
    <w:rsid w:val="00FC1A64"/>
    <w:rsid w:val="00FC1E88"/>
    <w:rsid w:val="00FC1FBC"/>
    <w:rsid w:val="00FC201E"/>
    <w:rsid w:val="00FC238E"/>
    <w:rsid w:val="00FC3B9D"/>
    <w:rsid w:val="00FC401F"/>
    <w:rsid w:val="00FC440C"/>
    <w:rsid w:val="00FC4494"/>
    <w:rsid w:val="00FC47F4"/>
    <w:rsid w:val="00FC4F25"/>
    <w:rsid w:val="00FC5173"/>
    <w:rsid w:val="00FC543C"/>
    <w:rsid w:val="00FC54EA"/>
    <w:rsid w:val="00FC5BDF"/>
    <w:rsid w:val="00FC5EA0"/>
    <w:rsid w:val="00FC605C"/>
    <w:rsid w:val="00FC61A2"/>
    <w:rsid w:val="00FC64E9"/>
    <w:rsid w:val="00FC6653"/>
    <w:rsid w:val="00FC6662"/>
    <w:rsid w:val="00FC684B"/>
    <w:rsid w:val="00FC68C7"/>
    <w:rsid w:val="00FC6A3B"/>
    <w:rsid w:val="00FC6E38"/>
    <w:rsid w:val="00FC727F"/>
    <w:rsid w:val="00FC7312"/>
    <w:rsid w:val="00FC770B"/>
    <w:rsid w:val="00FC778C"/>
    <w:rsid w:val="00FC78CC"/>
    <w:rsid w:val="00FC78E5"/>
    <w:rsid w:val="00FC7C16"/>
    <w:rsid w:val="00FC7E8D"/>
    <w:rsid w:val="00FD027F"/>
    <w:rsid w:val="00FD11B1"/>
    <w:rsid w:val="00FD13AE"/>
    <w:rsid w:val="00FD1649"/>
    <w:rsid w:val="00FD190D"/>
    <w:rsid w:val="00FD2090"/>
    <w:rsid w:val="00FD22A6"/>
    <w:rsid w:val="00FD25C9"/>
    <w:rsid w:val="00FD2B96"/>
    <w:rsid w:val="00FD2C54"/>
    <w:rsid w:val="00FD330E"/>
    <w:rsid w:val="00FD390A"/>
    <w:rsid w:val="00FD3BC1"/>
    <w:rsid w:val="00FD3D74"/>
    <w:rsid w:val="00FD3DF5"/>
    <w:rsid w:val="00FD4120"/>
    <w:rsid w:val="00FD423D"/>
    <w:rsid w:val="00FD4504"/>
    <w:rsid w:val="00FD4C4A"/>
    <w:rsid w:val="00FD5065"/>
    <w:rsid w:val="00FD530F"/>
    <w:rsid w:val="00FD5933"/>
    <w:rsid w:val="00FD652A"/>
    <w:rsid w:val="00FD6C5B"/>
    <w:rsid w:val="00FD7436"/>
    <w:rsid w:val="00FD77B1"/>
    <w:rsid w:val="00FE0640"/>
    <w:rsid w:val="00FE0AAC"/>
    <w:rsid w:val="00FE0C4D"/>
    <w:rsid w:val="00FE100B"/>
    <w:rsid w:val="00FE1345"/>
    <w:rsid w:val="00FE1780"/>
    <w:rsid w:val="00FE1F1D"/>
    <w:rsid w:val="00FE20FA"/>
    <w:rsid w:val="00FE228F"/>
    <w:rsid w:val="00FE2B78"/>
    <w:rsid w:val="00FE2CE1"/>
    <w:rsid w:val="00FE2F34"/>
    <w:rsid w:val="00FE300D"/>
    <w:rsid w:val="00FE33B6"/>
    <w:rsid w:val="00FE346D"/>
    <w:rsid w:val="00FE3A8B"/>
    <w:rsid w:val="00FE3AFD"/>
    <w:rsid w:val="00FE3FC7"/>
    <w:rsid w:val="00FE4C20"/>
    <w:rsid w:val="00FE574D"/>
    <w:rsid w:val="00FE590D"/>
    <w:rsid w:val="00FE691E"/>
    <w:rsid w:val="00FE6A4F"/>
    <w:rsid w:val="00FE6B3F"/>
    <w:rsid w:val="00FE6D75"/>
    <w:rsid w:val="00FE6F16"/>
    <w:rsid w:val="00FE6FFD"/>
    <w:rsid w:val="00FE72E4"/>
    <w:rsid w:val="00FE7ABC"/>
    <w:rsid w:val="00FE7CC0"/>
    <w:rsid w:val="00FE7E71"/>
    <w:rsid w:val="00FF01BE"/>
    <w:rsid w:val="00FF07F7"/>
    <w:rsid w:val="00FF09A1"/>
    <w:rsid w:val="00FF0D31"/>
    <w:rsid w:val="00FF0E49"/>
    <w:rsid w:val="00FF10CC"/>
    <w:rsid w:val="00FF1ACB"/>
    <w:rsid w:val="00FF1E83"/>
    <w:rsid w:val="00FF249A"/>
    <w:rsid w:val="00FF277F"/>
    <w:rsid w:val="00FF3386"/>
    <w:rsid w:val="00FF3589"/>
    <w:rsid w:val="00FF3804"/>
    <w:rsid w:val="00FF3C36"/>
    <w:rsid w:val="00FF3DC8"/>
    <w:rsid w:val="00FF4083"/>
    <w:rsid w:val="00FF4AF6"/>
    <w:rsid w:val="00FF4B04"/>
    <w:rsid w:val="00FF4B2F"/>
    <w:rsid w:val="00FF4BB3"/>
    <w:rsid w:val="00FF5121"/>
    <w:rsid w:val="00FF5404"/>
    <w:rsid w:val="00FF548D"/>
    <w:rsid w:val="00FF58A3"/>
    <w:rsid w:val="00FF5A43"/>
    <w:rsid w:val="00FF6461"/>
    <w:rsid w:val="00FF701B"/>
    <w:rsid w:val="00FF705C"/>
    <w:rsid w:val="00FF715E"/>
    <w:rsid w:val="00FF7956"/>
    <w:rsid w:val="0129037F"/>
    <w:rsid w:val="01300179"/>
    <w:rsid w:val="01CC9EB5"/>
    <w:rsid w:val="01F68366"/>
    <w:rsid w:val="025F9096"/>
    <w:rsid w:val="02DAEBC4"/>
    <w:rsid w:val="02E32709"/>
    <w:rsid w:val="0323D062"/>
    <w:rsid w:val="033C3B2F"/>
    <w:rsid w:val="0353FEE1"/>
    <w:rsid w:val="035F205B"/>
    <w:rsid w:val="03646806"/>
    <w:rsid w:val="03E803AA"/>
    <w:rsid w:val="041753AD"/>
    <w:rsid w:val="04785EB2"/>
    <w:rsid w:val="047AB992"/>
    <w:rsid w:val="04F657B5"/>
    <w:rsid w:val="05314ABC"/>
    <w:rsid w:val="05465083"/>
    <w:rsid w:val="054F8D8E"/>
    <w:rsid w:val="05FB88E5"/>
    <w:rsid w:val="0617B80D"/>
    <w:rsid w:val="06398391"/>
    <w:rsid w:val="06535C76"/>
    <w:rsid w:val="06D4E36E"/>
    <w:rsid w:val="077F4CA3"/>
    <w:rsid w:val="07B08A88"/>
    <w:rsid w:val="07E813DF"/>
    <w:rsid w:val="084E74EB"/>
    <w:rsid w:val="0882B383"/>
    <w:rsid w:val="090C6A4B"/>
    <w:rsid w:val="0960EF63"/>
    <w:rsid w:val="099B6B1D"/>
    <w:rsid w:val="09C34120"/>
    <w:rsid w:val="09E1BA00"/>
    <w:rsid w:val="09F4996E"/>
    <w:rsid w:val="09FD1F1D"/>
    <w:rsid w:val="0A05452A"/>
    <w:rsid w:val="0A7B8F80"/>
    <w:rsid w:val="0ADF4B2A"/>
    <w:rsid w:val="0B177BC5"/>
    <w:rsid w:val="0B3507B9"/>
    <w:rsid w:val="0B368190"/>
    <w:rsid w:val="0B5F5A9D"/>
    <w:rsid w:val="0B858CC5"/>
    <w:rsid w:val="0B862B85"/>
    <w:rsid w:val="0B86770E"/>
    <w:rsid w:val="0B929656"/>
    <w:rsid w:val="0C55F1C1"/>
    <w:rsid w:val="0CF522BC"/>
    <w:rsid w:val="0CFC47FC"/>
    <w:rsid w:val="0D201D63"/>
    <w:rsid w:val="0D4A952F"/>
    <w:rsid w:val="0E2BAE4C"/>
    <w:rsid w:val="0E34F555"/>
    <w:rsid w:val="0E803B62"/>
    <w:rsid w:val="0EA655DC"/>
    <w:rsid w:val="0EA933A1"/>
    <w:rsid w:val="0F0A8701"/>
    <w:rsid w:val="0F0E33ED"/>
    <w:rsid w:val="0F6FC26A"/>
    <w:rsid w:val="0F91454D"/>
    <w:rsid w:val="0FF493AD"/>
    <w:rsid w:val="107AC04B"/>
    <w:rsid w:val="10BA4AC3"/>
    <w:rsid w:val="113EE495"/>
    <w:rsid w:val="1150586E"/>
    <w:rsid w:val="119F50E4"/>
    <w:rsid w:val="120B03B4"/>
    <w:rsid w:val="127CF341"/>
    <w:rsid w:val="133DAF90"/>
    <w:rsid w:val="1382A949"/>
    <w:rsid w:val="13C29C47"/>
    <w:rsid w:val="13C3DB3C"/>
    <w:rsid w:val="13D4FCF8"/>
    <w:rsid w:val="14380C42"/>
    <w:rsid w:val="14517179"/>
    <w:rsid w:val="14989D97"/>
    <w:rsid w:val="14C7C9CD"/>
    <w:rsid w:val="14E8F0B6"/>
    <w:rsid w:val="1514F62E"/>
    <w:rsid w:val="160ACB56"/>
    <w:rsid w:val="164768A4"/>
    <w:rsid w:val="1680752B"/>
    <w:rsid w:val="16F638E4"/>
    <w:rsid w:val="1716B32C"/>
    <w:rsid w:val="176988AD"/>
    <w:rsid w:val="177CE523"/>
    <w:rsid w:val="17BF03D9"/>
    <w:rsid w:val="17DF2582"/>
    <w:rsid w:val="17EBCFF8"/>
    <w:rsid w:val="17FF040E"/>
    <w:rsid w:val="180BC1E3"/>
    <w:rsid w:val="182C95BE"/>
    <w:rsid w:val="183C52D8"/>
    <w:rsid w:val="1844F5AF"/>
    <w:rsid w:val="18D5AE8D"/>
    <w:rsid w:val="19889EFE"/>
    <w:rsid w:val="198EC9D5"/>
    <w:rsid w:val="1992FA85"/>
    <w:rsid w:val="19C6A16B"/>
    <w:rsid w:val="19D416B7"/>
    <w:rsid w:val="19FA7771"/>
    <w:rsid w:val="19FEF194"/>
    <w:rsid w:val="1A2DB4AB"/>
    <w:rsid w:val="1A4BD649"/>
    <w:rsid w:val="1A69C689"/>
    <w:rsid w:val="1A734606"/>
    <w:rsid w:val="1A81FE66"/>
    <w:rsid w:val="1AB5F694"/>
    <w:rsid w:val="1AC79D03"/>
    <w:rsid w:val="1AEBE40D"/>
    <w:rsid w:val="1B7107E5"/>
    <w:rsid w:val="1B80BC17"/>
    <w:rsid w:val="1BE0E54C"/>
    <w:rsid w:val="1C882C96"/>
    <w:rsid w:val="1CA9B3C2"/>
    <w:rsid w:val="1CC938BE"/>
    <w:rsid w:val="1CCFD4AF"/>
    <w:rsid w:val="1D52F5AD"/>
    <w:rsid w:val="1D7F3E07"/>
    <w:rsid w:val="1DAAE8AB"/>
    <w:rsid w:val="1DCC379F"/>
    <w:rsid w:val="1DD002F4"/>
    <w:rsid w:val="1E0194F3"/>
    <w:rsid w:val="1E026902"/>
    <w:rsid w:val="1E2E3744"/>
    <w:rsid w:val="1E8332F8"/>
    <w:rsid w:val="1F317D5A"/>
    <w:rsid w:val="1F57B0DE"/>
    <w:rsid w:val="1F7013B9"/>
    <w:rsid w:val="1FD030D2"/>
    <w:rsid w:val="1FF01532"/>
    <w:rsid w:val="1FF8455F"/>
    <w:rsid w:val="1FFAFB40"/>
    <w:rsid w:val="200DC0C5"/>
    <w:rsid w:val="201B4740"/>
    <w:rsid w:val="207E98ED"/>
    <w:rsid w:val="20C081B4"/>
    <w:rsid w:val="214EC1DA"/>
    <w:rsid w:val="216A20DA"/>
    <w:rsid w:val="216B8337"/>
    <w:rsid w:val="21E7D0FD"/>
    <w:rsid w:val="2230394D"/>
    <w:rsid w:val="227CBB7C"/>
    <w:rsid w:val="229971C9"/>
    <w:rsid w:val="22C711CA"/>
    <w:rsid w:val="2374D32A"/>
    <w:rsid w:val="239468CB"/>
    <w:rsid w:val="23953D21"/>
    <w:rsid w:val="245B3301"/>
    <w:rsid w:val="246B7841"/>
    <w:rsid w:val="2472FA20"/>
    <w:rsid w:val="24FC2453"/>
    <w:rsid w:val="2506CB15"/>
    <w:rsid w:val="252C8840"/>
    <w:rsid w:val="25379DA2"/>
    <w:rsid w:val="2554A746"/>
    <w:rsid w:val="2581BE7F"/>
    <w:rsid w:val="258A1434"/>
    <w:rsid w:val="258BB595"/>
    <w:rsid w:val="260D6840"/>
    <w:rsid w:val="2615B8CD"/>
    <w:rsid w:val="262AC0AF"/>
    <w:rsid w:val="263F89D9"/>
    <w:rsid w:val="26CA6854"/>
    <w:rsid w:val="2721CC8F"/>
    <w:rsid w:val="2759EEAD"/>
    <w:rsid w:val="275E966C"/>
    <w:rsid w:val="27DF599C"/>
    <w:rsid w:val="282918D3"/>
    <w:rsid w:val="287A0675"/>
    <w:rsid w:val="28A3A873"/>
    <w:rsid w:val="28DA0BB1"/>
    <w:rsid w:val="28E5F515"/>
    <w:rsid w:val="294DB946"/>
    <w:rsid w:val="2984996F"/>
    <w:rsid w:val="298EACE6"/>
    <w:rsid w:val="29C42845"/>
    <w:rsid w:val="29EE0E6F"/>
    <w:rsid w:val="2A27C286"/>
    <w:rsid w:val="2A62D7B4"/>
    <w:rsid w:val="2A828371"/>
    <w:rsid w:val="2A8491AE"/>
    <w:rsid w:val="2A9C1DFF"/>
    <w:rsid w:val="2A9DAF9C"/>
    <w:rsid w:val="2B05AC91"/>
    <w:rsid w:val="2B5A8DC3"/>
    <w:rsid w:val="2B67092E"/>
    <w:rsid w:val="2C247239"/>
    <w:rsid w:val="2D3609F8"/>
    <w:rsid w:val="2D9BB5F9"/>
    <w:rsid w:val="2DAE9E75"/>
    <w:rsid w:val="2DB877AC"/>
    <w:rsid w:val="2DF7224F"/>
    <w:rsid w:val="2E04A4A7"/>
    <w:rsid w:val="2E12FD30"/>
    <w:rsid w:val="2E30E862"/>
    <w:rsid w:val="2E5B81DF"/>
    <w:rsid w:val="2ED35812"/>
    <w:rsid w:val="2EF59E74"/>
    <w:rsid w:val="2F0213AE"/>
    <w:rsid w:val="2F29EF5B"/>
    <w:rsid w:val="2F8097BE"/>
    <w:rsid w:val="300B418C"/>
    <w:rsid w:val="301F2F59"/>
    <w:rsid w:val="303CA61C"/>
    <w:rsid w:val="3041D069"/>
    <w:rsid w:val="306E9B50"/>
    <w:rsid w:val="3088B3B9"/>
    <w:rsid w:val="30952A34"/>
    <w:rsid w:val="30E4CE75"/>
    <w:rsid w:val="3119581B"/>
    <w:rsid w:val="31236908"/>
    <w:rsid w:val="3161B86B"/>
    <w:rsid w:val="318AC693"/>
    <w:rsid w:val="31C85287"/>
    <w:rsid w:val="31DEED63"/>
    <w:rsid w:val="31FD238A"/>
    <w:rsid w:val="32545EAE"/>
    <w:rsid w:val="325F95F1"/>
    <w:rsid w:val="32E2C8C0"/>
    <w:rsid w:val="334A8A23"/>
    <w:rsid w:val="33530560"/>
    <w:rsid w:val="3377A26C"/>
    <w:rsid w:val="33F4E1F4"/>
    <w:rsid w:val="34161FF3"/>
    <w:rsid w:val="34B63512"/>
    <w:rsid w:val="34B825B3"/>
    <w:rsid w:val="35193E80"/>
    <w:rsid w:val="3563870A"/>
    <w:rsid w:val="357D9FFA"/>
    <w:rsid w:val="3585646D"/>
    <w:rsid w:val="361BEB83"/>
    <w:rsid w:val="365B5053"/>
    <w:rsid w:val="36638A52"/>
    <w:rsid w:val="3698BA2F"/>
    <w:rsid w:val="369EBC81"/>
    <w:rsid w:val="36A22F11"/>
    <w:rsid w:val="36A5E32C"/>
    <w:rsid w:val="36EC0CB8"/>
    <w:rsid w:val="3712A917"/>
    <w:rsid w:val="372A62B8"/>
    <w:rsid w:val="372DCDA8"/>
    <w:rsid w:val="374132D3"/>
    <w:rsid w:val="376D41C0"/>
    <w:rsid w:val="37819AD2"/>
    <w:rsid w:val="37B57734"/>
    <w:rsid w:val="37EC8915"/>
    <w:rsid w:val="381ECB09"/>
    <w:rsid w:val="38225B84"/>
    <w:rsid w:val="383388B4"/>
    <w:rsid w:val="385D100D"/>
    <w:rsid w:val="388DFD19"/>
    <w:rsid w:val="38E4CB91"/>
    <w:rsid w:val="390AF9B8"/>
    <w:rsid w:val="390B37F5"/>
    <w:rsid w:val="3971290E"/>
    <w:rsid w:val="39859766"/>
    <w:rsid w:val="3A3C8FFF"/>
    <w:rsid w:val="3A46A8C1"/>
    <w:rsid w:val="3A5C0B83"/>
    <w:rsid w:val="3A8ECA31"/>
    <w:rsid w:val="3A8FDC8B"/>
    <w:rsid w:val="3A978AE3"/>
    <w:rsid w:val="3AAB5547"/>
    <w:rsid w:val="3B74D1E7"/>
    <w:rsid w:val="3B793151"/>
    <w:rsid w:val="3BB77641"/>
    <w:rsid w:val="3C224D2F"/>
    <w:rsid w:val="3C22D016"/>
    <w:rsid w:val="3C3933D6"/>
    <w:rsid w:val="3C909272"/>
    <w:rsid w:val="3CC1AA70"/>
    <w:rsid w:val="3CCD9D14"/>
    <w:rsid w:val="3CD8CEC2"/>
    <w:rsid w:val="3D0D8288"/>
    <w:rsid w:val="3D2A2CDD"/>
    <w:rsid w:val="3D55B7EC"/>
    <w:rsid w:val="3D56F988"/>
    <w:rsid w:val="3D787E20"/>
    <w:rsid w:val="3D7C4921"/>
    <w:rsid w:val="3DA8739B"/>
    <w:rsid w:val="3DB95CAA"/>
    <w:rsid w:val="3DF2FFBD"/>
    <w:rsid w:val="3E540AB1"/>
    <w:rsid w:val="3E669FDD"/>
    <w:rsid w:val="3E725A42"/>
    <w:rsid w:val="3E72F0BA"/>
    <w:rsid w:val="3F13B8C0"/>
    <w:rsid w:val="3F3B0C81"/>
    <w:rsid w:val="3F54B5CC"/>
    <w:rsid w:val="3F5EF011"/>
    <w:rsid w:val="3F6CD2A8"/>
    <w:rsid w:val="3F772E66"/>
    <w:rsid w:val="3F9160EC"/>
    <w:rsid w:val="3FDA3B9E"/>
    <w:rsid w:val="3FDEC920"/>
    <w:rsid w:val="3FE15505"/>
    <w:rsid w:val="3FE1BD69"/>
    <w:rsid w:val="3FF9B444"/>
    <w:rsid w:val="40064732"/>
    <w:rsid w:val="401BF1B7"/>
    <w:rsid w:val="40B3EE33"/>
    <w:rsid w:val="40DD1BA1"/>
    <w:rsid w:val="410455EE"/>
    <w:rsid w:val="414E6C1C"/>
    <w:rsid w:val="41866002"/>
    <w:rsid w:val="41BC3CB1"/>
    <w:rsid w:val="41FBD37C"/>
    <w:rsid w:val="42B0B062"/>
    <w:rsid w:val="43039A49"/>
    <w:rsid w:val="436D2697"/>
    <w:rsid w:val="43A6B124"/>
    <w:rsid w:val="43C96BB2"/>
    <w:rsid w:val="444698C3"/>
    <w:rsid w:val="44726EC6"/>
    <w:rsid w:val="44919C9F"/>
    <w:rsid w:val="44B3E32C"/>
    <w:rsid w:val="4538B13E"/>
    <w:rsid w:val="4574B54C"/>
    <w:rsid w:val="460959EF"/>
    <w:rsid w:val="464B6721"/>
    <w:rsid w:val="464EACA4"/>
    <w:rsid w:val="4699190D"/>
    <w:rsid w:val="46E9FDCF"/>
    <w:rsid w:val="47130BC7"/>
    <w:rsid w:val="471FB6EB"/>
    <w:rsid w:val="478E75B6"/>
    <w:rsid w:val="479806F5"/>
    <w:rsid w:val="484B72F5"/>
    <w:rsid w:val="484CE407"/>
    <w:rsid w:val="48D7E7A5"/>
    <w:rsid w:val="49E138C4"/>
    <w:rsid w:val="49E24D7C"/>
    <w:rsid w:val="49F014B3"/>
    <w:rsid w:val="4A56A93F"/>
    <w:rsid w:val="4A737F9F"/>
    <w:rsid w:val="4ABF748E"/>
    <w:rsid w:val="4B17E62F"/>
    <w:rsid w:val="4B66BB22"/>
    <w:rsid w:val="4B83C6F4"/>
    <w:rsid w:val="4B9F2CD5"/>
    <w:rsid w:val="4BB9A5EB"/>
    <w:rsid w:val="4C11231E"/>
    <w:rsid w:val="4C152B7C"/>
    <w:rsid w:val="4C5AFEA5"/>
    <w:rsid w:val="4C8EF6DD"/>
    <w:rsid w:val="4C9CDCD1"/>
    <w:rsid w:val="4CBD9209"/>
    <w:rsid w:val="4CCE0534"/>
    <w:rsid w:val="4D8B10A3"/>
    <w:rsid w:val="4DAB2409"/>
    <w:rsid w:val="4DE239CE"/>
    <w:rsid w:val="4DEB4F4E"/>
    <w:rsid w:val="4E0751BE"/>
    <w:rsid w:val="4E0A9293"/>
    <w:rsid w:val="4E36CD33"/>
    <w:rsid w:val="4ED05EC8"/>
    <w:rsid w:val="4EDAD220"/>
    <w:rsid w:val="4EEE2F78"/>
    <w:rsid w:val="4EF53139"/>
    <w:rsid w:val="4F0BA4DF"/>
    <w:rsid w:val="4F32C39C"/>
    <w:rsid w:val="4FEDB96E"/>
    <w:rsid w:val="508E1EE2"/>
    <w:rsid w:val="50B1F1D1"/>
    <w:rsid w:val="50DAE464"/>
    <w:rsid w:val="5105B4F5"/>
    <w:rsid w:val="514C654D"/>
    <w:rsid w:val="5169B919"/>
    <w:rsid w:val="518A06C3"/>
    <w:rsid w:val="51A2177B"/>
    <w:rsid w:val="51AB5BD9"/>
    <w:rsid w:val="52433104"/>
    <w:rsid w:val="52C5C345"/>
    <w:rsid w:val="535B3DEC"/>
    <w:rsid w:val="53BDFF76"/>
    <w:rsid w:val="53DDDBC8"/>
    <w:rsid w:val="53DED7D0"/>
    <w:rsid w:val="54665653"/>
    <w:rsid w:val="546E0141"/>
    <w:rsid w:val="552CA6D9"/>
    <w:rsid w:val="552DAFA5"/>
    <w:rsid w:val="552E6781"/>
    <w:rsid w:val="5553E8EB"/>
    <w:rsid w:val="555A1036"/>
    <w:rsid w:val="55BED4B6"/>
    <w:rsid w:val="55F136C2"/>
    <w:rsid w:val="561D12E4"/>
    <w:rsid w:val="56A5D6C4"/>
    <w:rsid w:val="56CAA839"/>
    <w:rsid w:val="57182F50"/>
    <w:rsid w:val="5773C429"/>
    <w:rsid w:val="57AC3807"/>
    <w:rsid w:val="57C95A95"/>
    <w:rsid w:val="58130F7C"/>
    <w:rsid w:val="5848164A"/>
    <w:rsid w:val="584EDD87"/>
    <w:rsid w:val="58B5C264"/>
    <w:rsid w:val="595C4CE2"/>
    <w:rsid w:val="5A0507C2"/>
    <w:rsid w:val="5A5535D8"/>
    <w:rsid w:val="5A7C8569"/>
    <w:rsid w:val="5B95A7D2"/>
    <w:rsid w:val="5BEDE468"/>
    <w:rsid w:val="5C25C7C3"/>
    <w:rsid w:val="5C61A4DD"/>
    <w:rsid w:val="5C7BFABB"/>
    <w:rsid w:val="5C859CD9"/>
    <w:rsid w:val="5C95393A"/>
    <w:rsid w:val="5D04A908"/>
    <w:rsid w:val="5D1460CA"/>
    <w:rsid w:val="5D344ADE"/>
    <w:rsid w:val="5D4C3879"/>
    <w:rsid w:val="5D55D397"/>
    <w:rsid w:val="5DB0075A"/>
    <w:rsid w:val="5DC9FFCD"/>
    <w:rsid w:val="5DEE49FE"/>
    <w:rsid w:val="5E1166FF"/>
    <w:rsid w:val="5E1905FE"/>
    <w:rsid w:val="5E1E3047"/>
    <w:rsid w:val="5E6660FB"/>
    <w:rsid w:val="5E90EAF0"/>
    <w:rsid w:val="5E9C2653"/>
    <w:rsid w:val="5ED79CAC"/>
    <w:rsid w:val="5F803391"/>
    <w:rsid w:val="5FD39A2D"/>
    <w:rsid w:val="5FD63601"/>
    <w:rsid w:val="5FE2821A"/>
    <w:rsid w:val="5FEC749F"/>
    <w:rsid w:val="5FFCCEB0"/>
    <w:rsid w:val="607A9619"/>
    <w:rsid w:val="608A5CC4"/>
    <w:rsid w:val="60E5D7C6"/>
    <w:rsid w:val="612167CE"/>
    <w:rsid w:val="612ACF68"/>
    <w:rsid w:val="619D3DA4"/>
    <w:rsid w:val="61AC600C"/>
    <w:rsid w:val="62060EC5"/>
    <w:rsid w:val="62241BF3"/>
    <w:rsid w:val="62457EF4"/>
    <w:rsid w:val="63079BE0"/>
    <w:rsid w:val="633D8B7F"/>
    <w:rsid w:val="6394F47E"/>
    <w:rsid w:val="639630B0"/>
    <w:rsid w:val="63C7F4D1"/>
    <w:rsid w:val="63CDC6F7"/>
    <w:rsid w:val="63D077A9"/>
    <w:rsid w:val="63F2BFAA"/>
    <w:rsid w:val="642FEEE2"/>
    <w:rsid w:val="6438A1E4"/>
    <w:rsid w:val="647350B0"/>
    <w:rsid w:val="64A281B2"/>
    <w:rsid w:val="64DE73E4"/>
    <w:rsid w:val="64E63D23"/>
    <w:rsid w:val="64F91F22"/>
    <w:rsid w:val="650AF3B3"/>
    <w:rsid w:val="6518B093"/>
    <w:rsid w:val="651A7CBA"/>
    <w:rsid w:val="6637A939"/>
    <w:rsid w:val="66601AE2"/>
    <w:rsid w:val="673FDCA8"/>
    <w:rsid w:val="677BA320"/>
    <w:rsid w:val="679CFC22"/>
    <w:rsid w:val="68478691"/>
    <w:rsid w:val="6858D55A"/>
    <w:rsid w:val="68639A67"/>
    <w:rsid w:val="6874F554"/>
    <w:rsid w:val="687AAE8E"/>
    <w:rsid w:val="687B46FD"/>
    <w:rsid w:val="6887BF25"/>
    <w:rsid w:val="68B1A081"/>
    <w:rsid w:val="6900B011"/>
    <w:rsid w:val="697BF5F4"/>
    <w:rsid w:val="69B91029"/>
    <w:rsid w:val="69D4EC2B"/>
    <w:rsid w:val="69E83B6F"/>
    <w:rsid w:val="6A78627A"/>
    <w:rsid w:val="6A95ADA0"/>
    <w:rsid w:val="6AFEB971"/>
    <w:rsid w:val="6B152635"/>
    <w:rsid w:val="6B4F59B8"/>
    <w:rsid w:val="6B599F2A"/>
    <w:rsid w:val="6B6004CB"/>
    <w:rsid w:val="6BA4A78A"/>
    <w:rsid w:val="6BDDF924"/>
    <w:rsid w:val="6BF63520"/>
    <w:rsid w:val="6C9E0752"/>
    <w:rsid w:val="6CC48E1C"/>
    <w:rsid w:val="6CD5C0E1"/>
    <w:rsid w:val="6D3C1487"/>
    <w:rsid w:val="6D5314E2"/>
    <w:rsid w:val="6DC712F7"/>
    <w:rsid w:val="6E0C7D3C"/>
    <w:rsid w:val="6E95463F"/>
    <w:rsid w:val="6EB4D298"/>
    <w:rsid w:val="6EC034C7"/>
    <w:rsid w:val="6F1B22D8"/>
    <w:rsid w:val="6F539A6A"/>
    <w:rsid w:val="6FB608C1"/>
    <w:rsid w:val="6FDE8ECF"/>
    <w:rsid w:val="703C88EC"/>
    <w:rsid w:val="7041241C"/>
    <w:rsid w:val="70743277"/>
    <w:rsid w:val="70815C93"/>
    <w:rsid w:val="70A6F405"/>
    <w:rsid w:val="70C0880C"/>
    <w:rsid w:val="70ED001C"/>
    <w:rsid w:val="7189526C"/>
    <w:rsid w:val="72068504"/>
    <w:rsid w:val="724B535A"/>
    <w:rsid w:val="72E77953"/>
    <w:rsid w:val="7321C95A"/>
    <w:rsid w:val="732E989B"/>
    <w:rsid w:val="73704C7A"/>
    <w:rsid w:val="73ABC8CF"/>
    <w:rsid w:val="73AE244E"/>
    <w:rsid w:val="74143855"/>
    <w:rsid w:val="7467961B"/>
    <w:rsid w:val="74893366"/>
    <w:rsid w:val="74896844"/>
    <w:rsid w:val="74AC2370"/>
    <w:rsid w:val="74B16D6E"/>
    <w:rsid w:val="74E77158"/>
    <w:rsid w:val="74E83E19"/>
    <w:rsid w:val="752BBC98"/>
    <w:rsid w:val="75A05770"/>
    <w:rsid w:val="765535B2"/>
    <w:rsid w:val="7677B561"/>
    <w:rsid w:val="7682FF5C"/>
    <w:rsid w:val="775F2463"/>
    <w:rsid w:val="7765F80E"/>
    <w:rsid w:val="777800C9"/>
    <w:rsid w:val="77A9518B"/>
    <w:rsid w:val="77DD4188"/>
    <w:rsid w:val="78112316"/>
    <w:rsid w:val="78247EDE"/>
    <w:rsid w:val="784A525B"/>
    <w:rsid w:val="786659C5"/>
    <w:rsid w:val="78D9D83F"/>
    <w:rsid w:val="79022545"/>
    <w:rsid w:val="79A5E679"/>
    <w:rsid w:val="7A06E4CF"/>
    <w:rsid w:val="7A451330"/>
    <w:rsid w:val="7AC7C617"/>
    <w:rsid w:val="7AE1D11C"/>
    <w:rsid w:val="7AF4AA82"/>
    <w:rsid w:val="7B5421C1"/>
    <w:rsid w:val="7B7888C0"/>
    <w:rsid w:val="7BF262CB"/>
    <w:rsid w:val="7C34CC9D"/>
    <w:rsid w:val="7CC00571"/>
    <w:rsid w:val="7D783C20"/>
    <w:rsid w:val="7DEA273B"/>
    <w:rsid w:val="7E29C7C3"/>
    <w:rsid w:val="7E2EEBD5"/>
    <w:rsid w:val="7E310288"/>
    <w:rsid w:val="7E558005"/>
    <w:rsid w:val="7E5C43A0"/>
    <w:rsid w:val="7E64B2E2"/>
    <w:rsid w:val="7E7D43B7"/>
    <w:rsid w:val="7E890165"/>
    <w:rsid w:val="7E93D346"/>
    <w:rsid w:val="7E9886D8"/>
    <w:rsid w:val="7EF024BA"/>
    <w:rsid w:val="7F059AED"/>
    <w:rsid w:val="7F149ADE"/>
    <w:rsid w:val="7F14E051"/>
    <w:rsid w:val="7F1F9924"/>
    <w:rsid w:val="7F2B3D96"/>
    <w:rsid w:val="7F372D4B"/>
    <w:rsid w:val="7F6EC239"/>
    <w:rsid w:val="7FCCD1C4"/>
    <w:rsid w:val="7FE11475"/>
    <w:rsid w:val="7FF0C6B8"/>
    <w:rsid w:val="7FF6B9B0"/>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2B2CF"/>
  <w15:chartTrackingRefBased/>
  <w15:docId w15:val="{16B09992-0625-457A-9A32-09DB4455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809"/>
    <w:pPr>
      <w:spacing w:after="0" w:line="331" w:lineRule="auto"/>
    </w:pPr>
    <w:rPr>
      <w:sz w:val="18"/>
    </w:rPr>
  </w:style>
  <w:style w:type="paragraph" w:styleId="Overskrift1">
    <w:name w:val="heading 1"/>
    <w:basedOn w:val="Normal"/>
    <w:next w:val="Normal"/>
    <w:link w:val="Overskrift1Tegn"/>
    <w:uiPriority w:val="9"/>
    <w:qFormat/>
    <w:rsid w:val="00C711E2"/>
    <w:pPr>
      <w:keepNext/>
      <w:keepLines/>
      <w:numPr>
        <w:numId w:val="14"/>
      </w:numPr>
      <w:spacing w:after="360" w:line="240" w:lineRule="auto"/>
      <w:outlineLvl w:val="0"/>
    </w:pPr>
    <w:rPr>
      <w:rFonts w:asciiTheme="majorHAnsi" w:eastAsiaTheme="majorEastAsia" w:hAnsiTheme="majorHAnsi" w:cstheme="majorBidi"/>
      <w:b/>
      <w:color w:val="212121"/>
      <w:sz w:val="60"/>
      <w:szCs w:val="32"/>
    </w:rPr>
  </w:style>
  <w:style w:type="paragraph" w:styleId="Overskrift2">
    <w:name w:val="heading 2"/>
    <w:basedOn w:val="Normal"/>
    <w:next w:val="Normal"/>
    <w:link w:val="Overskrift2Tegn"/>
    <w:uiPriority w:val="9"/>
    <w:unhideWhenUsed/>
    <w:qFormat/>
    <w:rsid w:val="00A074DC"/>
    <w:pPr>
      <w:keepNext/>
      <w:keepLines/>
      <w:numPr>
        <w:ilvl w:val="1"/>
        <w:numId w:val="14"/>
      </w:numPr>
      <w:spacing w:before="40" w:after="360" w:line="240" w:lineRule="auto"/>
      <w:outlineLvl w:val="1"/>
    </w:pPr>
    <w:rPr>
      <w:rFonts w:asciiTheme="majorHAnsi" w:eastAsiaTheme="majorEastAsia" w:hAnsiTheme="majorHAnsi" w:cstheme="majorBidi"/>
      <w:b/>
      <w:color w:val="212121"/>
      <w:sz w:val="60"/>
      <w:szCs w:val="26"/>
    </w:rPr>
  </w:style>
  <w:style w:type="paragraph" w:styleId="Overskrift3">
    <w:name w:val="heading 3"/>
    <w:basedOn w:val="Normal"/>
    <w:next w:val="Normal"/>
    <w:link w:val="Overskrift3Tegn"/>
    <w:uiPriority w:val="9"/>
    <w:unhideWhenUsed/>
    <w:qFormat/>
    <w:rsid w:val="00B467EC"/>
    <w:pPr>
      <w:keepNext/>
      <w:keepLines/>
      <w:spacing w:before="40" w:after="70" w:line="240" w:lineRule="auto"/>
      <w:outlineLvl w:val="2"/>
    </w:pPr>
    <w:rPr>
      <w:rFonts w:asciiTheme="majorHAnsi" w:eastAsiaTheme="majorEastAsia" w:hAnsiTheme="majorHAnsi" w:cstheme="majorBidi"/>
      <w:b/>
      <w:color w:val="035269"/>
      <w:sz w:val="22"/>
      <w:szCs w:val="24"/>
    </w:rPr>
  </w:style>
  <w:style w:type="paragraph" w:styleId="Overskrift4">
    <w:name w:val="heading 4"/>
    <w:basedOn w:val="Normal"/>
    <w:next w:val="Normal"/>
    <w:link w:val="Overskrift4Tegn"/>
    <w:uiPriority w:val="9"/>
    <w:semiHidden/>
    <w:qFormat/>
    <w:rsid w:val="00761273"/>
    <w:pPr>
      <w:keepNext/>
      <w:keepLines/>
      <w:numPr>
        <w:ilvl w:val="3"/>
        <w:numId w:val="14"/>
      </w:numPr>
      <w:tabs>
        <w:tab w:val="num" w:pos="360"/>
      </w:tabs>
      <w:spacing w:before="40"/>
      <w:ind w:left="0" w:firstLine="0"/>
      <w:outlineLvl w:val="3"/>
    </w:pPr>
    <w:rPr>
      <w:rFonts w:asciiTheme="majorHAnsi" w:eastAsiaTheme="majorEastAsia" w:hAnsiTheme="majorHAnsi" w:cstheme="majorBidi"/>
      <w:i/>
      <w:iCs/>
      <w:color w:val="004EAD" w:themeColor="accent1" w:themeShade="BF"/>
    </w:rPr>
  </w:style>
  <w:style w:type="paragraph" w:styleId="Overskrift5">
    <w:name w:val="heading 5"/>
    <w:basedOn w:val="Normal"/>
    <w:next w:val="Normal"/>
    <w:link w:val="Overskrift5Tegn"/>
    <w:uiPriority w:val="9"/>
    <w:semiHidden/>
    <w:qFormat/>
    <w:rsid w:val="00761273"/>
    <w:pPr>
      <w:keepNext/>
      <w:keepLines/>
      <w:numPr>
        <w:ilvl w:val="4"/>
        <w:numId w:val="14"/>
      </w:numPr>
      <w:tabs>
        <w:tab w:val="num" w:pos="360"/>
      </w:tabs>
      <w:spacing w:before="40"/>
      <w:ind w:left="0" w:firstLine="0"/>
      <w:outlineLvl w:val="4"/>
    </w:pPr>
    <w:rPr>
      <w:rFonts w:asciiTheme="majorHAnsi" w:eastAsiaTheme="majorEastAsia" w:hAnsiTheme="majorHAnsi" w:cstheme="majorBidi"/>
      <w:color w:val="004EAD" w:themeColor="accent1" w:themeShade="BF"/>
    </w:rPr>
  </w:style>
  <w:style w:type="paragraph" w:styleId="Overskrift6">
    <w:name w:val="heading 6"/>
    <w:basedOn w:val="Normal"/>
    <w:next w:val="Normal"/>
    <w:link w:val="Overskrift6Tegn"/>
    <w:uiPriority w:val="9"/>
    <w:semiHidden/>
    <w:qFormat/>
    <w:rsid w:val="00761273"/>
    <w:pPr>
      <w:keepNext/>
      <w:keepLines/>
      <w:numPr>
        <w:ilvl w:val="5"/>
        <w:numId w:val="14"/>
      </w:numPr>
      <w:tabs>
        <w:tab w:val="num" w:pos="360"/>
      </w:tabs>
      <w:spacing w:before="40"/>
      <w:ind w:left="0" w:firstLine="0"/>
      <w:outlineLvl w:val="5"/>
    </w:pPr>
    <w:rPr>
      <w:rFonts w:asciiTheme="majorHAnsi" w:eastAsiaTheme="majorEastAsia" w:hAnsiTheme="majorHAnsi" w:cstheme="majorBidi"/>
      <w:color w:val="003473" w:themeColor="accent1" w:themeShade="7F"/>
    </w:rPr>
  </w:style>
  <w:style w:type="paragraph" w:styleId="Overskrift7">
    <w:name w:val="heading 7"/>
    <w:basedOn w:val="Normal"/>
    <w:next w:val="Normal"/>
    <w:link w:val="Overskrift7Tegn"/>
    <w:uiPriority w:val="9"/>
    <w:semiHidden/>
    <w:qFormat/>
    <w:rsid w:val="00761273"/>
    <w:pPr>
      <w:keepNext/>
      <w:keepLines/>
      <w:numPr>
        <w:ilvl w:val="6"/>
        <w:numId w:val="14"/>
      </w:numPr>
      <w:tabs>
        <w:tab w:val="num" w:pos="360"/>
      </w:tabs>
      <w:spacing w:before="40"/>
      <w:ind w:left="0" w:firstLine="0"/>
      <w:outlineLvl w:val="6"/>
    </w:pPr>
    <w:rPr>
      <w:rFonts w:asciiTheme="majorHAnsi" w:eastAsiaTheme="majorEastAsia" w:hAnsiTheme="majorHAnsi" w:cstheme="majorBidi"/>
      <w:i/>
      <w:iCs/>
      <w:color w:val="003473" w:themeColor="accent1" w:themeShade="7F"/>
    </w:rPr>
  </w:style>
  <w:style w:type="paragraph" w:styleId="Overskrift8">
    <w:name w:val="heading 8"/>
    <w:basedOn w:val="Normal"/>
    <w:next w:val="Normal"/>
    <w:link w:val="Overskrift8Tegn"/>
    <w:uiPriority w:val="9"/>
    <w:semiHidden/>
    <w:qFormat/>
    <w:rsid w:val="00761273"/>
    <w:pPr>
      <w:keepNext/>
      <w:keepLines/>
      <w:numPr>
        <w:ilvl w:val="7"/>
        <w:numId w:val="14"/>
      </w:numPr>
      <w:tabs>
        <w:tab w:val="num" w:pos="360"/>
      </w:tabs>
      <w:spacing w:before="40"/>
      <w:ind w:left="0" w:firstLine="0"/>
      <w:outlineLvl w:val="7"/>
    </w:pPr>
    <w:rPr>
      <w:rFonts w:asciiTheme="majorHAnsi" w:eastAsiaTheme="majorEastAsia" w:hAnsiTheme="majorHAnsi" w:cstheme="majorBidi"/>
      <w:color w:val="424242" w:themeColor="text1" w:themeTint="D8"/>
      <w:sz w:val="21"/>
      <w:szCs w:val="21"/>
    </w:rPr>
  </w:style>
  <w:style w:type="paragraph" w:styleId="Overskrift9">
    <w:name w:val="heading 9"/>
    <w:basedOn w:val="Normal"/>
    <w:next w:val="Normal"/>
    <w:link w:val="Overskrift9Tegn"/>
    <w:uiPriority w:val="9"/>
    <w:semiHidden/>
    <w:qFormat/>
    <w:rsid w:val="00761273"/>
    <w:pPr>
      <w:keepNext/>
      <w:keepLines/>
      <w:numPr>
        <w:ilvl w:val="8"/>
        <w:numId w:val="14"/>
      </w:numPr>
      <w:tabs>
        <w:tab w:val="num" w:pos="360"/>
      </w:tabs>
      <w:spacing w:before="40"/>
      <w:ind w:left="0" w:firstLine="0"/>
      <w:outlineLvl w:val="8"/>
    </w:pPr>
    <w:rPr>
      <w:rFonts w:asciiTheme="majorHAnsi" w:eastAsiaTheme="majorEastAsia" w:hAnsiTheme="majorHAnsi" w:cstheme="majorBidi"/>
      <w:i/>
      <w:iCs/>
      <w:color w:val="424242" w:themeColor="text1" w:themeTint="D8"/>
      <w:sz w:val="21"/>
      <w:szCs w:val="2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441D7E"/>
    <w:pPr>
      <w:tabs>
        <w:tab w:val="center" w:pos="4536"/>
        <w:tab w:val="right" w:pos="9072"/>
      </w:tabs>
      <w:spacing w:line="240" w:lineRule="auto"/>
    </w:pPr>
  </w:style>
  <w:style w:type="character" w:customStyle="1" w:styleId="TopptekstTegn">
    <w:name w:val="Topptekst Tegn"/>
    <w:basedOn w:val="Standardskriftforavsnitt"/>
    <w:link w:val="Topptekst"/>
    <w:uiPriority w:val="99"/>
    <w:rsid w:val="00441D7E"/>
  </w:style>
  <w:style w:type="paragraph" w:styleId="Bunntekst">
    <w:name w:val="footer"/>
    <w:basedOn w:val="Normal"/>
    <w:link w:val="BunntekstTegn"/>
    <w:uiPriority w:val="99"/>
    <w:unhideWhenUsed/>
    <w:rsid w:val="003620CF"/>
    <w:pPr>
      <w:tabs>
        <w:tab w:val="right" w:pos="9639"/>
      </w:tabs>
      <w:spacing w:line="240" w:lineRule="auto"/>
    </w:pPr>
    <w:rPr>
      <w:sz w:val="14"/>
    </w:rPr>
  </w:style>
  <w:style w:type="character" w:customStyle="1" w:styleId="BunntekstTegn">
    <w:name w:val="Bunntekst Tegn"/>
    <w:basedOn w:val="Standardskriftforavsnitt"/>
    <w:link w:val="Bunntekst"/>
    <w:uiPriority w:val="99"/>
    <w:rsid w:val="003620CF"/>
    <w:rPr>
      <w:sz w:val="14"/>
    </w:rPr>
  </w:style>
  <w:style w:type="table" w:styleId="Tabellrutenett">
    <w:name w:val="Table Grid"/>
    <w:basedOn w:val="Vanligtabell"/>
    <w:uiPriority w:val="39"/>
    <w:rsid w:val="00761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lys">
    <w:name w:val="Grid Table Light"/>
    <w:basedOn w:val="Vanligtabell"/>
    <w:uiPriority w:val="40"/>
    <w:rsid w:val="00761273"/>
    <w:pPr>
      <w:spacing w:after="0" w:line="240" w:lineRule="auto"/>
    </w:pPr>
    <w:tblPr/>
  </w:style>
  <w:style w:type="numbering" w:styleId="111111">
    <w:name w:val="Outline List 2"/>
    <w:basedOn w:val="Ingenliste"/>
    <w:uiPriority w:val="99"/>
    <w:semiHidden/>
    <w:unhideWhenUsed/>
    <w:rsid w:val="00761273"/>
    <w:pPr>
      <w:numPr>
        <w:numId w:val="1"/>
      </w:numPr>
    </w:pPr>
  </w:style>
  <w:style w:type="numbering" w:styleId="1ai">
    <w:name w:val="Outline List 1"/>
    <w:basedOn w:val="Ingenliste"/>
    <w:uiPriority w:val="99"/>
    <w:semiHidden/>
    <w:unhideWhenUsed/>
    <w:rsid w:val="00761273"/>
    <w:pPr>
      <w:numPr>
        <w:numId w:val="2"/>
      </w:numPr>
    </w:pPr>
  </w:style>
  <w:style w:type="character" w:customStyle="1" w:styleId="Overskrift1Tegn">
    <w:name w:val="Overskrift 1 Tegn"/>
    <w:basedOn w:val="Standardskriftforavsnitt"/>
    <w:link w:val="Overskrift1"/>
    <w:uiPriority w:val="9"/>
    <w:rsid w:val="00C711E2"/>
    <w:rPr>
      <w:rFonts w:asciiTheme="majorHAnsi" w:eastAsiaTheme="majorEastAsia" w:hAnsiTheme="majorHAnsi" w:cstheme="majorBidi"/>
      <w:b/>
      <w:color w:val="212121"/>
      <w:sz w:val="60"/>
      <w:szCs w:val="32"/>
    </w:rPr>
  </w:style>
  <w:style w:type="character" w:customStyle="1" w:styleId="Overskrift2Tegn">
    <w:name w:val="Overskrift 2 Tegn"/>
    <w:basedOn w:val="Standardskriftforavsnitt"/>
    <w:link w:val="Overskrift2"/>
    <w:uiPriority w:val="9"/>
    <w:rsid w:val="00A074DC"/>
    <w:rPr>
      <w:rFonts w:asciiTheme="majorHAnsi" w:eastAsiaTheme="majorEastAsia" w:hAnsiTheme="majorHAnsi" w:cstheme="majorBidi"/>
      <w:b/>
      <w:color w:val="212121"/>
      <w:sz w:val="60"/>
      <w:szCs w:val="26"/>
    </w:rPr>
  </w:style>
  <w:style w:type="character" w:customStyle="1" w:styleId="Overskrift3Tegn">
    <w:name w:val="Overskrift 3 Tegn"/>
    <w:basedOn w:val="Standardskriftforavsnitt"/>
    <w:link w:val="Overskrift3"/>
    <w:uiPriority w:val="9"/>
    <w:rsid w:val="00B467EC"/>
    <w:rPr>
      <w:rFonts w:asciiTheme="majorHAnsi" w:eastAsiaTheme="majorEastAsia" w:hAnsiTheme="majorHAnsi" w:cstheme="majorBidi"/>
      <w:b/>
      <w:color w:val="035269"/>
      <w:szCs w:val="24"/>
    </w:rPr>
  </w:style>
  <w:style w:type="character" w:customStyle="1" w:styleId="Overskrift4Tegn">
    <w:name w:val="Overskrift 4 Tegn"/>
    <w:basedOn w:val="Standardskriftforavsnitt"/>
    <w:link w:val="Overskrift4"/>
    <w:uiPriority w:val="9"/>
    <w:semiHidden/>
    <w:rsid w:val="00301445"/>
    <w:rPr>
      <w:rFonts w:asciiTheme="majorHAnsi" w:eastAsiaTheme="majorEastAsia" w:hAnsiTheme="majorHAnsi" w:cstheme="majorBidi"/>
      <w:i/>
      <w:iCs/>
      <w:color w:val="004EAD" w:themeColor="accent1" w:themeShade="BF"/>
      <w:sz w:val="18"/>
    </w:rPr>
  </w:style>
  <w:style w:type="character" w:customStyle="1" w:styleId="Overskrift5Tegn">
    <w:name w:val="Overskrift 5 Tegn"/>
    <w:basedOn w:val="Standardskriftforavsnitt"/>
    <w:link w:val="Overskrift5"/>
    <w:uiPriority w:val="9"/>
    <w:semiHidden/>
    <w:rsid w:val="00301445"/>
    <w:rPr>
      <w:rFonts w:asciiTheme="majorHAnsi" w:eastAsiaTheme="majorEastAsia" w:hAnsiTheme="majorHAnsi" w:cstheme="majorBidi"/>
      <w:color w:val="004EAD" w:themeColor="accent1" w:themeShade="BF"/>
      <w:sz w:val="18"/>
    </w:rPr>
  </w:style>
  <w:style w:type="character" w:customStyle="1" w:styleId="Overskrift6Tegn">
    <w:name w:val="Overskrift 6 Tegn"/>
    <w:basedOn w:val="Standardskriftforavsnitt"/>
    <w:link w:val="Overskrift6"/>
    <w:uiPriority w:val="9"/>
    <w:semiHidden/>
    <w:rsid w:val="00301445"/>
    <w:rPr>
      <w:rFonts w:asciiTheme="majorHAnsi" w:eastAsiaTheme="majorEastAsia" w:hAnsiTheme="majorHAnsi" w:cstheme="majorBidi"/>
      <w:color w:val="003473" w:themeColor="accent1" w:themeShade="7F"/>
      <w:sz w:val="18"/>
    </w:rPr>
  </w:style>
  <w:style w:type="character" w:customStyle="1" w:styleId="Overskrift7Tegn">
    <w:name w:val="Overskrift 7 Tegn"/>
    <w:basedOn w:val="Standardskriftforavsnitt"/>
    <w:link w:val="Overskrift7"/>
    <w:uiPriority w:val="9"/>
    <w:semiHidden/>
    <w:rsid w:val="00301445"/>
    <w:rPr>
      <w:rFonts w:asciiTheme="majorHAnsi" w:eastAsiaTheme="majorEastAsia" w:hAnsiTheme="majorHAnsi" w:cstheme="majorBidi"/>
      <w:i/>
      <w:iCs/>
      <w:color w:val="003473" w:themeColor="accent1" w:themeShade="7F"/>
      <w:sz w:val="18"/>
    </w:rPr>
  </w:style>
  <w:style w:type="character" w:customStyle="1" w:styleId="Overskrift8Tegn">
    <w:name w:val="Overskrift 8 Tegn"/>
    <w:basedOn w:val="Standardskriftforavsnitt"/>
    <w:link w:val="Overskrift8"/>
    <w:uiPriority w:val="9"/>
    <w:semiHidden/>
    <w:rsid w:val="00301445"/>
    <w:rPr>
      <w:rFonts w:asciiTheme="majorHAnsi" w:eastAsiaTheme="majorEastAsia" w:hAnsiTheme="majorHAnsi" w:cstheme="majorBidi"/>
      <w:color w:val="424242" w:themeColor="text1" w:themeTint="D8"/>
      <w:sz w:val="21"/>
      <w:szCs w:val="21"/>
    </w:rPr>
  </w:style>
  <w:style w:type="character" w:customStyle="1" w:styleId="Overskrift9Tegn">
    <w:name w:val="Overskrift 9 Tegn"/>
    <w:basedOn w:val="Standardskriftforavsnitt"/>
    <w:link w:val="Overskrift9"/>
    <w:uiPriority w:val="9"/>
    <w:semiHidden/>
    <w:rsid w:val="00301445"/>
    <w:rPr>
      <w:rFonts w:asciiTheme="majorHAnsi" w:eastAsiaTheme="majorEastAsia" w:hAnsiTheme="majorHAnsi" w:cstheme="majorBidi"/>
      <w:i/>
      <w:iCs/>
      <w:color w:val="424242" w:themeColor="text1" w:themeTint="D8"/>
      <w:sz w:val="21"/>
      <w:szCs w:val="21"/>
    </w:rPr>
  </w:style>
  <w:style w:type="numbering" w:styleId="Artikkelavsnitt">
    <w:name w:val="Outline List 3"/>
    <w:basedOn w:val="Ingenliste"/>
    <w:uiPriority w:val="99"/>
    <w:semiHidden/>
    <w:unhideWhenUsed/>
    <w:rsid w:val="00761273"/>
    <w:pPr>
      <w:numPr>
        <w:numId w:val="3"/>
      </w:numPr>
    </w:pPr>
  </w:style>
  <w:style w:type="paragraph" w:styleId="Bobletekst">
    <w:name w:val="Balloon Text"/>
    <w:basedOn w:val="Normal"/>
    <w:link w:val="BobletekstTegn"/>
    <w:uiPriority w:val="99"/>
    <w:semiHidden/>
    <w:unhideWhenUsed/>
    <w:rsid w:val="00761273"/>
    <w:pPr>
      <w:spacing w:line="240" w:lineRule="auto"/>
    </w:pPr>
    <w:rPr>
      <w:rFonts w:ascii="Segoe UI" w:hAnsi="Segoe UI" w:cs="Segoe UI"/>
      <w:szCs w:val="18"/>
    </w:rPr>
  </w:style>
  <w:style w:type="character" w:customStyle="1" w:styleId="BobletekstTegn">
    <w:name w:val="Bobletekst Tegn"/>
    <w:basedOn w:val="Standardskriftforavsnitt"/>
    <w:link w:val="Bobletekst"/>
    <w:uiPriority w:val="99"/>
    <w:semiHidden/>
    <w:rsid w:val="00761273"/>
    <w:rPr>
      <w:rFonts w:ascii="Segoe UI" w:hAnsi="Segoe UI" w:cs="Segoe UI"/>
      <w:sz w:val="18"/>
      <w:szCs w:val="18"/>
    </w:rPr>
  </w:style>
  <w:style w:type="paragraph" w:styleId="Bibliografi">
    <w:name w:val="Bibliography"/>
    <w:basedOn w:val="Normal"/>
    <w:next w:val="Normal"/>
    <w:uiPriority w:val="37"/>
    <w:semiHidden/>
    <w:unhideWhenUsed/>
    <w:rsid w:val="00761273"/>
  </w:style>
  <w:style w:type="paragraph" w:styleId="Blokktekst">
    <w:name w:val="Block Text"/>
    <w:basedOn w:val="Normal"/>
    <w:uiPriority w:val="99"/>
    <w:semiHidden/>
    <w:unhideWhenUsed/>
    <w:rsid w:val="00761273"/>
    <w:pPr>
      <w:pBdr>
        <w:top w:val="single" w:sz="2" w:space="10" w:color="0069E8" w:themeColor="accent1"/>
        <w:left w:val="single" w:sz="2" w:space="10" w:color="0069E8" w:themeColor="accent1"/>
        <w:bottom w:val="single" w:sz="2" w:space="10" w:color="0069E8" w:themeColor="accent1"/>
        <w:right w:val="single" w:sz="2" w:space="10" w:color="0069E8" w:themeColor="accent1"/>
      </w:pBdr>
      <w:ind w:left="1152" w:right="1152"/>
    </w:pPr>
    <w:rPr>
      <w:rFonts w:eastAsiaTheme="minorEastAsia"/>
      <w:i/>
      <w:iCs/>
      <w:color w:val="0069E8" w:themeColor="accent1"/>
    </w:rPr>
  </w:style>
  <w:style w:type="paragraph" w:styleId="Brdtekst">
    <w:name w:val="Body Text"/>
    <w:basedOn w:val="Normal"/>
    <w:link w:val="BrdtekstTegn"/>
    <w:uiPriority w:val="99"/>
    <w:semiHidden/>
    <w:unhideWhenUsed/>
    <w:rsid w:val="00761273"/>
    <w:pPr>
      <w:spacing w:after="120"/>
    </w:pPr>
  </w:style>
  <w:style w:type="character" w:customStyle="1" w:styleId="BrdtekstTegn">
    <w:name w:val="Brødtekst Tegn"/>
    <w:basedOn w:val="Standardskriftforavsnitt"/>
    <w:link w:val="Brdtekst"/>
    <w:uiPriority w:val="99"/>
    <w:semiHidden/>
    <w:rsid w:val="00761273"/>
  </w:style>
  <w:style w:type="paragraph" w:styleId="Brdtekst2">
    <w:name w:val="Body Text 2"/>
    <w:basedOn w:val="Normal"/>
    <w:link w:val="Brdtekst2Tegn"/>
    <w:uiPriority w:val="99"/>
    <w:semiHidden/>
    <w:unhideWhenUsed/>
    <w:rsid w:val="00761273"/>
    <w:pPr>
      <w:spacing w:after="120" w:line="480" w:lineRule="auto"/>
    </w:pPr>
  </w:style>
  <w:style w:type="character" w:customStyle="1" w:styleId="Brdtekst2Tegn">
    <w:name w:val="Brødtekst 2 Tegn"/>
    <w:basedOn w:val="Standardskriftforavsnitt"/>
    <w:link w:val="Brdtekst2"/>
    <w:uiPriority w:val="99"/>
    <w:semiHidden/>
    <w:rsid w:val="00761273"/>
  </w:style>
  <w:style w:type="paragraph" w:styleId="Brdtekst3">
    <w:name w:val="Body Text 3"/>
    <w:basedOn w:val="Normal"/>
    <w:link w:val="Brdtekst3Tegn"/>
    <w:uiPriority w:val="99"/>
    <w:semiHidden/>
    <w:unhideWhenUsed/>
    <w:rsid w:val="00761273"/>
    <w:pPr>
      <w:spacing w:after="120"/>
    </w:pPr>
    <w:rPr>
      <w:sz w:val="16"/>
      <w:szCs w:val="16"/>
    </w:rPr>
  </w:style>
  <w:style w:type="character" w:customStyle="1" w:styleId="Brdtekst3Tegn">
    <w:name w:val="Brødtekst 3 Tegn"/>
    <w:basedOn w:val="Standardskriftforavsnitt"/>
    <w:link w:val="Brdtekst3"/>
    <w:uiPriority w:val="99"/>
    <w:semiHidden/>
    <w:rsid w:val="00761273"/>
    <w:rPr>
      <w:sz w:val="16"/>
      <w:szCs w:val="16"/>
    </w:rPr>
  </w:style>
  <w:style w:type="paragraph" w:styleId="Brdtekst-frsteinnrykk">
    <w:name w:val="Body Text First Indent"/>
    <w:basedOn w:val="Brdtekst"/>
    <w:link w:val="Brdtekst-frsteinnrykkTegn"/>
    <w:uiPriority w:val="99"/>
    <w:semiHidden/>
    <w:unhideWhenUsed/>
    <w:rsid w:val="00761273"/>
    <w:pPr>
      <w:spacing w:after="160"/>
      <w:ind w:firstLine="360"/>
    </w:pPr>
  </w:style>
  <w:style w:type="character" w:customStyle="1" w:styleId="Brdtekst-frsteinnrykkTegn">
    <w:name w:val="Brødtekst - første innrykk Tegn"/>
    <w:basedOn w:val="BrdtekstTegn"/>
    <w:link w:val="Brdtekst-frsteinnrykk"/>
    <w:uiPriority w:val="99"/>
    <w:semiHidden/>
    <w:rsid w:val="00761273"/>
  </w:style>
  <w:style w:type="paragraph" w:styleId="Brdtekstinnrykk">
    <w:name w:val="Body Text Indent"/>
    <w:basedOn w:val="Normal"/>
    <w:link w:val="BrdtekstinnrykkTegn"/>
    <w:uiPriority w:val="99"/>
    <w:semiHidden/>
    <w:unhideWhenUsed/>
    <w:rsid w:val="00761273"/>
    <w:pPr>
      <w:spacing w:after="120"/>
      <w:ind w:left="283"/>
    </w:pPr>
  </w:style>
  <w:style w:type="character" w:customStyle="1" w:styleId="BrdtekstinnrykkTegn">
    <w:name w:val="Brødtekstinnrykk Tegn"/>
    <w:basedOn w:val="Standardskriftforavsnitt"/>
    <w:link w:val="Brdtekstinnrykk"/>
    <w:uiPriority w:val="99"/>
    <w:semiHidden/>
    <w:rsid w:val="00761273"/>
  </w:style>
  <w:style w:type="paragraph" w:styleId="Brdtekst-frsteinnrykk2">
    <w:name w:val="Body Text First Indent 2"/>
    <w:basedOn w:val="Brdtekstinnrykk"/>
    <w:link w:val="Brdtekst-frsteinnrykk2Tegn"/>
    <w:uiPriority w:val="99"/>
    <w:semiHidden/>
    <w:unhideWhenUsed/>
    <w:rsid w:val="00761273"/>
    <w:pPr>
      <w:spacing w:after="160"/>
      <w:ind w:left="360" w:firstLine="360"/>
    </w:pPr>
  </w:style>
  <w:style w:type="character" w:customStyle="1" w:styleId="Brdtekst-frsteinnrykk2Tegn">
    <w:name w:val="Brødtekst - første innrykk 2 Tegn"/>
    <w:basedOn w:val="BrdtekstinnrykkTegn"/>
    <w:link w:val="Brdtekst-frsteinnrykk2"/>
    <w:uiPriority w:val="99"/>
    <w:semiHidden/>
    <w:rsid w:val="00761273"/>
  </w:style>
  <w:style w:type="paragraph" w:styleId="Brdtekstinnrykk2">
    <w:name w:val="Body Text Indent 2"/>
    <w:basedOn w:val="Normal"/>
    <w:link w:val="Brdtekstinnrykk2Tegn"/>
    <w:uiPriority w:val="99"/>
    <w:semiHidden/>
    <w:unhideWhenUsed/>
    <w:rsid w:val="00761273"/>
    <w:pPr>
      <w:spacing w:after="120" w:line="480" w:lineRule="auto"/>
      <w:ind w:left="283"/>
    </w:pPr>
  </w:style>
  <w:style w:type="character" w:customStyle="1" w:styleId="Brdtekstinnrykk2Tegn">
    <w:name w:val="Brødtekstinnrykk 2 Tegn"/>
    <w:basedOn w:val="Standardskriftforavsnitt"/>
    <w:link w:val="Brdtekstinnrykk2"/>
    <w:uiPriority w:val="99"/>
    <w:semiHidden/>
    <w:rsid w:val="00761273"/>
  </w:style>
  <w:style w:type="paragraph" w:styleId="Brdtekstinnrykk3">
    <w:name w:val="Body Text Indent 3"/>
    <w:basedOn w:val="Normal"/>
    <w:link w:val="Brdtekstinnrykk3Tegn"/>
    <w:uiPriority w:val="99"/>
    <w:semiHidden/>
    <w:unhideWhenUsed/>
    <w:rsid w:val="00761273"/>
    <w:pPr>
      <w:spacing w:after="120"/>
      <w:ind w:left="283"/>
    </w:pPr>
    <w:rPr>
      <w:sz w:val="16"/>
      <w:szCs w:val="16"/>
    </w:rPr>
  </w:style>
  <w:style w:type="character" w:customStyle="1" w:styleId="Brdtekstinnrykk3Tegn">
    <w:name w:val="Brødtekstinnrykk 3 Tegn"/>
    <w:basedOn w:val="Standardskriftforavsnitt"/>
    <w:link w:val="Brdtekstinnrykk3"/>
    <w:uiPriority w:val="99"/>
    <w:semiHidden/>
    <w:rsid w:val="00761273"/>
    <w:rPr>
      <w:sz w:val="16"/>
      <w:szCs w:val="16"/>
    </w:rPr>
  </w:style>
  <w:style w:type="character" w:styleId="Boktittel">
    <w:name w:val="Book Title"/>
    <w:basedOn w:val="Standardskriftforavsnitt"/>
    <w:uiPriority w:val="33"/>
    <w:semiHidden/>
    <w:qFormat/>
    <w:rsid w:val="00761273"/>
    <w:rPr>
      <w:b/>
      <w:bCs/>
      <w:i/>
      <w:iCs/>
      <w:spacing w:val="5"/>
    </w:rPr>
  </w:style>
  <w:style w:type="paragraph" w:styleId="Bildetekst">
    <w:name w:val="caption"/>
    <w:basedOn w:val="Normal"/>
    <w:next w:val="Normal"/>
    <w:uiPriority w:val="35"/>
    <w:unhideWhenUsed/>
    <w:qFormat/>
    <w:rsid w:val="00761273"/>
    <w:pPr>
      <w:spacing w:after="200" w:line="240" w:lineRule="auto"/>
    </w:pPr>
    <w:rPr>
      <w:i/>
      <w:iCs/>
      <w:color w:val="504F4F" w:themeColor="text2"/>
      <w:szCs w:val="18"/>
    </w:rPr>
  </w:style>
  <w:style w:type="paragraph" w:styleId="Hilsen">
    <w:name w:val="Closing"/>
    <w:basedOn w:val="Normal"/>
    <w:link w:val="HilsenTegn"/>
    <w:uiPriority w:val="99"/>
    <w:semiHidden/>
    <w:unhideWhenUsed/>
    <w:rsid w:val="00761273"/>
    <w:pPr>
      <w:spacing w:line="240" w:lineRule="auto"/>
      <w:ind w:left="4252"/>
    </w:pPr>
  </w:style>
  <w:style w:type="character" w:customStyle="1" w:styleId="HilsenTegn">
    <w:name w:val="Hilsen Tegn"/>
    <w:basedOn w:val="Standardskriftforavsnitt"/>
    <w:link w:val="Hilsen"/>
    <w:uiPriority w:val="99"/>
    <w:semiHidden/>
    <w:rsid w:val="00761273"/>
  </w:style>
  <w:style w:type="table" w:styleId="Fargeriktrutenett">
    <w:name w:val="Colorful Grid"/>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D2D2D2" w:themeFill="text1" w:themeFillTint="33"/>
    </w:tcPr>
    <w:tblStylePr w:type="firstRow">
      <w:rPr>
        <w:b/>
        <w:bCs/>
      </w:rPr>
      <w:tblPr/>
      <w:tcPr>
        <w:shd w:val="clear" w:color="auto" w:fill="A5A5A5" w:themeFill="text1" w:themeFillTint="66"/>
      </w:tcPr>
    </w:tblStylePr>
    <w:tblStylePr w:type="lastRow">
      <w:rPr>
        <w:b/>
        <w:bCs/>
        <w:color w:val="202020" w:themeColor="text1"/>
      </w:rPr>
      <w:tblPr/>
      <w:tcPr>
        <w:shd w:val="clear" w:color="auto" w:fill="A5A5A5" w:themeFill="text1" w:themeFillTint="66"/>
      </w:tcPr>
    </w:tblStylePr>
    <w:tblStylePr w:type="firstCol">
      <w:rPr>
        <w:color w:val="FFFFFF" w:themeColor="background1"/>
      </w:rPr>
      <w:tblPr/>
      <w:tcPr>
        <w:shd w:val="clear" w:color="auto" w:fill="171717" w:themeFill="text1" w:themeFillShade="BF"/>
      </w:tcPr>
    </w:tblStylePr>
    <w:tblStylePr w:type="lastCol">
      <w:rPr>
        <w:color w:val="FFFFFF" w:themeColor="background1"/>
      </w:rPr>
      <w:tblPr/>
      <w:tcPr>
        <w:shd w:val="clear" w:color="auto" w:fill="171717" w:themeFill="text1" w:themeFillShade="BF"/>
      </w:tcPr>
    </w:tblStylePr>
    <w:tblStylePr w:type="band1Vert">
      <w:tblPr/>
      <w:tcPr>
        <w:shd w:val="clear" w:color="auto" w:fill="8F8F8F" w:themeFill="text1" w:themeFillTint="7F"/>
      </w:tcPr>
    </w:tblStylePr>
    <w:tblStylePr w:type="band1Horz">
      <w:tblPr/>
      <w:tcPr>
        <w:shd w:val="clear" w:color="auto" w:fill="8F8F8F" w:themeFill="text1" w:themeFillTint="7F"/>
      </w:tcPr>
    </w:tblStylePr>
  </w:style>
  <w:style w:type="table" w:styleId="Fargeriktrutenettuthevingsfarge1">
    <w:name w:val="Colorful Grid Accent 1"/>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C7E0FF" w:themeFill="accent1" w:themeFillTint="33"/>
    </w:tcPr>
    <w:tblStylePr w:type="firstRow">
      <w:rPr>
        <w:b/>
        <w:bCs/>
      </w:rPr>
      <w:tblPr/>
      <w:tcPr>
        <w:shd w:val="clear" w:color="auto" w:fill="8FC1FF" w:themeFill="accent1" w:themeFillTint="66"/>
      </w:tcPr>
    </w:tblStylePr>
    <w:tblStylePr w:type="lastRow">
      <w:rPr>
        <w:b/>
        <w:bCs/>
        <w:color w:val="202020" w:themeColor="text1"/>
      </w:rPr>
      <w:tblPr/>
      <w:tcPr>
        <w:shd w:val="clear" w:color="auto" w:fill="8FC1FF" w:themeFill="accent1" w:themeFillTint="66"/>
      </w:tcPr>
    </w:tblStylePr>
    <w:tblStylePr w:type="firstCol">
      <w:rPr>
        <w:color w:val="FFFFFF" w:themeColor="background1"/>
      </w:rPr>
      <w:tblPr/>
      <w:tcPr>
        <w:shd w:val="clear" w:color="auto" w:fill="004EAD" w:themeFill="accent1" w:themeFillShade="BF"/>
      </w:tcPr>
    </w:tblStylePr>
    <w:tblStylePr w:type="lastCol">
      <w:rPr>
        <w:color w:val="FFFFFF" w:themeColor="background1"/>
      </w:rPr>
      <w:tblPr/>
      <w:tcPr>
        <w:shd w:val="clear" w:color="auto" w:fill="004EAD" w:themeFill="accent1" w:themeFillShade="BF"/>
      </w:tcPr>
    </w:tblStylePr>
    <w:tblStylePr w:type="band1Vert">
      <w:tblPr/>
      <w:tcPr>
        <w:shd w:val="clear" w:color="auto" w:fill="74B2FF" w:themeFill="accent1" w:themeFillTint="7F"/>
      </w:tcPr>
    </w:tblStylePr>
    <w:tblStylePr w:type="band1Horz">
      <w:tblPr/>
      <w:tcPr>
        <w:shd w:val="clear" w:color="auto" w:fill="74B2FF" w:themeFill="accent1" w:themeFillTint="7F"/>
      </w:tcPr>
    </w:tblStylePr>
  </w:style>
  <w:style w:type="table" w:styleId="Fargeriktrutenettuthevingsfarge2">
    <w:name w:val="Colorful Grid Accent 2"/>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B0EAFC" w:themeFill="accent2" w:themeFillTint="33"/>
    </w:tcPr>
    <w:tblStylePr w:type="firstRow">
      <w:rPr>
        <w:b/>
        <w:bCs/>
      </w:rPr>
      <w:tblPr/>
      <w:tcPr>
        <w:shd w:val="clear" w:color="auto" w:fill="62D6FA" w:themeFill="accent2" w:themeFillTint="66"/>
      </w:tcPr>
    </w:tblStylePr>
    <w:tblStylePr w:type="lastRow">
      <w:rPr>
        <w:b/>
        <w:bCs/>
        <w:color w:val="202020" w:themeColor="text1"/>
      </w:rPr>
      <w:tblPr/>
      <w:tcPr>
        <w:shd w:val="clear" w:color="auto" w:fill="62D6FA" w:themeFill="accent2" w:themeFillTint="66"/>
      </w:tcPr>
    </w:tblStylePr>
    <w:tblStylePr w:type="firstCol">
      <w:rPr>
        <w:color w:val="FFFFFF" w:themeColor="background1"/>
      </w:rPr>
      <w:tblPr/>
      <w:tcPr>
        <w:shd w:val="clear" w:color="auto" w:fill="023C4E" w:themeFill="accent2" w:themeFillShade="BF"/>
      </w:tcPr>
    </w:tblStylePr>
    <w:tblStylePr w:type="lastCol">
      <w:rPr>
        <w:color w:val="FFFFFF" w:themeColor="background1"/>
      </w:rPr>
      <w:tblPr/>
      <w:tcPr>
        <w:shd w:val="clear" w:color="auto" w:fill="023C4E" w:themeFill="accent2" w:themeFillShade="BF"/>
      </w:tcPr>
    </w:tblStylePr>
    <w:tblStylePr w:type="band1Vert">
      <w:tblPr/>
      <w:tcPr>
        <w:shd w:val="clear" w:color="auto" w:fill="3CCCF9" w:themeFill="accent2" w:themeFillTint="7F"/>
      </w:tcPr>
    </w:tblStylePr>
    <w:tblStylePr w:type="band1Horz">
      <w:tblPr/>
      <w:tcPr>
        <w:shd w:val="clear" w:color="auto" w:fill="3CCCF9" w:themeFill="accent2" w:themeFillTint="7F"/>
      </w:tcPr>
    </w:tblStylePr>
  </w:style>
  <w:style w:type="table" w:styleId="Fargeriktrutenettuthevingsfarge3">
    <w:name w:val="Colorful Grid Accent 3"/>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BBEEFD" w:themeFill="accent3" w:themeFillTint="33"/>
    </w:tcPr>
    <w:tblStylePr w:type="firstRow">
      <w:rPr>
        <w:b/>
        <w:bCs/>
      </w:rPr>
      <w:tblPr/>
      <w:tcPr>
        <w:shd w:val="clear" w:color="auto" w:fill="78DEFB" w:themeFill="accent3" w:themeFillTint="66"/>
      </w:tcPr>
    </w:tblStylePr>
    <w:tblStylePr w:type="lastRow">
      <w:rPr>
        <w:b/>
        <w:bCs/>
        <w:color w:val="202020" w:themeColor="text1"/>
      </w:rPr>
      <w:tblPr/>
      <w:tcPr>
        <w:shd w:val="clear" w:color="auto" w:fill="78DEFB" w:themeFill="accent3" w:themeFillTint="66"/>
      </w:tcPr>
    </w:tblStylePr>
    <w:tblStylePr w:type="firstCol">
      <w:rPr>
        <w:color w:val="FFFFFF" w:themeColor="background1"/>
      </w:rPr>
      <w:tblPr/>
      <w:tcPr>
        <w:shd w:val="clear" w:color="auto" w:fill="035E79" w:themeFill="accent3" w:themeFillShade="BF"/>
      </w:tcPr>
    </w:tblStylePr>
    <w:tblStylePr w:type="lastCol">
      <w:rPr>
        <w:color w:val="FFFFFF" w:themeColor="background1"/>
      </w:rPr>
      <w:tblPr/>
      <w:tcPr>
        <w:shd w:val="clear" w:color="auto" w:fill="035E79" w:themeFill="accent3" w:themeFillShade="BF"/>
      </w:tcPr>
    </w:tblStylePr>
    <w:tblStylePr w:type="band1Vert">
      <w:tblPr/>
      <w:tcPr>
        <w:shd w:val="clear" w:color="auto" w:fill="58D5FB" w:themeFill="accent3" w:themeFillTint="7F"/>
      </w:tcPr>
    </w:tblStylePr>
    <w:tblStylePr w:type="band1Horz">
      <w:tblPr/>
      <w:tcPr>
        <w:shd w:val="clear" w:color="auto" w:fill="58D5FB" w:themeFill="accent3" w:themeFillTint="7F"/>
      </w:tcPr>
    </w:tblStylePr>
  </w:style>
  <w:style w:type="table" w:styleId="Fargeriktrutenettuthevingsfarge4">
    <w:name w:val="Colorful Grid Accent 4"/>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F4BFE4" w:themeFill="accent4" w:themeFillTint="33"/>
    </w:tcPr>
    <w:tblStylePr w:type="firstRow">
      <w:rPr>
        <w:b/>
        <w:bCs/>
      </w:rPr>
      <w:tblPr/>
      <w:tcPr>
        <w:shd w:val="clear" w:color="auto" w:fill="EA80C9" w:themeFill="accent4" w:themeFillTint="66"/>
      </w:tcPr>
    </w:tblStylePr>
    <w:tblStylePr w:type="lastRow">
      <w:rPr>
        <w:b/>
        <w:bCs/>
        <w:color w:val="202020" w:themeColor="text1"/>
      </w:rPr>
      <w:tblPr/>
      <w:tcPr>
        <w:shd w:val="clear" w:color="auto" w:fill="EA80C9" w:themeFill="accent4" w:themeFillTint="66"/>
      </w:tcPr>
    </w:tblStylePr>
    <w:tblStylePr w:type="firstCol">
      <w:rPr>
        <w:color w:val="FFFFFF" w:themeColor="background1"/>
      </w:rPr>
      <w:tblPr/>
      <w:tcPr>
        <w:shd w:val="clear" w:color="auto" w:fill="5C0F44" w:themeFill="accent4" w:themeFillShade="BF"/>
      </w:tcPr>
    </w:tblStylePr>
    <w:tblStylePr w:type="lastCol">
      <w:rPr>
        <w:color w:val="FFFFFF" w:themeColor="background1"/>
      </w:rPr>
      <w:tblPr/>
      <w:tcPr>
        <w:shd w:val="clear" w:color="auto" w:fill="5C0F44" w:themeFill="accent4" w:themeFillShade="BF"/>
      </w:tcPr>
    </w:tblStylePr>
    <w:tblStylePr w:type="band1Vert">
      <w:tblPr/>
      <w:tcPr>
        <w:shd w:val="clear" w:color="auto" w:fill="E561BC" w:themeFill="accent4" w:themeFillTint="7F"/>
      </w:tcPr>
    </w:tblStylePr>
    <w:tblStylePr w:type="band1Horz">
      <w:tblPr/>
      <w:tcPr>
        <w:shd w:val="clear" w:color="auto" w:fill="E561BC" w:themeFill="accent4" w:themeFillTint="7F"/>
      </w:tcPr>
    </w:tblStylePr>
  </w:style>
  <w:style w:type="table" w:styleId="Fargeriktrutenettuthevingsfarge5">
    <w:name w:val="Colorful Grid Accent 5"/>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D0E6E0" w:themeFill="accent5" w:themeFillTint="33"/>
    </w:tcPr>
    <w:tblStylePr w:type="firstRow">
      <w:rPr>
        <w:b/>
        <w:bCs/>
      </w:rPr>
      <w:tblPr/>
      <w:tcPr>
        <w:shd w:val="clear" w:color="auto" w:fill="A2CDC1" w:themeFill="accent5" w:themeFillTint="66"/>
      </w:tcPr>
    </w:tblStylePr>
    <w:tblStylePr w:type="lastRow">
      <w:rPr>
        <w:b/>
        <w:bCs/>
        <w:color w:val="202020" w:themeColor="text1"/>
      </w:rPr>
      <w:tblPr/>
      <w:tcPr>
        <w:shd w:val="clear" w:color="auto" w:fill="A2CDC1" w:themeFill="accent5" w:themeFillTint="66"/>
      </w:tcPr>
    </w:tblStylePr>
    <w:tblStylePr w:type="firstCol">
      <w:rPr>
        <w:color w:val="FFFFFF" w:themeColor="background1"/>
      </w:rPr>
      <w:tblPr/>
      <w:tcPr>
        <w:shd w:val="clear" w:color="auto" w:fill="284B41" w:themeFill="accent5" w:themeFillShade="BF"/>
      </w:tcPr>
    </w:tblStylePr>
    <w:tblStylePr w:type="lastCol">
      <w:rPr>
        <w:color w:val="FFFFFF" w:themeColor="background1"/>
      </w:rPr>
      <w:tblPr/>
      <w:tcPr>
        <w:shd w:val="clear" w:color="auto" w:fill="284B41" w:themeFill="accent5" w:themeFillShade="BF"/>
      </w:tcPr>
    </w:tblStylePr>
    <w:tblStylePr w:type="band1Vert">
      <w:tblPr/>
      <w:tcPr>
        <w:shd w:val="clear" w:color="auto" w:fill="8BC1B2" w:themeFill="accent5" w:themeFillTint="7F"/>
      </w:tcPr>
    </w:tblStylePr>
    <w:tblStylePr w:type="band1Horz">
      <w:tblPr/>
      <w:tcPr>
        <w:shd w:val="clear" w:color="auto" w:fill="8BC1B2" w:themeFill="accent5" w:themeFillTint="7F"/>
      </w:tcPr>
    </w:tblStylePr>
  </w:style>
  <w:style w:type="table" w:styleId="Fargeriktrutenettuthevingsfarge6">
    <w:name w:val="Colorful Grid Accent 6"/>
    <w:basedOn w:val="Vanligtabell"/>
    <w:uiPriority w:val="73"/>
    <w:semiHidden/>
    <w:unhideWhenUsed/>
    <w:rsid w:val="00761273"/>
    <w:pPr>
      <w:spacing w:after="0" w:line="240" w:lineRule="auto"/>
    </w:pPr>
    <w:rPr>
      <w:color w:val="202020" w:themeColor="text1"/>
    </w:rPr>
    <w:tblPr>
      <w:tblStyleRowBandSize w:val="1"/>
      <w:tblStyleColBandSize w:val="1"/>
      <w:tblBorders>
        <w:insideH w:val="single" w:sz="4" w:space="0" w:color="FFFFFF" w:themeColor="background1"/>
      </w:tblBorders>
    </w:tblPr>
    <w:tcPr>
      <w:shd w:val="clear" w:color="auto" w:fill="FFF2CC" w:themeFill="accent6" w:themeFillTint="33"/>
    </w:tcPr>
    <w:tblStylePr w:type="firstRow">
      <w:rPr>
        <w:b/>
        <w:bCs/>
      </w:rPr>
      <w:tblPr/>
      <w:tcPr>
        <w:shd w:val="clear" w:color="auto" w:fill="FFE599" w:themeFill="accent6" w:themeFillTint="66"/>
      </w:tcPr>
    </w:tblStylePr>
    <w:tblStylePr w:type="lastRow">
      <w:rPr>
        <w:b/>
        <w:bCs/>
        <w:color w:val="202020" w:themeColor="text1"/>
      </w:rPr>
      <w:tblPr/>
      <w:tcPr>
        <w:shd w:val="clear" w:color="auto" w:fill="FFE599" w:themeFill="accent6" w:themeFillTint="66"/>
      </w:tcPr>
    </w:tblStylePr>
    <w:tblStylePr w:type="firstCol">
      <w:rPr>
        <w:color w:val="FFFFFF" w:themeColor="background1"/>
      </w:rPr>
      <w:tblPr/>
      <w:tcPr>
        <w:shd w:val="clear" w:color="auto" w:fill="BF8F00" w:themeFill="accent6" w:themeFillShade="BF"/>
      </w:tcPr>
    </w:tblStylePr>
    <w:tblStylePr w:type="lastCol">
      <w:rPr>
        <w:color w:val="FFFFFF" w:themeColor="background1"/>
      </w:rPr>
      <w:tblPr/>
      <w:tcPr>
        <w:shd w:val="clear" w:color="auto" w:fill="BF8F00" w:themeFill="accent6" w:themeFillShade="BF"/>
      </w:tcPr>
    </w:tblStylePr>
    <w:tblStylePr w:type="band1Vert">
      <w:tblPr/>
      <w:tcPr>
        <w:shd w:val="clear" w:color="auto" w:fill="FFDF80" w:themeFill="accent6" w:themeFillTint="7F"/>
      </w:tcPr>
    </w:tblStylePr>
    <w:tblStylePr w:type="band1Horz">
      <w:tblPr/>
      <w:tcPr>
        <w:shd w:val="clear" w:color="auto" w:fill="FFDF80" w:themeFill="accent6" w:themeFillTint="7F"/>
      </w:tcPr>
    </w:tblStylePr>
  </w:style>
  <w:style w:type="table" w:styleId="Fargerikliste">
    <w:name w:val="Colorful List"/>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E9E9E9" w:themeFill="text1" w:themeFillTint="19"/>
    </w:tcPr>
    <w:tblStylePr w:type="firstRow">
      <w:rPr>
        <w:b/>
        <w:bCs/>
        <w:color w:val="FFFFFF" w:themeColor="background1"/>
      </w:rPr>
      <w:tblPr/>
      <w:tcPr>
        <w:tcBorders>
          <w:bottom w:val="single" w:sz="12" w:space="0" w:color="FFFFFF" w:themeColor="background1"/>
        </w:tcBorders>
        <w:shd w:val="clear" w:color="auto" w:fill="024053" w:themeFill="accent2" w:themeFillShade="CC"/>
      </w:tcPr>
    </w:tblStylePr>
    <w:tblStylePr w:type="lastRow">
      <w:rPr>
        <w:b/>
        <w:bCs/>
        <w:color w:val="024053" w:themeColor="accent2"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C7C7" w:themeFill="text1" w:themeFillTint="3F"/>
      </w:tcPr>
    </w:tblStylePr>
    <w:tblStylePr w:type="band1Horz">
      <w:tblPr/>
      <w:tcPr>
        <w:shd w:val="clear" w:color="auto" w:fill="D2D2D2" w:themeFill="text1" w:themeFillTint="33"/>
      </w:tcPr>
    </w:tblStylePr>
  </w:style>
  <w:style w:type="table" w:styleId="Fargeriklisteuthevingsfarge1">
    <w:name w:val="Colorful List Accent 1"/>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E3EFFF" w:themeFill="accent1" w:themeFillTint="19"/>
    </w:tcPr>
    <w:tblStylePr w:type="firstRow">
      <w:rPr>
        <w:b/>
        <w:bCs/>
        <w:color w:val="FFFFFF" w:themeColor="background1"/>
      </w:rPr>
      <w:tblPr/>
      <w:tcPr>
        <w:tcBorders>
          <w:bottom w:val="single" w:sz="12" w:space="0" w:color="FFFFFF" w:themeColor="background1"/>
        </w:tcBorders>
        <w:shd w:val="clear" w:color="auto" w:fill="024053" w:themeFill="accent2" w:themeFillShade="CC"/>
      </w:tcPr>
    </w:tblStylePr>
    <w:tblStylePr w:type="lastRow">
      <w:rPr>
        <w:b/>
        <w:bCs/>
        <w:color w:val="024053" w:themeColor="accent2"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9FF" w:themeFill="accent1" w:themeFillTint="3F"/>
      </w:tcPr>
    </w:tblStylePr>
    <w:tblStylePr w:type="band1Horz">
      <w:tblPr/>
      <w:tcPr>
        <w:shd w:val="clear" w:color="auto" w:fill="C7E0FF" w:themeFill="accent1" w:themeFillTint="33"/>
      </w:tcPr>
    </w:tblStylePr>
  </w:style>
  <w:style w:type="table" w:styleId="Fargeriklisteuthevingsfarge2">
    <w:name w:val="Colorful List Accent 2"/>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D8F5FE" w:themeFill="accent2" w:themeFillTint="19"/>
    </w:tcPr>
    <w:tblStylePr w:type="firstRow">
      <w:rPr>
        <w:b/>
        <w:bCs/>
        <w:color w:val="FFFFFF" w:themeColor="background1"/>
      </w:rPr>
      <w:tblPr/>
      <w:tcPr>
        <w:tcBorders>
          <w:bottom w:val="single" w:sz="12" w:space="0" w:color="FFFFFF" w:themeColor="background1"/>
        </w:tcBorders>
        <w:shd w:val="clear" w:color="auto" w:fill="024053" w:themeFill="accent2" w:themeFillShade="CC"/>
      </w:tcPr>
    </w:tblStylePr>
    <w:tblStylePr w:type="lastRow">
      <w:rPr>
        <w:b/>
        <w:bCs/>
        <w:color w:val="024053" w:themeColor="accent2"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EE6FC" w:themeFill="accent2" w:themeFillTint="3F"/>
      </w:tcPr>
    </w:tblStylePr>
    <w:tblStylePr w:type="band1Horz">
      <w:tblPr/>
      <w:tcPr>
        <w:shd w:val="clear" w:color="auto" w:fill="B0EAFC" w:themeFill="accent2" w:themeFillTint="33"/>
      </w:tcPr>
    </w:tblStylePr>
  </w:style>
  <w:style w:type="table" w:styleId="Fargeriklisteuthevingsfarge3">
    <w:name w:val="Colorful List Accent 3"/>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DEF6FE" w:themeFill="accent3" w:themeFillTint="19"/>
    </w:tcPr>
    <w:tblStylePr w:type="firstRow">
      <w:rPr>
        <w:b/>
        <w:bCs/>
        <w:color w:val="FFFFFF" w:themeColor="background1"/>
      </w:rPr>
      <w:tblPr/>
      <w:tcPr>
        <w:tcBorders>
          <w:bottom w:val="single" w:sz="12" w:space="0" w:color="FFFFFF" w:themeColor="background1"/>
        </w:tcBorders>
        <w:shd w:val="clear" w:color="auto" w:fill="631049" w:themeFill="accent4" w:themeFillShade="CC"/>
      </w:tcPr>
    </w:tblStylePr>
    <w:tblStylePr w:type="lastRow">
      <w:rPr>
        <w:b/>
        <w:bCs/>
        <w:color w:val="631049" w:themeColor="accent4"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AFD" w:themeFill="accent3" w:themeFillTint="3F"/>
      </w:tcPr>
    </w:tblStylePr>
    <w:tblStylePr w:type="band1Horz">
      <w:tblPr/>
      <w:tcPr>
        <w:shd w:val="clear" w:color="auto" w:fill="BBEEFD" w:themeFill="accent3" w:themeFillTint="33"/>
      </w:tcPr>
    </w:tblStylePr>
  </w:style>
  <w:style w:type="table" w:styleId="Fargeriklisteuthevingsfarge4">
    <w:name w:val="Colorful List Accent 4"/>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FAE0F1" w:themeFill="accent4" w:themeFillTint="19"/>
    </w:tcPr>
    <w:tblStylePr w:type="firstRow">
      <w:rPr>
        <w:b/>
        <w:bCs/>
        <w:color w:val="FFFFFF" w:themeColor="background1"/>
      </w:rPr>
      <w:tblPr/>
      <w:tcPr>
        <w:tcBorders>
          <w:bottom w:val="single" w:sz="12" w:space="0" w:color="FFFFFF" w:themeColor="background1"/>
        </w:tcBorders>
        <w:shd w:val="clear" w:color="auto" w:fill="036582" w:themeFill="accent3" w:themeFillShade="CC"/>
      </w:tcPr>
    </w:tblStylePr>
    <w:tblStylePr w:type="lastRow">
      <w:rPr>
        <w:b/>
        <w:bCs/>
        <w:color w:val="036582" w:themeColor="accent3"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B0DE" w:themeFill="accent4" w:themeFillTint="3F"/>
      </w:tcPr>
    </w:tblStylePr>
    <w:tblStylePr w:type="band1Horz">
      <w:tblPr/>
      <w:tcPr>
        <w:shd w:val="clear" w:color="auto" w:fill="F4BFE4" w:themeFill="accent4" w:themeFillTint="33"/>
      </w:tcPr>
    </w:tblStylePr>
  </w:style>
  <w:style w:type="table" w:styleId="Fargeriklisteuthevingsfarge5">
    <w:name w:val="Colorful List Accent 5"/>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E8F2EF" w:themeFill="accent5" w:themeFillTint="19"/>
    </w:tcPr>
    <w:tblStylePr w:type="firstRow">
      <w:rPr>
        <w:b/>
        <w:bCs/>
        <w:color w:val="FFFFFF" w:themeColor="background1"/>
      </w:rPr>
      <w:tblPr/>
      <w:tcPr>
        <w:tcBorders>
          <w:bottom w:val="single" w:sz="12" w:space="0" w:color="FFFFFF" w:themeColor="background1"/>
        </w:tcBorders>
        <w:shd w:val="clear" w:color="auto" w:fill="CC9800" w:themeFill="accent6" w:themeFillShade="CC"/>
      </w:tcPr>
    </w:tblStylePr>
    <w:tblStylePr w:type="lastRow">
      <w:rPr>
        <w:b/>
        <w:bCs/>
        <w:color w:val="CC9800" w:themeColor="accent6"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D8" w:themeFill="accent5" w:themeFillTint="3F"/>
      </w:tcPr>
    </w:tblStylePr>
    <w:tblStylePr w:type="band1Horz">
      <w:tblPr/>
      <w:tcPr>
        <w:shd w:val="clear" w:color="auto" w:fill="D0E6E0" w:themeFill="accent5" w:themeFillTint="33"/>
      </w:tcPr>
    </w:tblStylePr>
  </w:style>
  <w:style w:type="table" w:styleId="Fargeriklisteuthevingsfarge6">
    <w:name w:val="Colorful List Accent 6"/>
    <w:basedOn w:val="Vanligtabell"/>
    <w:uiPriority w:val="72"/>
    <w:semiHidden/>
    <w:unhideWhenUsed/>
    <w:rsid w:val="00761273"/>
    <w:pPr>
      <w:spacing w:after="0" w:line="240" w:lineRule="auto"/>
    </w:pPr>
    <w:rPr>
      <w:color w:val="202020" w:themeColor="text1"/>
    </w:rPr>
    <w:tblPr>
      <w:tblStyleRowBandSize w:val="1"/>
      <w:tblStyleColBandSize w:val="1"/>
    </w:tblPr>
    <w:tcPr>
      <w:shd w:val="clear" w:color="auto" w:fill="FFF8E6" w:themeFill="accent6" w:themeFillTint="19"/>
    </w:tcPr>
    <w:tblStylePr w:type="firstRow">
      <w:rPr>
        <w:b/>
        <w:bCs/>
        <w:color w:val="FFFFFF" w:themeColor="background1"/>
      </w:rPr>
      <w:tblPr/>
      <w:tcPr>
        <w:tcBorders>
          <w:bottom w:val="single" w:sz="12" w:space="0" w:color="FFFFFF" w:themeColor="background1"/>
        </w:tcBorders>
        <w:shd w:val="clear" w:color="auto" w:fill="2B5046" w:themeFill="accent5" w:themeFillShade="CC"/>
      </w:tcPr>
    </w:tblStylePr>
    <w:tblStylePr w:type="lastRow">
      <w:rPr>
        <w:b/>
        <w:bCs/>
        <w:color w:val="2B5046" w:themeColor="accent5" w:themeShade="CC"/>
      </w:rPr>
      <w:tblPr/>
      <w:tcPr>
        <w:tcBorders>
          <w:top w:val="single" w:sz="12" w:space="0" w:color="202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6" w:themeFillTint="3F"/>
      </w:tcPr>
    </w:tblStylePr>
    <w:tblStylePr w:type="band1Horz">
      <w:tblPr/>
      <w:tcPr>
        <w:shd w:val="clear" w:color="auto" w:fill="FFF2CC" w:themeFill="accent6" w:themeFillTint="33"/>
      </w:tcPr>
    </w:tblStylePr>
  </w:style>
  <w:style w:type="table" w:styleId="Fargerikskyggelegging">
    <w:name w:val="Colorful Shading"/>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035169" w:themeColor="accent2"/>
        <w:left w:val="single" w:sz="4" w:space="0" w:color="202020" w:themeColor="text1"/>
        <w:bottom w:val="single" w:sz="4" w:space="0" w:color="202020" w:themeColor="text1"/>
        <w:right w:val="single" w:sz="4" w:space="0" w:color="202020" w:themeColor="text1"/>
        <w:insideH w:val="single" w:sz="4" w:space="0" w:color="FFFFFF" w:themeColor="background1"/>
        <w:insideV w:val="single" w:sz="4" w:space="0" w:color="FFFFFF" w:themeColor="background1"/>
      </w:tblBorders>
    </w:tblPr>
    <w:tcPr>
      <w:shd w:val="clear" w:color="auto" w:fill="E9E9E9" w:themeFill="text1" w:themeFillTint="19"/>
    </w:tcPr>
    <w:tblStylePr w:type="firstRow">
      <w:rPr>
        <w:b/>
        <w:bCs/>
      </w:rPr>
      <w:tblPr/>
      <w:tcPr>
        <w:tcBorders>
          <w:top w:val="nil"/>
          <w:left w:val="nil"/>
          <w:bottom w:val="single" w:sz="24" w:space="0" w:color="03516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313" w:themeFill="text1" w:themeFillShade="99"/>
      </w:tcPr>
    </w:tblStylePr>
    <w:tblStylePr w:type="firstCol">
      <w:rPr>
        <w:color w:val="FFFFFF" w:themeColor="background1"/>
      </w:rPr>
      <w:tblPr/>
      <w:tcPr>
        <w:tcBorders>
          <w:top w:val="nil"/>
          <w:left w:val="nil"/>
          <w:bottom w:val="nil"/>
          <w:right w:val="nil"/>
          <w:insideH w:val="single" w:sz="4" w:space="0" w:color="131313" w:themeColor="text1" w:themeShade="99"/>
          <w:insideV w:val="nil"/>
        </w:tcBorders>
        <w:shd w:val="clear" w:color="auto" w:fill="1313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71717" w:themeFill="text1" w:themeFillShade="BF"/>
      </w:tcPr>
    </w:tblStylePr>
    <w:tblStylePr w:type="band1Vert">
      <w:tblPr/>
      <w:tcPr>
        <w:shd w:val="clear" w:color="auto" w:fill="A5A5A5" w:themeFill="text1" w:themeFillTint="66"/>
      </w:tcPr>
    </w:tblStylePr>
    <w:tblStylePr w:type="band1Horz">
      <w:tblPr/>
      <w:tcPr>
        <w:shd w:val="clear" w:color="auto" w:fill="8F8F8F" w:themeFill="text1" w:themeFillTint="7F"/>
      </w:tcPr>
    </w:tblStylePr>
    <w:tblStylePr w:type="neCell">
      <w:rPr>
        <w:color w:val="202020" w:themeColor="text1"/>
      </w:rPr>
    </w:tblStylePr>
    <w:tblStylePr w:type="nwCell">
      <w:rPr>
        <w:color w:val="202020" w:themeColor="text1"/>
      </w:rPr>
    </w:tblStylePr>
  </w:style>
  <w:style w:type="table" w:styleId="Fargerikskyggelegginguthevingsfarge1">
    <w:name w:val="Colorful Shading Accent 1"/>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035169" w:themeColor="accent2"/>
        <w:left w:val="single" w:sz="4" w:space="0" w:color="0069E8" w:themeColor="accent1"/>
        <w:bottom w:val="single" w:sz="4" w:space="0" w:color="0069E8" w:themeColor="accent1"/>
        <w:right w:val="single" w:sz="4" w:space="0" w:color="0069E8" w:themeColor="accent1"/>
        <w:insideH w:val="single" w:sz="4" w:space="0" w:color="FFFFFF" w:themeColor="background1"/>
        <w:insideV w:val="single" w:sz="4" w:space="0" w:color="FFFFFF" w:themeColor="background1"/>
      </w:tblBorders>
    </w:tblPr>
    <w:tcPr>
      <w:shd w:val="clear" w:color="auto" w:fill="E3EFFF" w:themeFill="accent1" w:themeFillTint="19"/>
    </w:tcPr>
    <w:tblStylePr w:type="firstRow">
      <w:rPr>
        <w:b/>
        <w:bCs/>
      </w:rPr>
      <w:tblPr/>
      <w:tcPr>
        <w:tcBorders>
          <w:top w:val="nil"/>
          <w:left w:val="nil"/>
          <w:bottom w:val="single" w:sz="24" w:space="0" w:color="03516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8B" w:themeFill="accent1" w:themeFillShade="99"/>
      </w:tcPr>
    </w:tblStylePr>
    <w:tblStylePr w:type="firstCol">
      <w:rPr>
        <w:color w:val="FFFFFF" w:themeColor="background1"/>
      </w:rPr>
      <w:tblPr/>
      <w:tcPr>
        <w:tcBorders>
          <w:top w:val="nil"/>
          <w:left w:val="nil"/>
          <w:bottom w:val="nil"/>
          <w:right w:val="nil"/>
          <w:insideH w:val="single" w:sz="4" w:space="0" w:color="003E8B" w:themeColor="accent1" w:themeShade="99"/>
          <w:insideV w:val="nil"/>
        </w:tcBorders>
        <w:shd w:val="clear" w:color="auto" w:fill="003E8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E8B" w:themeFill="accent1" w:themeFillShade="99"/>
      </w:tcPr>
    </w:tblStylePr>
    <w:tblStylePr w:type="band1Vert">
      <w:tblPr/>
      <w:tcPr>
        <w:shd w:val="clear" w:color="auto" w:fill="8FC1FF" w:themeFill="accent1" w:themeFillTint="66"/>
      </w:tcPr>
    </w:tblStylePr>
    <w:tblStylePr w:type="band1Horz">
      <w:tblPr/>
      <w:tcPr>
        <w:shd w:val="clear" w:color="auto" w:fill="74B2FF" w:themeFill="accent1" w:themeFillTint="7F"/>
      </w:tcPr>
    </w:tblStylePr>
    <w:tblStylePr w:type="neCell">
      <w:rPr>
        <w:color w:val="202020" w:themeColor="text1"/>
      </w:rPr>
    </w:tblStylePr>
    <w:tblStylePr w:type="nwCell">
      <w:rPr>
        <w:color w:val="202020" w:themeColor="text1"/>
      </w:rPr>
    </w:tblStylePr>
  </w:style>
  <w:style w:type="table" w:styleId="Fargerikskyggelegginguthevingsfarge2">
    <w:name w:val="Colorful Shading Accent 2"/>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035169" w:themeColor="accent2"/>
        <w:left w:val="single" w:sz="4" w:space="0" w:color="035169" w:themeColor="accent2"/>
        <w:bottom w:val="single" w:sz="4" w:space="0" w:color="035169" w:themeColor="accent2"/>
        <w:right w:val="single" w:sz="4" w:space="0" w:color="035169" w:themeColor="accent2"/>
        <w:insideH w:val="single" w:sz="4" w:space="0" w:color="FFFFFF" w:themeColor="background1"/>
        <w:insideV w:val="single" w:sz="4" w:space="0" w:color="FFFFFF" w:themeColor="background1"/>
      </w:tblBorders>
    </w:tblPr>
    <w:tcPr>
      <w:shd w:val="clear" w:color="auto" w:fill="D8F5FE" w:themeFill="accent2" w:themeFillTint="19"/>
    </w:tcPr>
    <w:tblStylePr w:type="firstRow">
      <w:rPr>
        <w:b/>
        <w:bCs/>
      </w:rPr>
      <w:tblPr/>
      <w:tcPr>
        <w:tcBorders>
          <w:top w:val="nil"/>
          <w:left w:val="nil"/>
          <w:bottom w:val="single" w:sz="24" w:space="0" w:color="03516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303E" w:themeFill="accent2" w:themeFillShade="99"/>
      </w:tcPr>
    </w:tblStylePr>
    <w:tblStylePr w:type="firstCol">
      <w:rPr>
        <w:color w:val="FFFFFF" w:themeColor="background1"/>
      </w:rPr>
      <w:tblPr/>
      <w:tcPr>
        <w:tcBorders>
          <w:top w:val="nil"/>
          <w:left w:val="nil"/>
          <w:bottom w:val="nil"/>
          <w:right w:val="nil"/>
          <w:insideH w:val="single" w:sz="4" w:space="0" w:color="01303E" w:themeColor="accent2" w:themeShade="99"/>
          <w:insideV w:val="nil"/>
        </w:tcBorders>
        <w:shd w:val="clear" w:color="auto" w:fill="01303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1303E" w:themeFill="accent2" w:themeFillShade="99"/>
      </w:tcPr>
    </w:tblStylePr>
    <w:tblStylePr w:type="band1Vert">
      <w:tblPr/>
      <w:tcPr>
        <w:shd w:val="clear" w:color="auto" w:fill="62D6FA" w:themeFill="accent2" w:themeFillTint="66"/>
      </w:tcPr>
    </w:tblStylePr>
    <w:tblStylePr w:type="band1Horz">
      <w:tblPr/>
      <w:tcPr>
        <w:shd w:val="clear" w:color="auto" w:fill="3CCCF9" w:themeFill="accent2" w:themeFillTint="7F"/>
      </w:tcPr>
    </w:tblStylePr>
    <w:tblStylePr w:type="neCell">
      <w:rPr>
        <w:color w:val="202020" w:themeColor="text1"/>
      </w:rPr>
    </w:tblStylePr>
    <w:tblStylePr w:type="nwCell">
      <w:rPr>
        <w:color w:val="202020" w:themeColor="text1"/>
      </w:rPr>
    </w:tblStylePr>
  </w:style>
  <w:style w:type="table" w:styleId="Fargerikskyggelegginguthevingsfarge3">
    <w:name w:val="Colorful Shading Accent 3"/>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7C145C" w:themeColor="accent4"/>
        <w:left w:val="single" w:sz="4" w:space="0" w:color="047FA3" w:themeColor="accent3"/>
        <w:bottom w:val="single" w:sz="4" w:space="0" w:color="047FA3" w:themeColor="accent3"/>
        <w:right w:val="single" w:sz="4" w:space="0" w:color="047FA3" w:themeColor="accent3"/>
        <w:insideH w:val="single" w:sz="4" w:space="0" w:color="FFFFFF" w:themeColor="background1"/>
        <w:insideV w:val="single" w:sz="4" w:space="0" w:color="FFFFFF" w:themeColor="background1"/>
      </w:tblBorders>
    </w:tblPr>
    <w:tcPr>
      <w:shd w:val="clear" w:color="auto" w:fill="DEF6FE" w:themeFill="accent3" w:themeFillTint="19"/>
    </w:tcPr>
    <w:tblStylePr w:type="firstRow">
      <w:rPr>
        <w:b/>
        <w:bCs/>
      </w:rPr>
      <w:tblPr/>
      <w:tcPr>
        <w:tcBorders>
          <w:top w:val="nil"/>
          <w:left w:val="nil"/>
          <w:bottom w:val="single" w:sz="24" w:space="0" w:color="7C14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24B61" w:themeFill="accent3" w:themeFillShade="99"/>
      </w:tcPr>
    </w:tblStylePr>
    <w:tblStylePr w:type="firstCol">
      <w:rPr>
        <w:color w:val="FFFFFF" w:themeColor="background1"/>
      </w:rPr>
      <w:tblPr/>
      <w:tcPr>
        <w:tcBorders>
          <w:top w:val="nil"/>
          <w:left w:val="nil"/>
          <w:bottom w:val="nil"/>
          <w:right w:val="nil"/>
          <w:insideH w:val="single" w:sz="4" w:space="0" w:color="024B61" w:themeColor="accent3" w:themeShade="99"/>
          <w:insideV w:val="nil"/>
        </w:tcBorders>
        <w:shd w:val="clear" w:color="auto" w:fill="024B6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24B61" w:themeFill="accent3" w:themeFillShade="99"/>
      </w:tcPr>
    </w:tblStylePr>
    <w:tblStylePr w:type="band1Vert">
      <w:tblPr/>
      <w:tcPr>
        <w:shd w:val="clear" w:color="auto" w:fill="78DEFB" w:themeFill="accent3" w:themeFillTint="66"/>
      </w:tcPr>
    </w:tblStylePr>
    <w:tblStylePr w:type="band1Horz">
      <w:tblPr/>
      <w:tcPr>
        <w:shd w:val="clear" w:color="auto" w:fill="58D5FB" w:themeFill="accent3" w:themeFillTint="7F"/>
      </w:tcPr>
    </w:tblStylePr>
  </w:style>
  <w:style w:type="table" w:styleId="Fargerikskyggelegginguthevingsfarge4">
    <w:name w:val="Colorful Shading Accent 4"/>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047FA3" w:themeColor="accent3"/>
        <w:left w:val="single" w:sz="4" w:space="0" w:color="7C145C" w:themeColor="accent4"/>
        <w:bottom w:val="single" w:sz="4" w:space="0" w:color="7C145C" w:themeColor="accent4"/>
        <w:right w:val="single" w:sz="4" w:space="0" w:color="7C145C" w:themeColor="accent4"/>
        <w:insideH w:val="single" w:sz="4" w:space="0" w:color="FFFFFF" w:themeColor="background1"/>
        <w:insideV w:val="single" w:sz="4" w:space="0" w:color="FFFFFF" w:themeColor="background1"/>
      </w:tblBorders>
    </w:tblPr>
    <w:tcPr>
      <w:shd w:val="clear" w:color="auto" w:fill="FAE0F1" w:themeFill="accent4" w:themeFillTint="19"/>
    </w:tcPr>
    <w:tblStylePr w:type="firstRow">
      <w:rPr>
        <w:b/>
        <w:bCs/>
      </w:rPr>
      <w:tblPr/>
      <w:tcPr>
        <w:tcBorders>
          <w:top w:val="nil"/>
          <w:left w:val="nil"/>
          <w:bottom w:val="single" w:sz="24" w:space="0" w:color="047FA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A0C37" w:themeFill="accent4" w:themeFillShade="99"/>
      </w:tcPr>
    </w:tblStylePr>
    <w:tblStylePr w:type="firstCol">
      <w:rPr>
        <w:color w:val="FFFFFF" w:themeColor="background1"/>
      </w:rPr>
      <w:tblPr/>
      <w:tcPr>
        <w:tcBorders>
          <w:top w:val="nil"/>
          <w:left w:val="nil"/>
          <w:bottom w:val="nil"/>
          <w:right w:val="nil"/>
          <w:insideH w:val="single" w:sz="4" w:space="0" w:color="4A0C37" w:themeColor="accent4" w:themeShade="99"/>
          <w:insideV w:val="nil"/>
        </w:tcBorders>
        <w:shd w:val="clear" w:color="auto" w:fill="4A0C3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A0C37" w:themeFill="accent4" w:themeFillShade="99"/>
      </w:tcPr>
    </w:tblStylePr>
    <w:tblStylePr w:type="band1Vert">
      <w:tblPr/>
      <w:tcPr>
        <w:shd w:val="clear" w:color="auto" w:fill="EA80C9" w:themeFill="accent4" w:themeFillTint="66"/>
      </w:tcPr>
    </w:tblStylePr>
    <w:tblStylePr w:type="band1Horz">
      <w:tblPr/>
      <w:tcPr>
        <w:shd w:val="clear" w:color="auto" w:fill="E561BC" w:themeFill="accent4" w:themeFillTint="7F"/>
      </w:tcPr>
    </w:tblStylePr>
    <w:tblStylePr w:type="neCell">
      <w:rPr>
        <w:color w:val="202020" w:themeColor="text1"/>
      </w:rPr>
    </w:tblStylePr>
    <w:tblStylePr w:type="nwCell">
      <w:rPr>
        <w:color w:val="202020" w:themeColor="text1"/>
      </w:rPr>
    </w:tblStylePr>
  </w:style>
  <w:style w:type="table" w:styleId="Fargerikskyggelegginguthevingsfarge5">
    <w:name w:val="Colorful Shading Accent 5"/>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FFBF00" w:themeColor="accent6"/>
        <w:left w:val="single" w:sz="4" w:space="0" w:color="366558" w:themeColor="accent5"/>
        <w:bottom w:val="single" w:sz="4" w:space="0" w:color="366558" w:themeColor="accent5"/>
        <w:right w:val="single" w:sz="4" w:space="0" w:color="366558" w:themeColor="accent5"/>
        <w:insideH w:val="single" w:sz="4" w:space="0" w:color="FFFFFF" w:themeColor="background1"/>
        <w:insideV w:val="single" w:sz="4" w:space="0" w:color="FFFFFF" w:themeColor="background1"/>
      </w:tblBorders>
    </w:tblPr>
    <w:tcPr>
      <w:shd w:val="clear" w:color="auto" w:fill="E8F2EF" w:themeFill="accent5" w:themeFillTint="19"/>
    </w:tcPr>
    <w:tblStylePr w:type="firstRow">
      <w:rPr>
        <w:b/>
        <w:bCs/>
      </w:rPr>
      <w:tblPr/>
      <w:tcPr>
        <w:tcBorders>
          <w:top w:val="nil"/>
          <w:left w:val="nil"/>
          <w:bottom w:val="single" w:sz="24" w:space="0" w:color="FFBF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03C34" w:themeFill="accent5" w:themeFillShade="99"/>
      </w:tcPr>
    </w:tblStylePr>
    <w:tblStylePr w:type="firstCol">
      <w:rPr>
        <w:color w:val="FFFFFF" w:themeColor="background1"/>
      </w:rPr>
      <w:tblPr/>
      <w:tcPr>
        <w:tcBorders>
          <w:top w:val="nil"/>
          <w:left w:val="nil"/>
          <w:bottom w:val="nil"/>
          <w:right w:val="nil"/>
          <w:insideH w:val="single" w:sz="4" w:space="0" w:color="203C34" w:themeColor="accent5" w:themeShade="99"/>
          <w:insideV w:val="nil"/>
        </w:tcBorders>
        <w:shd w:val="clear" w:color="auto" w:fill="203C3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03C34" w:themeFill="accent5" w:themeFillShade="99"/>
      </w:tcPr>
    </w:tblStylePr>
    <w:tblStylePr w:type="band1Vert">
      <w:tblPr/>
      <w:tcPr>
        <w:shd w:val="clear" w:color="auto" w:fill="A2CDC1" w:themeFill="accent5" w:themeFillTint="66"/>
      </w:tcPr>
    </w:tblStylePr>
    <w:tblStylePr w:type="band1Horz">
      <w:tblPr/>
      <w:tcPr>
        <w:shd w:val="clear" w:color="auto" w:fill="8BC1B2" w:themeFill="accent5" w:themeFillTint="7F"/>
      </w:tcPr>
    </w:tblStylePr>
    <w:tblStylePr w:type="neCell">
      <w:rPr>
        <w:color w:val="202020" w:themeColor="text1"/>
      </w:rPr>
    </w:tblStylePr>
    <w:tblStylePr w:type="nwCell">
      <w:rPr>
        <w:color w:val="202020" w:themeColor="text1"/>
      </w:rPr>
    </w:tblStylePr>
  </w:style>
  <w:style w:type="table" w:styleId="Fargerikskyggelegginguthevingsfarge6">
    <w:name w:val="Colorful Shading Accent 6"/>
    <w:basedOn w:val="Vanligtabell"/>
    <w:uiPriority w:val="71"/>
    <w:semiHidden/>
    <w:unhideWhenUsed/>
    <w:rsid w:val="00761273"/>
    <w:pPr>
      <w:spacing w:after="0" w:line="240" w:lineRule="auto"/>
    </w:pPr>
    <w:rPr>
      <w:color w:val="202020" w:themeColor="text1"/>
    </w:rPr>
    <w:tblPr>
      <w:tblStyleRowBandSize w:val="1"/>
      <w:tblStyleColBandSize w:val="1"/>
      <w:tblBorders>
        <w:top w:val="single" w:sz="24" w:space="0" w:color="366558" w:themeColor="accent5"/>
        <w:left w:val="single" w:sz="4" w:space="0" w:color="FFBF00" w:themeColor="accent6"/>
        <w:bottom w:val="single" w:sz="4" w:space="0" w:color="FFBF00" w:themeColor="accent6"/>
        <w:right w:val="single" w:sz="4" w:space="0" w:color="FFBF00" w:themeColor="accent6"/>
        <w:insideH w:val="single" w:sz="4" w:space="0" w:color="FFFFFF" w:themeColor="background1"/>
        <w:insideV w:val="single" w:sz="4" w:space="0" w:color="FFFFFF" w:themeColor="background1"/>
      </w:tblBorders>
    </w:tblPr>
    <w:tcPr>
      <w:shd w:val="clear" w:color="auto" w:fill="FFF8E6" w:themeFill="accent6" w:themeFillTint="19"/>
    </w:tcPr>
    <w:tblStylePr w:type="firstRow">
      <w:rPr>
        <w:b/>
        <w:bCs/>
      </w:rPr>
      <w:tblPr/>
      <w:tcPr>
        <w:tcBorders>
          <w:top w:val="nil"/>
          <w:left w:val="nil"/>
          <w:bottom w:val="single" w:sz="24" w:space="0" w:color="36655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200" w:themeFill="accent6" w:themeFillShade="99"/>
      </w:tcPr>
    </w:tblStylePr>
    <w:tblStylePr w:type="firstCol">
      <w:rPr>
        <w:color w:val="FFFFFF" w:themeColor="background1"/>
      </w:rPr>
      <w:tblPr/>
      <w:tcPr>
        <w:tcBorders>
          <w:top w:val="nil"/>
          <w:left w:val="nil"/>
          <w:bottom w:val="nil"/>
          <w:right w:val="nil"/>
          <w:insideH w:val="single" w:sz="4" w:space="0" w:color="997200" w:themeColor="accent6" w:themeShade="99"/>
          <w:insideV w:val="nil"/>
        </w:tcBorders>
        <w:shd w:val="clear" w:color="auto" w:fill="9972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200" w:themeFill="accent6" w:themeFillShade="99"/>
      </w:tcPr>
    </w:tblStylePr>
    <w:tblStylePr w:type="band1Vert">
      <w:tblPr/>
      <w:tcPr>
        <w:shd w:val="clear" w:color="auto" w:fill="FFE599" w:themeFill="accent6" w:themeFillTint="66"/>
      </w:tcPr>
    </w:tblStylePr>
    <w:tblStylePr w:type="band1Horz">
      <w:tblPr/>
      <w:tcPr>
        <w:shd w:val="clear" w:color="auto" w:fill="FFDF80" w:themeFill="accent6" w:themeFillTint="7F"/>
      </w:tcPr>
    </w:tblStylePr>
    <w:tblStylePr w:type="neCell">
      <w:rPr>
        <w:color w:val="202020" w:themeColor="text1"/>
      </w:rPr>
    </w:tblStylePr>
    <w:tblStylePr w:type="nwCell">
      <w:rPr>
        <w:color w:val="202020" w:themeColor="text1"/>
      </w:rPr>
    </w:tblStylePr>
  </w:style>
  <w:style w:type="character" w:styleId="Merknadsreferanse">
    <w:name w:val="annotation reference"/>
    <w:basedOn w:val="Standardskriftforavsnitt"/>
    <w:uiPriority w:val="99"/>
    <w:semiHidden/>
    <w:unhideWhenUsed/>
    <w:rsid w:val="00761273"/>
    <w:rPr>
      <w:sz w:val="16"/>
      <w:szCs w:val="16"/>
    </w:rPr>
  </w:style>
  <w:style w:type="paragraph" w:styleId="Merknadstekst">
    <w:name w:val="annotation text"/>
    <w:basedOn w:val="Normal"/>
    <w:link w:val="MerknadstekstTegn"/>
    <w:uiPriority w:val="99"/>
    <w:unhideWhenUsed/>
    <w:rsid w:val="00761273"/>
    <w:pPr>
      <w:spacing w:line="240" w:lineRule="auto"/>
    </w:pPr>
    <w:rPr>
      <w:sz w:val="20"/>
      <w:szCs w:val="20"/>
    </w:rPr>
  </w:style>
  <w:style w:type="character" w:customStyle="1" w:styleId="MerknadstekstTegn">
    <w:name w:val="Merknadstekst Tegn"/>
    <w:basedOn w:val="Standardskriftforavsnitt"/>
    <w:link w:val="Merknadstekst"/>
    <w:uiPriority w:val="99"/>
    <w:rsid w:val="00761273"/>
    <w:rPr>
      <w:sz w:val="20"/>
      <w:szCs w:val="20"/>
    </w:rPr>
  </w:style>
  <w:style w:type="paragraph" w:styleId="Kommentaremne">
    <w:name w:val="annotation subject"/>
    <w:basedOn w:val="Merknadstekst"/>
    <w:next w:val="Merknadstekst"/>
    <w:link w:val="KommentaremneTegn"/>
    <w:uiPriority w:val="99"/>
    <w:semiHidden/>
    <w:unhideWhenUsed/>
    <w:rsid w:val="00761273"/>
    <w:rPr>
      <w:b/>
      <w:bCs/>
    </w:rPr>
  </w:style>
  <w:style w:type="character" w:customStyle="1" w:styleId="KommentaremneTegn">
    <w:name w:val="Kommentaremne Tegn"/>
    <w:basedOn w:val="MerknadstekstTegn"/>
    <w:link w:val="Kommentaremne"/>
    <w:uiPriority w:val="99"/>
    <w:semiHidden/>
    <w:rsid w:val="00761273"/>
    <w:rPr>
      <w:b/>
      <w:bCs/>
      <w:sz w:val="20"/>
      <w:szCs w:val="20"/>
    </w:rPr>
  </w:style>
  <w:style w:type="table" w:styleId="Mrkliste">
    <w:name w:val="Dark List"/>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2020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0F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7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71717" w:themeFill="text1" w:themeFillShade="BF"/>
      </w:tcPr>
    </w:tblStylePr>
    <w:tblStylePr w:type="band1Vert">
      <w:tblPr/>
      <w:tcPr>
        <w:tcBorders>
          <w:top w:val="nil"/>
          <w:left w:val="nil"/>
          <w:bottom w:val="nil"/>
          <w:right w:val="nil"/>
          <w:insideH w:val="nil"/>
          <w:insideV w:val="nil"/>
        </w:tcBorders>
        <w:shd w:val="clear" w:color="auto" w:fill="171717" w:themeFill="text1" w:themeFillShade="BF"/>
      </w:tcPr>
    </w:tblStylePr>
    <w:tblStylePr w:type="band1Horz">
      <w:tblPr/>
      <w:tcPr>
        <w:tcBorders>
          <w:top w:val="nil"/>
          <w:left w:val="nil"/>
          <w:bottom w:val="nil"/>
          <w:right w:val="nil"/>
          <w:insideH w:val="nil"/>
          <w:insideV w:val="nil"/>
        </w:tcBorders>
        <w:shd w:val="clear" w:color="auto" w:fill="171717" w:themeFill="text1" w:themeFillShade="BF"/>
      </w:tcPr>
    </w:tblStylePr>
  </w:style>
  <w:style w:type="table" w:styleId="Mrklisteuthevingsfarge1">
    <w:name w:val="Dark List Accent 1"/>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0069E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00347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EA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EAD" w:themeFill="accent1" w:themeFillShade="BF"/>
      </w:tcPr>
    </w:tblStylePr>
    <w:tblStylePr w:type="band1Vert">
      <w:tblPr/>
      <w:tcPr>
        <w:tcBorders>
          <w:top w:val="nil"/>
          <w:left w:val="nil"/>
          <w:bottom w:val="nil"/>
          <w:right w:val="nil"/>
          <w:insideH w:val="nil"/>
          <w:insideV w:val="nil"/>
        </w:tcBorders>
        <w:shd w:val="clear" w:color="auto" w:fill="004EAD" w:themeFill="accent1" w:themeFillShade="BF"/>
      </w:tcPr>
    </w:tblStylePr>
    <w:tblStylePr w:type="band1Horz">
      <w:tblPr/>
      <w:tcPr>
        <w:tcBorders>
          <w:top w:val="nil"/>
          <w:left w:val="nil"/>
          <w:bottom w:val="nil"/>
          <w:right w:val="nil"/>
          <w:insideH w:val="nil"/>
          <w:insideV w:val="nil"/>
        </w:tcBorders>
        <w:shd w:val="clear" w:color="auto" w:fill="004EAD" w:themeFill="accent1" w:themeFillShade="BF"/>
      </w:tcPr>
    </w:tblStylePr>
  </w:style>
  <w:style w:type="table" w:styleId="Mrklisteuthevingsfarge2">
    <w:name w:val="Dark List Accent 2"/>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03516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01283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23C4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23C4E" w:themeFill="accent2" w:themeFillShade="BF"/>
      </w:tcPr>
    </w:tblStylePr>
    <w:tblStylePr w:type="band1Vert">
      <w:tblPr/>
      <w:tcPr>
        <w:tcBorders>
          <w:top w:val="nil"/>
          <w:left w:val="nil"/>
          <w:bottom w:val="nil"/>
          <w:right w:val="nil"/>
          <w:insideH w:val="nil"/>
          <w:insideV w:val="nil"/>
        </w:tcBorders>
        <w:shd w:val="clear" w:color="auto" w:fill="023C4E" w:themeFill="accent2" w:themeFillShade="BF"/>
      </w:tcPr>
    </w:tblStylePr>
    <w:tblStylePr w:type="band1Horz">
      <w:tblPr/>
      <w:tcPr>
        <w:tcBorders>
          <w:top w:val="nil"/>
          <w:left w:val="nil"/>
          <w:bottom w:val="nil"/>
          <w:right w:val="nil"/>
          <w:insideH w:val="nil"/>
          <w:insideV w:val="nil"/>
        </w:tcBorders>
        <w:shd w:val="clear" w:color="auto" w:fill="023C4E" w:themeFill="accent2" w:themeFillShade="BF"/>
      </w:tcPr>
    </w:tblStylePr>
  </w:style>
  <w:style w:type="table" w:styleId="Mrklisteuthevingsfarge3">
    <w:name w:val="Dark List Accent 3"/>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047FA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023E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35E7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35E79" w:themeFill="accent3" w:themeFillShade="BF"/>
      </w:tcPr>
    </w:tblStylePr>
    <w:tblStylePr w:type="band1Vert">
      <w:tblPr/>
      <w:tcPr>
        <w:tcBorders>
          <w:top w:val="nil"/>
          <w:left w:val="nil"/>
          <w:bottom w:val="nil"/>
          <w:right w:val="nil"/>
          <w:insideH w:val="nil"/>
          <w:insideV w:val="nil"/>
        </w:tcBorders>
        <w:shd w:val="clear" w:color="auto" w:fill="035E79" w:themeFill="accent3" w:themeFillShade="BF"/>
      </w:tcPr>
    </w:tblStylePr>
    <w:tblStylePr w:type="band1Horz">
      <w:tblPr/>
      <w:tcPr>
        <w:tcBorders>
          <w:top w:val="nil"/>
          <w:left w:val="nil"/>
          <w:bottom w:val="nil"/>
          <w:right w:val="nil"/>
          <w:insideH w:val="nil"/>
          <w:insideV w:val="nil"/>
        </w:tcBorders>
        <w:shd w:val="clear" w:color="auto" w:fill="035E79" w:themeFill="accent3" w:themeFillShade="BF"/>
      </w:tcPr>
    </w:tblStylePr>
  </w:style>
  <w:style w:type="table" w:styleId="Mrklisteuthevingsfarge4">
    <w:name w:val="Dark List Accent 4"/>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7C14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3D0A2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0F4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0F44" w:themeFill="accent4" w:themeFillShade="BF"/>
      </w:tcPr>
    </w:tblStylePr>
    <w:tblStylePr w:type="band1Vert">
      <w:tblPr/>
      <w:tcPr>
        <w:tcBorders>
          <w:top w:val="nil"/>
          <w:left w:val="nil"/>
          <w:bottom w:val="nil"/>
          <w:right w:val="nil"/>
          <w:insideH w:val="nil"/>
          <w:insideV w:val="nil"/>
        </w:tcBorders>
        <w:shd w:val="clear" w:color="auto" w:fill="5C0F44" w:themeFill="accent4" w:themeFillShade="BF"/>
      </w:tcPr>
    </w:tblStylePr>
    <w:tblStylePr w:type="band1Horz">
      <w:tblPr/>
      <w:tcPr>
        <w:tcBorders>
          <w:top w:val="nil"/>
          <w:left w:val="nil"/>
          <w:bottom w:val="nil"/>
          <w:right w:val="nil"/>
          <w:insideH w:val="nil"/>
          <w:insideV w:val="nil"/>
        </w:tcBorders>
        <w:shd w:val="clear" w:color="auto" w:fill="5C0F44" w:themeFill="accent4" w:themeFillShade="BF"/>
      </w:tcPr>
    </w:tblStylePr>
  </w:style>
  <w:style w:type="table" w:styleId="Mrklisteuthevingsfarge5">
    <w:name w:val="Dark List Accent 5"/>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36655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1B322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84B4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84B41" w:themeFill="accent5" w:themeFillShade="BF"/>
      </w:tcPr>
    </w:tblStylePr>
    <w:tblStylePr w:type="band1Vert">
      <w:tblPr/>
      <w:tcPr>
        <w:tcBorders>
          <w:top w:val="nil"/>
          <w:left w:val="nil"/>
          <w:bottom w:val="nil"/>
          <w:right w:val="nil"/>
          <w:insideH w:val="nil"/>
          <w:insideV w:val="nil"/>
        </w:tcBorders>
        <w:shd w:val="clear" w:color="auto" w:fill="284B41" w:themeFill="accent5" w:themeFillShade="BF"/>
      </w:tcPr>
    </w:tblStylePr>
    <w:tblStylePr w:type="band1Horz">
      <w:tblPr/>
      <w:tcPr>
        <w:tcBorders>
          <w:top w:val="nil"/>
          <w:left w:val="nil"/>
          <w:bottom w:val="nil"/>
          <w:right w:val="nil"/>
          <w:insideH w:val="nil"/>
          <w:insideV w:val="nil"/>
        </w:tcBorders>
        <w:shd w:val="clear" w:color="auto" w:fill="284B41" w:themeFill="accent5" w:themeFillShade="BF"/>
      </w:tcPr>
    </w:tblStylePr>
  </w:style>
  <w:style w:type="table" w:styleId="Mrklisteuthevingsfarge6">
    <w:name w:val="Dark List Accent 6"/>
    <w:basedOn w:val="Vanligtabell"/>
    <w:uiPriority w:val="70"/>
    <w:semiHidden/>
    <w:unhideWhenUsed/>
    <w:rsid w:val="00761273"/>
    <w:pPr>
      <w:spacing w:after="0" w:line="240" w:lineRule="auto"/>
    </w:pPr>
    <w:rPr>
      <w:color w:val="FFFFFF" w:themeColor="background1"/>
    </w:rPr>
    <w:tblPr>
      <w:tblStyleRowBandSize w:val="1"/>
      <w:tblStyleColBandSize w:val="1"/>
    </w:tblPr>
    <w:tcPr>
      <w:shd w:val="clear" w:color="auto" w:fill="FFBF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0202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6" w:themeFillShade="BF"/>
      </w:tcPr>
    </w:tblStylePr>
    <w:tblStylePr w:type="band1Vert">
      <w:tblPr/>
      <w:tcPr>
        <w:tcBorders>
          <w:top w:val="nil"/>
          <w:left w:val="nil"/>
          <w:bottom w:val="nil"/>
          <w:right w:val="nil"/>
          <w:insideH w:val="nil"/>
          <w:insideV w:val="nil"/>
        </w:tcBorders>
        <w:shd w:val="clear" w:color="auto" w:fill="BF8F00" w:themeFill="accent6" w:themeFillShade="BF"/>
      </w:tcPr>
    </w:tblStylePr>
    <w:tblStylePr w:type="band1Horz">
      <w:tblPr/>
      <w:tcPr>
        <w:tcBorders>
          <w:top w:val="nil"/>
          <w:left w:val="nil"/>
          <w:bottom w:val="nil"/>
          <w:right w:val="nil"/>
          <w:insideH w:val="nil"/>
          <w:insideV w:val="nil"/>
        </w:tcBorders>
        <w:shd w:val="clear" w:color="auto" w:fill="BF8F00" w:themeFill="accent6" w:themeFillShade="BF"/>
      </w:tcPr>
    </w:tblStylePr>
  </w:style>
  <w:style w:type="paragraph" w:styleId="Dato">
    <w:name w:val="Date"/>
    <w:basedOn w:val="Normal"/>
    <w:next w:val="Normal"/>
    <w:link w:val="DatoTegn"/>
    <w:uiPriority w:val="99"/>
    <w:semiHidden/>
    <w:unhideWhenUsed/>
    <w:rsid w:val="00761273"/>
  </w:style>
  <w:style w:type="character" w:customStyle="1" w:styleId="DatoTegn">
    <w:name w:val="Dato Tegn"/>
    <w:basedOn w:val="Standardskriftforavsnitt"/>
    <w:link w:val="Dato"/>
    <w:uiPriority w:val="99"/>
    <w:semiHidden/>
    <w:rsid w:val="00761273"/>
  </w:style>
  <w:style w:type="paragraph" w:styleId="Dokumentkart">
    <w:name w:val="Document Map"/>
    <w:basedOn w:val="Normal"/>
    <w:link w:val="DokumentkartTegn"/>
    <w:uiPriority w:val="99"/>
    <w:semiHidden/>
    <w:unhideWhenUsed/>
    <w:rsid w:val="00761273"/>
    <w:pPr>
      <w:spacing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semiHidden/>
    <w:rsid w:val="00761273"/>
    <w:rPr>
      <w:rFonts w:ascii="Segoe UI" w:hAnsi="Segoe UI" w:cs="Segoe UI"/>
      <w:sz w:val="16"/>
      <w:szCs w:val="16"/>
    </w:rPr>
  </w:style>
  <w:style w:type="paragraph" w:styleId="E-postsignatur">
    <w:name w:val="E-mail Signature"/>
    <w:basedOn w:val="Normal"/>
    <w:link w:val="E-postsignaturTegn"/>
    <w:uiPriority w:val="99"/>
    <w:semiHidden/>
    <w:unhideWhenUsed/>
    <w:rsid w:val="00761273"/>
    <w:pPr>
      <w:spacing w:line="240" w:lineRule="auto"/>
    </w:pPr>
  </w:style>
  <w:style w:type="character" w:customStyle="1" w:styleId="E-postsignaturTegn">
    <w:name w:val="E-postsignatur Tegn"/>
    <w:basedOn w:val="Standardskriftforavsnitt"/>
    <w:link w:val="E-postsignatur"/>
    <w:uiPriority w:val="99"/>
    <w:semiHidden/>
    <w:rsid w:val="00761273"/>
  </w:style>
  <w:style w:type="character" w:styleId="Utheving">
    <w:name w:val="Emphasis"/>
    <w:basedOn w:val="Standardskriftforavsnitt"/>
    <w:uiPriority w:val="20"/>
    <w:semiHidden/>
    <w:qFormat/>
    <w:rsid w:val="00761273"/>
    <w:rPr>
      <w:i/>
      <w:iCs/>
    </w:rPr>
  </w:style>
  <w:style w:type="character" w:styleId="Sluttnotereferanse">
    <w:name w:val="endnote reference"/>
    <w:basedOn w:val="Standardskriftforavsnitt"/>
    <w:uiPriority w:val="99"/>
    <w:semiHidden/>
    <w:unhideWhenUsed/>
    <w:rsid w:val="00761273"/>
    <w:rPr>
      <w:vertAlign w:val="superscript"/>
    </w:rPr>
  </w:style>
  <w:style w:type="paragraph" w:styleId="Sluttnotetekst">
    <w:name w:val="endnote text"/>
    <w:basedOn w:val="Normal"/>
    <w:link w:val="SluttnotetekstTegn"/>
    <w:uiPriority w:val="99"/>
    <w:semiHidden/>
    <w:unhideWhenUsed/>
    <w:rsid w:val="00761273"/>
    <w:pPr>
      <w:spacing w:line="240" w:lineRule="auto"/>
    </w:pPr>
    <w:rPr>
      <w:sz w:val="20"/>
      <w:szCs w:val="20"/>
    </w:rPr>
  </w:style>
  <w:style w:type="character" w:customStyle="1" w:styleId="SluttnotetekstTegn">
    <w:name w:val="Sluttnotetekst Tegn"/>
    <w:basedOn w:val="Standardskriftforavsnitt"/>
    <w:link w:val="Sluttnotetekst"/>
    <w:uiPriority w:val="99"/>
    <w:semiHidden/>
    <w:rsid w:val="00761273"/>
    <w:rPr>
      <w:sz w:val="20"/>
      <w:szCs w:val="20"/>
    </w:rPr>
  </w:style>
  <w:style w:type="paragraph" w:styleId="Konvoluttadresse">
    <w:name w:val="envelope address"/>
    <w:basedOn w:val="Normal"/>
    <w:uiPriority w:val="99"/>
    <w:semiHidden/>
    <w:unhideWhenUsed/>
    <w:rsid w:val="00761273"/>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vsenderadresse">
    <w:name w:val="envelope return"/>
    <w:basedOn w:val="Normal"/>
    <w:uiPriority w:val="99"/>
    <w:semiHidden/>
    <w:unhideWhenUsed/>
    <w:rsid w:val="00761273"/>
    <w:pPr>
      <w:spacing w:line="240" w:lineRule="auto"/>
    </w:pPr>
    <w:rPr>
      <w:rFonts w:asciiTheme="majorHAnsi" w:eastAsiaTheme="majorEastAsia" w:hAnsiTheme="majorHAnsi" w:cstheme="majorBidi"/>
      <w:sz w:val="20"/>
      <w:szCs w:val="20"/>
    </w:rPr>
  </w:style>
  <w:style w:type="character" w:styleId="Fulgthyperkobling">
    <w:name w:val="FollowedHyperlink"/>
    <w:basedOn w:val="Standardskriftforavsnitt"/>
    <w:uiPriority w:val="99"/>
    <w:semiHidden/>
    <w:unhideWhenUsed/>
    <w:rsid w:val="00761273"/>
    <w:rPr>
      <w:color w:val="954F72" w:themeColor="followedHyperlink"/>
      <w:u w:val="single"/>
    </w:rPr>
  </w:style>
  <w:style w:type="character" w:styleId="Fotnotereferanse">
    <w:name w:val="footnote reference"/>
    <w:basedOn w:val="Standardskriftforavsnitt"/>
    <w:uiPriority w:val="99"/>
    <w:semiHidden/>
    <w:unhideWhenUsed/>
    <w:rsid w:val="00761273"/>
    <w:rPr>
      <w:vertAlign w:val="superscript"/>
    </w:rPr>
  </w:style>
  <w:style w:type="paragraph" w:styleId="Fotnotetekst">
    <w:name w:val="footnote text"/>
    <w:aliases w:val="Footnote Text Char1,Footnote Text Char Char,Footnote Text Char,Footnote Text Char Char Char,Footnote Text Char2,Footnote Text Char Char1,Footnote Text Char1 Char1,Footnote Text Char Char Char1,Footnote text,fn,Schriftart: 9 pt,WB-Fußnoten"/>
    <w:basedOn w:val="Normal"/>
    <w:link w:val="FotnotetekstTegn"/>
    <w:uiPriority w:val="99"/>
    <w:unhideWhenUsed/>
    <w:qFormat/>
    <w:rsid w:val="00761273"/>
    <w:pPr>
      <w:spacing w:line="240" w:lineRule="auto"/>
    </w:pPr>
    <w:rPr>
      <w:sz w:val="20"/>
      <w:szCs w:val="20"/>
    </w:rPr>
  </w:style>
  <w:style w:type="character" w:customStyle="1" w:styleId="FotnotetekstTegn">
    <w:name w:val="Fotnotetekst Tegn"/>
    <w:aliases w:val="Footnote Text Char1 Tegn,Footnote Text Char Char Tegn,Footnote Text Char Tegn,Footnote Text Char Char Char Tegn,Footnote Text Char2 Tegn,Footnote Text Char Char1 Tegn,Footnote Text Char1 Char1 Tegn,Footnote Text Char Char Char1 Tegn"/>
    <w:basedOn w:val="Standardskriftforavsnitt"/>
    <w:link w:val="Fotnotetekst"/>
    <w:uiPriority w:val="99"/>
    <w:rsid w:val="00761273"/>
    <w:rPr>
      <w:sz w:val="20"/>
      <w:szCs w:val="20"/>
    </w:rPr>
  </w:style>
  <w:style w:type="table" w:styleId="Rutenettabell1lys">
    <w:name w:val="Grid Table 1 Light"/>
    <w:basedOn w:val="Vanligtabell"/>
    <w:uiPriority w:val="46"/>
    <w:rsid w:val="00761273"/>
    <w:pPr>
      <w:spacing w:after="0" w:line="240" w:lineRule="auto"/>
    </w:pPr>
    <w:tblPr>
      <w:tblStyleRowBandSize w:val="1"/>
      <w:tblStyleColBandSize w:val="1"/>
      <w:tblBorders>
        <w:top w:val="single" w:sz="4" w:space="0" w:color="A5A5A5" w:themeColor="text1" w:themeTint="66"/>
        <w:left w:val="single" w:sz="4" w:space="0" w:color="A5A5A5" w:themeColor="text1" w:themeTint="66"/>
        <w:bottom w:val="single" w:sz="4" w:space="0" w:color="A5A5A5" w:themeColor="text1" w:themeTint="66"/>
        <w:right w:val="single" w:sz="4" w:space="0" w:color="A5A5A5" w:themeColor="text1" w:themeTint="66"/>
        <w:insideH w:val="single" w:sz="4" w:space="0" w:color="A5A5A5" w:themeColor="text1" w:themeTint="66"/>
        <w:insideV w:val="single" w:sz="4" w:space="0" w:color="A5A5A5" w:themeColor="text1" w:themeTint="66"/>
      </w:tblBorders>
    </w:tblPr>
    <w:tblStylePr w:type="firstRow">
      <w:rPr>
        <w:b/>
        <w:bCs/>
      </w:rPr>
      <w:tblPr/>
      <w:tcPr>
        <w:tcBorders>
          <w:bottom w:val="single" w:sz="12" w:space="0" w:color="797979" w:themeColor="text1" w:themeTint="99"/>
        </w:tcBorders>
      </w:tcPr>
    </w:tblStylePr>
    <w:tblStylePr w:type="lastRow">
      <w:rPr>
        <w:b/>
        <w:bCs/>
      </w:rPr>
      <w:tblPr/>
      <w:tcPr>
        <w:tcBorders>
          <w:top w:val="double" w:sz="2" w:space="0" w:color="797979"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761273"/>
    <w:pPr>
      <w:spacing w:after="0" w:line="240" w:lineRule="auto"/>
    </w:pPr>
    <w:tblPr>
      <w:tblStyleRowBandSize w:val="1"/>
      <w:tblStyleColBandSize w:val="1"/>
      <w:tblBorders>
        <w:top w:val="single" w:sz="4" w:space="0" w:color="8FC1FF" w:themeColor="accent1" w:themeTint="66"/>
        <w:left w:val="single" w:sz="4" w:space="0" w:color="8FC1FF" w:themeColor="accent1" w:themeTint="66"/>
        <w:bottom w:val="single" w:sz="4" w:space="0" w:color="8FC1FF" w:themeColor="accent1" w:themeTint="66"/>
        <w:right w:val="single" w:sz="4" w:space="0" w:color="8FC1FF" w:themeColor="accent1" w:themeTint="66"/>
        <w:insideH w:val="single" w:sz="4" w:space="0" w:color="8FC1FF" w:themeColor="accent1" w:themeTint="66"/>
        <w:insideV w:val="single" w:sz="4" w:space="0" w:color="8FC1FF" w:themeColor="accent1" w:themeTint="66"/>
      </w:tblBorders>
    </w:tblPr>
    <w:tblStylePr w:type="firstRow">
      <w:rPr>
        <w:b/>
        <w:bCs/>
      </w:rPr>
      <w:tblPr/>
      <w:tcPr>
        <w:tcBorders>
          <w:bottom w:val="single" w:sz="12" w:space="0" w:color="58A3FF" w:themeColor="accent1" w:themeTint="99"/>
        </w:tcBorders>
      </w:tcPr>
    </w:tblStylePr>
    <w:tblStylePr w:type="lastRow">
      <w:rPr>
        <w:b/>
        <w:bCs/>
      </w:rPr>
      <w:tblPr/>
      <w:tcPr>
        <w:tcBorders>
          <w:top w:val="double" w:sz="2" w:space="0" w:color="58A3FF"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761273"/>
    <w:pPr>
      <w:spacing w:after="0" w:line="240" w:lineRule="auto"/>
    </w:pPr>
    <w:tblPr>
      <w:tblStyleRowBandSize w:val="1"/>
      <w:tblStyleColBandSize w:val="1"/>
      <w:tblBorders>
        <w:top w:val="single" w:sz="4" w:space="0" w:color="62D6FA" w:themeColor="accent2" w:themeTint="66"/>
        <w:left w:val="single" w:sz="4" w:space="0" w:color="62D6FA" w:themeColor="accent2" w:themeTint="66"/>
        <w:bottom w:val="single" w:sz="4" w:space="0" w:color="62D6FA" w:themeColor="accent2" w:themeTint="66"/>
        <w:right w:val="single" w:sz="4" w:space="0" w:color="62D6FA" w:themeColor="accent2" w:themeTint="66"/>
        <w:insideH w:val="single" w:sz="4" w:space="0" w:color="62D6FA" w:themeColor="accent2" w:themeTint="66"/>
        <w:insideV w:val="single" w:sz="4" w:space="0" w:color="62D6FA" w:themeColor="accent2" w:themeTint="66"/>
      </w:tblBorders>
    </w:tblPr>
    <w:tblStylePr w:type="firstRow">
      <w:rPr>
        <w:b/>
        <w:bCs/>
      </w:rPr>
      <w:tblPr/>
      <w:tcPr>
        <w:tcBorders>
          <w:bottom w:val="single" w:sz="12" w:space="0" w:color="14C2F8" w:themeColor="accent2" w:themeTint="99"/>
        </w:tcBorders>
      </w:tcPr>
    </w:tblStylePr>
    <w:tblStylePr w:type="lastRow">
      <w:rPr>
        <w:b/>
        <w:bCs/>
      </w:rPr>
      <w:tblPr/>
      <w:tcPr>
        <w:tcBorders>
          <w:top w:val="double" w:sz="2" w:space="0" w:color="14C2F8"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761273"/>
    <w:pPr>
      <w:spacing w:after="0" w:line="240" w:lineRule="auto"/>
    </w:pPr>
    <w:tblPr>
      <w:tblStyleRowBandSize w:val="1"/>
      <w:tblStyleColBandSize w:val="1"/>
      <w:tblBorders>
        <w:top w:val="single" w:sz="4" w:space="0" w:color="78DEFB" w:themeColor="accent3" w:themeTint="66"/>
        <w:left w:val="single" w:sz="4" w:space="0" w:color="78DEFB" w:themeColor="accent3" w:themeTint="66"/>
        <w:bottom w:val="single" w:sz="4" w:space="0" w:color="78DEFB" w:themeColor="accent3" w:themeTint="66"/>
        <w:right w:val="single" w:sz="4" w:space="0" w:color="78DEFB" w:themeColor="accent3" w:themeTint="66"/>
        <w:insideH w:val="single" w:sz="4" w:space="0" w:color="78DEFB" w:themeColor="accent3" w:themeTint="66"/>
        <w:insideV w:val="single" w:sz="4" w:space="0" w:color="78DEFB" w:themeColor="accent3" w:themeTint="66"/>
      </w:tblBorders>
    </w:tblPr>
    <w:tblStylePr w:type="firstRow">
      <w:rPr>
        <w:b/>
        <w:bCs/>
      </w:rPr>
      <w:tblPr/>
      <w:tcPr>
        <w:tcBorders>
          <w:bottom w:val="single" w:sz="12" w:space="0" w:color="35CDFA" w:themeColor="accent3" w:themeTint="99"/>
        </w:tcBorders>
      </w:tcPr>
    </w:tblStylePr>
    <w:tblStylePr w:type="lastRow">
      <w:rPr>
        <w:b/>
        <w:bCs/>
      </w:rPr>
      <w:tblPr/>
      <w:tcPr>
        <w:tcBorders>
          <w:top w:val="double" w:sz="2" w:space="0" w:color="35CDFA"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761273"/>
    <w:pPr>
      <w:spacing w:after="0" w:line="240" w:lineRule="auto"/>
    </w:pPr>
    <w:tblPr>
      <w:tblStyleRowBandSize w:val="1"/>
      <w:tblStyleColBandSize w:val="1"/>
      <w:tblBorders>
        <w:top w:val="single" w:sz="4" w:space="0" w:color="EA80C9" w:themeColor="accent4" w:themeTint="66"/>
        <w:left w:val="single" w:sz="4" w:space="0" w:color="EA80C9" w:themeColor="accent4" w:themeTint="66"/>
        <w:bottom w:val="single" w:sz="4" w:space="0" w:color="EA80C9" w:themeColor="accent4" w:themeTint="66"/>
        <w:right w:val="single" w:sz="4" w:space="0" w:color="EA80C9" w:themeColor="accent4" w:themeTint="66"/>
        <w:insideH w:val="single" w:sz="4" w:space="0" w:color="EA80C9" w:themeColor="accent4" w:themeTint="66"/>
        <w:insideV w:val="single" w:sz="4" w:space="0" w:color="EA80C9" w:themeColor="accent4" w:themeTint="66"/>
      </w:tblBorders>
    </w:tblPr>
    <w:tblStylePr w:type="firstRow">
      <w:rPr>
        <w:b/>
        <w:bCs/>
      </w:rPr>
      <w:tblPr/>
      <w:tcPr>
        <w:tcBorders>
          <w:bottom w:val="single" w:sz="12" w:space="0" w:color="E041AF" w:themeColor="accent4" w:themeTint="99"/>
        </w:tcBorders>
      </w:tcPr>
    </w:tblStylePr>
    <w:tblStylePr w:type="lastRow">
      <w:rPr>
        <w:b/>
        <w:bCs/>
      </w:rPr>
      <w:tblPr/>
      <w:tcPr>
        <w:tcBorders>
          <w:top w:val="double" w:sz="2" w:space="0" w:color="E041AF"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761273"/>
    <w:pPr>
      <w:spacing w:after="0" w:line="240" w:lineRule="auto"/>
    </w:pPr>
    <w:tblPr>
      <w:tblStyleRowBandSize w:val="1"/>
      <w:tblStyleColBandSize w:val="1"/>
      <w:tblBorders>
        <w:top w:val="single" w:sz="4" w:space="0" w:color="A2CDC1" w:themeColor="accent5" w:themeTint="66"/>
        <w:left w:val="single" w:sz="4" w:space="0" w:color="A2CDC1" w:themeColor="accent5" w:themeTint="66"/>
        <w:bottom w:val="single" w:sz="4" w:space="0" w:color="A2CDC1" w:themeColor="accent5" w:themeTint="66"/>
        <w:right w:val="single" w:sz="4" w:space="0" w:color="A2CDC1" w:themeColor="accent5" w:themeTint="66"/>
        <w:insideH w:val="single" w:sz="4" w:space="0" w:color="A2CDC1" w:themeColor="accent5" w:themeTint="66"/>
        <w:insideV w:val="single" w:sz="4" w:space="0" w:color="A2CDC1" w:themeColor="accent5" w:themeTint="66"/>
      </w:tblBorders>
    </w:tblPr>
    <w:tblStylePr w:type="firstRow">
      <w:rPr>
        <w:b/>
        <w:bCs/>
      </w:rPr>
      <w:tblPr/>
      <w:tcPr>
        <w:tcBorders>
          <w:bottom w:val="single" w:sz="12" w:space="0" w:color="74B4A2" w:themeColor="accent5" w:themeTint="99"/>
        </w:tcBorders>
      </w:tcPr>
    </w:tblStylePr>
    <w:tblStylePr w:type="lastRow">
      <w:rPr>
        <w:b/>
        <w:bCs/>
      </w:rPr>
      <w:tblPr/>
      <w:tcPr>
        <w:tcBorders>
          <w:top w:val="double" w:sz="2" w:space="0" w:color="74B4A2"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761273"/>
    <w:pPr>
      <w:spacing w:after="0" w:line="240" w:lineRule="auto"/>
    </w:pPr>
    <w:tblPr>
      <w:tblStyleRowBandSize w:val="1"/>
      <w:tblStyleColBandSize w:val="1"/>
      <w:tblBorders>
        <w:top w:val="single" w:sz="4" w:space="0" w:color="FFE599" w:themeColor="accent6" w:themeTint="66"/>
        <w:left w:val="single" w:sz="4" w:space="0" w:color="FFE599" w:themeColor="accent6" w:themeTint="66"/>
        <w:bottom w:val="single" w:sz="4" w:space="0" w:color="FFE599" w:themeColor="accent6" w:themeTint="66"/>
        <w:right w:val="single" w:sz="4" w:space="0" w:color="FFE599" w:themeColor="accent6" w:themeTint="66"/>
        <w:insideH w:val="single" w:sz="4" w:space="0" w:color="FFE599" w:themeColor="accent6" w:themeTint="66"/>
        <w:insideV w:val="single" w:sz="4" w:space="0" w:color="FFE599" w:themeColor="accent6" w:themeTint="66"/>
      </w:tblBorders>
    </w:tblPr>
    <w:tblStylePr w:type="firstRow">
      <w:rPr>
        <w:b/>
        <w:bCs/>
      </w:rPr>
      <w:tblPr/>
      <w:tcPr>
        <w:tcBorders>
          <w:bottom w:val="single" w:sz="12" w:space="0" w:color="FFD866" w:themeColor="accent6" w:themeTint="99"/>
        </w:tcBorders>
      </w:tcPr>
    </w:tblStylePr>
    <w:tblStylePr w:type="lastRow">
      <w:rPr>
        <w:b/>
        <w:bCs/>
      </w:rPr>
      <w:tblPr/>
      <w:tcPr>
        <w:tcBorders>
          <w:top w:val="double" w:sz="2" w:space="0" w:color="FFD866"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761273"/>
    <w:pPr>
      <w:spacing w:after="0" w:line="240" w:lineRule="auto"/>
    </w:pPr>
    <w:tblPr>
      <w:tblStyleRowBandSize w:val="1"/>
      <w:tblStyleColBandSize w:val="1"/>
      <w:tblBorders>
        <w:top w:val="single" w:sz="2" w:space="0" w:color="797979" w:themeColor="text1" w:themeTint="99"/>
        <w:bottom w:val="single" w:sz="2" w:space="0" w:color="797979" w:themeColor="text1" w:themeTint="99"/>
        <w:insideH w:val="single" w:sz="2" w:space="0" w:color="797979" w:themeColor="text1" w:themeTint="99"/>
        <w:insideV w:val="single" w:sz="2" w:space="0" w:color="797979" w:themeColor="text1" w:themeTint="99"/>
      </w:tblBorders>
    </w:tblPr>
    <w:tblStylePr w:type="firstRow">
      <w:rPr>
        <w:b/>
        <w:bCs/>
      </w:rPr>
      <w:tblPr/>
      <w:tcPr>
        <w:tcBorders>
          <w:top w:val="nil"/>
          <w:bottom w:val="single" w:sz="12" w:space="0" w:color="797979" w:themeColor="text1" w:themeTint="99"/>
          <w:insideH w:val="nil"/>
          <w:insideV w:val="nil"/>
        </w:tcBorders>
        <w:shd w:val="clear" w:color="auto" w:fill="FFFFFF" w:themeFill="background1"/>
      </w:tcPr>
    </w:tblStylePr>
    <w:tblStylePr w:type="lastRow">
      <w:rPr>
        <w:b/>
        <w:bCs/>
      </w:rPr>
      <w:tblPr/>
      <w:tcPr>
        <w:tcBorders>
          <w:top w:val="double" w:sz="2" w:space="0" w:color="797979"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Rutenettabell2uthevingsfarge1">
    <w:name w:val="Grid Table 2 Accent 1"/>
    <w:basedOn w:val="Vanligtabell"/>
    <w:uiPriority w:val="47"/>
    <w:rsid w:val="00761273"/>
    <w:pPr>
      <w:spacing w:after="0" w:line="240" w:lineRule="auto"/>
    </w:pPr>
    <w:tblPr>
      <w:tblStyleRowBandSize w:val="1"/>
      <w:tblStyleColBandSize w:val="1"/>
      <w:tblBorders>
        <w:top w:val="single" w:sz="2" w:space="0" w:color="58A3FF" w:themeColor="accent1" w:themeTint="99"/>
        <w:bottom w:val="single" w:sz="2" w:space="0" w:color="58A3FF" w:themeColor="accent1" w:themeTint="99"/>
        <w:insideH w:val="single" w:sz="2" w:space="0" w:color="58A3FF" w:themeColor="accent1" w:themeTint="99"/>
        <w:insideV w:val="single" w:sz="2" w:space="0" w:color="58A3FF" w:themeColor="accent1" w:themeTint="99"/>
      </w:tblBorders>
    </w:tblPr>
    <w:tblStylePr w:type="firstRow">
      <w:rPr>
        <w:b/>
        <w:bCs/>
      </w:rPr>
      <w:tblPr/>
      <w:tcPr>
        <w:tcBorders>
          <w:top w:val="nil"/>
          <w:bottom w:val="single" w:sz="12" w:space="0" w:color="58A3FF" w:themeColor="accent1" w:themeTint="99"/>
          <w:insideH w:val="nil"/>
          <w:insideV w:val="nil"/>
        </w:tcBorders>
        <w:shd w:val="clear" w:color="auto" w:fill="FFFFFF" w:themeFill="background1"/>
      </w:tcPr>
    </w:tblStylePr>
    <w:tblStylePr w:type="lastRow">
      <w:rPr>
        <w:b/>
        <w:bCs/>
      </w:rPr>
      <w:tblPr/>
      <w:tcPr>
        <w:tcBorders>
          <w:top w:val="double" w:sz="2" w:space="0" w:color="58A3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Rutenettabell2uthevingsfarge2">
    <w:name w:val="Grid Table 2 Accent 2"/>
    <w:basedOn w:val="Vanligtabell"/>
    <w:uiPriority w:val="47"/>
    <w:rsid w:val="00761273"/>
    <w:pPr>
      <w:spacing w:after="0" w:line="240" w:lineRule="auto"/>
    </w:pPr>
    <w:tblPr>
      <w:tblStyleRowBandSize w:val="1"/>
      <w:tblStyleColBandSize w:val="1"/>
      <w:tblBorders>
        <w:top w:val="single" w:sz="2" w:space="0" w:color="14C2F8" w:themeColor="accent2" w:themeTint="99"/>
        <w:bottom w:val="single" w:sz="2" w:space="0" w:color="14C2F8" w:themeColor="accent2" w:themeTint="99"/>
        <w:insideH w:val="single" w:sz="2" w:space="0" w:color="14C2F8" w:themeColor="accent2" w:themeTint="99"/>
        <w:insideV w:val="single" w:sz="2" w:space="0" w:color="14C2F8" w:themeColor="accent2" w:themeTint="99"/>
      </w:tblBorders>
    </w:tblPr>
    <w:tblStylePr w:type="firstRow">
      <w:rPr>
        <w:b/>
        <w:bCs/>
      </w:rPr>
      <w:tblPr/>
      <w:tcPr>
        <w:tcBorders>
          <w:top w:val="nil"/>
          <w:bottom w:val="single" w:sz="12" w:space="0" w:color="14C2F8" w:themeColor="accent2" w:themeTint="99"/>
          <w:insideH w:val="nil"/>
          <w:insideV w:val="nil"/>
        </w:tcBorders>
        <w:shd w:val="clear" w:color="auto" w:fill="FFFFFF" w:themeFill="background1"/>
      </w:tcPr>
    </w:tblStylePr>
    <w:tblStylePr w:type="lastRow">
      <w:rPr>
        <w:b/>
        <w:bCs/>
      </w:rPr>
      <w:tblPr/>
      <w:tcPr>
        <w:tcBorders>
          <w:top w:val="double" w:sz="2" w:space="0" w:color="14C2F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Rutenettabell2uthevingsfarge3">
    <w:name w:val="Grid Table 2 Accent 3"/>
    <w:basedOn w:val="Vanligtabell"/>
    <w:uiPriority w:val="47"/>
    <w:rsid w:val="00761273"/>
    <w:pPr>
      <w:spacing w:after="0" w:line="240" w:lineRule="auto"/>
    </w:pPr>
    <w:tblPr>
      <w:tblStyleRowBandSize w:val="1"/>
      <w:tblStyleColBandSize w:val="1"/>
      <w:tblBorders>
        <w:top w:val="single" w:sz="2" w:space="0" w:color="35CDFA" w:themeColor="accent3" w:themeTint="99"/>
        <w:bottom w:val="single" w:sz="2" w:space="0" w:color="35CDFA" w:themeColor="accent3" w:themeTint="99"/>
        <w:insideH w:val="single" w:sz="2" w:space="0" w:color="35CDFA" w:themeColor="accent3" w:themeTint="99"/>
        <w:insideV w:val="single" w:sz="2" w:space="0" w:color="35CDFA" w:themeColor="accent3" w:themeTint="99"/>
      </w:tblBorders>
    </w:tblPr>
    <w:tblStylePr w:type="firstRow">
      <w:rPr>
        <w:b/>
        <w:bCs/>
      </w:rPr>
      <w:tblPr/>
      <w:tcPr>
        <w:tcBorders>
          <w:top w:val="nil"/>
          <w:bottom w:val="single" w:sz="12" w:space="0" w:color="35CDFA" w:themeColor="accent3" w:themeTint="99"/>
          <w:insideH w:val="nil"/>
          <w:insideV w:val="nil"/>
        </w:tcBorders>
        <w:shd w:val="clear" w:color="auto" w:fill="FFFFFF" w:themeFill="background1"/>
      </w:tcPr>
    </w:tblStylePr>
    <w:tblStylePr w:type="lastRow">
      <w:rPr>
        <w:b/>
        <w:bCs/>
      </w:rPr>
      <w:tblPr/>
      <w:tcPr>
        <w:tcBorders>
          <w:top w:val="double" w:sz="2" w:space="0" w:color="35CDF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Rutenettabell2uthevingsfarge4">
    <w:name w:val="Grid Table 2 Accent 4"/>
    <w:basedOn w:val="Vanligtabell"/>
    <w:uiPriority w:val="47"/>
    <w:rsid w:val="00761273"/>
    <w:pPr>
      <w:spacing w:after="0" w:line="240" w:lineRule="auto"/>
    </w:pPr>
    <w:tblPr>
      <w:tblStyleRowBandSize w:val="1"/>
      <w:tblStyleColBandSize w:val="1"/>
      <w:tblBorders>
        <w:top w:val="single" w:sz="2" w:space="0" w:color="E041AF" w:themeColor="accent4" w:themeTint="99"/>
        <w:bottom w:val="single" w:sz="2" w:space="0" w:color="E041AF" w:themeColor="accent4" w:themeTint="99"/>
        <w:insideH w:val="single" w:sz="2" w:space="0" w:color="E041AF" w:themeColor="accent4" w:themeTint="99"/>
        <w:insideV w:val="single" w:sz="2" w:space="0" w:color="E041AF" w:themeColor="accent4" w:themeTint="99"/>
      </w:tblBorders>
    </w:tblPr>
    <w:tblStylePr w:type="firstRow">
      <w:rPr>
        <w:b/>
        <w:bCs/>
      </w:rPr>
      <w:tblPr/>
      <w:tcPr>
        <w:tcBorders>
          <w:top w:val="nil"/>
          <w:bottom w:val="single" w:sz="12" w:space="0" w:color="E041AF" w:themeColor="accent4" w:themeTint="99"/>
          <w:insideH w:val="nil"/>
          <w:insideV w:val="nil"/>
        </w:tcBorders>
        <w:shd w:val="clear" w:color="auto" w:fill="FFFFFF" w:themeFill="background1"/>
      </w:tcPr>
    </w:tblStylePr>
    <w:tblStylePr w:type="lastRow">
      <w:rPr>
        <w:b/>
        <w:bCs/>
      </w:rPr>
      <w:tblPr/>
      <w:tcPr>
        <w:tcBorders>
          <w:top w:val="double" w:sz="2" w:space="0" w:color="E041A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Rutenettabell2uthevingsfarge5">
    <w:name w:val="Grid Table 2 Accent 5"/>
    <w:basedOn w:val="Vanligtabell"/>
    <w:uiPriority w:val="47"/>
    <w:rsid w:val="00761273"/>
    <w:pPr>
      <w:spacing w:after="0" w:line="240" w:lineRule="auto"/>
    </w:pPr>
    <w:tblPr>
      <w:tblStyleRowBandSize w:val="1"/>
      <w:tblStyleColBandSize w:val="1"/>
      <w:tblBorders>
        <w:top w:val="single" w:sz="2" w:space="0" w:color="74B4A2" w:themeColor="accent5" w:themeTint="99"/>
        <w:bottom w:val="single" w:sz="2" w:space="0" w:color="74B4A2" w:themeColor="accent5" w:themeTint="99"/>
        <w:insideH w:val="single" w:sz="2" w:space="0" w:color="74B4A2" w:themeColor="accent5" w:themeTint="99"/>
        <w:insideV w:val="single" w:sz="2" w:space="0" w:color="74B4A2" w:themeColor="accent5" w:themeTint="99"/>
      </w:tblBorders>
    </w:tblPr>
    <w:tblStylePr w:type="firstRow">
      <w:rPr>
        <w:b/>
        <w:bCs/>
      </w:rPr>
      <w:tblPr/>
      <w:tcPr>
        <w:tcBorders>
          <w:top w:val="nil"/>
          <w:bottom w:val="single" w:sz="12" w:space="0" w:color="74B4A2" w:themeColor="accent5" w:themeTint="99"/>
          <w:insideH w:val="nil"/>
          <w:insideV w:val="nil"/>
        </w:tcBorders>
        <w:shd w:val="clear" w:color="auto" w:fill="FFFFFF" w:themeFill="background1"/>
      </w:tcPr>
    </w:tblStylePr>
    <w:tblStylePr w:type="lastRow">
      <w:rPr>
        <w:b/>
        <w:bCs/>
      </w:rPr>
      <w:tblPr/>
      <w:tcPr>
        <w:tcBorders>
          <w:top w:val="double" w:sz="2" w:space="0" w:color="74B4A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Rutenettabell2uthevingsfarge6">
    <w:name w:val="Grid Table 2 Accent 6"/>
    <w:basedOn w:val="Vanligtabell"/>
    <w:uiPriority w:val="47"/>
    <w:rsid w:val="00761273"/>
    <w:pPr>
      <w:spacing w:after="0" w:line="240" w:lineRule="auto"/>
    </w:pPr>
    <w:tblPr>
      <w:tblStyleRowBandSize w:val="1"/>
      <w:tblStyleColBandSize w:val="1"/>
      <w:tblBorders>
        <w:top w:val="single" w:sz="2" w:space="0" w:color="FFD866" w:themeColor="accent6" w:themeTint="99"/>
        <w:bottom w:val="single" w:sz="2" w:space="0" w:color="FFD866" w:themeColor="accent6" w:themeTint="99"/>
        <w:insideH w:val="single" w:sz="2" w:space="0" w:color="FFD866" w:themeColor="accent6" w:themeTint="99"/>
        <w:insideV w:val="single" w:sz="2" w:space="0" w:color="FFD866" w:themeColor="accent6" w:themeTint="99"/>
      </w:tblBorders>
    </w:tblPr>
    <w:tblStylePr w:type="firstRow">
      <w:rPr>
        <w:b/>
        <w:bCs/>
      </w:rPr>
      <w:tblPr/>
      <w:tcPr>
        <w:tcBorders>
          <w:top w:val="nil"/>
          <w:bottom w:val="single" w:sz="12" w:space="0" w:color="FFD866" w:themeColor="accent6" w:themeTint="99"/>
          <w:insideH w:val="nil"/>
          <w:insideV w:val="nil"/>
        </w:tcBorders>
        <w:shd w:val="clear" w:color="auto" w:fill="FFFFFF" w:themeFill="background1"/>
      </w:tcPr>
    </w:tblStylePr>
    <w:tblStylePr w:type="lastRow">
      <w:rPr>
        <w:b/>
        <w:bCs/>
      </w:rPr>
      <w:tblPr/>
      <w:tcPr>
        <w:tcBorders>
          <w:top w:val="double" w:sz="2" w:space="0" w:color="FFD86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Rutenettabell3">
    <w:name w:val="Grid Table 3"/>
    <w:basedOn w:val="Vanligtabell"/>
    <w:uiPriority w:val="48"/>
    <w:rsid w:val="00761273"/>
    <w:pPr>
      <w:spacing w:after="0" w:line="240" w:lineRule="auto"/>
    </w:pPr>
    <w:tblPr>
      <w:tblStyleRowBandSize w:val="1"/>
      <w:tblStyleColBandSize w:val="1"/>
      <w:tblBorders>
        <w:top w:val="single" w:sz="4" w:space="0" w:color="797979" w:themeColor="text1" w:themeTint="99"/>
        <w:left w:val="single" w:sz="4" w:space="0" w:color="797979" w:themeColor="text1" w:themeTint="99"/>
        <w:bottom w:val="single" w:sz="4" w:space="0" w:color="797979" w:themeColor="text1" w:themeTint="99"/>
        <w:right w:val="single" w:sz="4" w:space="0" w:color="797979" w:themeColor="text1" w:themeTint="99"/>
        <w:insideH w:val="single" w:sz="4" w:space="0" w:color="797979" w:themeColor="text1" w:themeTint="99"/>
        <w:insideV w:val="single" w:sz="4" w:space="0" w:color="797979"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97979" w:themeColor="text1" w:themeTint="99"/>
        </w:tcBorders>
      </w:tcPr>
    </w:tblStylePr>
    <w:tblStylePr w:type="nwCell">
      <w:tblPr/>
      <w:tcPr>
        <w:tcBorders>
          <w:bottom w:val="single" w:sz="4" w:space="0" w:color="797979" w:themeColor="text1" w:themeTint="99"/>
        </w:tcBorders>
      </w:tcPr>
    </w:tblStylePr>
    <w:tblStylePr w:type="seCell">
      <w:tblPr/>
      <w:tcPr>
        <w:tcBorders>
          <w:top w:val="single" w:sz="4" w:space="0" w:color="797979" w:themeColor="text1" w:themeTint="99"/>
        </w:tcBorders>
      </w:tcPr>
    </w:tblStylePr>
    <w:tblStylePr w:type="swCell">
      <w:tblPr/>
      <w:tcPr>
        <w:tcBorders>
          <w:top w:val="single" w:sz="4" w:space="0" w:color="797979" w:themeColor="text1" w:themeTint="99"/>
        </w:tcBorders>
      </w:tcPr>
    </w:tblStylePr>
  </w:style>
  <w:style w:type="table" w:styleId="Rutenettabell3uthevingsfarge1">
    <w:name w:val="Grid Table 3 Accent 1"/>
    <w:basedOn w:val="Vanligtabell"/>
    <w:uiPriority w:val="48"/>
    <w:rsid w:val="00761273"/>
    <w:pPr>
      <w:spacing w:after="0" w:line="240" w:lineRule="auto"/>
    </w:pPr>
    <w:tblPr>
      <w:tblStyleRowBandSize w:val="1"/>
      <w:tblStyleColBandSize w:val="1"/>
      <w:tblBorders>
        <w:top w:val="single" w:sz="4" w:space="0" w:color="58A3FF" w:themeColor="accent1" w:themeTint="99"/>
        <w:left w:val="single" w:sz="4" w:space="0" w:color="58A3FF" w:themeColor="accent1" w:themeTint="99"/>
        <w:bottom w:val="single" w:sz="4" w:space="0" w:color="58A3FF" w:themeColor="accent1" w:themeTint="99"/>
        <w:right w:val="single" w:sz="4" w:space="0" w:color="58A3FF" w:themeColor="accent1" w:themeTint="99"/>
        <w:insideH w:val="single" w:sz="4" w:space="0" w:color="58A3FF" w:themeColor="accent1" w:themeTint="99"/>
        <w:insideV w:val="single" w:sz="4" w:space="0" w:color="58A3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E0FF" w:themeFill="accent1" w:themeFillTint="33"/>
      </w:tcPr>
    </w:tblStylePr>
    <w:tblStylePr w:type="band1Horz">
      <w:tblPr/>
      <w:tcPr>
        <w:shd w:val="clear" w:color="auto" w:fill="C7E0FF" w:themeFill="accent1" w:themeFillTint="33"/>
      </w:tcPr>
    </w:tblStylePr>
    <w:tblStylePr w:type="neCell">
      <w:tblPr/>
      <w:tcPr>
        <w:tcBorders>
          <w:bottom w:val="single" w:sz="4" w:space="0" w:color="58A3FF" w:themeColor="accent1" w:themeTint="99"/>
        </w:tcBorders>
      </w:tcPr>
    </w:tblStylePr>
    <w:tblStylePr w:type="nwCell">
      <w:tblPr/>
      <w:tcPr>
        <w:tcBorders>
          <w:bottom w:val="single" w:sz="4" w:space="0" w:color="58A3FF" w:themeColor="accent1" w:themeTint="99"/>
        </w:tcBorders>
      </w:tcPr>
    </w:tblStylePr>
    <w:tblStylePr w:type="seCell">
      <w:tblPr/>
      <w:tcPr>
        <w:tcBorders>
          <w:top w:val="single" w:sz="4" w:space="0" w:color="58A3FF" w:themeColor="accent1" w:themeTint="99"/>
        </w:tcBorders>
      </w:tcPr>
    </w:tblStylePr>
    <w:tblStylePr w:type="swCell">
      <w:tblPr/>
      <w:tcPr>
        <w:tcBorders>
          <w:top w:val="single" w:sz="4" w:space="0" w:color="58A3FF" w:themeColor="accent1" w:themeTint="99"/>
        </w:tcBorders>
      </w:tcPr>
    </w:tblStylePr>
  </w:style>
  <w:style w:type="table" w:styleId="Rutenettabell3uthevingsfarge2">
    <w:name w:val="Grid Table 3 Accent 2"/>
    <w:basedOn w:val="Vanligtabell"/>
    <w:uiPriority w:val="48"/>
    <w:rsid w:val="00761273"/>
    <w:pPr>
      <w:spacing w:after="0" w:line="240" w:lineRule="auto"/>
    </w:pPr>
    <w:tblPr>
      <w:tblStyleRowBandSize w:val="1"/>
      <w:tblStyleColBandSize w:val="1"/>
      <w:tblBorders>
        <w:top w:val="single" w:sz="4" w:space="0" w:color="14C2F8" w:themeColor="accent2" w:themeTint="99"/>
        <w:left w:val="single" w:sz="4" w:space="0" w:color="14C2F8" w:themeColor="accent2" w:themeTint="99"/>
        <w:bottom w:val="single" w:sz="4" w:space="0" w:color="14C2F8" w:themeColor="accent2" w:themeTint="99"/>
        <w:right w:val="single" w:sz="4" w:space="0" w:color="14C2F8" w:themeColor="accent2" w:themeTint="99"/>
        <w:insideH w:val="single" w:sz="4" w:space="0" w:color="14C2F8" w:themeColor="accent2" w:themeTint="99"/>
        <w:insideV w:val="single" w:sz="4" w:space="0" w:color="14C2F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EAFC" w:themeFill="accent2" w:themeFillTint="33"/>
      </w:tcPr>
    </w:tblStylePr>
    <w:tblStylePr w:type="band1Horz">
      <w:tblPr/>
      <w:tcPr>
        <w:shd w:val="clear" w:color="auto" w:fill="B0EAFC" w:themeFill="accent2" w:themeFillTint="33"/>
      </w:tcPr>
    </w:tblStylePr>
    <w:tblStylePr w:type="neCell">
      <w:tblPr/>
      <w:tcPr>
        <w:tcBorders>
          <w:bottom w:val="single" w:sz="4" w:space="0" w:color="14C2F8" w:themeColor="accent2" w:themeTint="99"/>
        </w:tcBorders>
      </w:tcPr>
    </w:tblStylePr>
    <w:tblStylePr w:type="nwCell">
      <w:tblPr/>
      <w:tcPr>
        <w:tcBorders>
          <w:bottom w:val="single" w:sz="4" w:space="0" w:color="14C2F8" w:themeColor="accent2" w:themeTint="99"/>
        </w:tcBorders>
      </w:tcPr>
    </w:tblStylePr>
    <w:tblStylePr w:type="seCell">
      <w:tblPr/>
      <w:tcPr>
        <w:tcBorders>
          <w:top w:val="single" w:sz="4" w:space="0" w:color="14C2F8" w:themeColor="accent2" w:themeTint="99"/>
        </w:tcBorders>
      </w:tcPr>
    </w:tblStylePr>
    <w:tblStylePr w:type="swCell">
      <w:tblPr/>
      <w:tcPr>
        <w:tcBorders>
          <w:top w:val="single" w:sz="4" w:space="0" w:color="14C2F8" w:themeColor="accent2" w:themeTint="99"/>
        </w:tcBorders>
      </w:tcPr>
    </w:tblStylePr>
  </w:style>
  <w:style w:type="table" w:styleId="Rutenettabell3uthevingsfarge3">
    <w:name w:val="Grid Table 3 Accent 3"/>
    <w:basedOn w:val="Vanligtabell"/>
    <w:uiPriority w:val="48"/>
    <w:rsid w:val="00761273"/>
    <w:pPr>
      <w:spacing w:after="0" w:line="240" w:lineRule="auto"/>
    </w:pPr>
    <w:tblPr>
      <w:tblStyleRowBandSize w:val="1"/>
      <w:tblStyleColBandSize w:val="1"/>
      <w:tblBorders>
        <w:top w:val="single" w:sz="4" w:space="0" w:color="35CDFA" w:themeColor="accent3" w:themeTint="99"/>
        <w:left w:val="single" w:sz="4" w:space="0" w:color="35CDFA" w:themeColor="accent3" w:themeTint="99"/>
        <w:bottom w:val="single" w:sz="4" w:space="0" w:color="35CDFA" w:themeColor="accent3" w:themeTint="99"/>
        <w:right w:val="single" w:sz="4" w:space="0" w:color="35CDFA" w:themeColor="accent3" w:themeTint="99"/>
        <w:insideH w:val="single" w:sz="4" w:space="0" w:color="35CDFA" w:themeColor="accent3" w:themeTint="99"/>
        <w:insideV w:val="single" w:sz="4" w:space="0" w:color="35CD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EFD" w:themeFill="accent3" w:themeFillTint="33"/>
      </w:tcPr>
    </w:tblStylePr>
    <w:tblStylePr w:type="band1Horz">
      <w:tblPr/>
      <w:tcPr>
        <w:shd w:val="clear" w:color="auto" w:fill="BBEEFD" w:themeFill="accent3" w:themeFillTint="33"/>
      </w:tcPr>
    </w:tblStylePr>
    <w:tblStylePr w:type="neCell">
      <w:tblPr/>
      <w:tcPr>
        <w:tcBorders>
          <w:bottom w:val="single" w:sz="4" w:space="0" w:color="35CDFA" w:themeColor="accent3" w:themeTint="99"/>
        </w:tcBorders>
      </w:tcPr>
    </w:tblStylePr>
    <w:tblStylePr w:type="nwCell">
      <w:tblPr/>
      <w:tcPr>
        <w:tcBorders>
          <w:bottom w:val="single" w:sz="4" w:space="0" w:color="35CDFA" w:themeColor="accent3" w:themeTint="99"/>
        </w:tcBorders>
      </w:tcPr>
    </w:tblStylePr>
    <w:tblStylePr w:type="seCell">
      <w:tblPr/>
      <w:tcPr>
        <w:tcBorders>
          <w:top w:val="single" w:sz="4" w:space="0" w:color="35CDFA" w:themeColor="accent3" w:themeTint="99"/>
        </w:tcBorders>
      </w:tcPr>
    </w:tblStylePr>
    <w:tblStylePr w:type="swCell">
      <w:tblPr/>
      <w:tcPr>
        <w:tcBorders>
          <w:top w:val="single" w:sz="4" w:space="0" w:color="35CDFA" w:themeColor="accent3" w:themeTint="99"/>
        </w:tcBorders>
      </w:tcPr>
    </w:tblStylePr>
  </w:style>
  <w:style w:type="table" w:styleId="Rutenettabell3uthevingsfarge4">
    <w:name w:val="Grid Table 3 Accent 4"/>
    <w:basedOn w:val="Vanligtabell"/>
    <w:uiPriority w:val="48"/>
    <w:rsid w:val="00761273"/>
    <w:pPr>
      <w:spacing w:after="0" w:line="240" w:lineRule="auto"/>
    </w:pPr>
    <w:tblPr>
      <w:tblStyleRowBandSize w:val="1"/>
      <w:tblStyleColBandSize w:val="1"/>
      <w:tblBorders>
        <w:top w:val="single" w:sz="4" w:space="0" w:color="E041AF" w:themeColor="accent4" w:themeTint="99"/>
        <w:left w:val="single" w:sz="4" w:space="0" w:color="E041AF" w:themeColor="accent4" w:themeTint="99"/>
        <w:bottom w:val="single" w:sz="4" w:space="0" w:color="E041AF" w:themeColor="accent4" w:themeTint="99"/>
        <w:right w:val="single" w:sz="4" w:space="0" w:color="E041AF" w:themeColor="accent4" w:themeTint="99"/>
        <w:insideH w:val="single" w:sz="4" w:space="0" w:color="E041AF" w:themeColor="accent4" w:themeTint="99"/>
        <w:insideV w:val="single" w:sz="4" w:space="0" w:color="E041A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BFE4" w:themeFill="accent4" w:themeFillTint="33"/>
      </w:tcPr>
    </w:tblStylePr>
    <w:tblStylePr w:type="band1Horz">
      <w:tblPr/>
      <w:tcPr>
        <w:shd w:val="clear" w:color="auto" w:fill="F4BFE4" w:themeFill="accent4" w:themeFillTint="33"/>
      </w:tcPr>
    </w:tblStylePr>
    <w:tblStylePr w:type="neCell">
      <w:tblPr/>
      <w:tcPr>
        <w:tcBorders>
          <w:bottom w:val="single" w:sz="4" w:space="0" w:color="E041AF" w:themeColor="accent4" w:themeTint="99"/>
        </w:tcBorders>
      </w:tcPr>
    </w:tblStylePr>
    <w:tblStylePr w:type="nwCell">
      <w:tblPr/>
      <w:tcPr>
        <w:tcBorders>
          <w:bottom w:val="single" w:sz="4" w:space="0" w:color="E041AF" w:themeColor="accent4" w:themeTint="99"/>
        </w:tcBorders>
      </w:tcPr>
    </w:tblStylePr>
    <w:tblStylePr w:type="seCell">
      <w:tblPr/>
      <w:tcPr>
        <w:tcBorders>
          <w:top w:val="single" w:sz="4" w:space="0" w:color="E041AF" w:themeColor="accent4" w:themeTint="99"/>
        </w:tcBorders>
      </w:tcPr>
    </w:tblStylePr>
    <w:tblStylePr w:type="swCell">
      <w:tblPr/>
      <w:tcPr>
        <w:tcBorders>
          <w:top w:val="single" w:sz="4" w:space="0" w:color="E041AF" w:themeColor="accent4" w:themeTint="99"/>
        </w:tcBorders>
      </w:tcPr>
    </w:tblStylePr>
  </w:style>
  <w:style w:type="table" w:styleId="Rutenettabell3uthevingsfarge5">
    <w:name w:val="Grid Table 3 Accent 5"/>
    <w:basedOn w:val="Vanligtabell"/>
    <w:uiPriority w:val="48"/>
    <w:rsid w:val="00761273"/>
    <w:pPr>
      <w:spacing w:after="0" w:line="240" w:lineRule="auto"/>
    </w:pPr>
    <w:tblPr>
      <w:tblStyleRowBandSize w:val="1"/>
      <w:tblStyleColBandSize w:val="1"/>
      <w:tblBorders>
        <w:top w:val="single" w:sz="4" w:space="0" w:color="74B4A2" w:themeColor="accent5" w:themeTint="99"/>
        <w:left w:val="single" w:sz="4" w:space="0" w:color="74B4A2" w:themeColor="accent5" w:themeTint="99"/>
        <w:bottom w:val="single" w:sz="4" w:space="0" w:color="74B4A2" w:themeColor="accent5" w:themeTint="99"/>
        <w:right w:val="single" w:sz="4" w:space="0" w:color="74B4A2" w:themeColor="accent5" w:themeTint="99"/>
        <w:insideH w:val="single" w:sz="4" w:space="0" w:color="74B4A2" w:themeColor="accent5" w:themeTint="99"/>
        <w:insideV w:val="single" w:sz="4" w:space="0" w:color="74B4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6E0" w:themeFill="accent5" w:themeFillTint="33"/>
      </w:tcPr>
    </w:tblStylePr>
    <w:tblStylePr w:type="band1Horz">
      <w:tblPr/>
      <w:tcPr>
        <w:shd w:val="clear" w:color="auto" w:fill="D0E6E0" w:themeFill="accent5" w:themeFillTint="33"/>
      </w:tcPr>
    </w:tblStylePr>
    <w:tblStylePr w:type="neCell">
      <w:tblPr/>
      <w:tcPr>
        <w:tcBorders>
          <w:bottom w:val="single" w:sz="4" w:space="0" w:color="74B4A2" w:themeColor="accent5" w:themeTint="99"/>
        </w:tcBorders>
      </w:tcPr>
    </w:tblStylePr>
    <w:tblStylePr w:type="nwCell">
      <w:tblPr/>
      <w:tcPr>
        <w:tcBorders>
          <w:bottom w:val="single" w:sz="4" w:space="0" w:color="74B4A2" w:themeColor="accent5" w:themeTint="99"/>
        </w:tcBorders>
      </w:tcPr>
    </w:tblStylePr>
    <w:tblStylePr w:type="seCell">
      <w:tblPr/>
      <w:tcPr>
        <w:tcBorders>
          <w:top w:val="single" w:sz="4" w:space="0" w:color="74B4A2" w:themeColor="accent5" w:themeTint="99"/>
        </w:tcBorders>
      </w:tcPr>
    </w:tblStylePr>
    <w:tblStylePr w:type="swCell">
      <w:tblPr/>
      <w:tcPr>
        <w:tcBorders>
          <w:top w:val="single" w:sz="4" w:space="0" w:color="74B4A2" w:themeColor="accent5" w:themeTint="99"/>
        </w:tcBorders>
      </w:tcPr>
    </w:tblStylePr>
  </w:style>
  <w:style w:type="table" w:styleId="Rutenettabell3uthevingsfarge6">
    <w:name w:val="Grid Table 3 Accent 6"/>
    <w:basedOn w:val="Vanligtabell"/>
    <w:uiPriority w:val="48"/>
    <w:rsid w:val="00761273"/>
    <w:pPr>
      <w:spacing w:after="0" w:line="240" w:lineRule="auto"/>
    </w:pPr>
    <w:tblPr>
      <w:tblStyleRowBandSize w:val="1"/>
      <w:tblStyleColBandSize w:val="1"/>
      <w:tblBorders>
        <w:top w:val="single" w:sz="4" w:space="0" w:color="FFD866" w:themeColor="accent6" w:themeTint="99"/>
        <w:left w:val="single" w:sz="4" w:space="0" w:color="FFD866" w:themeColor="accent6" w:themeTint="99"/>
        <w:bottom w:val="single" w:sz="4" w:space="0" w:color="FFD866" w:themeColor="accent6" w:themeTint="99"/>
        <w:right w:val="single" w:sz="4" w:space="0" w:color="FFD866" w:themeColor="accent6" w:themeTint="99"/>
        <w:insideH w:val="single" w:sz="4" w:space="0" w:color="FFD866" w:themeColor="accent6" w:themeTint="99"/>
        <w:insideV w:val="single" w:sz="4" w:space="0" w:color="FFD8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6" w:themeFillTint="33"/>
      </w:tcPr>
    </w:tblStylePr>
    <w:tblStylePr w:type="band1Horz">
      <w:tblPr/>
      <w:tcPr>
        <w:shd w:val="clear" w:color="auto" w:fill="FFF2CC" w:themeFill="accent6" w:themeFillTint="33"/>
      </w:tcPr>
    </w:tblStylePr>
    <w:tblStylePr w:type="neCell">
      <w:tblPr/>
      <w:tcPr>
        <w:tcBorders>
          <w:bottom w:val="single" w:sz="4" w:space="0" w:color="FFD866" w:themeColor="accent6" w:themeTint="99"/>
        </w:tcBorders>
      </w:tcPr>
    </w:tblStylePr>
    <w:tblStylePr w:type="nwCell">
      <w:tblPr/>
      <w:tcPr>
        <w:tcBorders>
          <w:bottom w:val="single" w:sz="4" w:space="0" w:color="FFD866" w:themeColor="accent6" w:themeTint="99"/>
        </w:tcBorders>
      </w:tcPr>
    </w:tblStylePr>
    <w:tblStylePr w:type="seCell">
      <w:tblPr/>
      <w:tcPr>
        <w:tcBorders>
          <w:top w:val="single" w:sz="4" w:space="0" w:color="FFD866" w:themeColor="accent6" w:themeTint="99"/>
        </w:tcBorders>
      </w:tcPr>
    </w:tblStylePr>
    <w:tblStylePr w:type="swCell">
      <w:tblPr/>
      <w:tcPr>
        <w:tcBorders>
          <w:top w:val="single" w:sz="4" w:space="0" w:color="FFD866" w:themeColor="accent6" w:themeTint="99"/>
        </w:tcBorders>
      </w:tcPr>
    </w:tblStylePr>
  </w:style>
  <w:style w:type="table" w:styleId="Rutenettabell4">
    <w:name w:val="Grid Table 4"/>
    <w:basedOn w:val="Vanligtabell"/>
    <w:uiPriority w:val="49"/>
    <w:rsid w:val="00761273"/>
    <w:pPr>
      <w:spacing w:after="0" w:line="240" w:lineRule="auto"/>
    </w:pPr>
    <w:tblPr>
      <w:tblStyleRowBandSize w:val="1"/>
      <w:tblStyleColBandSize w:val="1"/>
      <w:tblBorders>
        <w:top w:val="single" w:sz="4" w:space="0" w:color="797979" w:themeColor="text1" w:themeTint="99"/>
        <w:left w:val="single" w:sz="4" w:space="0" w:color="797979" w:themeColor="text1" w:themeTint="99"/>
        <w:bottom w:val="single" w:sz="4" w:space="0" w:color="797979" w:themeColor="text1" w:themeTint="99"/>
        <w:right w:val="single" w:sz="4" w:space="0" w:color="797979" w:themeColor="text1" w:themeTint="99"/>
        <w:insideH w:val="single" w:sz="4" w:space="0" w:color="797979" w:themeColor="text1" w:themeTint="99"/>
        <w:insideV w:val="single" w:sz="4" w:space="0" w:color="797979" w:themeColor="text1" w:themeTint="99"/>
      </w:tblBorders>
    </w:tblPr>
    <w:tblStylePr w:type="firstRow">
      <w:rPr>
        <w:b/>
        <w:bCs/>
        <w:color w:val="FFFFFF" w:themeColor="background1"/>
      </w:rPr>
      <w:tblPr/>
      <w:tcPr>
        <w:tcBorders>
          <w:top w:val="single" w:sz="4" w:space="0" w:color="202020" w:themeColor="text1"/>
          <w:left w:val="single" w:sz="4" w:space="0" w:color="202020" w:themeColor="text1"/>
          <w:bottom w:val="single" w:sz="4" w:space="0" w:color="202020" w:themeColor="text1"/>
          <w:right w:val="single" w:sz="4" w:space="0" w:color="202020" w:themeColor="text1"/>
          <w:insideH w:val="nil"/>
          <w:insideV w:val="nil"/>
        </w:tcBorders>
        <w:shd w:val="clear" w:color="auto" w:fill="202020" w:themeFill="text1"/>
      </w:tcPr>
    </w:tblStylePr>
    <w:tblStylePr w:type="lastRow">
      <w:rPr>
        <w:b/>
        <w:bCs/>
      </w:rPr>
      <w:tblPr/>
      <w:tcPr>
        <w:tcBorders>
          <w:top w:val="double" w:sz="4" w:space="0" w:color="202020" w:themeColor="text1"/>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Rutenettabell4uthevingsfarge1">
    <w:name w:val="Grid Table 4 Accent 1"/>
    <w:basedOn w:val="Vanligtabell"/>
    <w:uiPriority w:val="49"/>
    <w:rsid w:val="00761273"/>
    <w:pPr>
      <w:spacing w:after="0" w:line="240" w:lineRule="auto"/>
    </w:pPr>
    <w:tblPr>
      <w:tblStyleRowBandSize w:val="1"/>
      <w:tblStyleColBandSize w:val="1"/>
      <w:tblBorders>
        <w:top w:val="single" w:sz="4" w:space="0" w:color="58A3FF" w:themeColor="accent1" w:themeTint="99"/>
        <w:left w:val="single" w:sz="4" w:space="0" w:color="58A3FF" w:themeColor="accent1" w:themeTint="99"/>
        <w:bottom w:val="single" w:sz="4" w:space="0" w:color="58A3FF" w:themeColor="accent1" w:themeTint="99"/>
        <w:right w:val="single" w:sz="4" w:space="0" w:color="58A3FF" w:themeColor="accent1" w:themeTint="99"/>
        <w:insideH w:val="single" w:sz="4" w:space="0" w:color="58A3FF" w:themeColor="accent1" w:themeTint="99"/>
        <w:insideV w:val="single" w:sz="4" w:space="0" w:color="58A3FF" w:themeColor="accent1" w:themeTint="99"/>
      </w:tblBorders>
    </w:tblPr>
    <w:tblStylePr w:type="firstRow">
      <w:rPr>
        <w:b/>
        <w:bCs/>
        <w:color w:val="FFFFFF" w:themeColor="background1"/>
      </w:rPr>
      <w:tblPr/>
      <w:tcPr>
        <w:tcBorders>
          <w:top w:val="single" w:sz="4" w:space="0" w:color="0069E8" w:themeColor="accent1"/>
          <w:left w:val="single" w:sz="4" w:space="0" w:color="0069E8" w:themeColor="accent1"/>
          <w:bottom w:val="single" w:sz="4" w:space="0" w:color="0069E8" w:themeColor="accent1"/>
          <w:right w:val="single" w:sz="4" w:space="0" w:color="0069E8" w:themeColor="accent1"/>
          <w:insideH w:val="nil"/>
          <w:insideV w:val="nil"/>
        </w:tcBorders>
        <w:shd w:val="clear" w:color="auto" w:fill="0069E8" w:themeFill="accent1"/>
      </w:tcPr>
    </w:tblStylePr>
    <w:tblStylePr w:type="lastRow">
      <w:rPr>
        <w:b/>
        <w:bCs/>
      </w:rPr>
      <w:tblPr/>
      <w:tcPr>
        <w:tcBorders>
          <w:top w:val="double" w:sz="4" w:space="0" w:color="0069E8" w:themeColor="accent1"/>
        </w:tcBorders>
      </w:tc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Rutenettabell4uthevingsfarge2">
    <w:name w:val="Grid Table 4 Accent 2"/>
    <w:basedOn w:val="Vanligtabell"/>
    <w:uiPriority w:val="49"/>
    <w:rsid w:val="00761273"/>
    <w:pPr>
      <w:spacing w:after="0" w:line="240" w:lineRule="auto"/>
    </w:pPr>
    <w:tblPr>
      <w:tblStyleRowBandSize w:val="1"/>
      <w:tblStyleColBandSize w:val="1"/>
      <w:tblBorders>
        <w:top w:val="single" w:sz="4" w:space="0" w:color="14C2F8" w:themeColor="accent2" w:themeTint="99"/>
        <w:left w:val="single" w:sz="4" w:space="0" w:color="14C2F8" w:themeColor="accent2" w:themeTint="99"/>
        <w:bottom w:val="single" w:sz="4" w:space="0" w:color="14C2F8" w:themeColor="accent2" w:themeTint="99"/>
        <w:right w:val="single" w:sz="4" w:space="0" w:color="14C2F8" w:themeColor="accent2" w:themeTint="99"/>
        <w:insideH w:val="single" w:sz="4" w:space="0" w:color="14C2F8" w:themeColor="accent2" w:themeTint="99"/>
        <w:insideV w:val="single" w:sz="4" w:space="0" w:color="14C2F8" w:themeColor="accent2" w:themeTint="99"/>
      </w:tblBorders>
    </w:tblPr>
    <w:tblStylePr w:type="firstRow">
      <w:rPr>
        <w:b/>
        <w:bCs/>
        <w:color w:val="FFFFFF" w:themeColor="background1"/>
      </w:rPr>
      <w:tblPr/>
      <w:tcPr>
        <w:tcBorders>
          <w:top w:val="single" w:sz="4" w:space="0" w:color="035169" w:themeColor="accent2"/>
          <w:left w:val="single" w:sz="4" w:space="0" w:color="035169" w:themeColor="accent2"/>
          <w:bottom w:val="single" w:sz="4" w:space="0" w:color="035169" w:themeColor="accent2"/>
          <w:right w:val="single" w:sz="4" w:space="0" w:color="035169" w:themeColor="accent2"/>
          <w:insideH w:val="nil"/>
          <w:insideV w:val="nil"/>
        </w:tcBorders>
        <w:shd w:val="clear" w:color="auto" w:fill="035169" w:themeFill="accent2"/>
      </w:tcPr>
    </w:tblStylePr>
    <w:tblStylePr w:type="lastRow">
      <w:rPr>
        <w:b/>
        <w:bCs/>
      </w:rPr>
      <w:tblPr/>
      <w:tcPr>
        <w:tcBorders>
          <w:top w:val="double" w:sz="4" w:space="0" w:color="035169" w:themeColor="accent2"/>
        </w:tcBorders>
      </w:tc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Rutenettabell4uthevingsfarge3">
    <w:name w:val="Grid Table 4 Accent 3"/>
    <w:basedOn w:val="Vanligtabell"/>
    <w:uiPriority w:val="49"/>
    <w:rsid w:val="00761273"/>
    <w:pPr>
      <w:spacing w:after="0" w:line="240" w:lineRule="auto"/>
    </w:pPr>
    <w:tblPr>
      <w:tblStyleRowBandSize w:val="1"/>
      <w:tblStyleColBandSize w:val="1"/>
      <w:tblBorders>
        <w:top w:val="single" w:sz="4" w:space="0" w:color="35CDFA" w:themeColor="accent3" w:themeTint="99"/>
        <w:left w:val="single" w:sz="4" w:space="0" w:color="35CDFA" w:themeColor="accent3" w:themeTint="99"/>
        <w:bottom w:val="single" w:sz="4" w:space="0" w:color="35CDFA" w:themeColor="accent3" w:themeTint="99"/>
        <w:right w:val="single" w:sz="4" w:space="0" w:color="35CDFA" w:themeColor="accent3" w:themeTint="99"/>
        <w:insideH w:val="single" w:sz="4" w:space="0" w:color="35CDFA" w:themeColor="accent3" w:themeTint="99"/>
        <w:insideV w:val="single" w:sz="4" w:space="0" w:color="35CDFA" w:themeColor="accent3" w:themeTint="99"/>
      </w:tblBorders>
    </w:tblPr>
    <w:tblStylePr w:type="firstRow">
      <w:rPr>
        <w:b/>
        <w:bCs/>
        <w:color w:val="FFFFFF" w:themeColor="background1"/>
      </w:rPr>
      <w:tblPr/>
      <w:tcPr>
        <w:tcBorders>
          <w:top w:val="single" w:sz="4" w:space="0" w:color="047FA3" w:themeColor="accent3"/>
          <w:left w:val="single" w:sz="4" w:space="0" w:color="047FA3" w:themeColor="accent3"/>
          <w:bottom w:val="single" w:sz="4" w:space="0" w:color="047FA3" w:themeColor="accent3"/>
          <w:right w:val="single" w:sz="4" w:space="0" w:color="047FA3" w:themeColor="accent3"/>
          <w:insideH w:val="nil"/>
          <w:insideV w:val="nil"/>
        </w:tcBorders>
        <w:shd w:val="clear" w:color="auto" w:fill="047FA3" w:themeFill="accent3"/>
      </w:tcPr>
    </w:tblStylePr>
    <w:tblStylePr w:type="lastRow">
      <w:rPr>
        <w:b/>
        <w:bCs/>
      </w:rPr>
      <w:tblPr/>
      <w:tcPr>
        <w:tcBorders>
          <w:top w:val="double" w:sz="4" w:space="0" w:color="047FA3" w:themeColor="accent3"/>
        </w:tcBorders>
      </w:tc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Rutenettabell4uthevingsfarge4">
    <w:name w:val="Grid Table 4 Accent 4"/>
    <w:basedOn w:val="Vanligtabell"/>
    <w:uiPriority w:val="49"/>
    <w:rsid w:val="00761273"/>
    <w:pPr>
      <w:spacing w:after="0" w:line="240" w:lineRule="auto"/>
    </w:pPr>
    <w:tblPr>
      <w:tblStyleRowBandSize w:val="1"/>
      <w:tblStyleColBandSize w:val="1"/>
      <w:tblBorders>
        <w:top w:val="single" w:sz="4" w:space="0" w:color="E041AF" w:themeColor="accent4" w:themeTint="99"/>
        <w:left w:val="single" w:sz="4" w:space="0" w:color="E041AF" w:themeColor="accent4" w:themeTint="99"/>
        <w:bottom w:val="single" w:sz="4" w:space="0" w:color="E041AF" w:themeColor="accent4" w:themeTint="99"/>
        <w:right w:val="single" w:sz="4" w:space="0" w:color="E041AF" w:themeColor="accent4" w:themeTint="99"/>
        <w:insideH w:val="single" w:sz="4" w:space="0" w:color="E041AF" w:themeColor="accent4" w:themeTint="99"/>
        <w:insideV w:val="single" w:sz="4" w:space="0" w:color="E041AF" w:themeColor="accent4" w:themeTint="99"/>
      </w:tblBorders>
    </w:tblPr>
    <w:tblStylePr w:type="firstRow">
      <w:rPr>
        <w:b/>
        <w:bCs/>
        <w:color w:val="FFFFFF" w:themeColor="background1"/>
      </w:rPr>
      <w:tblPr/>
      <w:tcPr>
        <w:tcBorders>
          <w:top w:val="single" w:sz="4" w:space="0" w:color="7C145C" w:themeColor="accent4"/>
          <w:left w:val="single" w:sz="4" w:space="0" w:color="7C145C" w:themeColor="accent4"/>
          <w:bottom w:val="single" w:sz="4" w:space="0" w:color="7C145C" w:themeColor="accent4"/>
          <w:right w:val="single" w:sz="4" w:space="0" w:color="7C145C" w:themeColor="accent4"/>
          <w:insideH w:val="nil"/>
          <w:insideV w:val="nil"/>
        </w:tcBorders>
        <w:shd w:val="clear" w:color="auto" w:fill="7C145C" w:themeFill="accent4"/>
      </w:tcPr>
    </w:tblStylePr>
    <w:tblStylePr w:type="lastRow">
      <w:rPr>
        <w:b/>
        <w:bCs/>
      </w:rPr>
      <w:tblPr/>
      <w:tcPr>
        <w:tcBorders>
          <w:top w:val="double" w:sz="4" w:space="0" w:color="7C145C" w:themeColor="accent4"/>
        </w:tcBorders>
      </w:tc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Rutenettabell4uthevingsfarge5">
    <w:name w:val="Grid Table 4 Accent 5"/>
    <w:basedOn w:val="Vanligtabell"/>
    <w:uiPriority w:val="49"/>
    <w:rsid w:val="00761273"/>
    <w:pPr>
      <w:spacing w:after="0" w:line="240" w:lineRule="auto"/>
    </w:pPr>
    <w:tblPr>
      <w:tblStyleRowBandSize w:val="1"/>
      <w:tblStyleColBandSize w:val="1"/>
      <w:tblBorders>
        <w:top w:val="single" w:sz="4" w:space="0" w:color="74B4A2" w:themeColor="accent5" w:themeTint="99"/>
        <w:left w:val="single" w:sz="4" w:space="0" w:color="74B4A2" w:themeColor="accent5" w:themeTint="99"/>
        <w:bottom w:val="single" w:sz="4" w:space="0" w:color="74B4A2" w:themeColor="accent5" w:themeTint="99"/>
        <w:right w:val="single" w:sz="4" w:space="0" w:color="74B4A2" w:themeColor="accent5" w:themeTint="99"/>
        <w:insideH w:val="single" w:sz="4" w:space="0" w:color="74B4A2" w:themeColor="accent5" w:themeTint="99"/>
        <w:insideV w:val="single" w:sz="4" w:space="0" w:color="74B4A2" w:themeColor="accent5" w:themeTint="99"/>
      </w:tblBorders>
    </w:tblPr>
    <w:tblStylePr w:type="firstRow">
      <w:rPr>
        <w:b/>
        <w:bCs/>
        <w:color w:val="FFFFFF" w:themeColor="background1"/>
      </w:rPr>
      <w:tblPr/>
      <w:tcPr>
        <w:tcBorders>
          <w:top w:val="single" w:sz="4" w:space="0" w:color="366558" w:themeColor="accent5"/>
          <w:left w:val="single" w:sz="4" w:space="0" w:color="366558" w:themeColor="accent5"/>
          <w:bottom w:val="single" w:sz="4" w:space="0" w:color="366558" w:themeColor="accent5"/>
          <w:right w:val="single" w:sz="4" w:space="0" w:color="366558" w:themeColor="accent5"/>
          <w:insideH w:val="nil"/>
          <w:insideV w:val="nil"/>
        </w:tcBorders>
        <w:shd w:val="clear" w:color="auto" w:fill="366558" w:themeFill="accent5"/>
      </w:tcPr>
    </w:tblStylePr>
    <w:tblStylePr w:type="lastRow">
      <w:rPr>
        <w:b/>
        <w:bCs/>
      </w:rPr>
      <w:tblPr/>
      <w:tcPr>
        <w:tcBorders>
          <w:top w:val="double" w:sz="4" w:space="0" w:color="366558" w:themeColor="accent5"/>
        </w:tcBorders>
      </w:tc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Rutenettabell4uthevingsfarge6">
    <w:name w:val="Grid Table 4 Accent 6"/>
    <w:basedOn w:val="Vanligtabell"/>
    <w:uiPriority w:val="49"/>
    <w:rsid w:val="00761273"/>
    <w:pPr>
      <w:spacing w:after="0" w:line="240" w:lineRule="auto"/>
    </w:pPr>
    <w:tblPr>
      <w:tblStyleRowBandSize w:val="1"/>
      <w:tblStyleColBandSize w:val="1"/>
      <w:tblBorders>
        <w:top w:val="single" w:sz="4" w:space="0" w:color="FFD866" w:themeColor="accent6" w:themeTint="99"/>
        <w:left w:val="single" w:sz="4" w:space="0" w:color="FFD866" w:themeColor="accent6" w:themeTint="99"/>
        <w:bottom w:val="single" w:sz="4" w:space="0" w:color="FFD866" w:themeColor="accent6" w:themeTint="99"/>
        <w:right w:val="single" w:sz="4" w:space="0" w:color="FFD866" w:themeColor="accent6" w:themeTint="99"/>
        <w:insideH w:val="single" w:sz="4" w:space="0" w:color="FFD866" w:themeColor="accent6" w:themeTint="99"/>
        <w:insideV w:val="single" w:sz="4" w:space="0" w:color="FFD866" w:themeColor="accent6" w:themeTint="99"/>
      </w:tblBorders>
    </w:tblPr>
    <w:tblStylePr w:type="firstRow">
      <w:rPr>
        <w:b/>
        <w:bCs/>
        <w:color w:val="FFFFFF" w:themeColor="background1"/>
      </w:rPr>
      <w:tblPr/>
      <w:tcPr>
        <w:tcBorders>
          <w:top w:val="single" w:sz="4" w:space="0" w:color="FFBF00" w:themeColor="accent6"/>
          <w:left w:val="single" w:sz="4" w:space="0" w:color="FFBF00" w:themeColor="accent6"/>
          <w:bottom w:val="single" w:sz="4" w:space="0" w:color="FFBF00" w:themeColor="accent6"/>
          <w:right w:val="single" w:sz="4" w:space="0" w:color="FFBF00" w:themeColor="accent6"/>
          <w:insideH w:val="nil"/>
          <w:insideV w:val="nil"/>
        </w:tcBorders>
        <w:shd w:val="clear" w:color="auto" w:fill="FFBF00" w:themeFill="accent6"/>
      </w:tcPr>
    </w:tblStylePr>
    <w:tblStylePr w:type="lastRow">
      <w:rPr>
        <w:b/>
        <w:bCs/>
      </w:rPr>
      <w:tblPr/>
      <w:tcPr>
        <w:tcBorders>
          <w:top w:val="double" w:sz="4" w:space="0" w:color="FFBF00" w:themeColor="accent6"/>
        </w:tcBorders>
      </w:tc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Rutenettabell5mrk">
    <w:name w:val="Grid Table 5 Dark"/>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D2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20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20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20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2020" w:themeFill="text1"/>
      </w:tcPr>
    </w:tblStylePr>
    <w:tblStylePr w:type="band1Vert">
      <w:tblPr/>
      <w:tcPr>
        <w:shd w:val="clear" w:color="auto" w:fill="A5A5A5" w:themeFill="text1" w:themeFillTint="66"/>
      </w:tcPr>
    </w:tblStylePr>
    <w:tblStylePr w:type="band1Horz">
      <w:tblPr/>
      <w:tcPr>
        <w:shd w:val="clear" w:color="auto" w:fill="A5A5A5" w:themeFill="text1" w:themeFillTint="66"/>
      </w:tcPr>
    </w:tblStylePr>
  </w:style>
  <w:style w:type="table" w:styleId="Rutenettabell5mrkuthevingsfarge1">
    <w:name w:val="Grid Table 5 Dark Accent 1"/>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E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E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E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E8" w:themeFill="accent1"/>
      </w:tcPr>
    </w:tblStylePr>
    <w:tblStylePr w:type="band1Vert">
      <w:tblPr/>
      <w:tcPr>
        <w:shd w:val="clear" w:color="auto" w:fill="8FC1FF" w:themeFill="accent1" w:themeFillTint="66"/>
      </w:tcPr>
    </w:tblStylePr>
    <w:tblStylePr w:type="band1Horz">
      <w:tblPr/>
      <w:tcPr>
        <w:shd w:val="clear" w:color="auto" w:fill="8FC1FF" w:themeFill="accent1" w:themeFillTint="66"/>
      </w:tcPr>
    </w:tblStylePr>
  </w:style>
  <w:style w:type="table" w:styleId="Rutenettabell5mrkuthevingsfarge2">
    <w:name w:val="Grid Table 5 Dark Accent 2"/>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EAF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516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516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516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5169" w:themeFill="accent2"/>
      </w:tcPr>
    </w:tblStylePr>
    <w:tblStylePr w:type="band1Vert">
      <w:tblPr/>
      <w:tcPr>
        <w:shd w:val="clear" w:color="auto" w:fill="62D6FA" w:themeFill="accent2" w:themeFillTint="66"/>
      </w:tcPr>
    </w:tblStylePr>
    <w:tblStylePr w:type="band1Horz">
      <w:tblPr/>
      <w:tcPr>
        <w:shd w:val="clear" w:color="auto" w:fill="62D6FA" w:themeFill="accent2" w:themeFillTint="66"/>
      </w:tcPr>
    </w:tblStylePr>
  </w:style>
  <w:style w:type="table" w:styleId="Rutenettabell5mrkuthevingsfarge3">
    <w:name w:val="Grid Table 5 Dark Accent 3"/>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EF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7FA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7FA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7FA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7FA3" w:themeFill="accent3"/>
      </w:tcPr>
    </w:tblStylePr>
    <w:tblStylePr w:type="band1Vert">
      <w:tblPr/>
      <w:tcPr>
        <w:shd w:val="clear" w:color="auto" w:fill="78DEFB" w:themeFill="accent3" w:themeFillTint="66"/>
      </w:tcPr>
    </w:tblStylePr>
    <w:tblStylePr w:type="band1Horz">
      <w:tblPr/>
      <w:tcPr>
        <w:shd w:val="clear" w:color="auto" w:fill="78DEFB" w:themeFill="accent3" w:themeFillTint="66"/>
      </w:tcPr>
    </w:tblStylePr>
  </w:style>
  <w:style w:type="table" w:styleId="Rutenettabell5mrkuthevingsfarge4">
    <w:name w:val="Grid Table 5 Dark Accent 4"/>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BFE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C14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C14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C14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C145C" w:themeFill="accent4"/>
      </w:tcPr>
    </w:tblStylePr>
    <w:tblStylePr w:type="band1Vert">
      <w:tblPr/>
      <w:tcPr>
        <w:shd w:val="clear" w:color="auto" w:fill="EA80C9" w:themeFill="accent4" w:themeFillTint="66"/>
      </w:tcPr>
    </w:tblStylePr>
    <w:tblStylePr w:type="band1Horz">
      <w:tblPr/>
      <w:tcPr>
        <w:shd w:val="clear" w:color="auto" w:fill="EA80C9" w:themeFill="accent4" w:themeFillTint="66"/>
      </w:tcPr>
    </w:tblStylePr>
  </w:style>
  <w:style w:type="table" w:styleId="Rutenettabell5mrkuthevingsfarge5">
    <w:name w:val="Grid Table 5 Dark Accent 5"/>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E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6655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6655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6655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66558" w:themeFill="accent5"/>
      </w:tcPr>
    </w:tblStylePr>
    <w:tblStylePr w:type="band1Vert">
      <w:tblPr/>
      <w:tcPr>
        <w:shd w:val="clear" w:color="auto" w:fill="A2CDC1" w:themeFill="accent5" w:themeFillTint="66"/>
      </w:tcPr>
    </w:tblStylePr>
    <w:tblStylePr w:type="band1Horz">
      <w:tblPr/>
      <w:tcPr>
        <w:shd w:val="clear" w:color="auto" w:fill="A2CDC1" w:themeFill="accent5" w:themeFillTint="66"/>
      </w:tcPr>
    </w:tblStylePr>
  </w:style>
  <w:style w:type="table" w:styleId="Rutenettabell5mrkuthevingsfarge6">
    <w:name w:val="Grid Table 5 Dark Accent 6"/>
    <w:basedOn w:val="Vanligtabell"/>
    <w:uiPriority w:val="50"/>
    <w:rsid w:val="007612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BF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BF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BF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BF00" w:themeFill="accent6"/>
      </w:tcPr>
    </w:tblStylePr>
    <w:tblStylePr w:type="band1Vert">
      <w:tblPr/>
      <w:tcPr>
        <w:shd w:val="clear" w:color="auto" w:fill="FFE599" w:themeFill="accent6" w:themeFillTint="66"/>
      </w:tcPr>
    </w:tblStylePr>
    <w:tblStylePr w:type="band1Horz">
      <w:tblPr/>
      <w:tcPr>
        <w:shd w:val="clear" w:color="auto" w:fill="FFE599" w:themeFill="accent6" w:themeFillTint="66"/>
      </w:tcPr>
    </w:tblStylePr>
  </w:style>
  <w:style w:type="table" w:styleId="Rutenettabell6fargerik">
    <w:name w:val="Grid Table 6 Colorful"/>
    <w:basedOn w:val="Vanligtabell"/>
    <w:uiPriority w:val="51"/>
    <w:rsid w:val="00761273"/>
    <w:pPr>
      <w:spacing w:after="0" w:line="240" w:lineRule="auto"/>
    </w:pPr>
    <w:rPr>
      <w:color w:val="202020" w:themeColor="text1"/>
    </w:rPr>
    <w:tblPr>
      <w:tblStyleRowBandSize w:val="1"/>
      <w:tblStyleColBandSize w:val="1"/>
      <w:tblBorders>
        <w:top w:val="single" w:sz="4" w:space="0" w:color="797979" w:themeColor="text1" w:themeTint="99"/>
        <w:left w:val="single" w:sz="4" w:space="0" w:color="797979" w:themeColor="text1" w:themeTint="99"/>
        <w:bottom w:val="single" w:sz="4" w:space="0" w:color="797979" w:themeColor="text1" w:themeTint="99"/>
        <w:right w:val="single" w:sz="4" w:space="0" w:color="797979" w:themeColor="text1" w:themeTint="99"/>
        <w:insideH w:val="single" w:sz="4" w:space="0" w:color="797979" w:themeColor="text1" w:themeTint="99"/>
        <w:insideV w:val="single" w:sz="4" w:space="0" w:color="797979" w:themeColor="text1" w:themeTint="99"/>
      </w:tblBorders>
    </w:tblPr>
    <w:tblStylePr w:type="firstRow">
      <w:rPr>
        <w:b/>
        <w:bCs/>
      </w:rPr>
      <w:tblPr/>
      <w:tcPr>
        <w:tcBorders>
          <w:bottom w:val="single" w:sz="12" w:space="0" w:color="797979" w:themeColor="text1" w:themeTint="99"/>
        </w:tcBorders>
      </w:tcPr>
    </w:tblStylePr>
    <w:tblStylePr w:type="lastRow">
      <w:rPr>
        <w:b/>
        <w:bCs/>
      </w:rPr>
      <w:tblPr/>
      <w:tcPr>
        <w:tcBorders>
          <w:top w:val="double" w:sz="4" w:space="0" w:color="797979" w:themeColor="text1" w:themeTint="99"/>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Rutenettabell6fargerikuthevingsfarge1">
    <w:name w:val="Grid Table 6 Colorful Accent 1"/>
    <w:basedOn w:val="Vanligtabell"/>
    <w:uiPriority w:val="51"/>
    <w:rsid w:val="00761273"/>
    <w:pPr>
      <w:spacing w:after="0" w:line="240" w:lineRule="auto"/>
    </w:pPr>
    <w:rPr>
      <w:color w:val="004EAD" w:themeColor="accent1" w:themeShade="BF"/>
    </w:rPr>
    <w:tblPr>
      <w:tblStyleRowBandSize w:val="1"/>
      <w:tblStyleColBandSize w:val="1"/>
      <w:tblBorders>
        <w:top w:val="single" w:sz="4" w:space="0" w:color="58A3FF" w:themeColor="accent1" w:themeTint="99"/>
        <w:left w:val="single" w:sz="4" w:space="0" w:color="58A3FF" w:themeColor="accent1" w:themeTint="99"/>
        <w:bottom w:val="single" w:sz="4" w:space="0" w:color="58A3FF" w:themeColor="accent1" w:themeTint="99"/>
        <w:right w:val="single" w:sz="4" w:space="0" w:color="58A3FF" w:themeColor="accent1" w:themeTint="99"/>
        <w:insideH w:val="single" w:sz="4" w:space="0" w:color="58A3FF" w:themeColor="accent1" w:themeTint="99"/>
        <w:insideV w:val="single" w:sz="4" w:space="0" w:color="58A3FF" w:themeColor="accent1" w:themeTint="99"/>
      </w:tblBorders>
    </w:tblPr>
    <w:tblStylePr w:type="firstRow">
      <w:rPr>
        <w:b/>
        <w:bCs/>
      </w:rPr>
      <w:tblPr/>
      <w:tcPr>
        <w:tcBorders>
          <w:bottom w:val="single" w:sz="12" w:space="0" w:color="58A3FF" w:themeColor="accent1" w:themeTint="99"/>
        </w:tcBorders>
      </w:tcPr>
    </w:tblStylePr>
    <w:tblStylePr w:type="lastRow">
      <w:rPr>
        <w:b/>
        <w:bCs/>
      </w:rPr>
      <w:tblPr/>
      <w:tcPr>
        <w:tcBorders>
          <w:top w:val="double" w:sz="4" w:space="0" w:color="58A3FF" w:themeColor="accent1" w:themeTint="99"/>
        </w:tcBorders>
      </w:tc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Rutenettabell6fargerikuthevingsfarge2">
    <w:name w:val="Grid Table 6 Colorful Accent 2"/>
    <w:basedOn w:val="Vanligtabell"/>
    <w:uiPriority w:val="51"/>
    <w:rsid w:val="00761273"/>
    <w:pPr>
      <w:spacing w:after="0" w:line="240" w:lineRule="auto"/>
    </w:pPr>
    <w:rPr>
      <w:color w:val="023C4E" w:themeColor="accent2" w:themeShade="BF"/>
    </w:rPr>
    <w:tblPr>
      <w:tblStyleRowBandSize w:val="1"/>
      <w:tblStyleColBandSize w:val="1"/>
      <w:tblBorders>
        <w:top w:val="single" w:sz="4" w:space="0" w:color="14C2F8" w:themeColor="accent2" w:themeTint="99"/>
        <w:left w:val="single" w:sz="4" w:space="0" w:color="14C2F8" w:themeColor="accent2" w:themeTint="99"/>
        <w:bottom w:val="single" w:sz="4" w:space="0" w:color="14C2F8" w:themeColor="accent2" w:themeTint="99"/>
        <w:right w:val="single" w:sz="4" w:space="0" w:color="14C2F8" w:themeColor="accent2" w:themeTint="99"/>
        <w:insideH w:val="single" w:sz="4" w:space="0" w:color="14C2F8" w:themeColor="accent2" w:themeTint="99"/>
        <w:insideV w:val="single" w:sz="4" w:space="0" w:color="14C2F8" w:themeColor="accent2" w:themeTint="99"/>
      </w:tblBorders>
    </w:tblPr>
    <w:tblStylePr w:type="firstRow">
      <w:rPr>
        <w:b/>
        <w:bCs/>
      </w:rPr>
      <w:tblPr/>
      <w:tcPr>
        <w:tcBorders>
          <w:bottom w:val="single" w:sz="12" w:space="0" w:color="14C2F8" w:themeColor="accent2" w:themeTint="99"/>
        </w:tcBorders>
      </w:tcPr>
    </w:tblStylePr>
    <w:tblStylePr w:type="lastRow">
      <w:rPr>
        <w:b/>
        <w:bCs/>
      </w:rPr>
      <w:tblPr/>
      <w:tcPr>
        <w:tcBorders>
          <w:top w:val="double" w:sz="4" w:space="0" w:color="14C2F8" w:themeColor="accent2" w:themeTint="99"/>
        </w:tcBorders>
      </w:tc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Rutenettabell6fargerikuthevingsfarge3">
    <w:name w:val="Grid Table 6 Colorful Accent 3"/>
    <w:basedOn w:val="Vanligtabell"/>
    <w:uiPriority w:val="51"/>
    <w:rsid w:val="00761273"/>
    <w:pPr>
      <w:spacing w:after="0" w:line="240" w:lineRule="auto"/>
    </w:pPr>
    <w:rPr>
      <w:color w:val="035E79" w:themeColor="accent3" w:themeShade="BF"/>
    </w:rPr>
    <w:tblPr>
      <w:tblStyleRowBandSize w:val="1"/>
      <w:tblStyleColBandSize w:val="1"/>
      <w:tblBorders>
        <w:top w:val="single" w:sz="4" w:space="0" w:color="35CDFA" w:themeColor="accent3" w:themeTint="99"/>
        <w:left w:val="single" w:sz="4" w:space="0" w:color="35CDFA" w:themeColor="accent3" w:themeTint="99"/>
        <w:bottom w:val="single" w:sz="4" w:space="0" w:color="35CDFA" w:themeColor="accent3" w:themeTint="99"/>
        <w:right w:val="single" w:sz="4" w:space="0" w:color="35CDFA" w:themeColor="accent3" w:themeTint="99"/>
        <w:insideH w:val="single" w:sz="4" w:space="0" w:color="35CDFA" w:themeColor="accent3" w:themeTint="99"/>
        <w:insideV w:val="single" w:sz="4" w:space="0" w:color="35CDFA" w:themeColor="accent3" w:themeTint="99"/>
      </w:tblBorders>
    </w:tblPr>
    <w:tblStylePr w:type="firstRow">
      <w:rPr>
        <w:b/>
        <w:bCs/>
      </w:rPr>
      <w:tblPr/>
      <w:tcPr>
        <w:tcBorders>
          <w:bottom w:val="single" w:sz="12" w:space="0" w:color="35CDFA" w:themeColor="accent3" w:themeTint="99"/>
        </w:tcBorders>
      </w:tcPr>
    </w:tblStylePr>
    <w:tblStylePr w:type="lastRow">
      <w:rPr>
        <w:b/>
        <w:bCs/>
      </w:rPr>
      <w:tblPr/>
      <w:tcPr>
        <w:tcBorders>
          <w:top w:val="double" w:sz="4" w:space="0" w:color="35CDFA" w:themeColor="accent3" w:themeTint="99"/>
        </w:tcBorders>
      </w:tc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Rutenettabell6fargerikuthevingsfarge4">
    <w:name w:val="Grid Table 6 Colorful Accent 4"/>
    <w:basedOn w:val="Vanligtabell"/>
    <w:uiPriority w:val="51"/>
    <w:rsid w:val="00761273"/>
    <w:pPr>
      <w:spacing w:after="0" w:line="240" w:lineRule="auto"/>
    </w:pPr>
    <w:rPr>
      <w:color w:val="5C0F44" w:themeColor="accent4" w:themeShade="BF"/>
    </w:rPr>
    <w:tblPr>
      <w:tblStyleRowBandSize w:val="1"/>
      <w:tblStyleColBandSize w:val="1"/>
      <w:tblBorders>
        <w:top w:val="single" w:sz="4" w:space="0" w:color="E041AF" w:themeColor="accent4" w:themeTint="99"/>
        <w:left w:val="single" w:sz="4" w:space="0" w:color="E041AF" w:themeColor="accent4" w:themeTint="99"/>
        <w:bottom w:val="single" w:sz="4" w:space="0" w:color="E041AF" w:themeColor="accent4" w:themeTint="99"/>
        <w:right w:val="single" w:sz="4" w:space="0" w:color="E041AF" w:themeColor="accent4" w:themeTint="99"/>
        <w:insideH w:val="single" w:sz="4" w:space="0" w:color="E041AF" w:themeColor="accent4" w:themeTint="99"/>
        <w:insideV w:val="single" w:sz="4" w:space="0" w:color="E041AF" w:themeColor="accent4" w:themeTint="99"/>
      </w:tblBorders>
    </w:tblPr>
    <w:tblStylePr w:type="firstRow">
      <w:rPr>
        <w:b/>
        <w:bCs/>
      </w:rPr>
      <w:tblPr/>
      <w:tcPr>
        <w:tcBorders>
          <w:bottom w:val="single" w:sz="12" w:space="0" w:color="E041AF" w:themeColor="accent4" w:themeTint="99"/>
        </w:tcBorders>
      </w:tcPr>
    </w:tblStylePr>
    <w:tblStylePr w:type="lastRow">
      <w:rPr>
        <w:b/>
        <w:bCs/>
      </w:rPr>
      <w:tblPr/>
      <w:tcPr>
        <w:tcBorders>
          <w:top w:val="double" w:sz="4" w:space="0" w:color="E041AF" w:themeColor="accent4" w:themeTint="99"/>
        </w:tcBorders>
      </w:tc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Rutenettabell6fargerikuthevingsfarge5">
    <w:name w:val="Grid Table 6 Colorful Accent 5"/>
    <w:basedOn w:val="Vanligtabell"/>
    <w:uiPriority w:val="51"/>
    <w:rsid w:val="00761273"/>
    <w:pPr>
      <w:spacing w:after="0" w:line="240" w:lineRule="auto"/>
    </w:pPr>
    <w:rPr>
      <w:color w:val="284B41" w:themeColor="accent5" w:themeShade="BF"/>
    </w:rPr>
    <w:tblPr>
      <w:tblStyleRowBandSize w:val="1"/>
      <w:tblStyleColBandSize w:val="1"/>
      <w:tblBorders>
        <w:top w:val="single" w:sz="4" w:space="0" w:color="74B4A2" w:themeColor="accent5" w:themeTint="99"/>
        <w:left w:val="single" w:sz="4" w:space="0" w:color="74B4A2" w:themeColor="accent5" w:themeTint="99"/>
        <w:bottom w:val="single" w:sz="4" w:space="0" w:color="74B4A2" w:themeColor="accent5" w:themeTint="99"/>
        <w:right w:val="single" w:sz="4" w:space="0" w:color="74B4A2" w:themeColor="accent5" w:themeTint="99"/>
        <w:insideH w:val="single" w:sz="4" w:space="0" w:color="74B4A2" w:themeColor="accent5" w:themeTint="99"/>
        <w:insideV w:val="single" w:sz="4" w:space="0" w:color="74B4A2" w:themeColor="accent5" w:themeTint="99"/>
      </w:tblBorders>
    </w:tblPr>
    <w:tblStylePr w:type="firstRow">
      <w:rPr>
        <w:b/>
        <w:bCs/>
      </w:rPr>
      <w:tblPr/>
      <w:tcPr>
        <w:tcBorders>
          <w:bottom w:val="single" w:sz="12" w:space="0" w:color="74B4A2" w:themeColor="accent5" w:themeTint="99"/>
        </w:tcBorders>
      </w:tcPr>
    </w:tblStylePr>
    <w:tblStylePr w:type="lastRow">
      <w:rPr>
        <w:b/>
        <w:bCs/>
      </w:rPr>
      <w:tblPr/>
      <w:tcPr>
        <w:tcBorders>
          <w:top w:val="double" w:sz="4" w:space="0" w:color="74B4A2" w:themeColor="accent5" w:themeTint="99"/>
        </w:tcBorders>
      </w:tc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Rutenettabell6fargerikuthevingsfarge6">
    <w:name w:val="Grid Table 6 Colorful Accent 6"/>
    <w:basedOn w:val="Vanligtabell"/>
    <w:uiPriority w:val="51"/>
    <w:rsid w:val="00761273"/>
    <w:pPr>
      <w:spacing w:after="0" w:line="240" w:lineRule="auto"/>
    </w:pPr>
    <w:rPr>
      <w:color w:val="BF8F00" w:themeColor="accent6" w:themeShade="BF"/>
    </w:rPr>
    <w:tblPr>
      <w:tblStyleRowBandSize w:val="1"/>
      <w:tblStyleColBandSize w:val="1"/>
      <w:tblBorders>
        <w:top w:val="single" w:sz="4" w:space="0" w:color="FFD866" w:themeColor="accent6" w:themeTint="99"/>
        <w:left w:val="single" w:sz="4" w:space="0" w:color="FFD866" w:themeColor="accent6" w:themeTint="99"/>
        <w:bottom w:val="single" w:sz="4" w:space="0" w:color="FFD866" w:themeColor="accent6" w:themeTint="99"/>
        <w:right w:val="single" w:sz="4" w:space="0" w:color="FFD866" w:themeColor="accent6" w:themeTint="99"/>
        <w:insideH w:val="single" w:sz="4" w:space="0" w:color="FFD866" w:themeColor="accent6" w:themeTint="99"/>
        <w:insideV w:val="single" w:sz="4" w:space="0" w:color="FFD866" w:themeColor="accent6" w:themeTint="99"/>
      </w:tblBorders>
    </w:tblPr>
    <w:tblStylePr w:type="firstRow">
      <w:rPr>
        <w:b/>
        <w:bCs/>
      </w:rPr>
      <w:tblPr/>
      <w:tcPr>
        <w:tcBorders>
          <w:bottom w:val="single" w:sz="12" w:space="0" w:color="FFD866" w:themeColor="accent6" w:themeTint="99"/>
        </w:tcBorders>
      </w:tcPr>
    </w:tblStylePr>
    <w:tblStylePr w:type="lastRow">
      <w:rPr>
        <w:b/>
        <w:bCs/>
      </w:rPr>
      <w:tblPr/>
      <w:tcPr>
        <w:tcBorders>
          <w:top w:val="double" w:sz="4" w:space="0" w:color="FFD866" w:themeColor="accent6" w:themeTint="99"/>
        </w:tcBorders>
      </w:tc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Rutenettabell7fargerik">
    <w:name w:val="Grid Table 7 Colorful"/>
    <w:basedOn w:val="Vanligtabell"/>
    <w:uiPriority w:val="52"/>
    <w:rsid w:val="00761273"/>
    <w:pPr>
      <w:spacing w:after="0" w:line="240" w:lineRule="auto"/>
    </w:pPr>
    <w:rPr>
      <w:color w:val="202020" w:themeColor="text1"/>
    </w:rPr>
    <w:tblPr>
      <w:tblStyleRowBandSize w:val="1"/>
      <w:tblStyleColBandSize w:val="1"/>
      <w:tblBorders>
        <w:top w:val="single" w:sz="4" w:space="0" w:color="797979" w:themeColor="text1" w:themeTint="99"/>
        <w:left w:val="single" w:sz="4" w:space="0" w:color="797979" w:themeColor="text1" w:themeTint="99"/>
        <w:bottom w:val="single" w:sz="4" w:space="0" w:color="797979" w:themeColor="text1" w:themeTint="99"/>
        <w:right w:val="single" w:sz="4" w:space="0" w:color="797979" w:themeColor="text1" w:themeTint="99"/>
        <w:insideH w:val="single" w:sz="4" w:space="0" w:color="797979" w:themeColor="text1" w:themeTint="99"/>
        <w:insideV w:val="single" w:sz="4" w:space="0" w:color="797979"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97979" w:themeColor="text1" w:themeTint="99"/>
        </w:tcBorders>
      </w:tcPr>
    </w:tblStylePr>
    <w:tblStylePr w:type="nwCell">
      <w:tblPr/>
      <w:tcPr>
        <w:tcBorders>
          <w:bottom w:val="single" w:sz="4" w:space="0" w:color="797979" w:themeColor="text1" w:themeTint="99"/>
        </w:tcBorders>
      </w:tcPr>
    </w:tblStylePr>
    <w:tblStylePr w:type="seCell">
      <w:tblPr/>
      <w:tcPr>
        <w:tcBorders>
          <w:top w:val="single" w:sz="4" w:space="0" w:color="797979" w:themeColor="text1" w:themeTint="99"/>
        </w:tcBorders>
      </w:tcPr>
    </w:tblStylePr>
    <w:tblStylePr w:type="swCell">
      <w:tblPr/>
      <w:tcPr>
        <w:tcBorders>
          <w:top w:val="single" w:sz="4" w:space="0" w:color="797979" w:themeColor="text1" w:themeTint="99"/>
        </w:tcBorders>
      </w:tcPr>
    </w:tblStylePr>
  </w:style>
  <w:style w:type="table" w:styleId="Rutenettabell7fargerikuthevingsfarge1">
    <w:name w:val="Grid Table 7 Colorful Accent 1"/>
    <w:basedOn w:val="Vanligtabell"/>
    <w:uiPriority w:val="52"/>
    <w:rsid w:val="00761273"/>
    <w:pPr>
      <w:spacing w:after="0" w:line="240" w:lineRule="auto"/>
    </w:pPr>
    <w:rPr>
      <w:color w:val="004EAD" w:themeColor="accent1" w:themeShade="BF"/>
    </w:rPr>
    <w:tblPr>
      <w:tblStyleRowBandSize w:val="1"/>
      <w:tblStyleColBandSize w:val="1"/>
      <w:tblBorders>
        <w:top w:val="single" w:sz="4" w:space="0" w:color="58A3FF" w:themeColor="accent1" w:themeTint="99"/>
        <w:left w:val="single" w:sz="4" w:space="0" w:color="58A3FF" w:themeColor="accent1" w:themeTint="99"/>
        <w:bottom w:val="single" w:sz="4" w:space="0" w:color="58A3FF" w:themeColor="accent1" w:themeTint="99"/>
        <w:right w:val="single" w:sz="4" w:space="0" w:color="58A3FF" w:themeColor="accent1" w:themeTint="99"/>
        <w:insideH w:val="single" w:sz="4" w:space="0" w:color="58A3FF" w:themeColor="accent1" w:themeTint="99"/>
        <w:insideV w:val="single" w:sz="4" w:space="0" w:color="58A3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E0FF" w:themeFill="accent1" w:themeFillTint="33"/>
      </w:tcPr>
    </w:tblStylePr>
    <w:tblStylePr w:type="band1Horz">
      <w:tblPr/>
      <w:tcPr>
        <w:shd w:val="clear" w:color="auto" w:fill="C7E0FF" w:themeFill="accent1" w:themeFillTint="33"/>
      </w:tcPr>
    </w:tblStylePr>
    <w:tblStylePr w:type="neCell">
      <w:tblPr/>
      <w:tcPr>
        <w:tcBorders>
          <w:bottom w:val="single" w:sz="4" w:space="0" w:color="58A3FF" w:themeColor="accent1" w:themeTint="99"/>
        </w:tcBorders>
      </w:tcPr>
    </w:tblStylePr>
    <w:tblStylePr w:type="nwCell">
      <w:tblPr/>
      <w:tcPr>
        <w:tcBorders>
          <w:bottom w:val="single" w:sz="4" w:space="0" w:color="58A3FF" w:themeColor="accent1" w:themeTint="99"/>
        </w:tcBorders>
      </w:tcPr>
    </w:tblStylePr>
    <w:tblStylePr w:type="seCell">
      <w:tblPr/>
      <w:tcPr>
        <w:tcBorders>
          <w:top w:val="single" w:sz="4" w:space="0" w:color="58A3FF" w:themeColor="accent1" w:themeTint="99"/>
        </w:tcBorders>
      </w:tcPr>
    </w:tblStylePr>
    <w:tblStylePr w:type="swCell">
      <w:tblPr/>
      <w:tcPr>
        <w:tcBorders>
          <w:top w:val="single" w:sz="4" w:space="0" w:color="58A3FF" w:themeColor="accent1" w:themeTint="99"/>
        </w:tcBorders>
      </w:tcPr>
    </w:tblStylePr>
  </w:style>
  <w:style w:type="table" w:styleId="Rutenettabell7fargerikuthevingsfarge2">
    <w:name w:val="Grid Table 7 Colorful Accent 2"/>
    <w:basedOn w:val="Vanligtabell"/>
    <w:uiPriority w:val="52"/>
    <w:rsid w:val="00761273"/>
    <w:pPr>
      <w:spacing w:after="0" w:line="240" w:lineRule="auto"/>
    </w:pPr>
    <w:rPr>
      <w:color w:val="023C4E" w:themeColor="accent2" w:themeShade="BF"/>
    </w:rPr>
    <w:tblPr>
      <w:tblStyleRowBandSize w:val="1"/>
      <w:tblStyleColBandSize w:val="1"/>
      <w:tblBorders>
        <w:top w:val="single" w:sz="4" w:space="0" w:color="14C2F8" w:themeColor="accent2" w:themeTint="99"/>
        <w:left w:val="single" w:sz="4" w:space="0" w:color="14C2F8" w:themeColor="accent2" w:themeTint="99"/>
        <w:bottom w:val="single" w:sz="4" w:space="0" w:color="14C2F8" w:themeColor="accent2" w:themeTint="99"/>
        <w:right w:val="single" w:sz="4" w:space="0" w:color="14C2F8" w:themeColor="accent2" w:themeTint="99"/>
        <w:insideH w:val="single" w:sz="4" w:space="0" w:color="14C2F8" w:themeColor="accent2" w:themeTint="99"/>
        <w:insideV w:val="single" w:sz="4" w:space="0" w:color="14C2F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EAFC" w:themeFill="accent2" w:themeFillTint="33"/>
      </w:tcPr>
    </w:tblStylePr>
    <w:tblStylePr w:type="band1Horz">
      <w:tblPr/>
      <w:tcPr>
        <w:shd w:val="clear" w:color="auto" w:fill="B0EAFC" w:themeFill="accent2" w:themeFillTint="33"/>
      </w:tcPr>
    </w:tblStylePr>
    <w:tblStylePr w:type="neCell">
      <w:tblPr/>
      <w:tcPr>
        <w:tcBorders>
          <w:bottom w:val="single" w:sz="4" w:space="0" w:color="14C2F8" w:themeColor="accent2" w:themeTint="99"/>
        </w:tcBorders>
      </w:tcPr>
    </w:tblStylePr>
    <w:tblStylePr w:type="nwCell">
      <w:tblPr/>
      <w:tcPr>
        <w:tcBorders>
          <w:bottom w:val="single" w:sz="4" w:space="0" w:color="14C2F8" w:themeColor="accent2" w:themeTint="99"/>
        </w:tcBorders>
      </w:tcPr>
    </w:tblStylePr>
    <w:tblStylePr w:type="seCell">
      <w:tblPr/>
      <w:tcPr>
        <w:tcBorders>
          <w:top w:val="single" w:sz="4" w:space="0" w:color="14C2F8" w:themeColor="accent2" w:themeTint="99"/>
        </w:tcBorders>
      </w:tcPr>
    </w:tblStylePr>
    <w:tblStylePr w:type="swCell">
      <w:tblPr/>
      <w:tcPr>
        <w:tcBorders>
          <w:top w:val="single" w:sz="4" w:space="0" w:color="14C2F8" w:themeColor="accent2" w:themeTint="99"/>
        </w:tcBorders>
      </w:tcPr>
    </w:tblStylePr>
  </w:style>
  <w:style w:type="table" w:styleId="Rutenettabell7fargerikuthevingsfarge3">
    <w:name w:val="Grid Table 7 Colorful Accent 3"/>
    <w:basedOn w:val="Vanligtabell"/>
    <w:uiPriority w:val="52"/>
    <w:rsid w:val="00761273"/>
    <w:pPr>
      <w:spacing w:after="0" w:line="240" w:lineRule="auto"/>
    </w:pPr>
    <w:rPr>
      <w:color w:val="035E79" w:themeColor="accent3" w:themeShade="BF"/>
    </w:rPr>
    <w:tblPr>
      <w:tblStyleRowBandSize w:val="1"/>
      <w:tblStyleColBandSize w:val="1"/>
      <w:tblBorders>
        <w:top w:val="single" w:sz="4" w:space="0" w:color="35CDFA" w:themeColor="accent3" w:themeTint="99"/>
        <w:left w:val="single" w:sz="4" w:space="0" w:color="35CDFA" w:themeColor="accent3" w:themeTint="99"/>
        <w:bottom w:val="single" w:sz="4" w:space="0" w:color="35CDFA" w:themeColor="accent3" w:themeTint="99"/>
        <w:right w:val="single" w:sz="4" w:space="0" w:color="35CDFA" w:themeColor="accent3" w:themeTint="99"/>
        <w:insideH w:val="single" w:sz="4" w:space="0" w:color="35CDFA" w:themeColor="accent3" w:themeTint="99"/>
        <w:insideV w:val="single" w:sz="4" w:space="0" w:color="35CD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EFD" w:themeFill="accent3" w:themeFillTint="33"/>
      </w:tcPr>
    </w:tblStylePr>
    <w:tblStylePr w:type="band1Horz">
      <w:tblPr/>
      <w:tcPr>
        <w:shd w:val="clear" w:color="auto" w:fill="BBEEFD" w:themeFill="accent3" w:themeFillTint="33"/>
      </w:tcPr>
    </w:tblStylePr>
    <w:tblStylePr w:type="neCell">
      <w:tblPr/>
      <w:tcPr>
        <w:tcBorders>
          <w:bottom w:val="single" w:sz="4" w:space="0" w:color="35CDFA" w:themeColor="accent3" w:themeTint="99"/>
        </w:tcBorders>
      </w:tcPr>
    </w:tblStylePr>
    <w:tblStylePr w:type="nwCell">
      <w:tblPr/>
      <w:tcPr>
        <w:tcBorders>
          <w:bottom w:val="single" w:sz="4" w:space="0" w:color="35CDFA" w:themeColor="accent3" w:themeTint="99"/>
        </w:tcBorders>
      </w:tcPr>
    </w:tblStylePr>
    <w:tblStylePr w:type="seCell">
      <w:tblPr/>
      <w:tcPr>
        <w:tcBorders>
          <w:top w:val="single" w:sz="4" w:space="0" w:color="35CDFA" w:themeColor="accent3" w:themeTint="99"/>
        </w:tcBorders>
      </w:tcPr>
    </w:tblStylePr>
    <w:tblStylePr w:type="swCell">
      <w:tblPr/>
      <w:tcPr>
        <w:tcBorders>
          <w:top w:val="single" w:sz="4" w:space="0" w:color="35CDFA" w:themeColor="accent3" w:themeTint="99"/>
        </w:tcBorders>
      </w:tcPr>
    </w:tblStylePr>
  </w:style>
  <w:style w:type="table" w:styleId="Rutenettabell7fargerikuthevingsfarge4">
    <w:name w:val="Grid Table 7 Colorful Accent 4"/>
    <w:basedOn w:val="Vanligtabell"/>
    <w:uiPriority w:val="52"/>
    <w:rsid w:val="00761273"/>
    <w:pPr>
      <w:spacing w:after="0" w:line="240" w:lineRule="auto"/>
    </w:pPr>
    <w:rPr>
      <w:color w:val="5C0F44" w:themeColor="accent4" w:themeShade="BF"/>
    </w:rPr>
    <w:tblPr>
      <w:tblStyleRowBandSize w:val="1"/>
      <w:tblStyleColBandSize w:val="1"/>
      <w:tblBorders>
        <w:top w:val="single" w:sz="4" w:space="0" w:color="E041AF" w:themeColor="accent4" w:themeTint="99"/>
        <w:left w:val="single" w:sz="4" w:space="0" w:color="E041AF" w:themeColor="accent4" w:themeTint="99"/>
        <w:bottom w:val="single" w:sz="4" w:space="0" w:color="E041AF" w:themeColor="accent4" w:themeTint="99"/>
        <w:right w:val="single" w:sz="4" w:space="0" w:color="E041AF" w:themeColor="accent4" w:themeTint="99"/>
        <w:insideH w:val="single" w:sz="4" w:space="0" w:color="E041AF" w:themeColor="accent4" w:themeTint="99"/>
        <w:insideV w:val="single" w:sz="4" w:space="0" w:color="E041A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BFE4" w:themeFill="accent4" w:themeFillTint="33"/>
      </w:tcPr>
    </w:tblStylePr>
    <w:tblStylePr w:type="band1Horz">
      <w:tblPr/>
      <w:tcPr>
        <w:shd w:val="clear" w:color="auto" w:fill="F4BFE4" w:themeFill="accent4" w:themeFillTint="33"/>
      </w:tcPr>
    </w:tblStylePr>
    <w:tblStylePr w:type="neCell">
      <w:tblPr/>
      <w:tcPr>
        <w:tcBorders>
          <w:bottom w:val="single" w:sz="4" w:space="0" w:color="E041AF" w:themeColor="accent4" w:themeTint="99"/>
        </w:tcBorders>
      </w:tcPr>
    </w:tblStylePr>
    <w:tblStylePr w:type="nwCell">
      <w:tblPr/>
      <w:tcPr>
        <w:tcBorders>
          <w:bottom w:val="single" w:sz="4" w:space="0" w:color="E041AF" w:themeColor="accent4" w:themeTint="99"/>
        </w:tcBorders>
      </w:tcPr>
    </w:tblStylePr>
    <w:tblStylePr w:type="seCell">
      <w:tblPr/>
      <w:tcPr>
        <w:tcBorders>
          <w:top w:val="single" w:sz="4" w:space="0" w:color="E041AF" w:themeColor="accent4" w:themeTint="99"/>
        </w:tcBorders>
      </w:tcPr>
    </w:tblStylePr>
    <w:tblStylePr w:type="swCell">
      <w:tblPr/>
      <w:tcPr>
        <w:tcBorders>
          <w:top w:val="single" w:sz="4" w:space="0" w:color="E041AF" w:themeColor="accent4" w:themeTint="99"/>
        </w:tcBorders>
      </w:tcPr>
    </w:tblStylePr>
  </w:style>
  <w:style w:type="table" w:styleId="Rutenettabell7fargerikuthevingsfarge5">
    <w:name w:val="Grid Table 7 Colorful Accent 5"/>
    <w:basedOn w:val="Vanligtabell"/>
    <w:uiPriority w:val="52"/>
    <w:rsid w:val="00761273"/>
    <w:pPr>
      <w:spacing w:after="0" w:line="240" w:lineRule="auto"/>
    </w:pPr>
    <w:rPr>
      <w:color w:val="284B41" w:themeColor="accent5" w:themeShade="BF"/>
    </w:rPr>
    <w:tblPr>
      <w:tblStyleRowBandSize w:val="1"/>
      <w:tblStyleColBandSize w:val="1"/>
      <w:tblBorders>
        <w:top w:val="single" w:sz="4" w:space="0" w:color="74B4A2" w:themeColor="accent5" w:themeTint="99"/>
        <w:left w:val="single" w:sz="4" w:space="0" w:color="74B4A2" w:themeColor="accent5" w:themeTint="99"/>
        <w:bottom w:val="single" w:sz="4" w:space="0" w:color="74B4A2" w:themeColor="accent5" w:themeTint="99"/>
        <w:right w:val="single" w:sz="4" w:space="0" w:color="74B4A2" w:themeColor="accent5" w:themeTint="99"/>
        <w:insideH w:val="single" w:sz="4" w:space="0" w:color="74B4A2" w:themeColor="accent5" w:themeTint="99"/>
        <w:insideV w:val="single" w:sz="4" w:space="0" w:color="74B4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6E0" w:themeFill="accent5" w:themeFillTint="33"/>
      </w:tcPr>
    </w:tblStylePr>
    <w:tblStylePr w:type="band1Horz">
      <w:tblPr/>
      <w:tcPr>
        <w:shd w:val="clear" w:color="auto" w:fill="D0E6E0" w:themeFill="accent5" w:themeFillTint="33"/>
      </w:tcPr>
    </w:tblStylePr>
    <w:tblStylePr w:type="neCell">
      <w:tblPr/>
      <w:tcPr>
        <w:tcBorders>
          <w:bottom w:val="single" w:sz="4" w:space="0" w:color="74B4A2" w:themeColor="accent5" w:themeTint="99"/>
        </w:tcBorders>
      </w:tcPr>
    </w:tblStylePr>
    <w:tblStylePr w:type="nwCell">
      <w:tblPr/>
      <w:tcPr>
        <w:tcBorders>
          <w:bottom w:val="single" w:sz="4" w:space="0" w:color="74B4A2" w:themeColor="accent5" w:themeTint="99"/>
        </w:tcBorders>
      </w:tcPr>
    </w:tblStylePr>
    <w:tblStylePr w:type="seCell">
      <w:tblPr/>
      <w:tcPr>
        <w:tcBorders>
          <w:top w:val="single" w:sz="4" w:space="0" w:color="74B4A2" w:themeColor="accent5" w:themeTint="99"/>
        </w:tcBorders>
      </w:tcPr>
    </w:tblStylePr>
    <w:tblStylePr w:type="swCell">
      <w:tblPr/>
      <w:tcPr>
        <w:tcBorders>
          <w:top w:val="single" w:sz="4" w:space="0" w:color="74B4A2" w:themeColor="accent5" w:themeTint="99"/>
        </w:tcBorders>
      </w:tcPr>
    </w:tblStylePr>
  </w:style>
  <w:style w:type="table" w:styleId="Rutenettabell7fargerikuthevingsfarge6">
    <w:name w:val="Grid Table 7 Colorful Accent 6"/>
    <w:basedOn w:val="Vanligtabell"/>
    <w:uiPriority w:val="52"/>
    <w:rsid w:val="00761273"/>
    <w:pPr>
      <w:spacing w:after="0" w:line="240" w:lineRule="auto"/>
    </w:pPr>
    <w:rPr>
      <w:color w:val="BF8F00" w:themeColor="accent6" w:themeShade="BF"/>
    </w:rPr>
    <w:tblPr>
      <w:tblStyleRowBandSize w:val="1"/>
      <w:tblStyleColBandSize w:val="1"/>
      <w:tblBorders>
        <w:top w:val="single" w:sz="4" w:space="0" w:color="FFD866" w:themeColor="accent6" w:themeTint="99"/>
        <w:left w:val="single" w:sz="4" w:space="0" w:color="FFD866" w:themeColor="accent6" w:themeTint="99"/>
        <w:bottom w:val="single" w:sz="4" w:space="0" w:color="FFD866" w:themeColor="accent6" w:themeTint="99"/>
        <w:right w:val="single" w:sz="4" w:space="0" w:color="FFD866" w:themeColor="accent6" w:themeTint="99"/>
        <w:insideH w:val="single" w:sz="4" w:space="0" w:color="FFD866" w:themeColor="accent6" w:themeTint="99"/>
        <w:insideV w:val="single" w:sz="4" w:space="0" w:color="FFD8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6" w:themeFillTint="33"/>
      </w:tcPr>
    </w:tblStylePr>
    <w:tblStylePr w:type="band1Horz">
      <w:tblPr/>
      <w:tcPr>
        <w:shd w:val="clear" w:color="auto" w:fill="FFF2CC" w:themeFill="accent6" w:themeFillTint="33"/>
      </w:tcPr>
    </w:tblStylePr>
    <w:tblStylePr w:type="neCell">
      <w:tblPr/>
      <w:tcPr>
        <w:tcBorders>
          <w:bottom w:val="single" w:sz="4" w:space="0" w:color="FFD866" w:themeColor="accent6" w:themeTint="99"/>
        </w:tcBorders>
      </w:tcPr>
    </w:tblStylePr>
    <w:tblStylePr w:type="nwCell">
      <w:tblPr/>
      <w:tcPr>
        <w:tcBorders>
          <w:bottom w:val="single" w:sz="4" w:space="0" w:color="FFD866" w:themeColor="accent6" w:themeTint="99"/>
        </w:tcBorders>
      </w:tcPr>
    </w:tblStylePr>
    <w:tblStylePr w:type="seCell">
      <w:tblPr/>
      <w:tcPr>
        <w:tcBorders>
          <w:top w:val="single" w:sz="4" w:space="0" w:color="FFD866" w:themeColor="accent6" w:themeTint="99"/>
        </w:tcBorders>
      </w:tcPr>
    </w:tblStylePr>
    <w:tblStylePr w:type="swCell">
      <w:tblPr/>
      <w:tcPr>
        <w:tcBorders>
          <w:top w:val="single" w:sz="4" w:space="0" w:color="FFD866" w:themeColor="accent6" w:themeTint="99"/>
        </w:tcBorders>
      </w:tcPr>
    </w:tblStylePr>
  </w:style>
  <w:style w:type="character" w:styleId="Emneknagg">
    <w:name w:val="Hashtag"/>
    <w:basedOn w:val="Standardskriftforavsnitt"/>
    <w:uiPriority w:val="99"/>
    <w:semiHidden/>
    <w:unhideWhenUsed/>
    <w:rsid w:val="00761273"/>
    <w:rPr>
      <w:color w:val="2B579A"/>
      <w:shd w:val="clear" w:color="auto" w:fill="E1DFDD"/>
    </w:rPr>
  </w:style>
  <w:style w:type="character" w:styleId="HTML-akronym">
    <w:name w:val="HTML Acronym"/>
    <w:basedOn w:val="Standardskriftforavsnitt"/>
    <w:uiPriority w:val="99"/>
    <w:semiHidden/>
    <w:unhideWhenUsed/>
    <w:rsid w:val="00761273"/>
  </w:style>
  <w:style w:type="paragraph" w:styleId="HTML-adresse">
    <w:name w:val="HTML Address"/>
    <w:basedOn w:val="Normal"/>
    <w:link w:val="HTML-adresseTegn"/>
    <w:uiPriority w:val="99"/>
    <w:semiHidden/>
    <w:unhideWhenUsed/>
    <w:rsid w:val="00761273"/>
    <w:pPr>
      <w:spacing w:line="240" w:lineRule="auto"/>
    </w:pPr>
    <w:rPr>
      <w:i/>
      <w:iCs/>
    </w:rPr>
  </w:style>
  <w:style w:type="character" w:customStyle="1" w:styleId="HTML-adresseTegn">
    <w:name w:val="HTML-adresse Tegn"/>
    <w:basedOn w:val="Standardskriftforavsnitt"/>
    <w:link w:val="HTML-adresse"/>
    <w:uiPriority w:val="99"/>
    <w:semiHidden/>
    <w:rsid w:val="00761273"/>
    <w:rPr>
      <w:i/>
      <w:iCs/>
    </w:rPr>
  </w:style>
  <w:style w:type="character" w:styleId="HTML-sitat">
    <w:name w:val="HTML Cite"/>
    <w:basedOn w:val="Standardskriftforavsnitt"/>
    <w:uiPriority w:val="99"/>
    <w:semiHidden/>
    <w:unhideWhenUsed/>
    <w:rsid w:val="00761273"/>
    <w:rPr>
      <w:i/>
      <w:iCs/>
    </w:rPr>
  </w:style>
  <w:style w:type="character" w:styleId="HTML-kode">
    <w:name w:val="HTML Code"/>
    <w:basedOn w:val="Standardskriftforavsnitt"/>
    <w:uiPriority w:val="99"/>
    <w:semiHidden/>
    <w:unhideWhenUsed/>
    <w:rsid w:val="00761273"/>
    <w:rPr>
      <w:rFonts w:ascii="Consolas" w:hAnsi="Consolas"/>
      <w:sz w:val="20"/>
      <w:szCs w:val="20"/>
    </w:rPr>
  </w:style>
  <w:style w:type="character" w:styleId="HTML-definisjon">
    <w:name w:val="HTML Definition"/>
    <w:basedOn w:val="Standardskriftforavsnitt"/>
    <w:uiPriority w:val="99"/>
    <w:semiHidden/>
    <w:unhideWhenUsed/>
    <w:rsid w:val="00761273"/>
    <w:rPr>
      <w:i/>
      <w:iCs/>
    </w:rPr>
  </w:style>
  <w:style w:type="character" w:styleId="HTML-tastatur">
    <w:name w:val="HTML Keyboard"/>
    <w:basedOn w:val="Standardskriftforavsnitt"/>
    <w:uiPriority w:val="99"/>
    <w:semiHidden/>
    <w:unhideWhenUsed/>
    <w:rsid w:val="00761273"/>
    <w:rPr>
      <w:rFonts w:ascii="Consolas" w:hAnsi="Consolas"/>
      <w:sz w:val="20"/>
      <w:szCs w:val="20"/>
    </w:rPr>
  </w:style>
  <w:style w:type="paragraph" w:styleId="HTML-forhndsformatert">
    <w:name w:val="HTML Preformatted"/>
    <w:basedOn w:val="Normal"/>
    <w:link w:val="HTML-forhndsformatertTegn"/>
    <w:uiPriority w:val="99"/>
    <w:semiHidden/>
    <w:unhideWhenUsed/>
    <w:rsid w:val="00761273"/>
    <w:pPr>
      <w:spacing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semiHidden/>
    <w:rsid w:val="00761273"/>
    <w:rPr>
      <w:rFonts w:ascii="Consolas" w:hAnsi="Consolas"/>
      <w:sz w:val="20"/>
      <w:szCs w:val="20"/>
    </w:rPr>
  </w:style>
  <w:style w:type="character" w:styleId="HTML-eksempel">
    <w:name w:val="HTML Sample"/>
    <w:basedOn w:val="Standardskriftforavsnitt"/>
    <w:uiPriority w:val="99"/>
    <w:semiHidden/>
    <w:unhideWhenUsed/>
    <w:rsid w:val="00761273"/>
    <w:rPr>
      <w:rFonts w:ascii="Consolas" w:hAnsi="Consolas"/>
      <w:sz w:val="24"/>
      <w:szCs w:val="24"/>
    </w:rPr>
  </w:style>
  <w:style w:type="character" w:styleId="HTML-skrivemaskin">
    <w:name w:val="HTML Typewriter"/>
    <w:basedOn w:val="Standardskriftforavsnitt"/>
    <w:uiPriority w:val="99"/>
    <w:semiHidden/>
    <w:unhideWhenUsed/>
    <w:rsid w:val="00761273"/>
    <w:rPr>
      <w:rFonts w:ascii="Consolas" w:hAnsi="Consolas"/>
      <w:sz w:val="20"/>
      <w:szCs w:val="20"/>
    </w:rPr>
  </w:style>
  <w:style w:type="character" w:styleId="HTML-variabel">
    <w:name w:val="HTML Variable"/>
    <w:basedOn w:val="Standardskriftforavsnitt"/>
    <w:uiPriority w:val="99"/>
    <w:semiHidden/>
    <w:unhideWhenUsed/>
    <w:rsid w:val="00761273"/>
    <w:rPr>
      <w:i/>
      <w:iCs/>
    </w:rPr>
  </w:style>
  <w:style w:type="character" w:styleId="Hyperkobling">
    <w:name w:val="Hyperlink"/>
    <w:basedOn w:val="Standardskriftforavsnitt"/>
    <w:uiPriority w:val="99"/>
    <w:unhideWhenUsed/>
    <w:rsid w:val="00761273"/>
    <w:rPr>
      <w:color w:val="0563C1" w:themeColor="hyperlink"/>
      <w:u w:val="single"/>
    </w:rPr>
  </w:style>
  <w:style w:type="paragraph" w:styleId="Indeks1">
    <w:name w:val="index 1"/>
    <w:basedOn w:val="Normal"/>
    <w:next w:val="Normal"/>
    <w:autoRedefine/>
    <w:uiPriority w:val="99"/>
    <w:semiHidden/>
    <w:unhideWhenUsed/>
    <w:rsid w:val="00761273"/>
    <w:pPr>
      <w:spacing w:line="240" w:lineRule="auto"/>
      <w:ind w:left="220" w:hanging="220"/>
    </w:pPr>
  </w:style>
  <w:style w:type="paragraph" w:styleId="Indeks2">
    <w:name w:val="index 2"/>
    <w:basedOn w:val="Normal"/>
    <w:next w:val="Normal"/>
    <w:autoRedefine/>
    <w:uiPriority w:val="99"/>
    <w:semiHidden/>
    <w:unhideWhenUsed/>
    <w:rsid w:val="00761273"/>
    <w:pPr>
      <w:spacing w:line="240" w:lineRule="auto"/>
      <w:ind w:left="440" w:hanging="220"/>
    </w:pPr>
  </w:style>
  <w:style w:type="paragraph" w:styleId="Indeks3">
    <w:name w:val="index 3"/>
    <w:basedOn w:val="Normal"/>
    <w:next w:val="Normal"/>
    <w:autoRedefine/>
    <w:uiPriority w:val="99"/>
    <w:semiHidden/>
    <w:unhideWhenUsed/>
    <w:rsid w:val="00761273"/>
    <w:pPr>
      <w:spacing w:line="240" w:lineRule="auto"/>
      <w:ind w:left="660" w:hanging="220"/>
    </w:pPr>
  </w:style>
  <w:style w:type="paragraph" w:styleId="Indeks4">
    <w:name w:val="index 4"/>
    <w:basedOn w:val="Normal"/>
    <w:next w:val="Normal"/>
    <w:autoRedefine/>
    <w:uiPriority w:val="99"/>
    <w:semiHidden/>
    <w:unhideWhenUsed/>
    <w:rsid w:val="00761273"/>
    <w:pPr>
      <w:spacing w:line="240" w:lineRule="auto"/>
      <w:ind w:left="880" w:hanging="220"/>
    </w:pPr>
  </w:style>
  <w:style w:type="paragraph" w:styleId="Indeks5">
    <w:name w:val="index 5"/>
    <w:basedOn w:val="Normal"/>
    <w:next w:val="Normal"/>
    <w:autoRedefine/>
    <w:uiPriority w:val="99"/>
    <w:semiHidden/>
    <w:unhideWhenUsed/>
    <w:rsid w:val="00761273"/>
    <w:pPr>
      <w:spacing w:line="240" w:lineRule="auto"/>
      <w:ind w:left="1100" w:hanging="220"/>
    </w:pPr>
  </w:style>
  <w:style w:type="paragraph" w:styleId="Indeks6">
    <w:name w:val="index 6"/>
    <w:basedOn w:val="Normal"/>
    <w:next w:val="Normal"/>
    <w:autoRedefine/>
    <w:uiPriority w:val="99"/>
    <w:semiHidden/>
    <w:unhideWhenUsed/>
    <w:rsid w:val="00761273"/>
    <w:pPr>
      <w:spacing w:line="240" w:lineRule="auto"/>
      <w:ind w:left="1320" w:hanging="220"/>
    </w:pPr>
  </w:style>
  <w:style w:type="paragraph" w:styleId="Indeks7">
    <w:name w:val="index 7"/>
    <w:basedOn w:val="Normal"/>
    <w:next w:val="Normal"/>
    <w:autoRedefine/>
    <w:uiPriority w:val="99"/>
    <w:semiHidden/>
    <w:unhideWhenUsed/>
    <w:rsid w:val="00761273"/>
    <w:pPr>
      <w:spacing w:line="240" w:lineRule="auto"/>
      <w:ind w:left="1540" w:hanging="220"/>
    </w:pPr>
  </w:style>
  <w:style w:type="paragraph" w:styleId="Indeks8">
    <w:name w:val="index 8"/>
    <w:basedOn w:val="Normal"/>
    <w:next w:val="Normal"/>
    <w:autoRedefine/>
    <w:uiPriority w:val="99"/>
    <w:semiHidden/>
    <w:unhideWhenUsed/>
    <w:rsid w:val="00761273"/>
    <w:pPr>
      <w:spacing w:line="240" w:lineRule="auto"/>
      <w:ind w:left="1760" w:hanging="220"/>
    </w:pPr>
  </w:style>
  <w:style w:type="paragraph" w:styleId="Indeks9">
    <w:name w:val="index 9"/>
    <w:basedOn w:val="Normal"/>
    <w:next w:val="Normal"/>
    <w:autoRedefine/>
    <w:uiPriority w:val="99"/>
    <w:semiHidden/>
    <w:unhideWhenUsed/>
    <w:rsid w:val="00761273"/>
    <w:pPr>
      <w:spacing w:line="240" w:lineRule="auto"/>
      <w:ind w:left="1980" w:hanging="220"/>
    </w:pPr>
  </w:style>
  <w:style w:type="paragraph" w:styleId="Stikkordregisteroverskrift">
    <w:name w:val="index heading"/>
    <w:basedOn w:val="Normal"/>
    <w:next w:val="Indeks1"/>
    <w:uiPriority w:val="99"/>
    <w:semiHidden/>
    <w:unhideWhenUsed/>
    <w:rsid w:val="00761273"/>
    <w:rPr>
      <w:rFonts w:asciiTheme="majorHAnsi" w:eastAsiaTheme="majorEastAsia" w:hAnsiTheme="majorHAnsi" w:cstheme="majorBidi"/>
      <w:b/>
      <w:bCs/>
    </w:rPr>
  </w:style>
  <w:style w:type="character" w:styleId="Sterkutheving">
    <w:name w:val="Intense Emphasis"/>
    <w:basedOn w:val="Standardskriftforavsnitt"/>
    <w:uiPriority w:val="21"/>
    <w:semiHidden/>
    <w:qFormat/>
    <w:rsid w:val="00761273"/>
    <w:rPr>
      <w:i/>
      <w:iCs/>
      <w:color w:val="0069E8" w:themeColor="accent1"/>
    </w:rPr>
  </w:style>
  <w:style w:type="paragraph" w:styleId="Sterktsitat">
    <w:name w:val="Intense Quote"/>
    <w:basedOn w:val="Normal"/>
    <w:next w:val="Normal"/>
    <w:link w:val="SterktsitatTegn"/>
    <w:uiPriority w:val="30"/>
    <w:semiHidden/>
    <w:qFormat/>
    <w:rsid w:val="00761273"/>
    <w:pPr>
      <w:pBdr>
        <w:top w:val="single" w:sz="4" w:space="10" w:color="0069E8" w:themeColor="accent1"/>
        <w:bottom w:val="single" w:sz="4" w:space="10" w:color="0069E8" w:themeColor="accent1"/>
      </w:pBdr>
      <w:spacing w:before="360" w:after="360"/>
      <w:ind w:left="864" w:right="864"/>
      <w:jc w:val="center"/>
    </w:pPr>
    <w:rPr>
      <w:i/>
      <w:iCs/>
      <w:color w:val="0069E8" w:themeColor="accent1"/>
    </w:rPr>
  </w:style>
  <w:style w:type="character" w:customStyle="1" w:styleId="SterktsitatTegn">
    <w:name w:val="Sterkt sitat Tegn"/>
    <w:basedOn w:val="Standardskriftforavsnitt"/>
    <w:link w:val="Sterktsitat"/>
    <w:uiPriority w:val="30"/>
    <w:rsid w:val="00761273"/>
    <w:rPr>
      <w:i/>
      <w:iCs/>
      <w:color w:val="0069E8" w:themeColor="accent1"/>
    </w:rPr>
  </w:style>
  <w:style w:type="character" w:styleId="Sterkreferanse">
    <w:name w:val="Intense Reference"/>
    <w:basedOn w:val="Standardskriftforavsnitt"/>
    <w:uiPriority w:val="32"/>
    <w:semiHidden/>
    <w:qFormat/>
    <w:rsid w:val="00761273"/>
    <w:rPr>
      <w:b/>
      <w:bCs/>
      <w:smallCaps/>
      <w:color w:val="0069E8" w:themeColor="accent1"/>
      <w:spacing w:val="5"/>
    </w:rPr>
  </w:style>
  <w:style w:type="table" w:styleId="Lystrutenett">
    <w:name w:val="Light Grid"/>
    <w:basedOn w:val="Vanligtabell"/>
    <w:uiPriority w:val="62"/>
    <w:semiHidden/>
    <w:unhideWhenUsed/>
    <w:rsid w:val="00761273"/>
    <w:pPr>
      <w:spacing w:after="0" w:line="240" w:lineRule="auto"/>
    </w:pPr>
    <w:tblPr>
      <w:tblStyleRowBandSize w:val="1"/>
      <w:tblStyleColBandSize w:val="1"/>
      <w:tblBorders>
        <w:top w:val="single" w:sz="8" w:space="0" w:color="202020" w:themeColor="text1"/>
        <w:left w:val="single" w:sz="8" w:space="0" w:color="202020" w:themeColor="text1"/>
        <w:bottom w:val="single" w:sz="8" w:space="0" w:color="202020" w:themeColor="text1"/>
        <w:right w:val="single" w:sz="8" w:space="0" w:color="202020" w:themeColor="text1"/>
        <w:insideH w:val="single" w:sz="8" w:space="0" w:color="202020" w:themeColor="text1"/>
        <w:insideV w:val="single" w:sz="8" w:space="0" w:color="2020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2020" w:themeColor="text1"/>
          <w:left w:val="single" w:sz="8" w:space="0" w:color="202020" w:themeColor="text1"/>
          <w:bottom w:val="single" w:sz="18" w:space="0" w:color="202020" w:themeColor="text1"/>
          <w:right w:val="single" w:sz="8" w:space="0" w:color="202020" w:themeColor="text1"/>
          <w:insideH w:val="nil"/>
          <w:insideV w:val="single" w:sz="8" w:space="0" w:color="2020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2020" w:themeColor="text1"/>
          <w:left w:val="single" w:sz="8" w:space="0" w:color="202020" w:themeColor="text1"/>
          <w:bottom w:val="single" w:sz="8" w:space="0" w:color="202020" w:themeColor="text1"/>
          <w:right w:val="single" w:sz="8" w:space="0" w:color="202020" w:themeColor="text1"/>
          <w:insideH w:val="nil"/>
          <w:insideV w:val="single" w:sz="8" w:space="0" w:color="2020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2020" w:themeColor="text1"/>
          <w:left w:val="single" w:sz="8" w:space="0" w:color="202020" w:themeColor="text1"/>
          <w:bottom w:val="single" w:sz="8" w:space="0" w:color="202020" w:themeColor="text1"/>
          <w:right w:val="single" w:sz="8" w:space="0" w:color="202020" w:themeColor="text1"/>
        </w:tcBorders>
      </w:tcPr>
    </w:tblStylePr>
    <w:tblStylePr w:type="band1Vert">
      <w:tblPr/>
      <w:tcPr>
        <w:tcBorders>
          <w:top w:val="single" w:sz="8" w:space="0" w:color="202020" w:themeColor="text1"/>
          <w:left w:val="single" w:sz="8" w:space="0" w:color="202020" w:themeColor="text1"/>
          <w:bottom w:val="single" w:sz="8" w:space="0" w:color="202020" w:themeColor="text1"/>
          <w:right w:val="single" w:sz="8" w:space="0" w:color="202020" w:themeColor="text1"/>
        </w:tcBorders>
        <w:shd w:val="clear" w:color="auto" w:fill="C7C7C7" w:themeFill="text1" w:themeFillTint="3F"/>
      </w:tcPr>
    </w:tblStylePr>
    <w:tblStylePr w:type="band1Horz">
      <w:tblPr/>
      <w:tcPr>
        <w:tcBorders>
          <w:top w:val="single" w:sz="8" w:space="0" w:color="202020" w:themeColor="text1"/>
          <w:left w:val="single" w:sz="8" w:space="0" w:color="202020" w:themeColor="text1"/>
          <w:bottom w:val="single" w:sz="8" w:space="0" w:color="202020" w:themeColor="text1"/>
          <w:right w:val="single" w:sz="8" w:space="0" w:color="202020" w:themeColor="text1"/>
          <w:insideV w:val="single" w:sz="8" w:space="0" w:color="202020" w:themeColor="text1"/>
        </w:tcBorders>
        <w:shd w:val="clear" w:color="auto" w:fill="C7C7C7" w:themeFill="text1" w:themeFillTint="3F"/>
      </w:tcPr>
    </w:tblStylePr>
    <w:tblStylePr w:type="band2Horz">
      <w:tblPr/>
      <w:tcPr>
        <w:tcBorders>
          <w:top w:val="single" w:sz="8" w:space="0" w:color="202020" w:themeColor="text1"/>
          <w:left w:val="single" w:sz="8" w:space="0" w:color="202020" w:themeColor="text1"/>
          <w:bottom w:val="single" w:sz="8" w:space="0" w:color="202020" w:themeColor="text1"/>
          <w:right w:val="single" w:sz="8" w:space="0" w:color="202020" w:themeColor="text1"/>
          <w:insideV w:val="single" w:sz="8" w:space="0" w:color="202020" w:themeColor="text1"/>
        </w:tcBorders>
      </w:tcPr>
    </w:tblStylePr>
  </w:style>
  <w:style w:type="table" w:styleId="Lystrutenettuthevingsfarge1">
    <w:name w:val="Light Grid Accent 1"/>
    <w:basedOn w:val="Vanligtabell"/>
    <w:uiPriority w:val="62"/>
    <w:semiHidden/>
    <w:unhideWhenUsed/>
    <w:rsid w:val="00761273"/>
    <w:pPr>
      <w:spacing w:after="0" w:line="240" w:lineRule="auto"/>
    </w:pPr>
    <w:tblPr>
      <w:tblStyleRowBandSize w:val="1"/>
      <w:tblStyleColBandSize w:val="1"/>
      <w:tblBorders>
        <w:top w:val="single" w:sz="8" w:space="0" w:color="0069E8" w:themeColor="accent1"/>
        <w:left w:val="single" w:sz="8" w:space="0" w:color="0069E8" w:themeColor="accent1"/>
        <w:bottom w:val="single" w:sz="8" w:space="0" w:color="0069E8" w:themeColor="accent1"/>
        <w:right w:val="single" w:sz="8" w:space="0" w:color="0069E8" w:themeColor="accent1"/>
        <w:insideH w:val="single" w:sz="8" w:space="0" w:color="0069E8" w:themeColor="accent1"/>
        <w:insideV w:val="single" w:sz="8" w:space="0" w:color="0069E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E8" w:themeColor="accent1"/>
          <w:left w:val="single" w:sz="8" w:space="0" w:color="0069E8" w:themeColor="accent1"/>
          <w:bottom w:val="single" w:sz="18" w:space="0" w:color="0069E8" w:themeColor="accent1"/>
          <w:right w:val="single" w:sz="8" w:space="0" w:color="0069E8" w:themeColor="accent1"/>
          <w:insideH w:val="nil"/>
          <w:insideV w:val="single" w:sz="8" w:space="0" w:color="0069E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E8" w:themeColor="accent1"/>
          <w:left w:val="single" w:sz="8" w:space="0" w:color="0069E8" w:themeColor="accent1"/>
          <w:bottom w:val="single" w:sz="8" w:space="0" w:color="0069E8" w:themeColor="accent1"/>
          <w:right w:val="single" w:sz="8" w:space="0" w:color="0069E8" w:themeColor="accent1"/>
          <w:insideH w:val="nil"/>
          <w:insideV w:val="single" w:sz="8" w:space="0" w:color="0069E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E8" w:themeColor="accent1"/>
          <w:left w:val="single" w:sz="8" w:space="0" w:color="0069E8" w:themeColor="accent1"/>
          <w:bottom w:val="single" w:sz="8" w:space="0" w:color="0069E8" w:themeColor="accent1"/>
          <w:right w:val="single" w:sz="8" w:space="0" w:color="0069E8" w:themeColor="accent1"/>
        </w:tcBorders>
      </w:tcPr>
    </w:tblStylePr>
    <w:tblStylePr w:type="band1Vert">
      <w:tblPr/>
      <w:tcPr>
        <w:tcBorders>
          <w:top w:val="single" w:sz="8" w:space="0" w:color="0069E8" w:themeColor="accent1"/>
          <w:left w:val="single" w:sz="8" w:space="0" w:color="0069E8" w:themeColor="accent1"/>
          <w:bottom w:val="single" w:sz="8" w:space="0" w:color="0069E8" w:themeColor="accent1"/>
          <w:right w:val="single" w:sz="8" w:space="0" w:color="0069E8" w:themeColor="accent1"/>
        </w:tcBorders>
        <w:shd w:val="clear" w:color="auto" w:fill="BAD9FF" w:themeFill="accent1" w:themeFillTint="3F"/>
      </w:tcPr>
    </w:tblStylePr>
    <w:tblStylePr w:type="band1Horz">
      <w:tblPr/>
      <w:tcPr>
        <w:tcBorders>
          <w:top w:val="single" w:sz="8" w:space="0" w:color="0069E8" w:themeColor="accent1"/>
          <w:left w:val="single" w:sz="8" w:space="0" w:color="0069E8" w:themeColor="accent1"/>
          <w:bottom w:val="single" w:sz="8" w:space="0" w:color="0069E8" w:themeColor="accent1"/>
          <w:right w:val="single" w:sz="8" w:space="0" w:color="0069E8" w:themeColor="accent1"/>
          <w:insideV w:val="single" w:sz="8" w:space="0" w:color="0069E8" w:themeColor="accent1"/>
        </w:tcBorders>
        <w:shd w:val="clear" w:color="auto" w:fill="BAD9FF" w:themeFill="accent1" w:themeFillTint="3F"/>
      </w:tcPr>
    </w:tblStylePr>
    <w:tblStylePr w:type="band2Horz">
      <w:tblPr/>
      <w:tcPr>
        <w:tcBorders>
          <w:top w:val="single" w:sz="8" w:space="0" w:color="0069E8" w:themeColor="accent1"/>
          <w:left w:val="single" w:sz="8" w:space="0" w:color="0069E8" w:themeColor="accent1"/>
          <w:bottom w:val="single" w:sz="8" w:space="0" w:color="0069E8" w:themeColor="accent1"/>
          <w:right w:val="single" w:sz="8" w:space="0" w:color="0069E8" w:themeColor="accent1"/>
          <w:insideV w:val="single" w:sz="8" w:space="0" w:color="0069E8" w:themeColor="accent1"/>
        </w:tcBorders>
      </w:tcPr>
    </w:tblStylePr>
  </w:style>
  <w:style w:type="table" w:styleId="Lystrutenettuthevingsfarge2">
    <w:name w:val="Light Grid Accent 2"/>
    <w:basedOn w:val="Vanligtabell"/>
    <w:uiPriority w:val="62"/>
    <w:semiHidden/>
    <w:unhideWhenUsed/>
    <w:rsid w:val="00761273"/>
    <w:pPr>
      <w:spacing w:after="0" w:line="240" w:lineRule="auto"/>
    </w:pPr>
    <w:tblPr>
      <w:tblStyleRowBandSize w:val="1"/>
      <w:tblStyleColBandSize w:val="1"/>
      <w:tblBorders>
        <w:top w:val="single" w:sz="8" w:space="0" w:color="035169" w:themeColor="accent2"/>
        <w:left w:val="single" w:sz="8" w:space="0" w:color="035169" w:themeColor="accent2"/>
        <w:bottom w:val="single" w:sz="8" w:space="0" w:color="035169" w:themeColor="accent2"/>
        <w:right w:val="single" w:sz="8" w:space="0" w:color="035169" w:themeColor="accent2"/>
        <w:insideH w:val="single" w:sz="8" w:space="0" w:color="035169" w:themeColor="accent2"/>
        <w:insideV w:val="single" w:sz="8" w:space="0" w:color="03516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5169" w:themeColor="accent2"/>
          <w:left w:val="single" w:sz="8" w:space="0" w:color="035169" w:themeColor="accent2"/>
          <w:bottom w:val="single" w:sz="18" w:space="0" w:color="035169" w:themeColor="accent2"/>
          <w:right w:val="single" w:sz="8" w:space="0" w:color="035169" w:themeColor="accent2"/>
          <w:insideH w:val="nil"/>
          <w:insideV w:val="single" w:sz="8" w:space="0" w:color="03516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5169" w:themeColor="accent2"/>
          <w:left w:val="single" w:sz="8" w:space="0" w:color="035169" w:themeColor="accent2"/>
          <w:bottom w:val="single" w:sz="8" w:space="0" w:color="035169" w:themeColor="accent2"/>
          <w:right w:val="single" w:sz="8" w:space="0" w:color="035169" w:themeColor="accent2"/>
          <w:insideH w:val="nil"/>
          <w:insideV w:val="single" w:sz="8" w:space="0" w:color="03516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5169" w:themeColor="accent2"/>
          <w:left w:val="single" w:sz="8" w:space="0" w:color="035169" w:themeColor="accent2"/>
          <w:bottom w:val="single" w:sz="8" w:space="0" w:color="035169" w:themeColor="accent2"/>
          <w:right w:val="single" w:sz="8" w:space="0" w:color="035169" w:themeColor="accent2"/>
        </w:tcBorders>
      </w:tcPr>
    </w:tblStylePr>
    <w:tblStylePr w:type="band1Vert">
      <w:tblPr/>
      <w:tcPr>
        <w:tcBorders>
          <w:top w:val="single" w:sz="8" w:space="0" w:color="035169" w:themeColor="accent2"/>
          <w:left w:val="single" w:sz="8" w:space="0" w:color="035169" w:themeColor="accent2"/>
          <w:bottom w:val="single" w:sz="8" w:space="0" w:color="035169" w:themeColor="accent2"/>
          <w:right w:val="single" w:sz="8" w:space="0" w:color="035169" w:themeColor="accent2"/>
        </w:tcBorders>
        <w:shd w:val="clear" w:color="auto" w:fill="9EE6FC" w:themeFill="accent2" w:themeFillTint="3F"/>
      </w:tcPr>
    </w:tblStylePr>
    <w:tblStylePr w:type="band1Horz">
      <w:tblPr/>
      <w:tcPr>
        <w:tcBorders>
          <w:top w:val="single" w:sz="8" w:space="0" w:color="035169" w:themeColor="accent2"/>
          <w:left w:val="single" w:sz="8" w:space="0" w:color="035169" w:themeColor="accent2"/>
          <w:bottom w:val="single" w:sz="8" w:space="0" w:color="035169" w:themeColor="accent2"/>
          <w:right w:val="single" w:sz="8" w:space="0" w:color="035169" w:themeColor="accent2"/>
          <w:insideV w:val="single" w:sz="8" w:space="0" w:color="035169" w:themeColor="accent2"/>
        </w:tcBorders>
        <w:shd w:val="clear" w:color="auto" w:fill="9EE6FC" w:themeFill="accent2" w:themeFillTint="3F"/>
      </w:tcPr>
    </w:tblStylePr>
    <w:tblStylePr w:type="band2Horz">
      <w:tblPr/>
      <w:tcPr>
        <w:tcBorders>
          <w:top w:val="single" w:sz="8" w:space="0" w:color="035169" w:themeColor="accent2"/>
          <w:left w:val="single" w:sz="8" w:space="0" w:color="035169" w:themeColor="accent2"/>
          <w:bottom w:val="single" w:sz="8" w:space="0" w:color="035169" w:themeColor="accent2"/>
          <w:right w:val="single" w:sz="8" w:space="0" w:color="035169" w:themeColor="accent2"/>
          <w:insideV w:val="single" w:sz="8" w:space="0" w:color="035169" w:themeColor="accent2"/>
        </w:tcBorders>
      </w:tcPr>
    </w:tblStylePr>
  </w:style>
  <w:style w:type="table" w:styleId="Lystrutenettuthevingsfarge3">
    <w:name w:val="Light Grid Accent 3"/>
    <w:basedOn w:val="Vanligtabell"/>
    <w:uiPriority w:val="62"/>
    <w:semiHidden/>
    <w:unhideWhenUsed/>
    <w:rsid w:val="00761273"/>
    <w:pPr>
      <w:spacing w:after="0" w:line="240" w:lineRule="auto"/>
    </w:pPr>
    <w:tblPr>
      <w:tblStyleRowBandSize w:val="1"/>
      <w:tblStyleColBandSize w:val="1"/>
      <w:tblBorders>
        <w:top w:val="single" w:sz="8" w:space="0" w:color="047FA3" w:themeColor="accent3"/>
        <w:left w:val="single" w:sz="8" w:space="0" w:color="047FA3" w:themeColor="accent3"/>
        <w:bottom w:val="single" w:sz="8" w:space="0" w:color="047FA3" w:themeColor="accent3"/>
        <w:right w:val="single" w:sz="8" w:space="0" w:color="047FA3" w:themeColor="accent3"/>
        <w:insideH w:val="single" w:sz="8" w:space="0" w:color="047FA3" w:themeColor="accent3"/>
        <w:insideV w:val="single" w:sz="8" w:space="0" w:color="047FA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47FA3" w:themeColor="accent3"/>
          <w:left w:val="single" w:sz="8" w:space="0" w:color="047FA3" w:themeColor="accent3"/>
          <w:bottom w:val="single" w:sz="18" w:space="0" w:color="047FA3" w:themeColor="accent3"/>
          <w:right w:val="single" w:sz="8" w:space="0" w:color="047FA3" w:themeColor="accent3"/>
          <w:insideH w:val="nil"/>
          <w:insideV w:val="single" w:sz="8" w:space="0" w:color="047FA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47FA3" w:themeColor="accent3"/>
          <w:left w:val="single" w:sz="8" w:space="0" w:color="047FA3" w:themeColor="accent3"/>
          <w:bottom w:val="single" w:sz="8" w:space="0" w:color="047FA3" w:themeColor="accent3"/>
          <w:right w:val="single" w:sz="8" w:space="0" w:color="047FA3" w:themeColor="accent3"/>
          <w:insideH w:val="nil"/>
          <w:insideV w:val="single" w:sz="8" w:space="0" w:color="047FA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47FA3" w:themeColor="accent3"/>
          <w:left w:val="single" w:sz="8" w:space="0" w:color="047FA3" w:themeColor="accent3"/>
          <w:bottom w:val="single" w:sz="8" w:space="0" w:color="047FA3" w:themeColor="accent3"/>
          <w:right w:val="single" w:sz="8" w:space="0" w:color="047FA3" w:themeColor="accent3"/>
        </w:tcBorders>
      </w:tcPr>
    </w:tblStylePr>
    <w:tblStylePr w:type="band1Vert">
      <w:tblPr/>
      <w:tcPr>
        <w:tcBorders>
          <w:top w:val="single" w:sz="8" w:space="0" w:color="047FA3" w:themeColor="accent3"/>
          <w:left w:val="single" w:sz="8" w:space="0" w:color="047FA3" w:themeColor="accent3"/>
          <w:bottom w:val="single" w:sz="8" w:space="0" w:color="047FA3" w:themeColor="accent3"/>
          <w:right w:val="single" w:sz="8" w:space="0" w:color="047FA3" w:themeColor="accent3"/>
        </w:tcBorders>
        <w:shd w:val="clear" w:color="auto" w:fill="ACEAFD" w:themeFill="accent3" w:themeFillTint="3F"/>
      </w:tcPr>
    </w:tblStylePr>
    <w:tblStylePr w:type="band1Horz">
      <w:tblPr/>
      <w:tcPr>
        <w:tcBorders>
          <w:top w:val="single" w:sz="8" w:space="0" w:color="047FA3" w:themeColor="accent3"/>
          <w:left w:val="single" w:sz="8" w:space="0" w:color="047FA3" w:themeColor="accent3"/>
          <w:bottom w:val="single" w:sz="8" w:space="0" w:color="047FA3" w:themeColor="accent3"/>
          <w:right w:val="single" w:sz="8" w:space="0" w:color="047FA3" w:themeColor="accent3"/>
          <w:insideV w:val="single" w:sz="8" w:space="0" w:color="047FA3" w:themeColor="accent3"/>
        </w:tcBorders>
        <w:shd w:val="clear" w:color="auto" w:fill="ACEAFD" w:themeFill="accent3" w:themeFillTint="3F"/>
      </w:tcPr>
    </w:tblStylePr>
    <w:tblStylePr w:type="band2Horz">
      <w:tblPr/>
      <w:tcPr>
        <w:tcBorders>
          <w:top w:val="single" w:sz="8" w:space="0" w:color="047FA3" w:themeColor="accent3"/>
          <w:left w:val="single" w:sz="8" w:space="0" w:color="047FA3" w:themeColor="accent3"/>
          <w:bottom w:val="single" w:sz="8" w:space="0" w:color="047FA3" w:themeColor="accent3"/>
          <w:right w:val="single" w:sz="8" w:space="0" w:color="047FA3" w:themeColor="accent3"/>
          <w:insideV w:val="single" w:sz="8" w:space="0" w:color="047FA3" w:themeColor="accent3"/>
        </w:tcBorders>
      </w:tcPr>
    </w:tblStylePr>
  </w:style>
  <w:style w:type="table" w:styleId="Lystrutenettuthevingsfarge4">
    <w:name w:val="Light Grid Accent 4"/>
    <w:basedOn w:val="Vanligtabell"/>
    <w:uiPriority w:val="62"/>
    <w:semiHidden/>
    <w:unhideWhenUsed/>
    <w:rsid w:val="00761273"/>
    <w:pPr>
      <w:spacing w:after="0" w:line="240" w:lineRule="auto"/>
    </w:pPr>
    <w:tblPr>
      <w:tblStyleRowBandSize w:val="1"/>
      <w:tblStyleColBandSize w:val="1"/>
      <w:tblBorders>
        <w:top w:val="single" w:sz="8" w:space="0" w:color="7C145C" w:themeColor="accent4"/>
        <w:left w:val="single" w:sz="8" w:space="0" w:color="7C145C" w:themeColor="accent4"/>
        <w:bottom w:val="single" w:sz="8" w:space="0" w:color="7C145C" w:themeColor="accent4"/>
        <w:right w:val="single" w:sz="8" w:space="0" w:color="7C145C" w:themeColor="accent4"/>
        <w:insideH w:val="single" w:sz="8" w:space="0" w:color="7C145C" w:themeColor="accent4"/>
        <w:insideV w:val="single" w:sz="8" w:space="0" w:color="7C14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145C" w:themeColor="accent4"/>
          <w:left w:val="single" w:sz="8" w:space="0" w:color="7C145C" w:themeColor="accent4"/>
          <w:bottom w:val="single" w:sz="18" w:space="0" w:color="7C145C" w:themeColor="accent4"/>
          <w:right w:val="single" w:sz="8" w:space="0" w:color="7C145C" w:themeColor="accent4"/>
          <w:insideH w:val="nil"/>
          <w:insideV w:val="single" w:sz="8" w:space="0" w:color="7C14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145C" w:themeColor="accent4"/>
          <w:left w:val="single" w:sz="8" w:space="0" w:color="7C145C" w:themeColor="accent4"/>
          <w:bottom w:val="single" w:sz="8" w:space="0" w:color="7C145C" w:themeColor="accent4"/>
          <w:right w:val="single" w:sz="8" w:space="0" w:color="7C145C" w:themeColor="accent4"/>
          <w:insideH w:val="nil"/>
          <w:insideV w:val="single" w:sz="8" w:space="0" w:color="7C14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145C" w:themeColor="accent4"/>
          <w:left w:val="single" w:sz="8" w:space="0" w:color="7C145C" w:themeColor="accent4"/>
          <w:bottom w:val="single" w:sz="8" w:space="0" w:color="7C145C" w:themeColor="accent4"/>
          <w:right w:val="single" w:sz="8" w:space="0" w:color="7C145C" w:themeColor="accent4"/>
        </w:tcBorders>
      </w:tcPr>
    </w:tblStylePr>
    <w:tblStylePr w:type="band1Vert">
      <w:tblPr/>
      <w:tcPr>
        <w:tcBorders>
          <w:top w:val="single" w:sz="8" w:space="0" w:color="7C145C" w:themeColor="accent4"/>
          <w:left w:val="single" w:sz="8" w:space="0" w:color="7C145C" w:themeColor="accent4"/>
          <w:bottom w:val="single" w:sz="8" w:space="0" w:color="7C145C" w:themeColor="accent4"/>
          <w:right w:val="single" w:sz="8" w:space="0" w:color="7C145C" w:themeColor="accent4"/>
        </w:tcBorders>
        <w:shd w:val="clear" w:color="auto" w:fill="F2B0DE" w:themeFill="accent4" w:themeFillTint="3F"/>
      </w:tcPr>
    </w:tblStylePr>
    <w:tblStylePr w:type="band1Horz">
      <w:tblPr/>
      <w:tcPr>
        <w:tcBorders>
          <w:top w:val="single" w:sz="8" w:space="0" w:color="7C145C" w:themeColor="accent4"/>
          <w:left w:val="single" w:sz="8" w:space="0" w:color="7C145C" w:themeColor="accent4"/>
          <w:bottom w:val="single" w:sz="8" w:space="0" w:color="7C145C" w:themeColor="accent4"/>
          <w:right w:val="single" w:sz="8" w:space="0" w:color="7C145C" w:themeColor="accent4"/>
          <w:insideV w:val="single" w:sz="8" w:space="0" w:color="7C145C" w:themeColor="accent4"/>
        </w:tcBorders>
        <w:shd w:val="clear" w:color="auto" w:fill="F2B0DE" w:themeFill="accent4" w:themeFillTint="3F"/>
      </w:tcPr>
    </w:tblStylePr>
    <w:tblStylePr w:type="band2Horz">
      <w:tblPr/>
      <w:tcPr>
        <w:tcBorders>
          <w:top w:val="single" w:sz="8" w:space="0" w:color="7C145C" w:themeColor="accent4"/>
          <w:left w:val="single" w:sz="8" w:space="0" w:color="7C145C" w:themeColor="accent4"/>
          <w:bottom w:val="single" w:sz="8" w:space="0" w:color="7C145C" w:themeColor="accent4"/>
          <w:right w:val="single" w:sz="8" w:space="0" w:color="7C145C" w:themeColor="accent4"/>
          <w:insideV w:val="single" w:sz="8" w:space="0" w:color="7C145C" w:themeColor="accent4"/>
        </w:tcBorders>
      </w:tcPr>
    </w:tblStylePr>
  </w:style>
  <w:style w:type="table" w:styleId="Lystrutenettuthevingsfarge5">
    <w:name w:val="Light Grid Accent 5"/>
    <w:basedOn w:val="Vanligtabell"/>
    <w:uiPriority w:val="62"/>
    <w:semiHidden/>
    <w:unhideWhenUsed/>
    <w:rsid w:val="00761273"/>
    <w:pPr>
      <w:spacing w:after="0" w:line="240" w:lineRule="auto"/>
    </w:pPr>
    <w:tblPr>
      <w:tblStyleRowBandSize w:val="1"/>
      <w:tblStyleColBandSize w:val="1"/>
      <w:tblBorders>
        <w:top w:val="single" w:sz="8" w:space="0" w:color="366558" w:themeColor="accent5"/>
        <w:left w:val="single" w:sz="8" w:space="0" w:color="366558" w:themeColor="accent5"/>
        <w:bottom w:val="single" w:sz="8" w:space="0" w:color="366558" w:themeColor="accent5"/>
        <w:right w:val="single" w:sz="8" w:space="0" w:color="366558" w:themeColor="accent5"/>
        <w:insideH w:val="single" w:sz="8" w:space="0" w:color="366558" w:themeColor="accent5"/>
        <w:insideV w:val="single" w:sz="8" w:space="0" w:color="36655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66558" w:themeColor="accent5"/>
          <w:left w:val="single" w:sz="8" w:space="0" w:color="366558" w:themeColor="accent5"/>
          <w:bottom w:val="single" w:sz="18" w:space="0" w:color="366558" w:themeColor="accent5"/>
          <w:right w:val="single" w:sz="8" w:space="0" w:color="366558" w:themeColor="accent5"/>
          <w:insideH w:val="nil"/>
          <w:insideV w:val="single" w:sz="8" w:space="0" w:color="36655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66558" w:themeColor="accent5"/>
          <w:left w:val="single" w:sz="8" w:space="0" w:color="366558" w:themeColor="accent5"/>
          <w:bottom w:val="single" w:sz="8" w:space="0" w:color="366558" w:themeColor="accent5"/>
          <w:right w:val="single" w:sz="8" w:space="0" w:color="366558" w:themeColor="accent5"/>
          <w:insideH w:val="nil"/>
          <w:insideV w:val="single" w:sz="8" w:space="0" w:color="36655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66558" w:themeColor="accent5"/>
          <w:left w:val="single" w:sz="8" w:space="0" w:color="366558" w:themeColor="accent5"/>
          <w:bottom w:val="single" w:sz="8" w:space="0" w:color="366558" w:themeColor="accent5"/>
          <w:right w:val="single" w:sz="8" w:space="0" w:color="366558" w:themeColor="accent5"/>
        </w:tcBorders>
      </w:tcPr>
    </w:tblStylePr>
    <w:tblStylePr w:type="band1Vert">
      <w:tblPr/>
      <w:tcPr>
        <w:tcBorders>
          <w:top w:val="single" w:sz="8" w:space="0" w:color="366558" w:themeColor="accent5"/>
          <w:left w:val="single" w:sz="8" w:space="0" w:color="366558" w:themeColor="accent5"/>
          <w:bottom w:val="single" w:sz="8" w:space="0" w:color="366558" w:themeColor="accent5"/>
          <w:right w:val="single" w:sz="8" w:space="0" w:color="366558" w:themeColor="accent5"/>
        </w:tcBorders>
        <w:shd w:val="clear" w:color="auto" w:fill="C5E0D8" w:themeFill="accent5" w:themeFillTint="3F"/>
      </w:tcPr>
    </w:tblStylePr>
    <w:tblStylePr w:type="band1Horz">
      <w:tblPr/>
      <w:tcPr>
        <w:tcBorders>
          <w:top w:val="single" w:sz="8" w:space="0" w:color="366558" w:themeColor="accent5"/>
          <w:left w:val="single" w:sz="8" w:space="0" w:color="366558" w:themeColor="accent5"/>
          <w:bottom w:val="single" w:sz="8" w:space="0" w:color="366558" w:themeColor="accent5"/>
          <w:right w:val="single" w:sz="8" w:space="0" w:color="366558" w:themeColor="accent5"/>
          <w:insideV w:val="single" w:sz="8" w:space="0" w:color="366558" w:themeColor="accent5"/>
        </w:tcBorders>
        <w:shd w:val="clear" w:color="auto" w:fill="C5E0D8" w:themeFill="accent5" w:themeFillTint="3F"/>
      </w:tcPr>
    </w:tblStylePr>
    <w:tblStylePr w:type="band2Horz">
      <w:tblPr/>
      <w:tcPr>
        <w:tcBorders>
          <w:top w:val="single" w:sz="8" w:space="0" w:color="366558" w:themeColor="accent5"/>
          <w:left w:val="single" w:sz="8" w:space="0" w:color="366558" w:themeColor="accent5"/>
          <w:bottom w:val="single" w:sz="8" w:space="0" w:color="366558" w:themeColor="accent5"/>
          <w:right w:val="single" w:sz="8" w:space="0" w:color="366558" w:themeColor="accent5"/>
          <w:insideV w:val="single" w:sz="8" w:space="0" w:color="366558" w:themeColor="accent5"/>
        </w:tcBorders>
      </w:tcPr>
    </w:tblStylePr>
  </w:style>
  <w:style w:type="table" w:styleId="Lystrutenettuthevingsfarge6">
    <w:name w:val="Light Grid Accent 6"/>
    <w:basedOn w:val="Vanligtabell"/>
    <w:uiPriority w:val="62"/>
    <w:semiHidden/>
    <w:unhideWhenUsed/>
    <w:rsid w:val="00761273"/>
    <w:pPr>
      <w:spacing w:after="0" w:line="240" w:lineRule="auto"/>
    </w:pPr>
    <w:tblPr>
      <w:tblStyleRowBandSize w:val="1"/>
      <w:tblStyleColBandSize w:val="1"/>
      <w:tblBorders>
        <w:top w:val="single" w:sz="8" w:space="0" w:color="FFBF00" w:themeColor="accent6"/>
        <w:left w:val="single" w:sz="8" w:space="0" w:color="FFBF00" w:themeColor="accent6"/>
        <w:bottom w:val="single" w:sz="8" w:space="0" w:color="FFBF00" w:themeColor="accent6"/>
        <w:right w:val="single" w:sz="8" w:space="0" w:color="FFBF00" w:themeColor="accent6"/>
        <w:insideH w:val="single" w:sz="8" w:space="0" w:color="FFBF00" w:themeColor="accent6"/>
        <w:insideV w:val="single" w:sz="8" w:space="0" w:color="FFBF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F00" w:themeColor="accent6"/>
          <w:left w:val="single" w:sz="8" w:space="0" w:color="FFBF00" w:themeColor="accent6"/>
          <w:bottom w:val="single" w:sz="18" w:space="0" w:color="FFBF00" w:themeColor="accent6"/>
          <w:right w:val="single" w:sz="8" w:space="0" w:color="FFBF00" w:themeColor="accent6"/>
          <w:insideH w:val="nil"/>
          <w:insideV w:val="single" w:sz="8" w:space="0" w:color="FFBF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F00" w:themeColor="accent6"/>
          <w:left w:val="single" w:sz="8" w:space="0" w:color="FFBF00" w:themeColor="accent6"/>
          <w:bottom w:val="single" w:sz="8" w:space="0" w:color="FFBF00" w:themeColor="accent6"/>
          <w:right w:val="single" w:sz="8" w:space="0" w:color="FFBF00" w:themeColor="accent6"/>
          <w:insideH w:val="nil"/>
          <w:insideV w:val="single" w:sz="8" w:space="0" w:color="FFBF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F00" w:themeColor="accent6"/>
          <w:left w:val="single" w:sz="8" w:space="0" w:color="FFBF00" w:themeColor="accent6"/>
          <w:bottom w:val="single" w:sz="8" w:space="0" w:color="FFBF00" w:themeColor="accent6"/>
          <w:right w:val="single" w:sz="8" w:space="0" w:color="FFBF00" w:themeColor="accent6"/>
        </w:tcBorders>
      </w:tcPr>
    </w:tblStylePr>
    <w:tblStylePr w:type="band1Vert">
      <w:tblPr/>
      <w:tcPr>
        <w:tcBorders>
          <w:top w:val="single" w:sz="8" w:space="0" w:color="FFBF00" w:themeColor="accent6"/>
          <w:left w:val="single" w:sz="8" w:space="0" w:color="FFBF00" w:themeColor="accent6"/>
          <w:bottom w:val="single" w:sz="8" w:space="0" w:color="FFBF00" w:themeColor="accent6"/>
          <w:right w:val="single" w:sz="8" w:space="0" w:color="FFBF00" w:themeColor="accent6"/>
        </w:tcBorders>
        <w:shd w:val="clear" w:color="auto" w:fill="FFEFC0" w:themeFill="accent6" w:themeFillTint="3F"/>
      </w:tcPr>
    </w:tblStylePr>
    <w:tblStylePr w:type="band1Horz">
      <w:tblPr/>
      <w:tcPr>
        <w:tcBorders>
          <w:top w:val="single" w:sz="8" w:space="0" w:color="FFBF00" w:themeColor="accent6"/>
          <w:left w:val="single" w:sz="8" w:space="0" w:color="FFBF00" w:themeColor="accent6"/>
          <w:bottom w:val="single" w:sz="8" w:space="0" w:color="FFBF00" w:themeColor="accent6"/>
          <w:right w:val="single" w:sz="8" w:space="0" w:color="FFBF00" w:themeColor="accent6"/>
          <w:insideV w:val="single" w:sz="8" w:space="0" w:color="FFBF00" w:themeColor="accent6"/>
        </w:tcBorders>
        <w:shd w:val="clear" w:color="auto" w:fill="FFEFC0" w:themeFill="accent6" w:themeFillTint="3F"/>
      </w:tcPr>
    </w:tblStylePr>
    <w:tblStylePr w:type="band2Horz">
      <w:tblPr/>
      <w:tcPr>
        <w:tcBorders>
          <w:top w:val="single" w:sz="8" w:space="0" w:color="FFBF00" w:themeColor="accent6"/>
          <w:left w:val="single" w:sz="8" w:space="0" w:color="FFBF00" w:themeColor="accent6"/>
          <w:bottom w:val="single" w:sz="8" w:space="0" w:color="FFBF00" w:themeColor="accent6"/>
          <w:right w:val="single" w:sz="8" w:space="0" w:color="FFBF00" w:themeColor="accent6"/>
          <w:insideV w:val="single" w:sz="8" w:space="0" w:color="FFBF00" w:themeColor="accent6"/>
        </w:tcBorders>
      </w:tcPr>
    </w:tblStylePr>
  </w:style>
  <w:style w:type="table" w:styleId="Lysliste">
    <w:name w:val="Light List"/>
    <w:basedOn w:val="Vanligtabell"/>
    <w:uiPriority w:val="61"/>
    <w:semiHidden/>
    <w:unhideWhenUsed/>
    <w:rsid w:val="00761273"/>
    <w:pPr>
      <w:spacing w:after="0" w:line="240" w:lineRule="auto"/>
    </w:pPr>
    <w:tblPr>
      <w:tblStyleRowBandSize w:val="1"/>
      <w:tblStyleColBandSize w:val="1"/>
      <w:tblBorders>
        <w:top w:val="single" w:sz="8" w:space="0" w:color="202020" w:themeColor="text1"/>
        <w:left w:val="single" w:sz="8" w:space="0" w:color="202020" w:themeColor="text1"/>
        <w:bottom w:val="single" w:sz="8" w:space="0" w:color="202020" w:themeColor="text1"/>
        <w:right w:val="single" w:sz="8" w:space="0" w:color="202020" w:themeColor="text1"/>
      </w:tblBorders>
    </w:tblPr>
    <w:tblStylePr w:type="firstRow">
      <w:pPr>
        <w:spacing w:before="0" w:after="0" w:line="240" w:lineRule="auto"/>
      </w:pPr>
      <w:rPr>
        <w:b/>
        <w:bCs/>
        <w:color w:val="FFFFFF" w:themeColor="background1"/>
      </w:rPr>
      <w:tblPr/>
      <w:tcPr>
        <w:shd w:val="clear" w:color="auto" w:fill="202020" w:themeFill="text1"/>
      </w:tcPr>
    </w:tblStylePr>
    <w:tblStylePr w:type="lastRow">
      <w:pPr>
        <w:spacing w:before="0" w:after="0" w:line="240" w:lineRule="auto"/>
      </w:pPr>
      <w:rPr>
        <w:b/>
        <w:bCs/>
      </w:rPr>
      <w:tblPr/>
      <w:tcPr>
        <w:tcBorders>
          <w:top w:val="double" w:sz="6" w:space="0" w:color="202020" w:themeColor="text1"/>
          <w:left w:val="single" w:sz="8" w:space="0" w:color="202020" w:themeColor="text1"/>
          <w:bottom w:val="single" w:sz="8" w:space="0" w:color="202020" w:themeColor="text1"/>
          <w:right w:val="single" w:sz="8" w:space="0" w:color="202020" w:themeColor="text1"/>
        </w:tcBorders>
      </w:tcPr>
    </w:tblStylePr>
    <w:tblStylePr w:type="firstCol">
      <w:rPr>
        <w:b/>
        <w:bCs/>
      </w:rPr>
    </w:tblStylePr>
    <w:tblStylePr w:type="lastCol">
      <w:rPr>
        <w:b/>
        <w:bCs/>
      </w:rPr>
    </w:tblStylePr>
    <w:tblStylePr w:type="band1Vert">
      <w:tblPr/>
      <w:tcPr>
        <w:tcBorders>
          <w:top w:val="single" w:sz="8" w:space="0" w:color="202020" w:themeColor="text1"/>
          <w:left w:val="single" w:sz="8" w:space="0" w:color="202020" w:themeColor="text1"/>
          <w:bottom w:val="single" w:sz="8" w:space="0" w:color="202020" w:themeColor="text1"/>
          <w:right w:val="single" w:sz="8" w:space="0" w:color="202020" w:themeColor="text1"/>
        </w:tcBorders>
      </w:tcPr>
    </w:tblStylePr>
    <w:tblStylePr w:type="band1Horz">
      <w:tblPr/>
      <w:tcPr>
        <w:tcBorders>
          <w:top w:val="single" w:sz="8" w:space="0" w:color="202020" w:themeColor="text1"/>
          <w:left w:val="single" w:sz="8" w:space="0" w:color="202020" w:themeColor="text1"/>
          <w:bottom w:val="single" w:sz="8" w:space="0" w:color="202020" w:themeColor="text1"/>
          <w:right w:val="single" w:sz="8" w:space="0" w:color="202020" w:themeColor="text1"/>
        </w:tcBorders>
      </w:tcPr>
    </w:tblStylePr>
  </w:style>
  <w:style w:type="table" w:styleId="Lyslisteuthevingsfarge1">
    <w:name w:val="Light List Accent 1"/>
    <w:basedOn w:val="Vanligtabell"/>
    <w:uiPriority w:val="61"/>
    <w:semiHidden/>
    <w:unhideWhenUsed/>
    <w:rsid w:val="00761273"/>
    <w:pPr>
      <w:spacing w:after="0" w:line="240" w:lineRule="auto"/>
    </w:pPr>
    <w:tblPr>
      <w:tblStyleRowBandSize w:val="1"/>
      <w:tblStyleColBandSize w:val="1"/>
      <w:tblBorders>
        <w:top w:val="single" w:sz="8" w:space="0" w:color="0069E8" w:themeColor="accent1"/>
        <w:left w:val="single" w:sz="8" w:space="0" w:color="0069E8" w:themeColor="accent1"/>
        <w:bottom w:val="single" w:sz="8" w:space="0" w:color="0069E8" w:themeColor="accent1"/>
        <w:right w:val="single" w:sz="8" w:space="0" w:color="0069E8" w:themeColor="accent1"/>
      </w:tblBorders>
    </w:tblPr>
    <w:tblStylePr w:type="firstRow">
      <w:pPr>
        <w:spacing w:before="0" w:after="0" w:line="240" w:lineRule="auto"/>
      </w:pPr>
      <w:rPr>
        <w:b/>
        <w:bCs/>
        <w:color w:val="FFFFFF" w:themeColor="background1"/>
      </w:rPr>
      <w:tblPr/>
      <w:tcPr>
        <w:shd w:val="clear" w:color="auto" w:fill="0069E8" w:themeFill="accent1"/>
      </w:tcPr>
    </w:tblStylePr>
    <w:tblStylePr w:type="lastRow">
      <w:pPr>
        <w:spacing w:before="0" w:after="0" w:line="240" w:lineRule="auto"/>
      </w:pPr>
      <w:rPr>
        <w:b/>
        <w:bCs/>
      </w:rPr>
      <w:tblPr/>
      <w:tcPr>
        <w:tcBorders>
          <w:top w:val="double" w:sz="6" w:space="0" w:color="0069E8" w:themeColor="accent1"/>
          <w:left w:val="single" w:sz="8" w:space="0" w:color="0069E8" w:themeColor="accent1"/>
          <w:bottom w:val="single" w:sz="8" w:space="0" w:color="0069E8" w:themeColor="accent1"/>
          <w:right w:val="single" w:sz="8" w:space="0" w:color="0069E8" w:themeColor="accent1"/>
        </w:tcBorders>
      </w:tcPr>
    </w:tblStylePr>
    <w:tblStylePr w:type="firstCol">
      <w:rPr>
        <w:b/>
        <w:bCs/>
      </w:rPr>
    </w:tblStylePr>
    <w:tblStylePr w:type="lastCol">
      <w:rPr>
        <w:b/>
        <w:bCs/>
      </w:rPr>
    </w:tblStylePr>
    <w:tblStylePr w:type="band1Vert">
      <w:tblPr/>
      <w:tcPr>
        <w:tcBorders>
          <w:top w:val="single" w:sz="8" w:space="0" w:color="0069E8" w:themeColor="accent1"/>
          <w:left w:val="single" w:sz="8" w:space="0" w:color="0069E8" w:themeColor="accent1"/>
          <w:bottom w:val="single" w:sz="8" w:space="0" w:color="0069E8" w:themeColor="accent1"/>
          <w:right w:val="single" w:sz="8" w:space="0" w:color="0069E8" w:themeColor="accent1"/>
        </w:tcBorders>
      </w:tcPr>
    </w:tblStylePr>
    <w:tblStylePr w:type="band1Horz">
      <w:tblPr/>
      <w:tcPr>
        <w:tcBorders>
          <w:top w:val="single" w:sz="8" w:space="0" w:color="0069E8" w:themeColor="accent1"/>
          <w:left w:val="single" w:sz="8" w:space="0" w:color="0069E8" w:themeColor="accent1"/>
          <w:bottom w:val="single" w:sz="8" w:space="0" w:color="0069E8" w:themeColor="accent1"/>
          <w:right w:val="single" w:sz="8" w:space="0" w:color="0069E8" w:themeColor="accent1"/>
        </w:tcBorders>
      </w:tcPr>
    </w:tblStylePr>
  </w:style>
  <w:style w:type="table" w:styleId="Lyslisteuthevingsfarge2">
    <w:name w:val="Light List Accent 2"/>
    <w:basedOn w:val="Vanligtabell"/>
    <w:uiPriority w:val="61"/>
    <w:semiHidden/>
    <w:unhideWhenUsed/>
    <w:rsid w:val="00761273"/>
    <w:pPr>
      <w:spacing w:after="0" w:line="240" w:lineRule="auto"/>
    </w:pPr>
    <w:tblPr>
      <w:tblStyleRowBandSize w:val="1"/>
      <w:tblStyleColBandSize w:val="1"/>
      <w:tblBorders>
        <w:top w:val="single" w:sz="8" w:space="0" w:color="035169" w:themeColor="accent2"/>
        <w:left w:val="single" w:sz="8" w:space="0" w:color="035169" w:themeColor="accent2"/>
        <w:bottom w:val="single" w:sz="8" w:space="0" w:color="035169" w:themeColor="accent2"/>
        <w:right w:val="single" w:sz="8" w:space="0" w:color="035169" w:themeColor="accent2"/>
      </w:tblBorders>
    </w:tblPr>
    <w:tblStylePr w:type="firstRow">
      <w:pPr>
        <w:spacing w:before="0" w:after="0" w:line="240" w:lineRule="auto"/>
      </w:pPr>
      <w:rPr>
        <w:b/>
        <w:bCs/>
        <w:color w:val="FFFFFF" w:themeColor="background1"/>
      </w:rPr>
      <w:tblPr/>
      <w:tcPr>
        <w:shd w:val="clear" w:color="auto" w:fill="035169" w:themeFill="accent2"/>
      </w:tcPr>
    </w:tblStylePr>
    <w:tblStylePr w:type="lastRow">
      <w:pPr>
        <w:spacing w:before="0" w:after="0" w:line="240" w:lineRule="auto"/>
      </w:pPr>
      <w:rPr>
        <w:b/>
        <w:bCs/>
      </w:rPr>
      <w:tblPr/>
      <w:tcPr>
        <w:tcBorders>
          <w:top w:val="double" w:sz="6" w:space="0" w:color="035169" w:themeColor="accent2"/>
          <w:left w:val="single" w:sz="8" w:space="0" w:color="035169" w:themeColor="accent2"/>
          <w:bottom w:val="single" w:sz="8" w:space="0" w:color="035169" w:themeColor="accent2"/>
          <w:right w:val="single" w:sz="8" w:space="0" w:color="035169" w:themeColor="accent2"/>
        </w:tcBorders>
      </w:tcPr>
    </w:tblStylePr>
    <w:tblStylePr w:type="firstCol">
      <w:rPr>
        <w:b/>
        <w:bCs/>
      </w:rPr>
    </w:tblStylePr>
    <w:tblStylePr w:type="lastCol">
      <w:rPr>
        <w:b/>
        <w:bCs/>
      </w:rPr>
    </w:tblStylePr>
    <w:tblStylePr w:type="band1Vert">
      <w:tblPr/>
      <w:tcPr>
        <w:tcBorders>
          <w:top w:val="single" w:sz="8" w:space="0" w:color="035169" w:themeColor="accent2"/>
          <w:left w:val="single" w:sz="8" w:space="0" w:color="035169" w:themeColor="accent2"/>
          <w:bottom w:val="single" w:sz="8" w:space="0" w:color="035169" w:themeColor="accent2"/>
          <w:right w:val="single" w:sz="8" w:space="0" w:color="035169" w:themeColor="accent2"/>
        </w:tcBorders>
      </w:tcPr>
    </w:tblStylePr>
    <w:tblStylePr w:type="band1Horz">
      <w:tblPr/>
      <w:tcPr>
        <w:tcBorders>
          <w:top w:val="single" w:sz="8" w:space="0" w:color="035169" w:themeColor="accent2"/>
          <w:left w:val="single" w:sz="8" w:space="0" w:color="035169" w:themeColor="accent2"/>
          <w:bottom w:val="single" w:sz="8" w:space="0" w:color="035169" w:themeColor="accent2"/>
          <w:right w:val="single" w:sz="8" w:space="0" w:color="035169" w:themeColor="accent2"/>
        </w:tcBorders>
      </w:tcPr>
    </w:tblStylePr>
  </w:style>
  <w:style w:type="table" w:styleId="Lyslisteuthevingsfarge3">
    <w:name w:val="Light List Accent 3"/>
    <w:basedOn w:val="Vanligtabell"/>
    <w:uiPriority w:val="61"/>
    <w:semiHidden/>
    <w:unhideWhenUsed/>
    <w:rsid w:val="00761273"/>
    <w:pPr>
      <w:spacing w:after="0" w:line="240" w:lineRule="auto"/>
    </w:pPr>
    <w:tblPr>
      <w:tblStyleRowBandSize w:val="1"/>
      <w:tblStyleColBandSize w:val="1"/>
      <w:tblBorders>
        <w:top w:val="single" w:sz="8" w:space="0" w:color="047FA3" w:themeColor="accent3"/>
        <w:left w:val="single" w:sz="8" w:space="0" w:color="047FA3" w:themeColor="accent3"/>
        <w:bottom w:val="single" w:sz="8" w:space="0" w:color="047FA3" w:themeColor="accent3"/>
        <w:right w:val="single" w:sz="8" w:space="0" w:color="047FA3" w:themeColor="accent3"/>
      </w:tblBorders>
    </w:tblPr>
    <w:tblStylePr w:type="firstRow">
      <w:pPr>
        <w:spacing w:before="0" w:after="0" w:line="240" w:lineRule="auto"/>
      </w:pPr>
      <w:rPr>
        <w:b/>
        <w:bCs/>
        <w:color w:val="FFFFFF" w:themeColor="background1"/>
      </w:rPr>
      <w:tblPr/>
      <w:tcPr>
        <w:shd w:val="clear" w:color="auto" w:fill="047FA3" w:themeFill="accent3"/>
      </w:tcPr>
    </w:tblStylePr>
    <w:tblStylePr w:type="lastRow">
      <w:pPr>
        <w:spacing w:before="0" w:after="0" w:line="240" w:lineRule="auto"/>
      </w:pPr>
      <w:rPr>
        <w:b/>
        <w:bCs/>
      </w:rPr>
      <w:tblPr/>
      <w:tcPr>
        <w:tcBorders>
          <w:top w:val="double" w:sz="6" w:space="0" w:color="047FA3" w:themeColor="accent3"/>
          <w:left w:val="single" w:sz="8" w:space="0" w:color="047FA3" w:themeColor="accent3"/>
          <w:bottom w:val="single" w:sz="8" w:space="0" w:color="047FA3" w:themeColor="accent3"/>
          <w:right w:val="single" w:sz="8" w:space="0" w:color="047FA3" w:themeColor="accent3"/>
        </w:tcBorders>
      </w:tcPr>
    </w:tblStylePr>
    <w:tblStylePr w:type="firstCol">
      <w:rPr>
        <w:b/>
        <w:bCs/>
      </w:rPr>
    </w:tblStylePr>
    <w:tblStylePr w:type="lastCol">
      <w:rPr>
        <w:b/>
        <w:bCs/>
      </w:rPr>
    </w:tblStylePr>
    <w:tblStylePr w:type="band1Vert">
      <w:tblPr/>
      <w:tcPr>
        <w:tcBorders>
          <w:top w:val="single" w:sz="8" w:space="0" w:color="047FA3" w:themeColor="accent3"/>
          <w:left w:val="single" w:sz="8" w:space="0" w:color="047FA3" w:themeColor="accent3"/>
          <w:bottom w:val="single" w:sz="8" w:space="0" w:color="047FA3" w:themeColor="accent3"/>
          <w:right w:val="single" w:sz="8" w:space="0" w:color="047FA3" w:themeColor="accent3"/>
        </w:tcBorders>
      </w:tcPr>
    </w:tblStylePr>
    <w:tblStylePr w:type="band1Horz">
      <w:tblPr/>
      <w:tcPr>
        <w:tcBorders>
          <w:top w:val="single" w:sz="8" w:space="0" w:color="047FA3" w:themeColor="accent3"/>
          <w:left w:val="single" w:sz="8" w:space="0" w:color="047FA3" w:themeColor="accent3"/>
          <w:bottom w:val="single" w:sz="8" w:space="0" w:color="047FA3" w:themeColor="accent3"/>
          <w:right w:val="single" w:sz="8" w:space="0" w:color="047FA3" w:themeColor="accent3"/>
        </w:tcBorders>
      </w:tcPr>
    </w:tblStylePr>
  </w:style>
  <w:style w:type="table" w:styleId="Lyslisteuthevingsfarge4">
    <w:name w:val="Light List Accent 4"/>
    <w:basedOn w:val="Vanligtabell"/>
    <w:uiPriority w:val="61"/>
    <w:semiHidden/>
    <w:unhideWhenUsed/>
    <w:rsid w:val="00761273"/>
    <w:pPr>
      <w:spacing w:after="0" w:line="240" w:lineRule="auto"/>
    </w:pPr>
    <w:tblPr>
      <w:tblStyleRowBandSize w:val="1"/>
      <w:tblStyleColBandSize w:val="1"/>
      <w:tblBorders>
        <w:top w:val="single" w:sz="8" w:space="0" w:color="7C145C" w:themeColor="accent4"/>
        <w:left w:val="single" w:sz="8" w:space="0" w:color="7C145C" w:themeColor="accent4"/>
        <w:bottom w:val="single" w:sz="8" w:space="0" w:color="7C145C" w:themeColor="accent4"/>
        <w:right w:val="single" w:sz="8" w:space="0" w:color="7C145C" w:themeColor="accent4"/>
      </w:tblBorders>
    </w:tblPr>
    <w:tblStylePr w:type="firstRow">
      <w:pPr>
        <w:spacing w:before="0" w:after="0" w:line="240" w:lineRule="auto"/>
      </w:pPr>
      <w:rPr>
        <w:b/>
        <w:bCs/>
        <w:color w:val="FFFFFF" w:themeColor="background1"/>
      </w:rPr>
      <w:tblPr/>
      <w:tcPr>
        <w:shd w:val="clear" w:color="auto" w:fill="7C145C" w:themeFill="accent4"/>
      </w:tcPr>
    </w:tblStylePr>
    <w:tblStylePr w:type="lastRow">
      <w:pPr>
        <w:spacing w:before="0" w:after="0" w:line="240" w:lineRule="auto"/>
      </w:pPr>
      <w:rPr>
        <w:b/>
        <w:bCs/>
      </w:rPr>
      <w:tblPr/>
      <w:tcPr>
        <w:tcBorders>
          <w:top w:val="double" w:sz="6" w:space="0" w:color="7C145C" w:themeColor="accent4"/>
          <w:left w:val="single" w:sz="8" w:space="0" w:color="7C145C" w:themeColor="accent4"/>
          <w:bottom w:val="single" w:sz="8" w:space="0" w:color="7C145C" w:themeColor="accent4"/>
          <w:right w:val="single" w:sz="8" w:space="0" w:color="7C145C" w:themeColor="accent4"/>
        </w:tcBorders>
      </w:tcPr>
    </w:tblStylePr>
    <w:tblStylePr w:type="firstCol">
      <w:rPr>
        <w:b/>
        <w:bCs/>
      </w:rPr>
    </w:tblStylePr>
    <w:tblStylePr w:type="lastCol">
      <w:rPr>
        <w:b/>
        <w:bCs/>
      </w:rPr>
    </w:tblStylePr>
    <w:tblStylePr w:type="band1Vert">
      <w:tblPr/>
      <w:tcPr>
        <w:tcBorders>
          <w:top w:val="single" w:sz="8" w:space="0" w:color="7C145C" w:themeColor="accent4"/>
          <w:left w:val="single" w:sz="8" w:space="0" w:color="7C145C" w:themeColor="accent4"/>
          <w:bottom w:val="single" w:sz="8" w:space="0" w:color="7C145C" w:themeColor="accent4"/>
          <w:right w:val="single" w:sz="8" w:space="0" w:color="7C145C" w:themeColor="accent4"/>
        </w:tcBorders>
      </w:tcPr>
    </w:tblStylePr>
    <w:tblStylePr w:type="band1Horz">
      <w:tblPr/>
      <w:tcPr>
        <w:tcBorders>
          <w:top w:val="single" w:sz="8" w:space="0" w:color="7C145C" w:themeColor="accent4"/>
          <w:left w:val="single" w:sz="8" w:space="0" w:color="7C145C" w:themeColor="accent4"/>
          <w:bottom w:val="single" w:sz="8" w:space="0" w:color="7C145C" w:themeColor="accent4"/>
          <w:right w:val="single" w:sz="8" w:space="0" w:color="7C145C" w:themeColor="accent4"/>
        </w:tcBorders>
      </w:tcPr>
    </w:tblStylePr>
  </w:style>
  <w:style w:type="table" w:styleId="Lyslisteuthevingsfarge5">
    <w:name w:val="Light List Accent 5"/>
    <w:basedOn w:val="Vanligtabell"/>
    <w:uiPriority w:val="61"/>
    <w:semiHidden/>
    <w:unhideWhenUsed/>
    <w:rsid w:val="00761273"/>
    <w:pPr>
      <w:spacing w:after="0" w:line="240" w:lineRule="auto"/>
    </w:pPr>
    <w:tblPr>
      <w:tblStyleRowBandSize w:val="1"/>
      <w:tblStyleColBandSize w:val="1"/>
      <w:tblBorders>
        <w:top w:val="single" w:sz="8" w:space="0" w:color="366558" w:themeColor="accent5"/>
        <w:left w:val="single" w:sz="8" w:space="0" w:color="366558" w:themeColor="accent5"/>
        <w:bottom w:val="single" w:sz="8" w:space="0" w:color="366558" w:themeColor="accent5"/>
        <w:right w:val="single" w:sz="8" w:space="0" w:color="366558" w:themeColor="accent5"/>
      </w:tblBorders>
    </w:tblPr>
    <w:tblStylePr w:type="firstRow">
      <w:pPr>
        <w:spacing w:before="0" w:after="0" w:line="240" w:lineRule="auto"/>
      </w:pPr>
      <w:rPr>
        <w:b/>
        <w:bCs/>
        <w:color w:val="FFFFFF" w:themeColor="background1"/>
      </w:rPr>
      <w:tblPr/>
      <w:tcPr>
        <w:shd w:val="clear" w:color="auto" w:fill="366558" w:themeFill="accent5"/>
      </w:tcPr>
    </w:tblStylePr>
    <w:tblStylePr w:type="lastRow">
      <w:pPr>
        <w:spacing w:before="0" w:after="0" w:line="240" w:lineRule="auto"/>
      </w:pPr>
      <w:rPr>
        <w:b/>
        <w:bCs/>
      </w:rPr>
      <w:tblPr/>
      <w:tcPr>
        <w:tcBorders>
          <w:top w:val="double" w:sz="6" w:space="0" w:color="366558" w:themeColor="accent5"/>
          <w:left w:val="single" w:sz="8" w:space="0" w:color="366558" w:themeColor="accent5"/>
          <w:bottom w:val="single" w:sz="8" w:space="0" w:color="366558" w:themeColor="accent5"/>
          <w:right w:val="single" w:sz="8" w:space="0" w:color="366558" w:themeColor="accent5"/>
        </w:tcBorders>
      </w:tcPr>
    </w:tblStylePr>
    <w:tblStylePr w:type="firstCol">
      <w:rPr>
        <w:b/>
        <w:bCs/>
      </w:rPr>
    </w:tblStylePr>
    <w:tblStylePr w:type="lastCol">
      <w:rPr>
        <w:b/>
        <w:bCs/>
      </w:rPr>
    </w:tblStylePr>
    <w:tblStylePr w:type="band1Vert">
      <w:tblPr/>
      <w:tcPr>
        <w:tcBorders>
          <w:top w:val="single" w:sz="8" w:space="0" w:color="366558" w:themeColor="accent5"/>
          <w:left w:val="single" w:sz="8" w:space="0" w:color="366558" w:themeColor="accent5"/>
          <w:bottom w:val="single" w:sz="8" w:space="0" w:color="366558" w:themeColor="accent5"/>
          <w:right w:val="single" w:sz="8" w:space="0" w:color="366558" w:themeColor="accent5"/>
        </w:tcBorders>
      </w:tcPr>
    </w:tblStylePr>
    <w:tblStylePr w:type="band1Horz">
      <w:tblPr/>
      <w:tcPr>
        <w:tcBorders>
          <w:top w:val="single" w:sz="8" w:space="0" w:color="366558" w:themeColor="accent5"/>
          <w:left w:val="single" w:sz="8" w:space="0" w:color="366558" w:themeColor="accent5"/>
          <w:bottom w:val="single" w:sz="8" w:space="0" w:color="366558" w:themeColor="accent5"/>
          <w:right w:val="single" w:sz="8" w:space="0" w:color="366558" w:themeColor="accent5"/>
        </w:tcBorders>
      </w:tcPr>
    </w:tblStylePr>
  </w:style>
  <w:style w:type="table" w:styleId="Lyslisteuthevingsfarge6">
    <w:name w:val="Light List Accent 6"/>
    <w:basedOn w:val="Vanligtabell"/>
    <w:uiPriority w:val="61"/>
    <w:semiHidden/>
    <w:unhideWhenUsed/>
    <w:rsid w:val="00761273"/>
    <w:pPr>
      <w:spacing w:after="0" w:line="240" w:lineRule="auto"/>
    </w:pPr>
    <w:tblPr>
      <w:tblStyleRowBandSize w:val="1"/>
      <w:tblStyleColBandSize w:val="1"/>
      <w:tblBorders>
        <w:top w:val="single" w:sz="8" w:space="0" w:color="FFBF00" w:themeColor="accent6"/>
        <w:left w:val="single" w:sz="8" w:space="0" w:color="FFBF00" w:themeColor="accent6"/>
        <w:bottom w:val="single" w:sz="8" w:space="0" w:color="FFBF00" w:themeColor="accent6"/>
        <w:right w:val="single" w:sz="8" w:space="0" w:color="FFBF00" w:themeColor="accent6"/>
      </w:tblBorders>
    </w:tblPr>
    <w:tblStylePr w:type="firstRow">
      <w:pPr>
        <w:spacing w:before="0" w:after="0" w:line="240" w:lineRule="auto"/>
      </w:pPr>
      <w:rPr>
        <w:b/>
        <w:bCs/>
        <w:color w:val="FFFFFF" w:themeColor="background1"/>
      </w:rPr>
      <w:tblPr/>
      <w:tcPr>
        <w:shd w:val="clear" w:color="auto" w:fill="FFBF00" w:themeFill="accent6"/>
      </w:tcPr>
    </w:tblStylePr>
    <w:tblStylePr w:type="lastRow">
      <w:pPr>
        <w:spacing w:before="0" w:after="0" w:line="240" w:lineRule="auto"/>
      </w:pPr>
      <w:rPr>
        <w:b/>
        <w:bCs/>
      </w:rPr>
      <w:tblPr/>
      <w:tcPr>
        <w:tcBorders>
          <w:top w:val="double" w:sz="6" w:space="0" w:color="FFBF00" w:themeColor="accent6"/>
          <w:left w:val="single" w:sz="8" w:space="0" w:color="FFBF00" w:themeColor="accent6"/>
          <w:bottom w:val="single" w:sz="8" w:space="0" w:color="FFBF00" w:themeColor="accent6"/>
          <w:right w:val="single" w:sz="8" w:space="0" w:color="FFBF00" w:themeColor="accent6"/>
        </w:tcBorders>
      </w:tcPr>
    </w:tblStylePr>
    <w:tblStylePr w:type="firstCol">
      <w:rPr>
        <w:b/>
        <w:bCs/>
      </w:rPr>
    </w:tblStylePr>
    <w:tblStylePr w:type="lastCol">
      <w:rPr>
        <w:b/>
        <w:bCs/>
      </w:rPr>
    </w:tblStylePr>
    <w:tblStylePr w:type="band1Vert">
      <w:tblPr/>
      <w:tcPr>
        <w:tcBorders>
          <w:top w:val="single" w:sz="8" w:space="0" w:color="FFBF00" w:themeColor="accent6"/>
          <w:left w:val="single" w:sz="8" w:space="0" w:color="FFBF00" w:themeColor="accent6"/>
          <w:bottom w:val="single" w:sz="8" w:space="0" w:color="FFBF00" w:themeColor="accent6"/>
          <w:right w:val="single" w:sz="8" w:space="0" w:color="FFBF00" w:themeColor="accent6"/>
        </w:tcBorders>
      </w:tcPr>
    </w:tblStylePr>
    <w:tblStylePr w:type="band1Horz">
      <w:tblPr/>
      <w:tcPr>
        <w:tcBorders>
          <w:top w:val="single" w:sz="8" w:space="0" w:color="FFBF00" w:themeColor="accent6"/>
          <w:left w:val="single" w:sz="8" w:space="0" w:color="FFBF00" w:themeColor="accent6"/>
          <w:bottom w:val="single" w:sz="8" w:space="0" w:color="FFBF00" w:themeColor="accent6"/>
          <w:right w:val="single" w:sz="8" w:space="0" w:color="FFBF00" w:themeColor="accent6"/>
        </w:tcBorders>
      </w:tcPr>
    </w:tblStylePr>
  </w:style>
  <w:style w:type="table" w:styleId="Lysskyggelegging">
    <w:name w:val="Light Shading"/>
    <w:basedOn w:val="Vanligtabell"/>
    <w:uiPriority w:val="60"/>
    <w:semiHidden/>
    <w:unhideWhenUsed/>
    <w:rsid w:val="00761273"/>
    <w:pPr>
      <w:spacing w:after="0" w:line="240" w:lineRule="auto"/>
    </w:pPr>
    <w:rPr>
      <w:color w:val="171717" w:themeColor="text1" w:themeShade="BF"/>
    </w:rPr>
    <w:tblPr>
      <w:tblStyleRowBandSize w:val="1"/>
      <w:tblStyleColBandSize w:val="1"/>
      <w:tblBorders>
        <w:top w:val="single" w:sz="8" w:space="0" w:color="202020" w:themeColor="text1"/>
        <w:bottom w:val="single" w:sz="8" w:space="0" w:color="202020" w:themeColor="text1"/>
      </w:tblBorders>
    </w:tblPr>
    <w:tblStylePr w:type="firstRow">
      <w:pPr>
        <w:spacing w:before="0" w:after="0" w:line="240" w:lineRule="auto"/>
      </w:pPr>
      <w:rPr>
        <w:b/>
        <w:bCs/>
      </w:rPr>
      <w:tblPr/>
      <w:tcPr>
        <w:tcBorders>
          <w:top w:val="single" w:sz="8" w:space="0" w:color="202020" w:themeColor="text1"/>
          <w:left w:val="nil"/>
          <w:bottom w:val="single" w:sz="8" w:space="0" w:color="202020" w:themeColor="text1"/>
          <w:right w:val="nil"/>
          <w:insideH w:val="nil"/>
          <w:insideV w:val="nil"/>
        </w:tcBorders>
      </w:tcPr>
    </w:tblStylePr>
    <w:tblStylePr w:type="lastRow">
      <w:pPr>
        <w:spacing w:before="0" w:after="0" w:line="240" w:lineRule="auto"/>
      </w:pPr>
      <w:rPr>
        <w:b/>
        <w:bCs/>
      </w:rPr>
      <w:tblPr/>
      <w:tcPr>
        <w:tcBorders>
          <w:top w:val="single" w:sz="8" w:space="0" w:color="202020" w:themeColor="text1"/>
          <w:left w:val="nil"/>
          <w:bottom w:val="single" w:sz="8" w:space="0" w:color="2020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C7C7" w:themeFill="text1" w:themeFillTint="3F"/>
      </w:tcPr>
    </w:tblStylePr>
    <w:tblStylePr w:type="band1Horz">
      <w:tblPr/>
      <w:tcPr>
        <w:tcBorders>
          <w:left w:val="nil"/>
          <w:right w:val="nil"/>
          <w:insideH w:val="nil"/>
          <w:insideV w:val="nil"/>
        </w:tcBorders>
        <w:shd w:val="clear" w:color="auto" w:fill="C7C7C7" w:themeFill="text1" w:themeFillTint="3F"/>
      </w:tcPr>
    </w:tblStylePr>
  </w:style>
  <w:style w:type="table" w:styleId="Lysskyggelegginguthevingsfarge1">
    <w:name w:val="Light Shading Accent 1"/>
    <w:basedOn w:val="Vanligtabell"/>
    <w:uiPriority w:val="60"/>
    <w:semiHidden/>
    <w:unhideWhenUsed/>
    <w:rsid w:val="00761273"/>
    <w:pPr>
      <w:spacing w:after="0" w:line="240" w:lineRule="auto"/>
    </w:pPr>
    <w:rPr>
      <w:color w:val="004EAD" w:themeColor="accent1" w:themeShade="BF"/>
    </w:rPr>
    <w:tblPr>
      <w:tblStyleRowBandSize w:val="1"/>
      <w:tblStyleColBandSize w:val="1"/>
      <w:tblBorders>
        <w:top w:val="single" w:sz="8" w:space="0" w:color="0069E8" w:themeColor="accent1"/>
        <w:bottom w:val="single" w:sz="8" w:space="0" w:color="0069E8" w:themeColor="accent1"/>
      </w:tblBorders>
    </w:tblPr>
    <w:tblStylePr w:type="firstRow">
      <w:pPr>
        <w:spacing w:before="0" w:after="0" w:line="240" w:lineRule="auto"/>
      </w:pPr>
      <w:rPr>
        <w:b/>
        <w:bCs/>
      </w:rPr>
      <w:tblPr/>
      <w:tcPr>
        <w:tcBorders>
          <w:top w:val="single" w:sz="8" w:space="0" w:color="0069E8" w:themeColor="accent1"/>
          <w:left w:val="nil"/>
          <w:bottom w:val="single" w:sz="8" w:space="0" w:color="0069E8" w:themeColor="accent1"/>
          <w:right w:val="nil"/>
          <w:insideH w:val="nil"/>
          <w:insideV w:val="nil"/>
        </w:tcBorders>
      </w:tcPr>
    </w:tblStylePr>
    <w:tblStylePr w:type="lastRow">
      <w:pPr>
        <w:spacing w:before="0" w:after="0" w:line="240" w:lineRule="auto"/>
      </w:pPr>
      <w:rPr>
        <w:b/>
        <w:bCs/>
      </w:rPr>
      <w:tblPr/>
      <w:tcPr>
        <w:tcBorders>
          <w:top w:val="single" w:sz="8" w:space="0" w:color="0069E8" w:themeColor="accent1"/>
          <w:left w:val="nil"/>
          <w:bottom w:val="single" w:sz="8" w:space="0" w:color="0069E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9FF" w:themeFill="accent1" w:themeFillTint="3F"/>
      </w:tcPr>
    </w:tblStylePr>
    <w:tblStylePr w:type="band1Horz">
      <w:tblPr/>
      <w:tcPr>
        <w:tcBorders>
          <w:left w:val="nil"/>
          <w:right w:val="nil"/>
          <w:insideH w:val="nil"/>
          <w:insideV w:val="nil"/>
        </w:tcBorders>
        <w:shd w:val="clear" w:color="auto" w:fill="BAD9FF" w:themeFill="accent1" w:themeFillTint="3F"/>
      </w:tcPr>
    </w:tblStylePr>
  </w:style>
  <w:style w:type="table" w:styleId="Lysskyggelegginguthevingsfarge2">
    <w:name w:val="Light Shading Accent 2"/>
    <w:basedOn w:val="Vanligtabell"/>
    <w:uiPriority w:val="60"/>
    <w:semiHidden/>
    <w:unhideWhenUsed/>
    <w:rsid w:val="00761273"/>
    <w:pPr>
      <w:spacing w:after="0" w:line="240" w:lineRule="auto"/>
    </w:pPr>
    <w:rPr>
      <w:color w:val="023C4E" w:themeColor="accent2" w:themeShade="BF"/>
    </w:rPr>
    <w:tblPr>
      <w:tblStyleRowBandSize w:val="1"/>
      <w:tblStyleColBandSize w:val="1"/>
      <w:tblBorders>
        <w:top w:val="single" w:sz="8" w:space="0" w:color="035169" w:themeColor="accent2"/>
        <w:bottom w:val="single" w:sz="8" w:space="0" w:color="035169" w:themeColor="accent2"/>
      </w:tblBorders>
    </w:tblPr>
    <w:tblStylePr w:type="firstRow">
      <w:pPr>
        <w:spacing w:before="0" w:after="0" w:line="240" w:lineRule="auto"/>
      </w:pPr>
      <w:rPr>
        <w:b/>
        <w:bCs/>
      </w:rPr>
      <w:tblPr/>
      <w:tcPr>
        <w:tcBorders>
          <w:top w:val="single" w:sz="8" w:space="0" w:color="035169" w:themeColor="accent2"/>
          <w:left w:val="nil"/>
          <w:bottom w:val="single" w:sz="8" w:space="0" w:color="035169" w:themeColor="accent2"/>
          <w:right w:val="nil"/>
          <w:insideH w:val="nil"/>
          <w:insideV w:val="nil"/>
        </w:tcBorders>
      </w:tcPr>
    </w:tblStylePr>
    <w:tblStylePr w:type="lastRow">
      <w:pPr>
        <w:spacing w:before="0" w:after="0" w:line="240" w:lineRule="auto"/>
      </w:pPr>
      <w:rPr>
        <w:b/>
        <w:bCs/>
      </w:rPr>
      <w:tblPr/>
      <w:tcPr>
        <w:tcBorders>
          <w:top w:val="single" w:sz="8" w:space="0" w:color="035169" w:themeColor="accent2"/>
          <w:left w:val="nil"/>
          <w:bottom w:val="single" w:sz="8" w:space="0" w:color="03516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E6FC" w:themeFill="accent2" w:themeFillTint="3F"/>
      </w:tcPr>
    </w:tblStylePr>
    <w:tblStylePr w:type="band1Horz">
      <w:tblPr/>
      <w:tcPr>
        <w:tcBorders>
          <w:left w:val="nil"/>
          <w:right w:val="nil"/>
          <w:insideH w:val="nil"/>
          <w:insideV w:val="nil"/>
        </w:tcBorders>
        <w:shd w:val="clear" w:color="auto" w:fill="9EE6FC" w:themeFill="accent2" w:themeFillTint="3F"/>
      </w:tcPr>
    </w:tblStylePr>
  </w:style>
  <w:style w:type="table" w:styleId="Lysskyggelegginguthevingsfarge3">
    <w:name w:val="Light Shading Accent 3"/>
    <w:basedOn w:val="Vanligtabell"/>
    <w:uiPriority w:val="60"/>
    <w:semiHidden/>
    <w:unhideWhenUsed/>
    <w:rsid w:val="00761273"/>
    <w:pPr>
      <w:spacing w:after="0" w:line="240" w:lineRule="auto"/>
    </w:pPr>
    <w:rPr>
      <w:color w:val="035E79" w:themeColor="accent3" w:themeShade="BF"/>
    </w:rPr>
    <w:tblPr>
      <w:tblStyleRowBandSize w:val="1"/>
      <w:tblStyleColBandSize w:val="1"/>
      <w:tblBorders>
        <w:top w:val="single" w:sz="8" w:space="0" w:color="047FA3" w:themeColor="accent3"/>
        <w:bottom w:val="single" w:sz="8" w:space="0" w:color="047FA3" w:themeColor="accent3"/>
      </w:tblBorders>
    </w:tblPr>
    <w:tblStylePr w:type="firstRow">
      <w:pPr>
        <w:spacing w:before="0" w:after="0" w:line="240" w:lineRule="auto"/>
      </w:pPr>
      <w:rPr>
        <w:b/>
        <w:bCs/>
      </w:rPr>
      <w:tblPr/>
      <w:tcPr>
        <w:tcBorders>
          <w:top w:val="single" w:sz="8" w:space="0" w:color="047FA3" w:themeColor="accent3"/>
          <w:left w:val="nil"/>
          <w:bottom w:val="single" w:sz="8" w:space="0" w:color="047FA3" w:themeColor="accent3"/>
          <w:right w:val="nil"/>
          <w:insideH w:val="nil"/>
          <w:insideV w:val="nil"/>
        </w:tcBorders>
      </w:tcPr>
    </w:tblStylePr>
    <w:tblStylePr w:type="lastRow">
      <w:pPr>
        <w:spacing w:before="0" w:after="0" w:line="240" w:lineRule="auto"/>
      </w:pPr>
      <w:rPr>
        <w:b/>
        <w:bCs/>
      </w:rPr>
      <w:tblPr/>
      <w:tcPr>
        <w:tcBorders>
          <w:top w:val="single" w:sz="8" w:space="0" w:color="047FA3" w:themeColor="accent3"/>
          <w:left w:val="nil"/>
          <w:bottom w:val="single" w:sz="8" w:space="0" w:color="047FA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AFD" w:themeFill="accent3" w:themeFillTint="3F"/>
      </w:tcPr>
    </w:tblStylePr>
    <w:tblStylePr w:type="band1Horz">
      <w:tblPr/>
      <w:tcPr>
        <w:tcBorders>
          <w:left w:val="nil"/>
          <w:right w:val="nil"/>
          <w:insideH w:val="nil"/>
          <w:insideV w:val="nil"/>
        </w:tcBorders>
        <w:shd w:val="clear" w:color="auto" w:fill="ACEAFD" w:themeFill="accent3" w:themeFillTint="3F"/>
      </w:tcPr>
    </w:tblStylePr>
  </w:style>
  <w:style w:type="table" w:styleId="Lysskyggelegginguthevingsfarge4">
    <w:name w:val="Light Shading Accent 4"/>
    <w:basedOn w:val="Vanligtabell"/>
    <w:uiPriority w:val="60"/>
    <w:semiHidden/>
    <w:unhideWhenUsed/>
    <w:rsid w:val="00761273"/>
    <w:pPr>
      <w:spacing w:after="0" w:line="240" w:lineRule="auto"/>
    </w:pPr>
    <w:rPr>
      <w:color w:val="5C0F44" w:themeColor="accent4" w:themeShade="BF"/>
    </w:rPr>
    <w:tblPr>
      <w:tblStyleRowBandSize w:val="1"/>
      <w:tblStyleColBandSize w:val="1"/>
      <w:tblBorders>
        <w:top w:val="single" w:sz="8" w:space="0" w:color="7C145C" w:themeColor="accent4"/>
        <w:bottom w:val="single" w:sz="8" w:space="0" w:color="7C145C" w:themeColor="accent4"/>
      </w:tblBorders>
    </w:tblPr>
    <w:tblStylePr w:type="firstRow">
      <w:pPr>
        <w:spacing w:before="0" w:after="0" w:line="240" w:lineRule="auto"/>
      </w:pPr>
      <w:rPr>
        <w:b/>
        <w:bCs/>
      </w:rPr>
      <w:tblPr/>
      <w:tcPr>
        <w:tcBorders>
          <w:top w:val="single" w:sz="8" w:space="0" w:color="7C145C" w:themeColor="accent4"/>
          <w:left w:val="nil"/>
          <w:bottom w:val="single" w:sz="8" w:space="0" w:color="7C145C" w:themeColor="accent4"/>
          <w:right w:val="nil"/>
          <w:insideH w:val="nil"/>
          <w:insideV w:val="nil"/>
        </w:tcBorders>
      </w:tcPr>
    </w:tblStylePr>
    <w:tblStylePr w:type="lastRow">
      <w:pPr>
        <w:spacing w:before="0" w:after="0" w:line="240" w:lineRule="auto"/>
      </w:pPr>
      <w:rPr>
        <w:b/>
        <w:bCs/>
      </w:rPr>
      <w:tblPr/>
      <w:tcPr>
        <w:tcBorders>
          <w:top w:val="single" w:sz="8" w:space="0" w:color="7C145C" w:themeColor="accent4"/>
          <w:left w:val="nil"/>
          <w:bottom w:val="single" w:sz="8" w:space="0" w:color="7C14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B0DE" w:themeFill="accent4" w:themeFillTint="3F"/>
      </w:tcPr>
    </w:tblStylePr>
    <w:tblStylePr w:type="band1Horz">
      <w:tblPr/>
      <w:tcPr>
        <w:tcBorders>
          <w:left w:val="nil"/>
          <w:right w:val="nil"/>
          <w:insideH w:val="nil"/>
          <w:insideV w:val="nil"/>
        </w:tcBorders>
        <w:shd w:val="clear" w:color="auto" w:fill="F2B0DE" w:themeFill="accent4" w:themeFillTint="3F"/>
      </w:tcPr>
    </w:tblStylePr>
  </w:style>
  <w:style w:type="table" w:styleId="Lysskyggelegginguthevingsfarge5">
    <w:name w:val="Light Shading Accent 5"/>
    <w:basedOn w:val="Vanligtabell"/>
    <w:uiPriority w:val="60"/>
    <w:semiHidden/>
    <w:unhideWhenUsed/>
    <w:rsid w:val="00761273"/>
    <w:pPr>
      <w:spacing w:after="0" w:line="240" w:lineRule="auto"/>
    </w:pPr>
    <w:rPr>
      <w:color w:val="284B41" w:themeColor="accent5" w:themeShade="BF"/>
    </w:rPr>
    <w:tblPr>
      <w:tblStyleRowBandSize w:val="1"/>
      <w:tblStyleColBandSize w:val="1"/>
      <w:tblBorders>
        <w:top w:val="single" w:sz="8" w:space="0" w:color="366558" w:themeColor="accent5"/>
        <w:bottom w:val="single" w:sz="8" w:space="0" w:color="366558" w:themeColor="accent5"/>
      </w:tblBorders>
    </w:tblPr>
    <w:tblStylePr w:type="firstRow">
      <w:pPr>
        <w:spacing w:before="0" w:after="0" w:line="240" w:lineRule="auto"/>
      </w:pPr>
      <w:rPr>
        <w:b/>
        <w:bCs/>
      </w:rPr>
      <w:tblPr/>
      <w:tcPr>
        <w:tcBorders>
          <w:top w:val="single" w:sz="8" w:space="0" w:color="366558" w:themeColor="accent5"/>
          <w:left w:val="nil"/>
          <w:bottom w:val="single" w:sz="8" w:space="0" w:color="366558" w:themeColor="accent5"/>
          <w:right w:val="nil"/>
          <w:insideH w:val="nil"/>
          <w:insideV w:val="nil"/>
        </w:tcBorders>
      </w:tcPr>
    </w:tblStylePr>
    <w:tblStylePr w:type="lastRow">
      <w:pPr>
        <w:spacing w:before="0" w:after="0" w:line="240" w:lineRule="auto"/>
      </w:pPr>
      <w:rPr>
        <w:b/>
        <w:bCs/>
      </w:rPr>
      <w:tblPr/>
      <w:tcPr>
        <w:tcBorders>
          <w:top w:val="single" w:sz="8" w:space="0" w:color="366558" w:themeColor="accent5"/>
          <w:left w:val="nil"/>
          <w:bottom w:val="single" w:sz="8" w:space="0" w:color="36655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D8" w:themeFill="accent5" w:themeFillTint="3F"/>
      </w:tcPr>
    </w:tblStylePr>
    <w:tblStylePr w:type="band1Horz">
      <w:tblPr/>
      <w:tcPr>
        <w:tcBorders>
          <w:left w:val="nil"/>
          <w:right w:val="nil"/>
          <w:insideH w:val="nil"/>
          <w:insideV w:val="nil"/>
        </w:tcBorders>
        <w:shd w:val="clear" w:color="auto" w:fill="C5E0D8" w:themeFill="accent5" w:themeFillTint="3F"/>
      </w:tcPr>
    </w:tblStylePr>
  </w:style>
  <w:style w:type="table" w:styleId="Lysskyggelegginguthevingsfarge6">
    <w:name w:val="Light Shading Accent 6"/>
    <w:basedOn w:val="Vanligtabell"/>
    <w:uiPriority w:val="60"/>
    <w:semiHidden/>
    <w:unhideWhenUsed/>
    <w:rsid w:val="00761273"/>
    <w:pPr>
      <w:spacing w:after="0" w:line="240" w:lineRule="auto"/>
    </w:pPr>
    <w:rPr>
      <w:color w:val="BF8F00" w:themeColor="accent6" w:themeShade="BF"/>
    </w:rPr>
    <w:tblPr>
      <w:tblStyleRowBandSize w:val="1"/>
      <w:tblStyleColBandSize w:val="1"/>
      <w:tblBorders>
        <w:top w:val="single" w:sz="8" w:space="0" w:color="FFBF00" w:themeColor="accent6"/>
        <w:bottom w:val="single" w:sz="8" w:space="0" w:color="FFBF00" w:themeColor="accent6"/>
      </w:tblBorders>
    </w:tblPr>
    <w:tblStylePr w:type="firstRow">
      <w:pPr>
        <w:spacing w:before="0" w:after="0" w:line="240" w:lineRule="auto"/>
      </w:pPr>
      <w:rPr>
        <w:b/>
        <w:bCs/>
      </w:rPr>
      <w:tblPr/>
      <w:tcPr>
        <w:tcBorders>
          <w:top w:val="single" w:sz="8" w:space="0" w:color="FFBF00" w:themeColor="accent6"/>
          <w:left w:val="nil"/>
          <w:bottom w:val="single" w:sz="8" w:space="0" w:color="FFBF00" w:themeColor="accent6"/>
          <w:right w:val="nil"/>
          <w:insideH w:val="nil"/>
          <w:insideV w:val="nil"/>
        </w:tcBorders>
      </w:tcPr>
    </w:tblStylePr>
    <w:tblStylePr w:type="lastRow">
      <w:pPr>
        <w:spacing w:before="0" w:after="0" w:line="240" w:lineRule="auto"/>
      </w:pPr>
      <w:rPr>
        <w:b/>
        <w:bCs/>
      </w:rPr>
      <w:tblPr/>
      <w:tcPr>
        <w:tcBorders>
          <w:top w:val="single" w:sz="8" w:space="0" w:color="FFBF00" w:themeColor="accent6"/>
          <w:left w:val="nil"/>
          <w:bottom w:val="single" w:sz="8" w:space="0" w:color="FFBF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6" w:themeFillTint="3F"/>
      </w:tcPr>
    </w:tblStylePr>
    <w:tblStylePr w:type="band1Horz">
      <w:tblPr/>
      <w:tcPr>
        <w:tcBorders>
          <w:left w:val="nil"/>
          <w:right w:val="nil"/>
          <w:insideH w:val="nil"/>
          <w:insideV w:val="nil"/>
        </w:tcBorders>
        <w:shd w:val="clear" w:color="auto" w:fill="FFEFC0" w:themeFill="accent6" w:themeFillTint="3F"/>
      </w:tcPr>
    </w:tblStylePr>
  </w:style>
  <w:style w:type="character" w:styleId="Linjenummer">
    <w:name w:val="line number"/>
    <w:basedOn w:val="Standardskriftforavsnitt"/>
    <w:uiPriority w:val="99"/>
    <w:semiHidden/>
    <w:unhideWhenUsed/>
    <w:rsid w:val="00761273"/>
  </w:style>
  <w:style w:type="paragraph" w:styleId="Liste">
    <w:name w:val="List"/>
    <w:basedOn w:val="Normal"/>
    <w:uiPriority w:val="99"/>
    <w:semiHidden/>
    <w:unhideWhenUsed/>
    <w:rsid w:val="00761273"/>
    <w:pPr>
      <w:ind w:left="283" w:hanging="283"/>
      <w:contextualSpacing/>
    </w:pPr>
  </w:style>
  <w:style w:type="paragraph" w:styleId="Liste2">
    <w:name w:val="List 2"/>
    <w:basedOn w:val="Normal"/>
    <w:uiPriority w:val="99"/>
    <w:semiHidden/>
    <w:unhideWhenUsed/>
    <w:rsid w:val="00761273"/>
    <w:pPr>
      <w:ind w:left="566" w:hanging="283"/>
      <w:contextualSpacing/>
    </w:pPr>
  </w:style>
  <w:style w:type="paragraph" w:styleId="Liste3">
    <w:name w:val="List 3"/>
    <w:basedOn w:val="Normal"/>
    <w:uiPriority w:val="99"/>
    <w:semiHidden/>
    <w:unhideWhenUsed/>
    <w:rsid w:val="00761273"/>
    <w:pPr>
      <w:ind w:left="849" w:hanging="283"/>
      <w:contextualSpacing/>
    </w:pPr>
  </w:style>
  <w:style w:type="paragraph" w:styleId="Liste4">
    <w:name w:val="List 4"/>
    <w:basedOn w:val="Normal"/>
    <w:uiPriority w:val="99"/>
    <w:semiHidden/>
    <w:unhideWhenUsed/>
    <w:rsid w:val="00761273"/>
    <w:pPr>
      <w:ind w:left="1132" w:hanging="283"/>
      <w:contextualSpacing/>
    </w:pPr>
  </w:style>
  <w:style w:type="paragraph" w:styleId="Liste5">
    <w:name w:val="List 5"/>
    <w:basedOn w:val="Normal"/>
    <w:uiPriority w:val="99"/>
    <w:semiHidden/>
    <w:unhideWhenUsed/>
    <w:rsid w:val="00761273"/>
    <w:pPr>
      <w:ind w:left="1415" w:hanging="283"/>
      <w:contextualSpacing/>
    </w:pPr>
  </w:style>
  <w:style w:type="paragraph" w:styleId="Punktliste">
    <w:name w:val="List Bullet"/>
    <w:basedOn w:val="Normal"/>
    <w:uiPriority w:val="99"/>
    <w:unhideWhenUsed/>
    <w:rsid w:val="002A69DF"/>
    <w:pPr>
      <w:numPr>
        <w:numId w:val="4"/>
      </w:numPr>
      <w:ind w:left="142" w:hanging="142"/>
      <w:contextualSpacing/>
    </w:pPr>
  </w:style>
  <w:style w:type="paragraph" w:styleId="Punktliste2">
    <w:name w:val="List Bullet 2"/>
    <w:basedOn w:val="Normal"/>
    <w:uiPriority w:val="99"/>
    <w:semiHidden/>
    <w:unhideWhenUsed/>
    <w:rsid w:val="00761273"/>
    <w:pPr>
      <w:numPr>
        <w:numId w:val="5"/>
      </w:numPr>
      <w:contextualSpacing/>
    </w:pPr>
  </w:style>
  <w:style w:type="paragraph" w:styleId="Punktliste3">
    <w:name w:val="List Bullet 3"/>
    <w:basedOn w:val="Normal"/>
    <w:uiPriority w:val="99"/>
    <w:semiHidden/>
    <w:unhideWhenUsed/>
    <w:rsid w:val="00761273"/>
    <w:pPr>
      <w:numPr>
        <w:numId w:val="6"/>
      </w:numPr>
      <w:contextualSpacing/>
    </w:pPr>
  </w:style>
  <w:style w:type="paragraph" w:styleId="Punktliste4">
    <w:name w:val="List Bullet 4"/>
    <w:basedOn w:val="Normal"/>
    <w:uiPriority w:val="99"/>
    <w:semiHidden/>
    <w:unhideWhenUsed/>
    <w:rsid w:val="00761273"/>
    <w:pPr>
      <w:numPr>
        <w:numId w:val="7"/>
      </w:numPr>
      <w:contextualSpacing/>
    </w:pPr>
  </w:style>
  <w:style w:type="paragraph" w:styleId="Punktliste5">
    <w:name w:val="List Bullet 5"/>
    <w:basedOn w:val="Normal"/>
    <w:uiPriority w:val="99"/>
    <w:semiHidden/>
    <w:unhideWhenUsed/>
    <w:rsid w:val="00761273"/>
    <w:pPr>
      <w:numPr>
        <w:numId w:val="8"/>
      </w:numPr>
      <w:contextualSpacing/>
    </w:pPr>
  </w:style>
  <w:style w:type="paragraph" w:styleId="Liste-forts">
    <w:name w:val="List Continue"/>
    <w:basedOn w:val="Normal"/>
    <w:uiPriority w:val="99"/>
    <w:semiHidden/>
    <w:unhideWhenUsed/>
    <w:rsid w:val="00761273"/>
    <w:pPr>
      <w:spacing w:after="120"/>
      <w:ind w:left="283"/>
      <w:contextualSpacing/>
    </w:pPr>
  </w:style>
  <w:style w:type="paragraph" w:styleId="Liste-forts2">
    <w:name w:val="List Continue 2"/>
    <w:basedOn w:val="Normal"/>
    <w:uiPriority w:val="99"/>
    <w:semiHidden/>
    <w:unhideWhenUsed/>
    <w:rsid w:val="00761273"/>
    <w:pPr>
      <w:spacing w:after="120"/>
      <w:ind w:left="566"/>
      <w:contextualSpacing/>
    </w:pPr>
  </w:style>
  <w:style w:type="paragraph" w:styleId="Liste-forts3">
    <w:name w:val="List Continue 3"/>
    <w:basedOn w:val="Normal"/>
    <w:uiPriority w:val="99"/>
    <w:semiHidden/>
    <w:unhideWhenUsed/>
    <w:rsid w:val="00761273"/>
    <w:pPr>
      <w:spacing w:after="120"/>
      <w:ind w:left="849"/>
      <w:contextualSpacing/>
    </w:pPr>
  </w:style>
  <w:style w:type="paragraph" w:styleId="Liste-forts4">
    <w:name w:val="List Continue 4"/>
    <w:basedOn w:val="Normal"/>
    <w:uiPriority w:val="99"/>
    <w:semiHidden/>
    <w:unhideWhenUsed/>
    <w:rsid w:val="00761273"/>
    <w:pPr>
      <w:spacing w:after="120"/>
      <w:ind w:left="1132"/>
      <w:contextualSpacing/>
    </w:pPr>
  </w:style>
  <w:style w:type="paragraph" w:styleId="Liste-forts5">
    <w:name w:val="List Continue 5"/>
    <w:basedOn w:val="Normal"/>
    <w:uiPriority w:val="99"/>
    <w:semiHidden/>
    <w:unhideWhenUsed/>
    <w:rsid w:val="00761273"/>
    <w:pPr>
      <w:spacing w:after="120"/>
      <w:ind w:left="1415"/>
      <w:contextualSpacing/>
    </w:pPr>
  </w:style>
  <w:style w:type="paragraph" w:styleId="Nummerertliste">
    <w:name w:val="List Number"/>
    <w:basedOn w:val="Normal"/>
    <w:uiPriority w:val="99"/>
    <w:semiHidden/>
    <w:unhideWhenUsed/>
    <w:rsid w:val="00761273"/>
    <w:pPr>
      <w:numPr>
        <w:numId w:val="9"/>
      </w:numPr>
      <w:contextualSpacing/>
    </w:pPr>
  </w:style>
  <w:style w:type="paragraph" w:styleId="Nummerertliste2">
    <w:name w:val="List Number 2"/>
    <w:basedOn w:val="Normal"/>
    <w:uiPriority w:val="99"/>
    <w:semiHidden/>
    <w:unhideWhenUsed/>
    <w:rsid w:val="00761273"/>
    <w:pPr>
      <w:numPr>
        <w:numId w:val="10"/>
      </w:numPr>
      <w:contextualSpacing/>
    </w:pPr>
  </w:style>
  <w:style w:type="paragraph" w:styleId="Nummerertliste3">
    <w:name w:val="List Number 3"/>
    <w:basedOn w:val="Normal"/>
    <w:uiPriority w:val="99"/>
    <w:semiHidden/>
    <w:unhideWhenUsed/>
    <w:rsid w:val="00761273"/>
    <w:pPr>
      <w:numPr>
        <w:numId w:val="11"/>
      </w:numPr>
      <w:contextualSpacing/>
    </w:pPr>
  </w:style>
  <w:style w:type="paragraph" w:styleId="Nummerertliste4">
    <w:name w:val="List Number 4"/>
    <w:basedOn w:val="Normal"/>
    <w:uiPriority w:val="99"/>
    <w:semiHidden/>
    <w:unhideWhenUsed/>
    <w:rsid w:val="00761273"/>
    <w:pPr>
      <w:numPr>
        <w:numId w:val="12"/>
      </w:numPr>
      <w:contextualSpacing/>
    </w:pPr>
  </w:style>
  <w:style w:type="paragraph" w:styleId="Nummerertliste5">
    <w:name w:val="List Number 5"/>
    <w:basedOn w:val="Normal"/>
    <w:uiPriority w:val="99"/>
    <w:semiHidden/>
    <w:unhideWhenUsed/>
    <w:rsid w:val="00761273"/>
    <w:pPr>
      <w:numPr>
        <w:numId w:val="13"/>
      </w:numPr>
      <w:contextualSpacing/>
    </w:pPr>
  </w:style>
  <w:style w:type="paragraph" w:styleId="Listeavsnitt">
    <w:name w:val="List Paragraph"/>
    <w:basedOn w:val="Normal"/>
    <w:link w:val="ListeavsnittTegn"/>
    <w:uiPriority w:val="34"/>
    <w:qFormat/>
    <w:rsid w:val="00761273"/>
    <w:pPr>
      <w:ind w:left="720"/>
      <w:contextualSpacing/>
    </w:pPr>
  </w:style>
  <w:style w:type="table" w:styleId="Listetabell1lys">
    <w:name w:val="List Table 1 Light"/>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797979" w:themeColor="text1" w:themeTint="99"/>
        </w:tcBorders>
      </w:tcPr>
    </w:tblStylePr>
    <w:tblStylePr w:type="lastRow">
      <w:rPr>
        <w:b/>
        <w:bCs/>
      </w:rPr>
      <w:tblPr/>
      <w:tcPr>
        <w:tcBorders>
          <w:top w:val="single" w:sz="4" w:space="0" w:color="797979" w:themeColor="text1" w:themeTint="99"/>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Listetabell1lysuthevingsfarge1">
    <w:name w:val="List Table 1 Light Accent 1"/>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58A3FF" w:themeColor="accent1" w:themeTint="99"/>
        </w:tcBorders>
      </w:tcPr>
    </w:tblStylePr>
    <w:tblStylePr w:type="lastRow">
      <w:rPr>
        <w:b/>
        <w:bCs/>
      </w:rPr>
      <w:tblPr/>
      <w:tcPr>
        <w:tcBorders>
          <w:top w:val="single" w:sz="4" w:space="0" w:color="58A3FF" w:themeColor="accent1" w:themeTint="99"/>
        </w:tcBorders>
      </w:tc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Listetabell1lysuthevingsfarge2">
    <w:name w:val="List Table 1 Light Accent 2"/>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14C2F8" w:themeColor="accent2" w:themeTint="99"/>
        </w:tcBorders>
      </w:tcPr>
    </w:tblStylePr>
    <w:tblStylePr w:type="lastRow">
      <w:rPr>
        <w:b/>
        <w:bCs/>
      </w:rPr>
      <w:tblPr/>
      <w:tcPr>
        <w:tcBorders>
          <w:top w:val="single" w:sz="4" w:space="0" w:color="14C2F8" w:themeColor="accent2" w:themeTint="99"/>
        </w:tcBorders>
      </w:tc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Listetabell1lysuthevingsfarge3">
    <w:name w:val="List Table 1 Light Accent 3"/>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35CDFA" w:themeColor="accent3" w:themeTint="99"/>
        </w:tcBorders>
      </w:tcPr>
    </w:tblStylePr>
    <w:tblStylePr w:type="lastRow">
      <w:rPr>
        <w:b/>
        <w:bCs/>
      </w:rPr>
      <w:tblPr/>
      <w:tcPr>
        <w:tcBorders>
          <w:top w:val="single" w:sz="4" w:space="0" w:color="35CDFA" w:themeColor="accent3" w:themeTint="99"/>
        </w:tcBorders>
      </w:tc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Listetabell1lysuthevingsfarge4">
    <w:name w:val="List Table 1 Light Accent 4"/>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E041AF" w:themeColor="accent4" w:themeTint="99"/>
        </w:tcBorders>
      </w:tcPr>
    </w:tblStylePr>
    <w:tblStylePr w:type="lastRow">
      <w:rPr>
        <w:b/>
        <w:bCs/>
      </w:rPr>
      <w:tblPr/>
      <w:tcPr>
        <w:tcBorders>
          <w:top w:val="single" w:sz="4" w:space="0" w:color="E041AF" w:themeColor="accent4" w:themeTint="99"/>
        </w:tcBorders>
      </w:tc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Listetabell1lysuthevingsfarge5">
    <w:name w:val="List Table 1 Light Accent 5"/>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74B4A2" w:themeColor="accent5" w:themeTint="99"/>
        </w:tcBorders>
      </w:tcPr>
    </w:tblStylePr>
    <w:tblStylePr w:type="lastRow">
      <w:rPr>
        <w:b/>
        <w:bCs/>
      </w:rPr>
      <w:tblPr/>
      <w:tcPr>
        <w:tcBorders>
          <w:top w:val="single" w:sz="4" w:space="0" w:color="74B4A2" w:themeColor="accent5" w:themeTint="99"/>
        </w:tcBorders>
      </w:tc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Listetabell1lysuthevingsfarge6">
    <w:name w:val="List Table 1 Light Accent 6"/>
    <w:basedOn w:val="Vanligtabell"/>
    <w:uiPriority w:val="46"/>
    <w:rsid w:val="00761273"/>
    <w:pPr>
      <w:spacing w:after="0" w:line="240" w:lineRule="auto"/>
    </w:pPr>
    <w:tblPr>
      <w:tblStyleRowBandSize w:val="1"/>
      <w:tblStyleColBandSize w:val="1"/>
    </w:tblPr>
    <w:tblStylePr w:type="firstRow">
      <w:rPr>
        <w:b/>
        <w:bCs/>
      </w:rPr>
      <w:tblPr/>
      <w:tcPr>
        <w:tcBorders>
          <w:bottom w:val="single" w:sz="4" w:space="0" w:color="FFD866" w:themeColor="accent6" w:themeTint="99"/>
        </w:tcBorders>
      </w:tcPr>
    </w:tblStylePr>
    <w:tblStylePr w:type="lastRow">
      <w:rPr>
        <w:b/>
        <w:bCs/>
      </w:rPr>
      <w:tblPr/>
      <w:tcPr>
        <w:tcBorders>
          <w:top w:val="single" w:sz="4" w:space="0" w:color="FFD866" w:themeColor="accent6" w:themeTint="99"/>
        </w:tcBorders>
      </w:tc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Listetabell2">
    <w:name w:val="List Table 2"/>
    <w:basedOn w:val="Vanligtabell"/>
    <w:uiPriority w:val="47"/>
    <w:rsid w:val="00761273"/>
    <w:pPr>
      <w:spacing w:after="0" w:line="240" w:lineRule="auto"/>
    </w:pPr>
    <w:tblPr>
      <w:tblStyleRowBandSize w:val="1"/>
      <w:tblStyleColBandSize w:val="1"/>
      <w:tblBorders>
        <w:top w:val="single" w:sz="4" w:space="0" w:color="797979" w:themeColor="text1" w:themeTint="99"/>
        <w:bottom w:val="single" w:sz="4" w:space="0" w:color="797979" w:themeColor="text1" w:themeTint="99"/>
        <w:insideH w:val="single" w:sz="4" w:space="0" w:color="797979"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Listetabell2uthevingsfarge1">
    <w:name w:val="List Table 2 Accent 1"/>
    <w:basedOn w:val="Vanligtabell"/>
    <w:uiPriority w:val="47"/>
    <w:rsid w:val="00761273"/>
    <w:pPr>
      <w:spacing w:after="0" w:line="240" w:lineRule="auto"/>
    </w:pPr>
    <w:tblPr>
      <w:tblStyleRowBandSize w:val="1"/>
      <w:tblStyleColBandSize w:val="1"/>
      <w:tblBorders>
        <w:top w:val="single" w:sz="4" w:space="0" w:color="58A3FF" w:themeColor="accent1" w:themeTint="99"/>
        <w:bottom w:val="single" w:sz="4" w:space="0" w:color="58A3FF" w:themeColor="accent1" w:themeTint="99"/>
        <w:insideH w:val="single" w:sz="4" w:space="0" w:color="58A3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Listetabell2uthevingsfarge2">
    <w:name w:val="List Table 2 Accent 2"/>
    <w:basedOn w:val="Vanligtabell"/>
    <w:uiPriority w:val="47"/>
    <w:rsid w:val="00761273"/>
    <w:pPr>
      <w:spacing w:after="0" w:line="240" w:lineRule="auto"/>
    </w:pPr>
    <w:tblPr>
      <w:tblStyleRowBandSize w:val="1"/>
      <w:tblStyleColBandSize w:val="1"/>
      <w:tblBorders>
        <w:top w:val="single" w:sz="4" w:space="0" w:color="14C2F8" w:themeColor="accent2" w:themeTint="99"/>
        <w:bottom w:val="single" w:sz="4" w:space="0" w:color="14C2F8" w:themeColor="accent2" w:themeTint="99"/>
        <w:insideH w:val="single" w:sz="4" w:space="0" w:color="14C2F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Listetabell2uthevingsfarge3">
    <w:name w:val="List Table 2 Accent 3"/>
    <w:basedOn w:val="Vanligtabell"/>
    <w:uiPriority w:val="47"/>
    <w:rsid w:val="00761273"/>
    <w:pPr>
      <w:spacing w:after="0" w:line="240" w:lineRule="auto"/>
    </w:pPr>
    <w:tblPr>
      <w:tblStyleRowBandSize w:val="1"/>
      <w:tblStyleColBandSize w:val="1"/>
      <w:tblBorders>
        <w:top w:val="single" w:sz="4" w:space="0" w:color="35CDFA" w:themeColor="accent3" w:themeTint="99"/>
        <w:bottom w:val="single" w:sz="4" w:space="0" w:color="35CDFA" w:themeColor="accent3" w:themeTint="99"/>
        <w:insideH w:val="single" w:sz="4" w:space="0" w:color="35CDF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Listetabell2uthevingsfarge4">
    <w:name w:val="List Table 2 Accent 4"/>
    <w:basedOn w:val="Vanligtabell"/>
    <w:uiPriority w:val="47"/>
    <w:rsid w:val="00761273"/>
    <w:pPr>
      <w:spacing w:after="0" w:line="240" w:lineRule="auto"/>
    </w:pPr>
    <w:tblPr>
      <w:tblStyleRowBandSize w:val="1"/>
      <w:tblStyleColBandSize w:val="1"/>
      <w:tblBorders>
        <w:top w:val="single" w:sz="4" w:space="0" w:color="E041AF" w:themeColor="accent4" w:themeTint="99"/>
        <w:bottom w:val="single" w:sz="4" w:space="0" w:color="E041AF" w:themeColor="accent4" w:themeTint="99"/>
        <w:insideH w:val="single" w:sz="4" w:space="0" w:color="E041A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Listetabell2uthevingsfarge5">
    <w:name w:val="List Table 2 Accent 5"/>
    <w:basedOn w:val="Vanligtabell"/>
    <w:uiPriority w:val="47"/>
    <w:rsid w:val="00761273"/>
    <w:pPr>
      <w:spacing w:after="0" w:line="240" w:lineRule="auto"/>
    </w:pPr>
    <w:tblPr>
      <w:tblStyleRowBandSize w:val="1"/>
      <w:tblStyleColBandSize w:val="1"/>
      <w:tblBorders>
        <w:top w:val="single" w:sz="4" w:space="0" w:color="74B4A2" w:themeColor="accent5" w:themeTint="99"/>
        <w:bottom w:val="single" w:sz="4" w:space="0" w:color="74B4A2" w:themeColor="accent5" w:themeTint="99"/>
        <w:insideH w:val="single" w:sz="4" w:space="0" w:color="74B4A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Listetabell2uthevingsfarge6">
    <w:name w:val="List Table 2 Accent 6"/>
    <w:basedOn w:val="Vanligtabell"/>
    <w:uiPriority w:val="47"/>
    <w:rsid w:val="00761273"/>
    <w:pPr>
      <w:spacing w:after="0" w:line="240" w:lineRule="auto"/>
    </w:pPr>
    <w:tblPr>
      <w:tblStyleRowBandSize w:val="1"/>
      <w:tblStyleColBandSize w:val="1"/>
      <w:tblBorders>
        <w:top w:val="single" w:sz="4" w:space="0" w:color="FFD866" w:themeColor="accent6" w:themeTint="99"/>
        <w:bottom w:val="single" w:sz="4" w:space="0" w:color="FFD866" w:themeColor="accent6" w:themeTint="99"/>
        <w:insideH w:val="single" w:sz="4" w:space="0" w:color="FFD86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Listetabell3">
    <w:name w:val="List Table 3"/>
    <w:basedOn w:val="Vanligtabell"/>
    <w:uiPriority w:val="48"/>
    <w:rsid w:val="00761273"/>
    <w:pPr>
      <w:spacing w:after="0" w:line="240" w:lineRule="auto"/>
    </w:pPr>
    <w:tblPr>
      <w:tblStyleRowBandSize w:val="1"/>
      <w:tblStyleColBandSize w:val="1"/>
      <w:tblBorders>
        <w:top w:val="single" w:sz="4" w:space="0" w:color="202020" w:themeColor="text1"/>
        <w:left w:val="single" w:sz="4" w:space="0" w:color="202020" w:themeColor="text1"/>
        <w:bottom w:val="single" w:sz="4" w:space="0" w:color="202020" w:themeColor="text1"/>
        <w:right w:val="single" w:sz="4" w:space="0" w:color="202020" w:themeColor="text1"/>
      </w:tblBorders>
    </w:tblPr>
    <w:tblStylePr w:type="firstRow">
      <w:rPr>
        <w:b/>
        <w:bCs/>
        <w:color w:val="FFFFFF" w:themeColor="background1"/>
      </w:rPr>
      <w:tblPr/>
      <w:tcPr>
        <w:shd w:val="clear" w:color="auto" w:fill="202020" w:themeFill="text1"/>
      </w:tcPr>
    </w:tblStylePr>
    <w:tblStylePr w:type="lastRow">
      <w:rPr>
        <w:b/>
        <w:bCs/>
      </w:rPr>
      <w:tblPr/>
      <w:tcPr>
        <w:tcBorders>
          <w:top w:val="double" w:sz="4" w:space="0" w:color="2020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2020" w:themeColor="text1"/>
          <w:right w:val="single" w:sz="4" w:space="0" w:color="202020" w:themeColor="text1"/>
        </w:tcBorders>
      </w:tcPr>
    </w:tblStylePr>
    <w:tblStylePr w:type="band1Horz">
      <w:tblPr/>
      <w:tcPr>
        <w:tcBorders>
          <w:top w:val="single" w:sz="4" w:space="0" w:color="202020" w:themeColor="text1"/>
          <w:bottom w:val="single" w:sz="4" w:space="0" w:color="2020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2020" w:themeColor="text1"/>
          <w:left w:val="nil"/>
        </w:tcBorders>
      </w:tcPr>
    </w:tblStylePr>
    <w:tblStylePr w:type="swCell">
      <w:tblPr/>
      <w:tcPr>
        <w:tcBorders>
          <w:top w:val="double" w:sz="4" w:space="0" w:color="202020" w:themeColor="text1"/>
          <w:right w:val="nil"/>
        </w:tcBorders>
      </w:tcPr>
    </w:tblStylePr>
  </w:style>
  <w:style w:type="table" w:styleId="Listetabell3uthevingsfarge1">
    <w:name w:val="List Table 3 Accent 1"/>
    <w:basedOn w:val="Vanligtabell"/>
    <w:uiPriority w:val="48"/>
    <w:rsid w:val="00761273"/>
    <w:pPr>
      <w:spacing w:after="0" w:line="240" w:lineRule="auto"/>
    </w:pPr>
    <w:tblPr>
      <w:tblStyleRowBandSize w:val="1"/>
      <w:tblStyleColBandSize w:val="1"/>
      <w:tblBorders>
        <w:top w:val="single" w:sz="4" w:space="0" w:color="0069E8" w:themeColor="accent1"/>
        <w:left w:val="single" w:sz="4" w:space="0" w:color="0069E8" w:themeColor="accent1"/>
        <w:bottom w:val="single" w:sz="4" w:space="0" w:color="0069E8" w:themeColor="accent1"/>
        <w:right w:val="single" w:sz="4" w:space="0" w:color="0069E8" w:themeColor="accent1"/>
      </w:tblBorders>
    </w:tblPr>
    <w:tblStylePr w:type="firstRow">
      <w:rPr>
        <w:b/>
        <w:bCs/>
        <w:color w:val="FFFFFF" w:themeColor="background1"/>
      </w:rPr>
      <w:tblPr/>
      <w:tcPr>
        <w:shd w:val="clear" w:color="auto" w:fill="0069E8" w:themeFill="accent1"/>
      </w:tcPr>
    </w:tblStylePr>
    <w:tblStylePr w:type="lastRow">
      <w:rPr>
        <w:b/>
        <w:bCs/>
      </w:rPr>
      <w:tblPr/>
      <w:tcPr>
        <w:tcBorders>
          <w:top w:val="double" w:sz="4" w:space="0" w:color="0069E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E8" w:themeColor="accent1"/>
          <w:right w:val="single" w:sz="4" w:space="0" w:color="0069E8" w:themeColor="accent1"/>
        </w:tcBorders>
      </w:tcPr>
    </w:tblStylePr>
    <w:tblStylePr w:type="band1Horz">
      <w:tblPr/>
      <w:tcPr>
        <w:tcBorders>
          <w:top w:val="single" w:sz="4" w:space="0" w:color="0069E8" w:themeColor="accent1"/>
          <w:bottom w:val="single" w:sz="4" w:space="0" w:color="0069E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E8" w:themeColor="accent1"/>
          <w:left w:val="nil"/>
        </w:tcBorders>
      </w:tcPr>
    </w:tblStylePr>
    <w:tblStylePr w:type="swCell">
      <w:tblPr/>
      <w:tcPr>
        <w:tcBorders>
          <w:top w:val="double" w:sz="4" w:space="0" w:color="0069E8" w:themeColor="accent1"/>
          <w:right w:val="nil"/>
        </w:tcBorders>
      </w:tcPr>
    </w:tblStylePr>
  </w:style>
  <w:style w:type="table" w:styleId="Listetabell3uthevingsfarge2">
    <w:name w:val="List Table 3 Accent 2"/>
    <w:basedOn w:val="Vanligtabell"/>
    <w:uiPriority w:val="48"/>
    <w:rsid w:val="00761273"/>
    <w:pPr>
      <w:spacing w:after="0" w:line="240" w:lineRule="auto"/>
    </w:pPr>
    <w:tblPr>
      <w:tblStyleRowBandSize w:val="1"/>
      <w:tblStyleColBandSize w:val="1"/>
      <w:tblBorders>
        <w:top w:val="single" w:sz="4" w:space="0" w:color="035169" w:themeColor="accent2"/>
        <w:left w:val="single" w:sz="4" w:space="0" w:color="035169" w:themeColor="accent2"/>
        <w:bottom w:val="single" w:sz="4" w:space="0" w:color="035169" w:themeColor="accent2"/>
        <w:right w:val="single" w:sz="4" w:space="0" w:color="035169" w:themeColor="accent2"/>
      </w:tblBorders>
    </w:tblPr>
    <w:tblStylePr w:type="firstRow">
      <w:rPr>
        <w:b/>
        <w:bCs/>
        <w:color w:val="FFFFFF" w:themeColor="background1"/>
      </w:rPr>
      <w:tblPr/>
      <w:tcPr>
        <w:shd w:val="clear" w:color="auto" w:fill="035169" w:themeFill="accent2"/>
      </w:tcPr>
    </w:tblStylePr>
    <w:tblStylePr w:type="lastRow">
      <w:rPr>
        <w:b/>
        <w:bCs/>
      </w:rPr>
      <w:tblPr/>
      <w:tcPr>
        <w:tcBorders>
          <w:top w:val="double" w:sz="4" w:space="0" w:color="03516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5169" w:themeColor="accent2"/>
          <w:right w:val="single" w:sz="4" w:space="0" w:color="035169" w:themeColor="accent2"/>
        </w:tcBorders>
      </w:tcPr>
    </w:tblStylePr>
    <w:tblStylePr w:type="band1Horz">
      <w:tblPr/>
      <w:tcPr>
        <w:tcBorders>
          <w:top w:val="single" w:sz="4" w:space="0" w:color="035169" w:themeColor="accent2"/>
          <w:bottom w:val="single" w:sz="4" w:space="0" w:color="03516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5169" w:themeColor="accent2"/>
          <w:left w:val="nil"/>
        </w:tcBorders>
      </w:tcPr>
    </w:tblStylePr>
    <w:tblStylePr w:type="swCell">
      <w:tblPr/>
      <w:tcPr>
        <w:tcBorders>
          <w:top w:val="double" w:sz="4" w:space="0" w:color="035169" w:themeColor="accent2"/>
          <w:right w:val="nil"/>
        </w:tcBorders>
      </w:tcPr>
    </w:tblStylePr>
  </w:style>
  <w:style w:type="table" w:styleId="Listetabell3uthevingsfarge3">
    <w:name w:val="List Table 3 Accent 3"/>
    <w:basedOn w:val="Vanligtabell"/>
    <w:uiPriority w:val="48"/>
    <w:rsid w:val="00761273"/>
    <w:pPr>
      <w:spacing w:after="0" w:line="240" w:lineRule="auto"/>
    </w:pPr>
    <w:tblPr>
      <w:tblStyleRowBandSize w:val="1"/>
      <w:tblStyleColBandSize w:val="1"/>
      <w:tblBorders>
        <w:top w:val="single" w:sz="4" w:space="0" w:color="047FA3" w:themeColor="accent3"/>
        <w:left w:val="single" w:sz="4" w:space="0" w:color="047FA3" w:themeColor="accent3"/>
        <w:bottom w:val="single" w:sz="4" w:space="0" w:color="047FA3" w:themeColor="accent3"/>
        <w:right w:val="single" w:sz="4" w:space="0" w:color="047FA3" w:themeColor="accent3"/>
      </w:tblBorders>
    </w:tblPr>
    <w:tblStylePr w:type="firstRow">
      <w:rPr>
        <w:b/>
        <w:bCs/>
        <w:color w:val="FFFFFF" w:themeColor="background1"/>
      </w:rPr>
      <w:tblPr/>
      <w:tcPr>
        <w:shd w:val="clear" w:color="auto" w:fill="047FA3" w:themeFill="accent3"/>
      </w:tcPr>
    </w:tblStylePr>
    <w:tblStylePr w:type="lastRow">
      <w:rPr>
        <w:b/>
        <w:bCs/>
      </w:rPr>
      <w:tblPr/>
      <w:tcPr>
        <w:tcBorders>
          <w:top w:val="double" w:sz="4" w:space="0" w:color="047FA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7FA3" w:themeColor="accent3"/>
          <w:right w:val="single" w:sz="4" w:space="0" w:color="047FA3" w:themeColor="accent3"/>
        </w:tcBorders>
      </w:tcPr>
    </w:tblStylePr>
    <w:tblStylePr w:type="band1Horz">
      <w:tblPr/>
      <w:tcPr>
        <w:tcBorders>
          <w:top w:val="single" w:sz="4" w:space="0" w:color="047FA3" w:themeColor="accent3"/>
          <w:bottom w:val="single" w:sz="4" w:space="0" w:color="047FA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7FA3" w:themeColor="accent3"/>
          <w:left w:val="nil"/>
        </w:tcBorders>
      </w:tcPr>
    </w:tblStylePr>
    <w:tblStylePr w:type="swCell">
      <w:tblPr/>
      <w:tcPr>
        <w:tcBorders>
          <w:top w:val="double" w:sz="4" w:space="0" w:color="047FA3" w:themeColor="accent3"/>
          <w:right w:val="nil"/>
        </w:tcBorders>
      </w:tcPr>
    </w:tblStylePr>
  </w:style>
  <w:style w:type="table" w:styleId="Listetabell3uthevingsfarge4">
    <w:name w:val="List Table 3 Accent 4"/>
    <w:basedOn w:val="Vanligtabell"/>
    <w:uiPriority w:val="48"/>
    <w:rsid w:val="00761273"/>
    <w:pPr>
      <w:spacing w:after="0" w:line="240" w:lineRule="auto"/>
    </w:pPr>
    <w:tblPr>
      <w:tblStyleRowBandSize w:val="1"/>
      <w:tblStyleColBandSize w:val="1"/>
      <w:tblBorders>
        <w:top w:val="single" w:sz="4" w:space="0" w:color="7C145C" w:themeColor="accent4"/>
        <w:left w:val="single" w:sz="4" w:space="0" w:color="7C145C" w:themeColor="accent4"/>
        <w:bottom w:val="single" w:sz="4" w:space="0" w:color="7C145C" w:themeColor="accent4"/>
        <w:right w:val="single" w:sz="4" w:space="0" w:color="7C145C" w:themeColor="accent4"/>
      </w:tblBorders>
    </w:tblPr>
    <w:tblStylePr w:type="firstRow">
      <w:rPr>
        <w:b/>
        <w:bCs/>
        <w:color w:val="FFFFFF" w:themeColor="background1"/>
      </w:rPr>
      <w:tblPr/>
      <w:tcPr>
        <w:shd w:val="clear" w:color="auto" w:fill="7C145C" w:themeFill="accent4"/>
      </w:tcPr>
    </w:tblStylePr>
    <w:tblStylePr w:type="lastRow">
      <w:rPr>
        <w:b/>
        <w:bCs/>
      </w:rPr>
      <w:tblPr/>
      <w:tcPr>
        <w:tcBorders>
          <w:top w:val="double" w:sz="4" w:space="0" w:color="7C14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C145C" w:themeColor="accent4"/>
          <w:right w:val="single" w:sz="4" w:space="0" w:color="7C145C" w:themeColor="accent4"/>
        </w:tcBorders>
      </w:tcPr>
    </w:tblStylePr>
    <w:tblStylePr w:type="band1Horz">
      <w:tblPr/>
      <w:tcPr>
        <w:tcBorders>
          <w:top w:val="single" w:sz="4" w:space="0" w:color="7C145C" w:themeColor="accent4"/>
          <w:bottom w:val="single" w:sz="4" w:space="0" w:color="7C14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145C" w:themeColor="accent4"/>
          <w:left w:val="nil"/>
        </w:tcBorders>
      </w:tcPr>
    </w:tblStylePr>
    <w:tblStylePr w:type="swCell">
      <w:tblPr/>
      <w:tcPr>
        <w:tcBorders>
          <w:top w:val="double" w:sz="4" w:space="0" w:color="7C145C" w:themeColor="accent4"/>
          <w:right w:val="nil"/>
        </w:tcBorders>
      </w:tcPr>
    </w:tblStylePr>
  </w:style>
  <w:style w:type="table" w:styleId="Listetabell3uthevingsfarge5">
    <w:name w:val="List Table 3 Accent 5"/>
    <w:basedOn w:val="Vanligtabell"/>
    <w:uiPriority w:val="48"/>
    <w:rsid w:val="00761273"/>
    <w:pPr>
      <w:spacing w:after="0" w:line="240" w:lineRule="auto"/>
    </w:pPr>
    <w:tblPr>
      <w:tblStyleRowBandSize w:val="1"/>
      <w:tblStyleColBandSize w:val="1"/>
      <w:tblBorders>
        <w:top w:val="single" w:sz="4" w:space="0" w:color="366558" w:themeColor="accent5"/>
        <w:left w:val="single" w:sz="4" w:space="0" w:color="366558" w:themeColor="accent5"/>
        <w:bottom w:val="single" w:sz="4" w:space="0" w:color="366558" w:themeColor="accent5"/>
        <w:right w:val="single" w:sz="4" w:space="0" w:color="366558" w:themeColor="accent5"/>
      </w:tblBorders>
    </w:tblPr>
    <w:tblStylePr w:type="firstRow">
      <w:rPr>
        <w:b/>
        <w:bCs/>
        <w:color w:val="FFFFFF" w:themeColor="background1"/>
      </w:rPr>
      <w:tblPr/>
      <w:tcPr>
        <w:shd w:val="clear" w:color="auto" w:fill="366558" w:themeFill="accent5"/>
      </w:tcPr>
    </w:tblStylePr>
    <w:tblStylePr w:type="lastRow">
      <w:rPr>
        <w:b/>
        <w:bCs/>
      </w:rPr>
      <w:tblPr/>
      <w:tcPr>
        <w:tcBorders>
          <w:top w:val="double" w:sz="4" w:space="0" w:color="36655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66558" w:themeColor="accent5"/>
          <w:right w:val="single" w:sz="4" w:space="0" w:color="366558" w:themeColor="accent5"/>
        </w:tcBorders>
      </w:tcPr>
    </w:tblStylePr>
    <w:tblStylePr w:type="band1Horz">
      <w:tblPr/>
      <w:tcPr>
        <w:tcBorders>
          <w:top w:val="single" w:sz="4" w:space="0" w:color="366558" w:themeColor="accent5"/>
          <w:bottom w:val="single" w:sz="4" w:space="0" w:color="36655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66558" w:themeColor="accent5"/>
          <w:left w:val="nil"/>
        </w:tcBorders>
      </w:tcPr>
    </w:tblStylePr>
    <w:tblStylePr w:type="swCell">
      <w:tblPr/>
      <w:tcPr>
        <w:tcBorders>
          <w:top w:val="double" w:sz="4" w:space="0" w:color="366558" w:themeColor="accent5"/>
          <w:right w:val="nil"/>
        </w:tcBorders>
      </w:tcPr>
    </w:tblStylePr>
  </w:style>
  <w:style w:type="table" w:styleId="Listetabell3uthevingsfarge6">
    <w:name w:val="List Table 3 Accent 6"/>
    <w:basedOn w:val="Vanligtabell"/>
    <w:uiPriority w:val="48"/>
    <w:rsid w:val="00761273"/>
    <w:pPr>
      <w:spacing w:after="0" w:line="240" w:lineRule="auto"/>
    </w:pPr>
    <w:tblPr>
      <w:tblStyleRowBandSize w:val="1"/>
      <w:tblStyleColBandSize w:val="1"/>
      <w:tblBorders>
        <w:top w:val="single" w:sz="4" w:space="0" w:color="FFBF00" w:themeColor="accent6"/>
        <w:left w:val="single" w:sz="4" w:space="0" w:color="FFBF00" w:themeColor="accent6"/>
        <w:bottom w:val="single" w:sz="4" w:space="0" w:color="FFBF00" w:themeColor="accent6"/>
        <w:right w:val="single" w:sz="4" w:space="0" w:color="FFBF00" w:themeColor="accent6"/>
      </w:tblBorders>
    </w:tblPr>
    <w:tblStylePr w:type="firstRow">
      <w:rPr>
        <w:b/>
        <w:bCs/>
        <w:color w:val="FFFFFF" w:themeColor="background1"/>
      </w:rPr>
      <w:tblPr/>
      <w:tcPr>
        <w:shd w:val="clear" w:color="auto" w:fill="FFBF00" w:themeFill="accent6"/>
      </w:tcPr>
    </w:tblStylePr>
    <w:tblStylePr w:type="lastRow">
      <w:rPr>
        <w:b/>
        <w:bCs/>
      </w:rPr>
      <w:tblPr/>
      <w:tcPr>
        <w:tcBorders>
          <w:top w:val="double" w:sz="4" w:space="0" w:color="FFBF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F00" w:themeColor="accent6"/>
          <w:right w:val="single" w:sz="4" w:space="0" w:color="FFBF00" w:themeColor="accent6"/>
        </w:tcBorders>
      </w:tcPr>
    </w:tblStylePr>
    <w:tblStylePr w:type="band1Horz">
      <w:tblPr/>
      <w:tcPr>
        <w:tcBorders>
          <w:top w:val="single" w:sz="4" w:space="0" w:color="FFBF00" w:themeColor="accent6"/>
          <w:bottom w:val="single" w:sz="4" w:space="0" w:color="FFBF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F00" w:themeColor="accent6"/>
          <w:left w:val="nil"/>
        </w:tcBorders>
      </w:tcPr>
    </w:tblStylePr>
    <w:tblStylePr w:type="swCell">
      <w:tblPr/>
      <w:tcPr>
        <w:tcBorders>
          <w:top w:val="double" w:sz="4" w:space="0" w:color="FFBF00" w:themeColor="accent6"/>
          <w:right w:val="nil"/>
        </w:tcBorders>
      </w:tcPr>
    </w:tblStylePr>
  </w:style>
  <w:style w:type="table" w:styleId="Listetabell4">
    <w:name w:val="List Table 4"/>
    <w:basedOn w:val="Vanligtabell"/>
    <w:uiPriority w:val="49"/>
    <w:rsid w:val="00761273"/>
    <w:pPr>
      <w:spacing w:after="0" w:line="240" w:lineRule="auto"/>
    </w:pPr>
    <w:tblPr>
      <w:tblStyleRowBandSize w:val="1"/>
      <w:tblStyleColBandSize w:val="1"/>
      <w:tblBorders>
        <w:top w:val="single" w:sz="4" w:space="0" w:color="797979" w:themeColor="text1" w:themeTint="99"/>
        <w:left w:val="single" w:sz="4" w:space="0" w:color="797979" w:themeColor="text1" w:themeTint="99"/>
        <w:bottom w:val="single" w:sz="4" w:space="0" w:color="797979" w:themeColor="text1" w:themeTint="99"/>
        <w:right w:val="single" w:sz="4" w:space="0" w:color="797979" w:themeColor="text1" w:themeTint="99"/>
        <w:insideH w:val="single" w:sz="4" w:space="0" w:color="797979" w:themeColor="text1" w:themeTint="99"/>
      </w:tblBorders>
    </w:tblPr>
    <w:tblStylePr w:type="firstRow">
      <w:rPr>
        <w:b/>
        <w:bCs/>
        <w:color w:val="FFFFFF" w:themeColor="background1"/>
      </w:rPr>
      <w:tblPr/>
      <w:tcPr>
        <w:tcBorders>
          <w:top w:val="single" w:sz="4" w:space="0" w:color="202020" w:themeColor="text1"/>
          <w:left w:val="single" w:sz="4" w:space="0" w:color="202020" w:themeColor="text1"/>
          <w:bottom w:val="single" w:sz="4" w:space="0" w:color="202020" w:themeColor="text1"/>
          <w:right w:val="single" w:sz="4" w:space="0" w:color="202020" w:themeColor="text1"/>
          <w:insideH w:val="nil"/>
        </w:tcBorders>
        <w:shd w:val="clear" w:color="auto" w:fill="202020" w:themeFill="text1"/>
      </w:tcPr>
    </w:tblStylePr>
    <w:tblStylePr w:type="lastRow">
      <w:rPr>
        <w:b/>
        <w:bCs/>
      </w:rPr>
      <w:tblPr/>
      <w:tcPr>
        <w:tcBorders>
          <w:top w:val="double" w:sz="4" w:space="0" w:color="797979" w:themeColor="text1" w:themeTint="99"/>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Listetabell4uthevingsfarge1">
    <w:name w:val="List Table 4 Accent 1"/>
    <w:basedOn w:val="Vanligtabell"/>
    <w:uiPriority w:val="49"/>
    <w:rsid w:val="00761273"/>
    <w:pPr>
      <w:spacing w:after="0" w:line="240" w:lineRule="auto"/>
    </w:pPr>
    <w:tblPr>
      <w:tblStyleRowBandSize w:val="1"/>
      <w:tblStyleColBandSize w:val="1"/>
      <w:tblBorders>
        <w:top w:val="single" w:sz="4" w:space="0" w:color="58A3FF" w:themeColor="accent1" w:themeTint="99"/>
        <w:left w:val="single" w:sz="4" w:space="0" w:color="58A3FF" w:themeColor="accent1" w:themeTint="99"/>
        <w:bottom w:val="single" w:sz="4" w:space="0" w:color="58A3FF" w:themeColor="accent1" w:themeTint="99"/>
        <w:right w:val="single" w:sz="4" w:space="0" w:color="58A3FF" w:themeColor="accent1" w:themeTint="99"/>
        <w:insideH w:val="single" w:sz="4" w:space="0" w:color="58A3FF" w:themeColor="accent1" w:themeTint="99"/>
      </w:tblBorders>
    </w:tblPr>
    <w:tblStylePr w:type="firstRow">
      <w:rPr>
        <w:b/>
        <w:bCs/>
        <w:color w:val="FFFFFF" w:themeColor="background1"/>
      </w:rPr>
      <w:tblPr/>
      <w:tcPr>
        <w:tcBorders>
          <w:top w:val="single" w:sz="4" w:space="0" w:color="0069E8" w:themeColor="accent1"/>
          <w:left w:val="single" w:sz="4" w:space="0" w:color="0069E8" w:themeColor="accent1"/>
          <w:bottom w:val="single" w:sz="4" w:space="0" w:color="0069E8" w:themeColor="accent1"/>
          <w:right w:val="single" w:sz="4" w:space="0" w:color="0069E8" w:themeColor="accent1"/>
          <w:insideH w:val="nil"/>
        </w:tcBorders>
        <w:shd w:val="clear" w:color="auto" w:fill="0069E8" w:themeFill="accent1"/>
      </w:tcPr>
    </w:tblStylePr>
    <w:tblStylePr w:type="lastRow">
      <w:rPr>
        <w:b/>
        <w:bCs/>
      </w:rPr>
      <w:tblPr/>
      <w:tcPr>
        <w:tcBorders>
          <w:top w:val="double" w:sz="4" w:space="0" w:color="58A3FF" w:themeColor="accent1" w:themeTint="99"/>
        </w:tcBorders>
      </w:tc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Listetabell4uthevingsfarge2">
    <w:name w:val="List Table 4 Accent 2"/>
    <w:basedOn w:val="Vanligtabell"/>
    <w:uiPriority w:val="49"/>
    <w:rsid w:val="00761273"/>
    <w:pPr>
      <w:spacing w:after="0" w:line="240" w:lineRule="auto"/>
    </w:pPr>
    <w:tblPr>
      <w:tblStyleRowBandSize w:val="1"/>
      <w:tblStyleColBandSize w:val="1"/>
      <w:tblBorders>
        <w:top w:val="single" w:sz="4" w:space="0" w:color="14C2F8" w:themeColor="accent2" w:themeTint="99"/>
        <w:left w:val="single" w:sz="4" w:space="0" w:color="14C2F8" w:themeColor="accent2" w:themeTint="99"/>
        <w:bottom w:val="single" w:sz="4" w:space="0" w:color="14C2F8" w:themeColor="accent2" w:themeTint="99"/>
        <w:right w:val="single" w:sz="4" w:space="0" w:color="14C2F8" w:themeColor="accent2" w:themeTint="99"/>
        <w:insideH w:val="single" w:sz="4" w:space="0" w:color="14C2F8" w:themeColor="accent2" w:themeTint="99"/>
      </w:tblBorders>
    </w:tblPr>
    <w:tblStylePr w:type="firstRow">
      <w:rPr>
        <w:b/>
        <w:bCs/>
        <w:color w:val="FFFFFF" w:themeColor="background1"/>
      </w:rPr>
      <w:tblPr/>
      <w:tcPr>
        <w:tcBorders>
          <w:top w:val="single" w:sz="4" w:space="0" w:color="035169" w:themeColor="accent2"/>
          <w:left w:val="single" w:sz="4" w:space="0" w:color="035169" w:themeColor="accent2"/>
          <w:bottom w:val="single" w:sz="4" w:space="0" w:color="035169" w:themeColor="accent2"/>
          <w:right w:val="single" w:sz="4" w:space="0" w:color="035169" w:themeColor="accent2"/>
          <w:insideH w:val="nil"/>
        </w:tcBorders>
        <w:shd w:val="clear" w:color="auto" w:fill="035169" w:themeFill="accent2"/>
      </w:tcPr>
    </w:tblStylePr>
    <w:tblStylePr w:type="lastRow">
      <w:rPr>
        <w:b/>
        <w:bCs/>
      </w:rPr>
      <w:tblPr/>
      <w:tcPr>
        <w:tcBorders>
          <w:top w:val="double" w:sz="4" w:space="0" w:color="14C2F8" w:themeColor="accent2" w:themeTint="99"/>
        </w:tcBorders>
      </w:tc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Listetabell4uthevingsfarge3">
    <w:name w:val="List Table 4 Accent 3"/>
    <w:basedOn w:val="Vanligtabell"/>
    <w:uiPriority w:val="49"/>
    <w:rsid w:val="00761273"/>
    <w:pPr>
      <w:spacing w:after="0" w:line="240" w:lineRule="auto"/>
    </w:pPr>
    <w:tblPr>
      <w:tblStyleRowBandSize w:val="1"/>
      <w:tblStyleColBandSize w:val="1"/>
      <w:tblBorders>
        <w:top w:val="single" w:sz="4" w:space="0" w:color="35CDFA" w:themeColor="accent3" w:themeTint="99"/>
        <w:left w:val="single" w:sz="4" w:space="0" w:color="35CDFA" w:themeColor="accent3" w:themeTint="99"/>
        <w:bottom w:val="single" w:sz="4" w:space="0" w:color="35CDFA" w:themeColor="accent3" w:themeTint="99"/>
        <w:right w:val="single" w:sz="4" w:space="0" w:color="35CDFA" w:themeColor="accent3" w:themeTint="99"/>
        <w:insideH w:val="single" w:sz="4" w:space="0" w:color="35CDFA" w:themeColor="accent3" w:themeTint="99"/>
      </w:tblBorders>
    </w:tblPr>
    <w:tblStylePr w:type="firstRow">
      <w:rPr>
        <w:b/>
        <w:bCs/>
        <w:color w:val="FFFFFF" w:themeColor="background1"/>
      </w:rPr>
      <w:tblPr/>
      <w:tcPr>
        <w:tcBorders>
          <w:top w:val="single" w:sz="4" w:space="0" w:color="047FA3" w:themeColor="accent3"/>
          <w:left w:val="single" w:sz="4" w:space="0" w:color="047FA3" w:themeColor="accent3"/>
          <w:bottom w:val="single" w:sz="4" w:space="0" w:color="047FA3" w:themeColor="accent3"/>
          <w:right w:val="single" w:sz="4" w:space="0" w:color="047FA3" w:themeColor="accent3"/>
          <w:insideH w:val="nil"/>
        </w:tcBorders>
        <w:shd w:val="clear" w:color="auto" w:fill="047FA3" w:themeFill="accent3"/>
      </w:tcPr>
    </w:tblStylePr>
    <w:tblStylePr w:type="lastRow">
      <w:rPr>
        <w:b/>
        <w:bCs/>
      </w:rPr>
      <w:tblPr/>
      <w:tcPr>
        <w:tcBorders>
          <w:top w:val="double" w:sz="4" w:space="0" w:color="35CDFA" w:themeColor="accent3" w:themeTint="99"/>
        </w:tcBorders>
      </w:tc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Listetabell4uthevingsfarge4">
    <w:name w:val="List Table 4 Accent 4"/>
    <w:basedOn w:val="Vanligtabell"/>
    <w:uiPriority w:val="49"/>
    <w:rsid w:val="00761273"/>
    <w:pPr>
      <w:spacing w:after="0" w:line="240" w:lineRule="auto"/>
    </w:pPr>
    <w:tblPr>
      <w:tblStyleRowBandSize w:val="1"/>
      <w:tblStyleColBandSize w:val="1"/>
      <w:tblBorders>
        <w:top w:val="single" w:sz="4" w:space="0" w:color="E041AF" w:themeColor="accent4" w:themeTint="99"/>
        <w:left w:val="single" w:sz="4" w:space="0" w:color="E041AF" w:themeColor="accent4" w:themeTint="99"/>
        <w:bottom w:val="single" w:sz="4" w:space="0" w:color="E041AF" w:themeColor="accent4" w:themeTint="99"/>
        <w:right w:val="single" w:sz="4" w:space="0" w:color="E041AF" w:themeColor="accent4" w:themeTint="99"/>
        <w:insideH w:val="single" w:sz="4" w:space="0" w:color="E041AF" w:themeColor="accent4" w:themeTint="99"/>
      </w:tblBorders>
    </w:tblPr>
    <w:tblStylePr w:type="firstRow">
      <w:rPr>
        <w:b/>
        <w:bCs/>
        <w:color w:val="FFFFFF" w:themeColor="background1"/>
      </w:rPr>
      <w:tblPr/>
      <w:tcPr>
        <w:tcBorders>
          <w:top w:val="single" w:sz="4" w:space="0" w:color="7C145C" w:themeColor="accent4"/>
          <w:left w:val="single" w:sz="4" w:space="0" w:color="7C145C" w:themeColor="accent4"/>
          <w:bottom w:val="single" w:sz="4" w:space="0" w:color="7C145C" w:themeColor="accent4"/>
          <w:right w:val="single" w:sz="4" w:space="0" w:color="7C145C" w:themeColor="accent4"/>
          <w:insideH w:val="nil"/>
        </w:tcBorders>
        <w:shd w:val="clear" w:color="auto" w:fill="7C145C" w:themeFill="accent4"/>
      </w:tcPr>
    </w:tblStylePr>
    <w:tblStylePr w:type="lastRow">
      <w:rPr>
        <w:b/>
        <w:bCs/>
      </w:rPr>
      <w:tblPr/>
      <w:tcPr>
        <w:tcBorders>
          <w:top w:val="double" w:sz="4" w:space="0" w:color="E041AF" w:themeColor="accent4" w:themeTint="99"/>
        </w:tcBorders>
      </w:tc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Listetabell4uthevingsfarge5">
    <w:name w:val="List Table 4 Accent 5"/>
    <w:basedOn w:val="Vanligtabell"/>
    <w:uiPriority w:val="49"/>
    <w:rsid w:val="00761273"/>
    <w:pPr>
      <w:spacing w:after="0" w:line="240" w:lineRule="auto"/>
    </w:pPr>
    <w:tblPr>
      <w:tblStyleRowBandSize w:val="1"/>
      <w:tblStyleColBandSize w:val="1"/>
      <w:tblBorders>
        <w:top w:val="single" w:sz="4" w:space="0" w:color="74B4A2" w:themeColor="accent5" w:themeTint="99"/>
        <w:left w:val="single" w:sz="4" w:space="0" w:color="74B4A2" w:themeColor="accent5" w:themeTint="99"/>
        <w:bottom w:val="single" w:sz="4" w:space="0" w:color="74B4A2" w:themeColor="accent5" w:themeTint="99"/>
        <w:right w:val="single" w:sz="4" w:space="0" w:color="74B4A2" w:themeColor="accent5" w:themeTint="99"/>
        <w:insideH w:val="single" w:sz="4" w:space="0" w:color="74B4A2" w:themeColor="accent5" w:themeTint="99"/>
      </w:tblBorders>
    </w:tblPr>
    <w:tblStylePr w:type="firstRow">
      <w:rPr>
        <w:b/>
        <w:bCs/>
        <w:color w:val="FFFFFF" w:themeColor="background1"/>
      </w:rPr>
      <w:tblPr/>
      <w:tcPr>
        <w:tcBorders>
          <w:top w:val="single" w:sz="4" w:space="0" w:color="366558" w:themeColor="accent5"/>
          <w:left w:val="single" w:sz="4" w:space="0" w:color="366558" w:themeColor="accent5"/>
          <w:bottom w:val="single" w:sz="4" w:space="0" w:color="366558" w:themeColor="accent5"/>
          <w:right w:val="single" w:sz="4" w:space="0" w:color="366558" w:themeColor="accent5"/>
          <w:insideH w:val="nil"/>
        </w:tcBorders>
        <w:shd w:val="clear" w:color="auto" w:fill="366558" w:themeFill="accent5"/>
      </w:tcPr>
    </w:tblStylePr>
    <w:tblStylePr w:type="lastRow">
      <w:rPr>
        <w:b/>
        <w:bCs/>
      </w:rPr>
      <w:tblPr/>
      <w:tcPr>
        <w:tcBorders>
          <w:top w:val="double" w:sz="4" w:space="0" w:color="74B4A2" w:themeColor="accent5" w:themeTint="99"/>
        </w:tcBorders>
      </w:tc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Listetabell4uthevingsfarge6">
    <w:name w:val="List Table 4 Accent 6"/>
    <w:basedOn w:val="Vanligtabell"/>
    <w:uiPriority w:val="49"/>
    <w:rsid w:val="00761273"/>
    <w:pPr>
      <w:spacing w:after="0" w:line="240" w:lineRule="auto"/>
    </w:pPr>
    <w:tblPr>
      <w:tblStyleRowBandSize w:val="1"/>
      <w:tblStyleColBandSize w:val="1"/>
      <w:tblBorders>
        <w:top w:val="single" w:sz="4" w:space="0" w:color="FFD866" w:themeColor="accent6" w:themeTint="99"/>
        <w:left w:val="single" w:sz="4" w:space="0" w:color="FFD866" w:themeColor="accent6" w:themeTint="99"/>
        <w:bottom w:val="single" w:sz="4" w:space="0" w:color="FFD866" w:themeColor="accent6" w:themeTint="99"/>
        <w:right w:val="single" w:sz="4" w:space="0" w:color="FFD866" w:themeColor="accent6" w:themeTint="99"/>
        <w:insideH w:val="single" w:sz="4" w:space="0" w:color="FFD866" w:themeColor="accent6" w:themeTint="99"/>
      </w:tblBorders>
    </w:tblPr>
    <w:tblStylePr w:type="firstRow">
      <w:rPr>
        <w:b/>
        <w:bCs/>
        <w:color w:val="FFFFFF" w:themeColor="background1"/>
      </w:rPr>
      <w:tblPr/>
      <w:tcPr>
        <w:tcBorders>
          <w:top w:val="single" w:sz="4" w:space="0" w:color="FFBF00" w:themeColor="accent6"/>
          <w:left w:val="single" w:sz="4" w:space="0" w:color="FFBF00" w:themeColor="accent6"/>
          <w:bottom w:val="single" w:sz="4" w:space="0" w:color="FFBF00" w:themeColor="accent6"/>
          <w:right w:val="single" w:sz="4" w:space="0" w:color="FFBF00" w:themeColor="accent6"/>
          <w:insideH w:val="nil"/>
        </w:tcBorders>
        <w:shd w:val="clear" w:color="auto" w:fill="FFBF00" w:themeFill="accent6"/>
      </w:tcPr>
    </w:tblStylePr>
    <w:tblStylePr w:type="lastRow">
      <w:rPr>
        <w:b/>
        <w:bCs/>
      </w:rPr>
      <w:tblPr/>
      <w:tcPr>
        <w:tcBorders>
          <w:top w:val="double" w:sz="4" w:space="0" w:color="FFD866" w:themeColor="accent6" w:themeTint="99"/>
        </w:tcBorders>
      </w:tc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Listetabell5mrk">
    <w:name w:val="List Table 5 Dark"/>
    <w:basedOn w:val="Vanligtabell"/>
    <w:uiPriority w:val="50"/>
    <w:rsid w:val="00761273"/>
    <w:pPr>
      <w:spacing w:after="0" w:line="240" w:lineRule="auto"/>
    </w:pPr>
    <w:rPr>
      <w:color w:val="FFFFFF" w:themeColor="background1"/>
    </w:rPr>
    <w:tblPr>
      <w:tblStyleRowBandSize w:val="1"/>
      <w:tblStyleColBandSize w:val="1"/>
      <w:tblBorders>
        <w:top w:val="single" w:sz="24" w:space="0" w:color="202020" w:themeColor="text1"/>
        <w:left w:val="single" w:sz="24" w:space="0" w:color="202020" w:themeColor="text1"/>
        <w:bottom w:val="single" w:sz="24" w:space="0" w:color="202020" w:themeColor="text1"/>
        <w:right w:val="single" w:sz="24" w:space="0" w:color="202020" w:themeColor="text1"/>
      </w:tblBorders>
    </w:tblPr>
    <w:tcPr>
      <w:shd w:val="clear" w:color="auto" w:fill="2020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761273"/>
    <w:pPr>
      <w:spacing w:after="0" w:line="240" w:lineRule="auto"/>
    </w:pPr>
    <w:rPr>
      <w:color w:val="FFFFFF" w:themeColor="background1"/>
    </w:rPr>
    <w:tblPr>
      <w:tblStyleRowBandSize w:val="1"/>
      <w:tblStyleColBandSize w:val="1"/>
      <w:tblBorders>
        <w:top w:val="single" w:sz="24" w:space="0" w:color="0069E8" w:themeColor="accent1"/>
        <w:left w:val="single" w:sz="24" w:space="0" w:color="0069E8" w:themeColor="accent1"/>
        <w:bottom w:val="single" w:sz="24" w:space="0" w:color="0069E8" w:themeColor="accent1"/>
        <w:right w:val="single" w:sz="24" w:space="0" w:color="0069E8" w:themeColor="accent1"/>
      </w:tblBorders>
    </w:tblPr>
    <w:tcPr>
      <w:shd w:val="clear" w:color="auto" w:fill="0069E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761273"/>
    <w:pPr>
      <w:spacing w:after="0" w:line="240" w:lineRule="auto"/>
    </w:pPr>
    <w:rPr>
      <w:color w:val="FFFFFF" w:themeColor="background1"/>
    </w:rPr>
    <w:tblPr>
      <w:tblStyleRowBandSize w:val="1"/>
      <w:tblStyleColBandSize w:val="1"/>
      <w:tblBorders>
        <w:top w:val="single" w:sz="24" w:space="0" w:color="035169" w:themeColor="accent2"/>
        <w:left w:val="single" w:sz="24" w:space="0" w:color="035169" w:themeColor="accent2"/>
        <w:bottom w:val="single" w:sz="24" w:space="0" w:color="035169" w:themeColor="accent2"/>
        <w:right w:val="single" w:sz="24" w:space="0" w:color="035169" w:themeColor="accent2"/>
      </w:tblBorders>
    </w:tblPr>
    <w:tcPr>
      <w:shd w:val="clear" w:color="auto" w:fill="03516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761273"/>
    <w:pPr>
      <w:spacing w:after="0" w:line="240" w:lineRule="auto"/>
    </w:pPr>
    <w:rPr>
      <w:color w:val="FFFFFF" w:themeColor="background1"/>
    </w:rPr>
    <w:tblPr>
      <w:tblStyleRowBandSize w:val="1"/>
      <w:tblStyleColBandSize w:val="1"/>
      <w:tblBorders>
        <w:top w:val="single" w:sz="24" w:space="0" w:color="047FA3" w:themeColor="accent3"/>
        <w:left w:val="single" w:sz="24" w:space="0" w:color="047FA3" w:themeColor="accent3"/>
        <w:bottom w:val="single" w:sz="24" w:space="0" w:color="047FA3" w:themeColor="accent3"/>
        <w:right w:val="single" w:sz="24" w:space="0" w:color="047FA3" w:themeColor="accent3"/>
      </w:tblBorders>
    </w:tblPr>
    <w:tcPr>
      <w:shd w:val="clear" w:color="auto" w:fill="047FA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761273"/>
    <w:pPr>
      <w:spacing w:after="0" w:line="240" w:lineRule="auto"/>
    </w:pPr>
    <w:rPr>
      <w:color w:val="FFFFFF" w:themeColor="background1"/>
    </w:rPr>
    <w:tblPr>
      <w:tblStyleRowBandSize w:val="1"/>
      <w:tblStyleColBandSize w:val="1"/>
      <w:tblBorders>
        <w:top w:val="single" w:sz="24" w:space="0" w:color="7C145C" w:themeColor="accent4"/>
        <w:left w:val="single" w:sz="24" w:space="0" w:color="7C145C" w:themeColor="accent4"/>
        <w:bottom w:val="single" w:sz="24" w:space="0" w:color="7C145C" w:themeColor="accent4"/>
        <w:right w:val="single" w:sz="24" w:space="0" w:color="7C145C" w:themeColor="accent4"/>
      </w:tblBorders>
    </w:tblPr>
    <w:tcPr>
      <w:shd w:val="clear" w:color="auto" w:fill="7C14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761273"/>
    <w:pPr>
      <w:spacing w:after="0" w:line="240" w:lineRule="auto"/>
    </w:pPr>
    <w:rPr>
      <w:color w:val="FFFFFF" w:themeColor="background1"/>
    </w:rPr>
    <w:tblPr>
      <w:tblStyleRowBandSize w:val="1"/>
      <w:tblStyleColBandSize w:val="1"/>
      <w:tblBorders>
        <w:top w:val="single" w:sz="24" w:space="0" w:color="366558" w:themeColor="accent5"/>
        <w:left w:val="single" w:sz="24" w:space="0" w:color="366558" w:themeColor="accent5"/>
        <w:bottom w:val="single" w:sz="24" w:space="0" w:color="366558" w:themeColor="accent5"/>
        <w:right w:val="single" w:sz="24" w:space="0" w:color="366558" w:themeColor="accent5"/>
      </w:tblBorders>
    </w:tblPr>
    <w:tcPr>
      <w:shd w:val="clear" w:color="auto" w:fill="36655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761273"/>
    <w:pPr>
      <w:spacing w:after="0" w:line="240" w:lineRule="auto"/>
    </w:pPr>
    <w:rPr>
      <w:color w:val="FFFFFF" w:themeColor="background1"/>
    </w:rPr>
    <w:tblPr>
      <w:tblStyleRowBandSize w:val="1"/>
      <w:tblStyleColBandSize w:val="1"/>
      <w:tblBorders>
        <w:top w:val="single" w:sz="24" w:space="0" w:color="FFBF00" w:themeColor="accent6"/>
        <w:left w:val="single" w:sz="24" w:space="0" w:color="FFBF00" w:themeColor="accent6"/>
        <w:bottom w:val="single" w:sz="24" w:space="0" w:color="FFBF00" w:themeColor="accent6"/>
        <w:right w:val="single" w:sz="24" w:space="0" w:color="FFBF00" w:themeColor="accent6"/>
      </w:tblBorders>
    </w:tblPr>
    <w:tcPr>
      <w:shd w:val="clear" w:color="auto" w:fill="FFBF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761273"/>
    <w:pPr>
      <w:spacing w:after="0" w:line="240" w:lineRule="auto"/>
    </w:pPr>
    <w:rPr>
      <w:color w:val="202020" w:themeColor="text1"/>
    </w:rPr>
    <w:tblPr>
      <w:tblStyleRowBandSize w:val="1"/>
      <w:tblStyleColBandSize w:val="1"/>
      <w:tblBorders>
        <w:top w:val="single" w:sz="4" w:space="0" w:color="202020" w:themeColor="text1"/>
        <w:bottom w:val="single" w:sz="4" w:space="0" w:color="202020" w:themeColor="text1"/>
      </w:tblBorders>
    </w:tblPr>
    <w:tblStylePr w:type="firstRow">
      <w:rPr>
        <w:b/>
        <w:bCs/>
      </w:rPr>
      <w:tblPr/>
      <w:tcPr>
        <w:tcBorders>
          <w:bottom w:val="single" w:sz="4" w:space="0" w:color="202020" w:themeColor="text1"/>
        </w:tcBorders>
      </w:tcPr>
    </w:tblStylePr>
    <w:tblStylePr w:type="lastRow">
      <w:rPr>
        <w:b/>
        <w:bCs/>
      </w:rPr>
      <w:tblPr/>
      <w:tcPr>
        <w:tcBorders>
          <w:top w:val="double" w:sz="4" w:space="0" w:color="202020" w:themeColor="text1"/>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Listetabell6fargerikuthevingsfarge1">
    <w:name w:val="List Table 6 Colorful Accent 1"/>
    <w:basedOn w:val="Vanligtabell"/>
    <w:uiPriority w:val="51"/>
    <w:rsid w:val="00761273"/>
    <w:pPr>
      <w:spacing w:after="0" w:line="240" w:lineRule="auto"/>
    </w:pPr>
    <w:rPr>
      <w:color w:val="004EAD" w:themeColor="accent1" w:themeShade="BF"/>
    </w:rPr>
    <w:tblPr>
      <w:tblStyleRowBandSize w:val="1"/>
      <w:tblStyleColBandSize w:val="1"/>
      <w:tblBorders>
        <w:top w:val="single" w:sz="4" w:space="0" w:color="0069E8" w:themeColor="accent1"/>
        <w:bottom w:val="single" w:sz="4" w:space="0" w:color="0069E8" w:themeColor="accent1"/>
      </w:tblBorders>
    </w:tblPr>
    <w:tblStylePr w:type="firstRow">
      <w:rPr>
        <w:b/>
        <w:bCs/>
      </w:rPr>
      <w:tblPr/>
      <w:tcPr>
        <w:tcBorders>
          <w:bottom w:val="single" w:sz="4" w:space="0" w:color="0069E8" w:themeColor="accent1"/>
        </w:tcBorders>
      </w:tcPr>
    </w:tblStylePr>
    <w:tblStylePr w:type="lastRow">
      <w:rPr>
        <w:b/>
        <w:bCs/>
      </w:rPr>
      <w:tblPr/>
      <w:tcPr>
        <w:tcBorders>
          <w:top w:val="double" w:sz="4" w:space="0" w:color="0069E8" w:themeColor="accent1"/>
        </w:tcBorders>
      </w:tcPr>
    </w:tblStylePr>
    <w:tblStylePr w:type="firstCol">
      <w:rPr>
        <w:b/>
        <w:bCs/>
      </w:rPr>
    </w:tblStylePr>
    <w:tblStylePr w:type="lastCol">
      <w:rPr>
        <w:b/>
        <w:bCs/>
      </w:rPr>
    </w:tblStylePr>
    <w:tblStylePr w:type="band1Vert">
      <w:tblPr/>
      <w:tcPr>
        <w:shd w:val="clear" w:color="auto" w:fill="C7E0FF" w:themeFill="accent1" w:themeFillTint="33"/>
      </w:tcPr>
    </w:tblStylePr>
    <w:tblStylePr w:type="band1Horz">
      <w:tblPr/>
      <w:tcPr>
        <w:shd w:val="clear" w:color="auto" w:fill="C7E0FF" w:themeFill="accent1" w:themeFillTint="33"/>
      </w:tcPr>
    </w:tblStylePr>
  </w:style>
  <w:style w:type="table" w:styleId="Listetabell6fargerikuthevingsfarge2">
    <w:name w:val="List Table 6 Colorful Accent 2"/>
    <w:basedOn w:val="Vanligtabell"/>
    <w:uiPriority w:val="51"/>
    <w:rsid w:val="00761273"/>
    <w:pPr>
      <w:spacing w:after="0" w:line="240" w:lineRule="auto"/>
    </w:pPr>
    <w:rPr>
      <w:color w:val="023C4E" w:themeColor="accent2" w:themeShade="BF"/>
    </w:rPr>
    <w:tblPr>
      <w:tblStyleRowBandSize w:val="1"/>
      <w:tblStyleColBandSize w:val="1"/>
      <w:tblBorders>
        <w:top w:val="single" w:sz="4" w:space="0" w:color="035169" w:themeColor="accent2"/>
        <w:bottom w:val="single" w:sz="4" w:space="0" w:color="035169" w:themeColor="accent2"/>
      </w:tblBorders>
    </w:tblPr>
    <w:tblStylePr w:type="firstRow">
      <w:rPr>
        <w:b/>
        <w:bCs/>
      </w:rPr>
      <w:tblPr/>
      <w:tcPr>
        <w:tcBorders>
          <w:bottom w:val="single" w:sz="4" w:space="0" w:color="035169" w:themeColor="accent2"/>
        </w:tcBorders>
      </w:tcPr>
    </w:tblStylePr>
    <w:tblStylePr w:type="lastRow">
      <w:rPr>
        <w:b/>
        <w:bCs/>
      </w:rPr>
      <w:tblPr/>
      <w:tcPr>
        <w:tcBorders>
          <w:top w:val="double" w:sz="4" w:space="0" w:color="035169" w:themeColor="accent2"/>
        </w:tcBorders>
      </w:tcPr>
    </w:tblStylePr>
    <w:tblStylePr w:type="firstCol">
      <w:rPr>
        <w:b/>
        <w:bCs/>
      </w:rPr>
    </w:tblStylePr>
    <w:tblStylePr w:type="lastCol">
      <w:rPr>
        <w:b/>
        <w:bCs/>
      </w:rPr>
    </w:tblStylePr>
    <w:tblStylePr w:type="band1Vert">
      <w:tblPr/>
      <w:tcPr>
        <w:shd w:val="clear" w:color="auto" w:fill="B0EAFC" w:themeFill="accent2" w:themeFillTint="33"/>
      </w:tcPr>
    </w:tblStylePr>
    <w:tblStylePr w:type="band1Horz">
      <w:tblPr/>
      <w:tcPr>
        <w:shd w:val="clear" w:color="auto" w:fill="B0EAFC" w:themeFill="accent2" w:themeFillTint="33"/>
      </w:tcPr>
    </w:tblStylePr>
  </w:style>
  <w:style w:type="table" w:styleId="Listetabell6fargerikuthevingsfarge3">
    <w:name w:val="List Table 6 Colorful Accent 3"/>
    <w:basedOn w:val="Vanligtabell"/>
    <w:uiPriority w:val="51"/>
    <w:rsid w:val="00761273"/>
    <w:pPr>
      <w:spacing w:after="0" w:line="240" w:lineRule="auto"/>
    </w:pPr>
    <w:rPr>
      <w:color w:val="035E79" w:themeColor="accent3" w:themeShade="BF"/>
    </w:rPr>
    <w:tblPr>
      <w:tblStyleRowBandSize w:val="1"/>
      <w:tblStyleColBandSize w:val="1"/>
      <w:tblBorders>
        <w:top w:val="single" w:sz="4" w:space="0" w:color="047FA3" w:themeColor="accent3"/>
        <w:bottom w:val="single" w:sz="4" w:space="0" w:color="047FA3" w:themeColor="accent3"/>
      </w:tblBorders>
    </w:tblPr>
    <w:tblStylePr w:type="firstRow">
      <w:rPr>
        <w:b/>
        <w:bCs/>
      </w:rPr>
      <w:tblPr/>
      <w:tcPr>
        <w:tcBorders>
          <w:bottom w:val="single" w:sz="4" w:space="0" w:color="047FA3" w:themeColor="accent3"/>
        </w:tcBorders>
      </w:tcPr>
    </w:tblStylePr>
    <w:tblStylePr w:type="lastRow">
      <w:rPr>
        <w:b/>
        <w:bCs/>
      </w:rPr>
      <w:tblPr/>
      <w:tcPr>
        <w:tcBorders>
          <w:top w:val="double" w:sz="4" w:space="0" w:color="047FA3" w:themeColor="accent3"/>
        </w:tcBorders>
      </w:tcPr>
    </w:tblStylePr>
    <w:tblStylePr w:type="firstCol">
      <w:rPr>
        <w:b/>
        <w:bCs/>
      </w:rPr>
    </w:tblStylePr>
    <w:tblStylePr w:type="lastCol">
      <w:rPr>
        <w:b/>
        <w:bCs/>
      </w:rPr>
    </w:tblStylePr>
    <w:tblStylePr w:type="band1Vert">
      <w:tblPr/>
      <w:tcPr>
        <w:shd w:val="clear" w:color="auto" w:fill="BBEEFD" w:themeFill="accent3" w:themeFillTint="33"/>
      </w:tcPr>
    </w:tblStylePr>
    <w:tblStylePr w:type="band1Horz">
      <w:tblPr/>
      <w:tcPr>
        <w:shd w:val="clear" w:color="auto" w:fill="BBEEFD" w:themeFill="accent3" w:themeFillTint="33"/>
      </w:tcPr>
    </w:tblStylePr>
  </w:style>
  <w:style w:type="table" w:styleId="Listetabell6fargerikuthevingsfarge4">
    <w:name w:val="List Table 6 Colorful Accent 4"/>
    <w:basedOn w:val="Vanligtabell"/>
    <w:uiPriority w:val="51"/>
    <w:rsid w:val="00761273"/>
    <w:pPr>
      <w:spacing w:after="0" w:line="240" w:lineRule="auto"/>
    </w:pPr>
    <w:rPr>
      <w:color w:val="5C0F44" w:themeColor="accent4" w:themeShade="BF"/>
    </w:rPr>
    <w:tblPr>
      <w:tblStyleRowBandSize w:val="1"/>
      <w:tblStyleColBandSize w:val="1"/>
      <w:tblBorders>
        <w:top w:val="single" w:sz="4" w:space="0" w:color="7C145C" w:themeColor="accent4"/>
        <w:bottom w:val="single" w:sz="4" w:space="0" w:color="7C145C" w:themeColor="accent4"/>
      </w:tblBorders>
    </w:tblPr>
    <w:tblStylePr w:type="firstRow">
      <w:rPr>
        <w:b/>
        <w:bCs/>
      </w:rPr>
      <w:tblPr/>
      <w:tcPr>
        <w:tcBorders>
          <w:bottom w:val="single" w:sz="4" w:space="0" w:color="7C145C" w:themeColor="accent4"/>
        </w:tcBorders>
      </w:tcPr>
    </w:tblStylePr>
    <w:tblStylePr w:type="lastRow">
      <w:rPr>
        <w:b/>
        <w:bCs/>
      </w:rPr>
      <w:tblPr/>
      <w:tcPr>
        <w:tcBorders>
          <w:top w:val="double" w:sz="4" w:space="0" w:color="7C145C" w:themeColor="accent4"/>
        </w:tcBorders>
      </w:tcPr>
    </w:tblStylePr>
    <w:tblStylePr w:type="firstCol">
      <w:rPr>
        <w:b/>
        <w:bCs/>
      </w:rPr>
    </w:tblStylePr>
    <w:tblStylePr w:type="lastCol">
      <w:rPr>
        <w:b/>
        <w:bCs/>
      </w:rPr>
    </w:tblStylePr>
    <w:tblStylePr w:type="band1Vert">
      <w:tblPr/>
      <w:tcPr>
        <w:shd w:val="clear" w:color="auto" w:fill="F4BFE4" w:themeFill="accent4" w:themeFillTint="33"/>
      </w:tcPr>
    </w:tblStylePr>
    <w:tblStylePr w:type="band1Horz">
      <w:tblPr/>
      <w:tcPr>
        <w:shd w:val="clear" w:color="auto" w:fill="F4BFE4" w:themeFill="accent4" w:themeFillTint="33"/>
      </w:tcPr>
    </w:tblStylePr>
  </w:style>
  <w:style w:type="table" w:styleId="Listetabell6fargerikuthevingsfarge5">
    <w:name w:val="List Table 6 Colorful Accent 5"/>
    <w:basedOn w:val="Vanligtabell"/>
    <w:uiPriority w:val="51"/>
    <w:rsid w:val="00761273"/>
    <w:pPr>
      <w:spacing w:after="0" w:line="240" w:lineRule="auto"/>
    </w:pPr>
    <w:rPr>
      <w:color w:val="284B41" w:themeColor="accent5" w:themeShade="BF"/>
    </w:rPr>
    <w:tblPr>
      <w:tblStyleRowBandSize w:val="1"/>
      <w:tblStyleColBandSize w:val="1"/>
      <w:tblBorders>
        <w:top w:val="single" w:sz="4" w:space="0" w:color="366558" w:themeColor="accent5"/>
        <w:bottom w:val="single" w:sz="4" w:space="0" w:color="366558" w:themeColor="accent5"/>
      </w:tblBorders>
    </w:tblPr>
    <w:tblStylePr w:type="firstRow">
      <w:rPr>
        <w:b/>
        <w:bCs/>
      </w:rPr>
      <w:tblPr/>
      <w:tcPr>
        <w:tcBorders>
          <w:bottom w:val="single" w:sz="4" w:space="0" w:color="366558" w:themeColor="accent5"/>
        </w:tcBorders>
      </w:tcPr>
    </w:tblStylePr>
    <w:tblStylePr w:type="lastRow">
      <w:rPr>
        <w:b/>
        <w:bCs/>
      </w:rPr>
      <w:tblPr/>
      <w:tcPr>
        <w:tcBorders>
          <w:top w:val="double" w:sz="4" w:space="0" w:color="366558" w:themeColor="accent5"/>
        </w:tcBorders>
      </w:tcPr>
    </w:tblStylePr>
    <w:tblStylePr w:type="firstCol">
      <w:rPr>
        <w:b/>
        <w:bCs/>
      </w:rPr>
    </w:tblStylePr>
    <w:tblStylePr w:type="lastCol">
      <w:rPr>
        <w:b/>
        <w:bCs/>
      </w:rPr>
    </w:tblStylePr>
    <w:tblStylePr w:type="band1Vert">
      <w:tblPr/>
      <w:tcPr>
        <w:shd w:val="clear" w:color="auto" w:fill="D0E6E0" w:themeFill="accent5" w:themeFillTint="33"/>
      </w:tcPr>
    </w:tblStylePr>
    <w:tblStylePr w:type="band1Horz">
      <w:tblPr/>
      <w:tcPr>
        <w:shd w:val="clear" w:color="auto" w:fill="D0E6E0" w:themeFill="accent5" w:themeFillTint="33"/>
      </w:tcPr>
    </w:tblStylePr>
  </w:style>
  <w:style w:type="table" w:styleId="Listetabell6fargerikuthevingsfarge6">
    <w:name w:val="List Table 6 Colorful Accent 6"/>
    <w:basedOn w:val="Vanligtabell"/>
    <w:uiPriority w:val="51"/>
    <w:rsid w:val="00761273"/>
    <w:pPr>
      <w:spacing w:after="0" w:line="240" w:lineRule="auto"/>
    </w:pPr>
    <w:rPr>
      <w:color w:val="BF8F00" w:themeColor="accent6" w:themeShade="BF"/>
    </w:rPr>
    <w:tblPr>
      <w:tblStyleRowBandSize w:val="1"/>
      <w:tblStyleColBandSize w:val="1"/>
      <w:tblBorders>
        <w:top w:val="single" w:sz="4" w:space="0" w:color="FFBF00" w:themeColor="accent6"/>
        <w:bottom w:val="single" w:sz="4" w:space="0" w:color="FFBF00" w:themeColor="accent6"/>
      </w:tblBorders>
    </w:tblPr>
    <w:tblStylePr w:type="firstRow">
      <w:rPr>
        <w:b/>
        <w:bCs/>
      </w:rPr>
      <w:tblPr/>
      <w:tcPr>
        <w:tcBorders>
          <w:bottom w:val="single" w:sz="4" w:space="0" w:color="FFBF00" w:themeColor="accent6"/>
        </w:tcBorders>
      </w:tcPr>
    </w:tblStylePr>
    <w:tblStylePr w:type="lastRow">
      <w:rPr>
        <w:b/>
        <w:bCs/>
      </w:rPr>
      <w:tblPr/>
      <w:tcPr>
        <w:tcBorders>
          <w:top w:val="double" w:sz="4" w:space="0" w:color="FFBF00" w:themeColor="accent6"/>
        </w:tcBorders>
      </w:tcPr>
    </w:tblStylePr>
    <w:tblStylePr w:type="firstCol">
      <w:rPr>
        <w:b/>
        <w:bCs/>
      </w:rPr>
    </w:tblStylePr>
    <w:tblStylePr w:type="lastCol">
      <w:rPr>
        <w:b/>
        <w:bCs/>
      </w:rPr>
    </w:tblStylePr>
    <w:tblStylePr w:type="band1Vert">
      <w:tblPr/>
      <w:tcPr>
        <w:shd w:val="clear" w:color="auto" w:fill="FFF2CC" w:themeFill="accent6" w:themeFillTint="33"/>
      </w:tcPr>
    </w:tblStylePr>
    <w:tblStylePr w:type="band1Horz">
      <w:tblPr/>
      <w:tcPr>
        <w:shd w:val="clear" w:color="auto" w:fill="FFF2CC" w:themeFill="accent6" w:themeFillTint="33"/>
      </w:tcPr>
    </w:tblStylePr>
  </w:style>
  <w:style w:type="table" w:styleId="Listetabell7fargerik">
    <w:name w:val="List Table 7 Colorful"/>
    <w:basedOn w:val="Vanligtabell"/>
    <w:uiPriority w:val="52"/>
    <w:rsid w:val="00761273"/>
    <w:pPr>
      <w:spacing w:after="0" w:line="240" w:lineRule="auto"/>
    </w:pPr>
    <w:rPr>
      <w:color w:val="20202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20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20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20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2020" w:themeColor="text1"/>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761273"/>
    <w:pPr>
      <w:spacing w:after="0" w:line="240" w:lineRule="auto"/>
    </w:pPr>
    <w:rPr>
      <w:color w:val="004EA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E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E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E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E8" w:themeColor="accent1"/>
        </w:tcBorders>
        <w:shd w:val="clear" w:color="auto" w:fill="FFFFFF" w:themeFill="background1"/>
      </w:tcPr>
    </w:tblStylePr>
    <w:tblStylePr w:type="band1Vert">
      <w:tblPr/>
      <w:tcPr>
        <w:shd w:val="clear" w:color="auto" w:fill="C7E0FF" w:themeFill="accent1" w:themeFillTint="33"/>
      </w:tcPr>
    </w:tblStylePr>
    <w:tblStylePr w:type="band1Horz">
      <w:tblPr/>
      <w:tcPr>
        <w:shd w:val="clear" w:color="auto" w:fill="C7E0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761273"/>
    <w:pPr>
      <w:spacing w:after="0" w:line="240" w:lineRule="auto"/>
    </w:pPr>
    <w:rPr>
      <w:color w:val="023C4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516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516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516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5169" w:themeColor="accent2"/>
        </w:tcBorders>
        <w:shd w:val="clear" w:color="auto" w:fill="FFFFFF" w:themeFill="background1"/>
      </w:tcPr>
    </w:tblStylePr>
    <w:tblStylePr w:type="band1Vert">
      <w:tblPr/>
      <w:tcPr>
        <w:shd w:val="clear" w:color="auto" w:fill="B0EAFC" w:themeFill="accent2" w:themeFillTint="33"/>
      </w:tcPr>
    </w:tblStylePr>
    <w:tblStylePr w:type="band1Horz">
      <w:tblPr/>
      <w:tcPr>
        <w:shd w:val="clear" w:color="auto" w:fill="B0EAF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761273"/>
    <w:pPr>
      <w:spacing w:after="0" w:line="240" w:lineRule="auto"/>
    </w:pPr>
    <w:rPr>
      <w:color w:val="035E7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47FA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7FA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7FA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7FA3" w:themeColor="accent3"/>
        </w:tcBorders>
        <w:shd w:val="clear" w:color="auto" w:fill="FFFFFF" w:themeFill="background1"/>
      </w:tcPr>
    </w:tblStylePr>
    <w:tblStylePr w:type="band1Vert">
      <w:tblPr/>
      <w:tcPr>
        <w:shd w:val="clear" w:color="auto" w:fill="BBEEFD" w:themeFill="accent3" w:themeFillTint="33"/>
      </w:tcPr>
    </w:tblStylePr>
    <w:tblStylePr w:type="band1Horz">
      <w:tblPr/>
      <w:tcPr>
        <w:shd w:val="clear" w:color="auto" w:fill="BBEEF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761273"/>
    <w:pPr>
      <w:spacing w:after="0" w:line="240" w:lineRule="auto"/>
    </w:pPr>
    <w:rPr>
      <w:color w:val="5C0F4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C14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C14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C14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C145C" w:themeColor="accent4"/>
        </w:tcBorders>
        <w:shd w:val="clear" w:color="auto" w:fill="FFFFFF" w:themeFill="background1"/>
      </w:tcPr>
    </w:tblStylePr>
    <w:tblStylePr w:type="band1Vert">
      <w:tblPr/>
      <w:tcPr>
        <w:shd w:val="clear" w:color="auto" w:fill="F4BFE4" w:themeFill="accent4" w:themeFillTint="33"/>
      </w:tcPr>
    </w:tblStylePr>
    <w:tblStylePr w:type="band1Horz">
      <w:tblPr/>
      <w:tcPr>
        <w:shd w:val="clear" w:color="auto" w:fill="F4BFE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761273"/>
    <w:pPr>
      <w:spacing w:after="0" w:line="240" w:lineRule="auto"/>
    </w:pPr>
    <w:rPr>
      <w:color w:val="284B4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6655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6655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6655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66558" w:themeColor="accent5"/>
        </w:tcBorders>
        <w:shd w:val="clear" w:color="auto" w:fill="FFFFFF" w:themeFill="background1"/>
      </w:tcPr>
    </w:tblStylePr>
    <w:tblStylePr w:type="band1Vert">
      <w:tblPr/>
      <w:tcPr>
        <w:shd w:val="clear" w:color="auto" w:fill="D0E6E0" w:themeFill="accent5" w:themeFillTint="33"/>
      </w:tcPr>
    </w:tblStylePr>
    <w:tblStylePr w:type="band1Horz">
      <w:tblPr/>
      <w:tcPr>
        <w:shd w:val="clear" w:color="auto" w:fill="D0E6E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761273"/>
    <w:pPr>
      <w:spacing w:after="0" w:line="240" w:lineRule="auto"/>
    </w:pPr>
    <w:rPr>
      <w:color w:val="BF8F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BF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BF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BF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BF00" w:themeColor="accent6"/>
        </w:tcBorders>
        <w:shd w:val="clear" w:color="auto" w:fill="FFFFFF" w:themeFill="background1"/>
      </w:tcPr>
    </w:tblStylePr>
    <w:tblStylePr w:type="band1Vert">
      <w:tblPr/>
      <w:tcPr>
        <w:shd w:val="clear" w:color="auto" w:fill="FFF2CC" w:themeFill="accent6" w:themeFillTint="33"/>
      </w:tcPr>
    </w:tblStylePr>
    <w:tblStylePr w:type="band1Horz">
      <w:tblPr/>
      <w:tcPr>
        <w:shd w:val="clear" w:color="auto" w:fill="FFF2C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unhideWhenUsed/>
    <w:rsid w:val="0076127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semiHidden/>
    <w:rsid w:val="00761273"/>
    <w:rPr>
      <w:rFonts w:ascii="Consolas" w:hAnsi="Consolas"/>
      <w:sz w:val="20"/>
      <w:szCs w:val="20"/>
    </w:rPr>
  </w:style>
  <w:style w:type="table" w:styleId="Middelsrutenett1">
    <w:name w:val="Medium Grid 1"/>
    <w:basedOn w:val="Vanligtabell"/>
    <w:uiPriority w:val="67"/>
    <w:semiHidden/>
    <w:unhideWhenUsed/>
    <w:rsid w:val="00761273"/>
    <w:pPr>
      <w:spacing w:after="0" w:line="240" w:lineRule="auto"/>
    </w:pPr>
    <w:tblPr>
      <w:tblStyleRowBandSize w:val="1"/>
      <w:tblStyleColBandSize w:val="1"/>
      <w:tblBorders>
        <w:top w:val="single" w:sz="8" w:space="0" w:color="575757" w:themeColor="text1" w:themeTint="BF"/>
        <w:left w:val="single" w:sz="8" w:space="0" w:color="575757" w:themeColor="text1" w:themeTint="BF"/>
        <w:bottom w:val="single" w:sz="8" w:space="0" w:color="575757" w:themeColor="text1" w:themeTint="BF"/>
        <w:right w:val="single" w:sz="8" w:space="0" w:color="575757" w:themeColor="text1" w:themeTint="BF"/>
        <w:insideH w:val="single" w:sz="8" w:space="0" w:color="575757" w:themeColor="text1" w:themeTint="BF"/>
        <w:insideV w:val="single" w:sz="8" w:space="0" w:color="575757" w:themeColor="text1" w:themeTint="BF"/>
      </w:tblBorders>
    </w:tblPr>
    <w:tcPr>
      <w:shd w:val="clear" w:color="auto" w:fill="C7C7C7" w:themeFill="text1" w:themeFillTint="3F"/>
    </w:tcPr>
    <w:tblStylePr w:type="firstRow">
      <w:rPr>
        <w:b/>
        <w:bCs/>
      </w:rPr>
    </w:tblStylePr>
    <w:tblStylePr w:type="lastRow">
      <w:rPr>
        <w:b/>
        <w:bCs/>
      </w:rPr>
      <w:tblPr/>
      <w:tcPr>
        <w:tcBorders>
          <w:top w:val="single" w:sz="18" w:space="0" w:color="575757" w:themeColor="text1" w:themeTint="BF"/>
        </w:tcBorders>
      </w:tcPr>
    </w:tblStylePr>
    <w:tblStylePr w:type="firstCol">
      <w:rPr>
        <w:b/>
        <w:bCs/>
      </w:rPr>
    </w:tblStylePr>
    <w:tblStylePr w:type="lastCol">
      <w:rPr>
        <w:b/>
        <w:bCs/>
      </w:rPr>
    </w:tblStylePr>
    <w:tblStylePr w:type="band1Vert">
      <w:tblPr/>
      <w:tcPr>
        <w:shd w:val="clear" w:color="auto" w:fill="8F8F8F" w:themeFill="text1" w:themeFillTint="7F"/>
      </w:tcPr>
    </w:tblStylePr>
    <w:tblStylePr w:type="band1Horz">
      <w:tblPr/>
      <w:tcPr>
        <w:shd w:val="clear" w:color="auto" w:fill="8F8F8F" w:themeFill="text1" w:themeFillTint="7F"/>
      </w:tcPr>
    </w:tblStylePr>
  </w:style>
  <w:style w:type="table" w:styleId="Middelsrutenett1uthevingsfarge1">
    <w:name w:val="Medium Grid 1 Accent 1"/>
    <w:basedOn w:val="Vanligtabell"/>
    <w:uiPriority w:val="67"/>
    <w:semiHidden/>
    <w:unhideWhenUsed/>
    <w:rsid w:val="00761273"/>
    <w:pPr>
      <w:spacing w:after="0" w:line="240" w:lineRule="auto"/>
    </w:pPr>
    <w:tblPr>
      <w:tblStyleRowBandSize w:val="1"/>
      <w:tblStyleColBandSize w:val="1"/>
      <w:tblBorders>
        <w:top w:val="single" w:sz="8" w:space="0" w:color="2E8CFF" w:themeColor="accent1" w:themeTint="BF"/>
        <w:left w:val="single" w:sz="8" w:space="0" w:color="2E8CFF" w:themeColor="accent1" w:themeTint="BF"/>
        <w:bottom w:val="single" w:sz="8" w:space="0" w:color="2E8CFF" w:themeColor="accent1" w:themeTint="BF"/>
        <w:right w:val="single" w:sz="8" w:space="0" w:color="2E8CFF" w:themeColor="accent1" w:themeTint="BF"/>
        <w:insideH w:val="single" w:sz="8" w:space="0" w:color="2E8CFF" w:themeColor="accent1" w:themeTint="BF"/>
        <w:insideV w:val="single" w:sz="8" w:space="0" w:color="2E8CFF" w:themeColor="accent1" w:themeTint="BF"/>
      </w:tblBorders>
    </w:tblPr>
    <w:tcPr>
      <w:shd w:val="clear" w:color="auto" w:fill="BAD9FF" w:themeFill="accent1" w:themeFillTint="3F"/>
    </w:tcPr>
    <w:tblStylePr w:type="firstRow">
      <w:rPr>
        <w:b/>
        <w:bCs/>
      </w:rPr>
    </w:tblStylePr>
    <w:tblStylePr w:type="lastRow">
      <w:rPr>
        <w:b/>
        <w:bCs/>
      </w:rPr>
      <w:tblPr/>
      <w:tcPr>
        <w:tcBorders>
          <w:top w:val="single" w:sz="18" w:space="0" w:color="2E8CFF" w:themeColor="accent1" w:themeTint="BF"/>
        </w:tcBorders>
      </w:tcPr>
    </w:tblStylePr>
    <w:tblStylePr w:type="firstCol">
      <w:rPr>
        <w:b/>
        <w:bCs/>
      </w:rPr>
    </w:tblStylePr>
    <w:tblStylePr w:type="lastCol">
      <w:rPr>
        <w:b/>
        <w:bCs/>
      </w:rPr>
    </w:tblStylePr>
    <w:tblStylePr w:type="band1Vert">
      <w:tblPr/>
      <w:tcPr>
        <w:shd w:val="clear" w:color="auto" w:fill="74B2FF" w:themeFill="accent1" w:themeFillTint="7F"/>
      </w:tcPr>
    </w:tblStylePr>
    <w:tblStylePr w:type="band1Horz">
      <w:tblPr/>
      <w:tcPr>
        <w:shd w:val="clear" w:color="auto" w:fill="74B2FF" w:themeFill="accent1" w:themeFillTint="7F"/>
      </w:tcPr>
    </w:tblStylePr>
  </w:style>
  <w:style w:type="table" w:styleId="Middelsrutenett1uthevingsfarge2">
    <w:name w:val="Medium Grid 1 Accent 2"/>
    <w:basedOn w:val="Vanligtabell"/>
    <w:uiPriority w:val="67"/>
    <w:semiHidden/>
    <w:unhideWhenUsed/>
    <w:rsid w:val="00761273"/>
    <w:pPr>
      <w:spacing w:after="0" w:line="240" w:lineRule="auto"/>
    </w:pPr>
    <w:tblPr>
      <w:tblStyleRowBandSize w:val="1"/>
      <w:tblStyleColBandSize w:val="1"/>
      <w:tblBorders>
        <w:top w:val="single" w:sz="8" w:space="0" w:color="059CCA" w:themeColor="accent2" w:themeTint="BF"/>
        <w:left w:val="single" w:sz="8" w:space="0" w:color="059CCA" w:themeColor="accent2" w:themeTint="BF"/>
        <w:bottom w:val="single" w:sz="8" w:space="0" w:color="059CCA" w:themeColor="accent2" w:themeTint="BF"/>
        <w:right w:val="single" w:sz="8" w:space="0" w:color="059CCA" w:themeColor="accent2" w:themeTint="BF"/>
        <w:insideH w:val="single" w:sz="8" w:space="0" w:color="059CCA" w:themeColor="accent2" w:themeTint="BF"/>
        <w:insideV w:val="single" w:sz="8" w:space="0" w:color="059CCA" w:themeColor="accent2" w:themeTint="BF"/>
      </w:tblBorders>
    </w:tblPr>
    <w:tcPr>
      <w:shd w:val="clear" w:color="auto" w:fill="9EE6FC" w:themeFill="accent2" w:themeFillTint="3F"/>
    </w:tcPr>
    <w:tblStylePr w:type="firstRow">
      <w:rPr>
        <w:b/>
        <w:bCs/>
      </w:rPr>
    </w:tblStylePr>
    <w:tblStylePr w:type="lastRow">
      <w:rPr>
        <w:b/>
        <w:bCs/>
      </w:rPr>
      <w:tblPr/>
      <w:tcPr>
        <w:tcBorders>
          <w:top w:val="single" w:sz="18" w:space="0" w:color="059CCA" w:themeColor="accent2" w:themeTint="BF"/>
        </w:tcBorders>
      </w:tcPr>
    </w:tblStylePr>
    <w:tblStylePr w:type="firstCol">
      <w:rPr>
        <w:b/>
        <w:bCs/>
      </w:rPr>
    </w:tblStylePr>
    <w:tblStylePr w:type="lastCol">
      <w:rPr>
        <w:b/>
        <w:bCs/>
      </w:rPr>
    </w:tblStylePr>
    <w:tblStylePr w:type="band1Vert">
      <w:tblPr/>
      <w:tcPr>
        <w:shd w:val="clear" w:color="auto" w:fill="3CCCF9" w:themeFill="accent2" w:themeFillTint="7F"/>
      </w:tcPr>
    </w:tblStylePr>
    <w:tblStylePr w:type="band1Horz">
      <w:tblPr/>
      <w:tcPr>
        <w:shd w:val="clear" w:color="auto" w:fill="3CCCF9" w:themeFill="accent2" w:themeFillTint="7F"/>
      </w:tcPr>
    </w:tblStylePr>
  </w:style>
  <w:style w:type="table" w:styleId="Middelsrutenett1uthevingsfarge3">
    <w:name w:val="Medium Grid 1 Accent 3"/>
    <w:basedOn w:val="Vanligtabell"/>
    <w:uiPriority w:val="67"/>
    <w:semiHidden/>
    <w:unhideWhenUsed/>
    <w:rsid w:val="00761273"/>
    <w:pPr>
      <w:spacing w:after="0" w:line="240" w:lineRule="auto"/>
    </w:pPr>
    <w:tblPr>
      <w:tblStyleRowBandSize w:val="1"/>
      <w:tblStyleColBandSize w:val="1"/>
      <w:tblBorders>
        <w:top w:val="single" w:sz="8" w:space="0" w:color="06C0F6" w:themeColor="accent3" w:themeTint="BF"/>
        <w:left w:val="single" w:sz="8" w:space="0" w:color="06C0F6" w:themeColor="accent3" w:themeTint="BF"/>
        <w:bottom w:val="single" w:sz="8" w:space="0" w:color="06C0F6" w:themeColor="accent3" w:themeTint="BF"/>
        <w:right w:val="single" w:sz="8" w:space="0" w:color="06C0F6" w:themeColor="accent3" w:themeTint="BF"/>
        <w:insideH w:val="single" w:sz="8" w:space="0" w:color="06C0F6" w:themeColor="accent3" w:themeTint="BF"/>
        <w:insideV w:val="single" w:sz="8" w:space="0" w:color="06C0F6" w:themeColor="accent3" w:themeTint="BF"/>
      </w:tblBorders>
    </w:tblPr>
    <w:tcPr>
      <w:shd w:val="clear" w:color="auto" w:fill="ACEAFD" w:themeFill="accent3" w:themeFillTint="3F"/>
    </w:tcPr>
    <w:tblStylePr w:type="firstRow">
      <w:rPr>
        <w:b/>
        <w:bCs/>
      </w:rPr>
    </w:tblStylePr>
    <w:tblStylePr w:type="lastRow">
      <w:rPr>
        <w:b/>
        <w:bCs/>
      </w:rPr>
      <w:tblPr/>
      <w:tcPr>
        <w:tcBorders>
          <w:top w:val="single" w:sz="18" w:space="0" w:color="06C0F6" w:themeColor="accent3" w:themeTint="BF"/>
        </w:tcBorders>
      </w:tcPr>
    </w:tblStylePr>
    <w:tblStylePr w:type="firstCol">
      <w:rPr>
        <w:b/>
        <w:bCs/>
      </w:rPr>
    </w:tblStylePr>
    <w:tblStylePr w:type="lastCol">
      <w:rPr>
        <w:b/>
        <w:bCs/>
      </w:rPr>
    </w:tblStylePr>
    <w:tblStylePr w:type="band1Vert">
      <w:tblPr/>
      <w:tcPr>
        <w:shd w:val="clear" w:color="auto" w:fill="58D5FB" w:themeFill="accent3" w:themeFillTint="7F"/>
      </w:tcPr>
    </w:tblStylePr>
    <w:tblStylePr w:type="band1Horz">
      <w:tblPr/>
      <w:tcPr>
        <w:shd w:val="clear" w:color="auto" w:fill="58D5FB" w:themeFill="accent3" w:themeFillTint="7F"/>
      </w:tcPr>
    </w:tblStylePr>
  </w:style>
  <w:style w:type="table" w:styleId="Middelsrutenett1uthevingsfarge4">
    <w:name w:val="Medium Grid 1 Accent 4"/>
    <w:basedOn w:val="Vanligtabell"/>
    <w:uiPriority w:val="67"/>
    <w:semiHidden/>
    <w:unhideWhenUsed/>
    <w:rsid w:val="00761273"/>
    <w:pPr>
      <w:spacing w:after="0" w:line="240" w:lineRule="auto"/>
    </w:pPr>
    <w:tblPr>
      <w:tblStyleRowBandSize w:val="1"/>
      <w:tblStyleColBandSize w:val="1"/>
      <w:tblBorders>
        <w:top w:val="single" w:sz="8" w:space="0" w:color="CA2096" w:themeColor="accent4" w:themeTint="BF"/>
        <w:left w:val="single" w:sz="8" w:space="0" w:color="CA2096" w:themeColor="accent4" w:themeTint="BF"/>
        <w:bottom w:val="single" w:sz="8" w:space="0" w:color="CA2096" w:themeColor="accent4" w:themeTint="BF"/>
        <w:right w:val="single" w:sz="8" w:space="0" w:color="CA2096" w:themeColor="accent4" w:themeTint="BF"/>
        <w:insideH w:val="single" w:sz="8" w:space="0" w:color="CA2096" w:themeColor="accent4" w:themeTint="BF"/>
        <w:insideV w:val="single" w:sz="8" w:space="0" w:color="CA2096" w:themeColor="accent4" w:themeTint="BF"/>
      </w:tblBorders>
    </w:tblPr>
    <w:tcPr>
      <w:shd w:val="clear" w:color="auto" w:fill="F2B0DE" w:themeFill="accent4" w:themeFillTint="3F"/>
    </w:tcPr>
    <w:tblStylePr w:type="firstRow">
      <w:rPr>
        <w:b/>
        <w:bCs/>
      </w:rPr>
    </w:tblStylePr>
    <w:tblStylePr w:type="lastRow">
      <w:rPr>
        <w:b/>
        <w:bCs/>
      </w:rPr>
      <w:tblPr/>
      <w:tcPr>
        <w:tcBorders>
          <w:top w:val="single" w:sz="18" w:space="0" w:color="CA2096" w:themeColor="accent4" w:themeTint="BF"/>
        </w:tcBorders>
      </w:tcPr>
    </w:tblStylePr>
    <w:tblStylePr w:type="firstCol">
      <w:rPr>
        <w:b/>
        <w:bCs/>
      </w:rPr>
    </w:tblStylePr>
    <w:tblStylePr w:type="lastCol">
      <w:rPr>
        <w:b/>
        <w:bCs/>
      </w:rPr>
    </w:tblStylePr>
    <w:tblStylePr w:type="band1Vert">
      <w:tblPr/>
      <w:tcPr>
        <w:shd w:val="clear" w:color="auto" w:fill="E561BC" w:themeFill="accent4" w:themeFillTint="7F"/>
      </w:tcPr>
    </w:tblStylePr>
    <w:tblStylePr w:type="band1Horz">
      <w:tblPr/>
      <w:tcPr>
        <w:shd w:val="clear" w:color="auto" w:fill="E561BC" w:themeFill="accent4" w:themeFillTint="7F"/>
      </w:tcPr>
    </w:tblStylePr>
  </w:style>
  <w:style w:type="table" w:styleId="Middelsrutenett1uthevingsfarge5">
    <w:name w:val="Medium Grid 1 Accent 5"/>
    <w:basedOn w:val="Vanligtabell"/>
    <w:uiPriority w:val="67"/>
    <w:semiHidden/>
    <w:unhideWhenUsed/>
    <w:rsid w:val="00761273"/>
    <w:pPr>
      <w:spacing w:after="0" w:line="240" w:lineRule="auto"/>
    </w:pPr>
    <w:tblPr>
      <w:tblStyleRowBandSize w:val="1"/>
      <w:tblStyleColBandSize w:val="1"/>
      <w:tblBorders>
        <w:top w:val="single" w:sz="8" w:space="0" w:color="559E8A" w:themeColor="accent5" w:themeTint="BF"/>
        <w:left w:val="single" w:sz="8" w:space="0" w:color="559E8A" w:themeColor="accent5" w:themeTint="BF"/>
        <w:bottom w:val="single" w:sz="8" w:space="0" w:color="559E8A" w:themeColor="accent5" w:themeTint="BF"/>
        <w:right w:val="single" w:sz="8" w:space="0" w:color="559E8A" w:themeColor="accent5" w:themeTint="BF"/>
        <w:insideH w:val="single" w:sz="8" w:space="0" w:color="559E8A" w:themeColor="accent5" w:themeTint="BF"/>
        <w:insideV w:val="single" w:sz="8" w:space="0" w:color="559E8A" w:themeColor="accent5" w:themeTint="BF"/>
      </w:tblBorders>
    </w:tblPr>
    <w:tcPr>
      <w:shd w:val="clear" w:color="auto" w:fill="C5E0D8" w:themeFill="accent5" w:themeFillTint="3F"/>
    </w:tcPr>
    <w:tblStylePr w:type="firstRow">
      <w:rPr>
        <w:b/>
        <w:bCs/>
      </w:rPr>
    </w:tblStylePr>
    <w:tblStylePr w:type="lastRow">
      <w:rPr>
        <w:b/>
        <w:bCs/>
      </w:rPr>
      <w:tblPr/>
      <w:tcPr>
        <w:tcBorders>
          <w:top w:val="single" w:sz="18" w:space="0" w:color="559E8A" w:themeColor="accent5" w:themeTint="BF"/>
        </w:tcBorders>
      </w:tcPr>
    </w:tblStylePr>
    <w:tblStylePr w:type="firstCol">
      <w:rPr>
        <w:b/>
        <w:bCs/>
      </w:rPr>
    </w:tblStylePr>
    <w:tblStylePr w:type="lastCol">
      <w:rPr>
        <w:b/>
        <w:bCs/>
      </w:rPr>
    </w:tblStylePr>
    <w:tblStylePr w:type="band1Vert">
      <w:tblPr/>
      <w:tcPr>
        <w:shd w:val="clear" w:color="auto" w:fill="8BC1B2" w:themeFill="accent5" w:themeFillTint="7F"/>
      </w:tcPr>
    </w:tblStylePr>
    <w:tblStylePr w:type="band1Horz">
      <w:tblPr/>
      <w:tcPr>
        <w:shd w:val="clear" w:color="auto" w:fill="8BC1B2" w:themeFill="accent5" w:themeFillTint="7F"/>
      </w:tcPr>
    </w:tblStylePr>
  </w:style>
  <w:style w:type="table" w:styleId="Middelsrutenett1uthevingsfarge6">
    <w:name w:val="Medium Grid 1 Accent 6"/>
    <w:basedOn w:val="Vanligtabell"/>
    <w:uiPriority w:val="67"/>
    <w:semiHidden/>
    <w:unhideWhenUsed/>
    <w:rsid w:val="00761273"/>
    <w:pPr>
      <w:spacing w:after="0" w:line="240" w:lineRule="auto"/>
    </w:pPr>
    <w:tblPr>
      <w:tblStyleRowBandSize w:val="1"/>
      <w:tblStyleColBandSize w:val="1"/>
      <w:tblBorders>
        <w:top w:val="single" w:sz="8" w:space="0" w:color="FFCF40" w:themeColor="accent6" w:themeTint="BF"/>
        <w:left w:val="single" w:sz="8" w:space="0" w:color="FFCF40" w:themeColor="accent6" w:themeTint="BF"/>
        <w:bottom w:val="single" w:sz="8" w:space="0" w:color="FFCF40" w:themeColor="accent6" w:themeTint="BF"/>
        <w:right w:val="single" w:sz="8" w:space="0" w:color="FFCF40" w:themeColor="accent6" w:themeTint="BF"/>
        <w:insideH w:val="single" w:sz="8" w:space="0" w:color="FFCF40" w:themeColor="accent6" w:themeTint="BF"/>
        <w:insideV w:val="single" w:sz="8" w:space="0" w:color="FFCF40" w:themeColor="accent6" w:themeTint="BF"/>
      </w:tblBorders>
    </w:tblPr>
    <w:tcPr>
      <w:shd w:val="clear" w:color="auto" w:fill="FFEFC0" w:themeFill="accent6" w:themeFillTint="3F"/>
    </w:tcPr>
    <w:tblStylePr w:type="firstRow">
      <w:rPr>
        <w:b/>
        <w:bCs/>
      </w:rPr>
    </w:tblStylePr>
    <w:tblStylePr w:type="lastRow">
      <w:rPr>
        <w:b/>
        <w:bCs/>
      </w:rPr>
      <w:tblPr/>
      <w:tcPr>
        <w:tcBorders>
          <w:top w:val="single" w:sz="18" w:space="0" w:color="FFCF40" w:themeColor="accent6" w:themeTint="BF"/>
        </w:tcBorders>
      </w:tcPr>
    </w:tblStylePr>
    <w:tblStylePr w:type="firstCol">
      <w:rPr>
        <w:b/>
        <w:bCs/>
      </w:rPr>
    </w:tblStylePr>
    <w:tblStylePr w:type="lastCol">
      <w:rPr>
        <w:b/>
        <w:bCs/>
      </w:rPr>
    </w:tblStylePr>
    <w:tblStylePr w:type="band1Vert">
      <w:tblPr/>
      <w:tcPr>
        <w:shd w:val="clear" w:color="auto" w:fill="FFDF80" w:themeFill="accent6" w:themeFillTint="7F"/>
      </w:tcPr>
    </w:tblStylePr>
    <w:tblStylePr w:type="band1Horz">
      <w:tblPr/>
      <w:tcPr>
        <w:shd w:val="clear" w:color="auto" w:fill="FFDF80" w:themeFill="accent6" w:themeFillTint="7F"/>
      </w:tcPr>
    </w:tblStylePr>
  </w:style>
  <w:style w:type="table" w:styleId="Middelsrutenett2">
    <w:name w:val="Medium Grid 2"/>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202020" w:themeColor="text1"/>
        <w:left w:val="single" w:sz="8" w:space="0" w:color="202020" w:themeColor="text1"/>
        <w:bottom w:val="single" w:sz="8" w:space="0" w:color="202020" w:themeColor="text1"/>
        <w:right w:val="single" w:sz="8" w:space="0" w:color="202020" w:themeColor="text1"/>
        <w:insideH w:val="single" w:sz="8" w:space="0" w:color="202020" w:themeColor="text1"/>
        <w:insideV w:val="single" w:sz="8" w:space="0" w:color="202020" w:themeColor="text1"/>
      </w:tblBorders>
    </w:tblPr>
    <w:tcPr>
      <w:shd w:val="clear" w:color="auto" w:fill="C7C7C7" w:themeFill="text1" w:themeFillTint="3F"/>
    </w:tcPr>
    <w:tblStylePr w:type="firstRow">
      <w:rPr>
        <w:b/>
        <w:bCs/>
        <w:color w:val="202020" w:themeColor="text1"/>
      </w:rPr>
      <w:tblPr/>
      <w:tcPr>
        <w:shd w:val="clear" w:color="auto" w:fill="E9E9E9" w:themeFill="text1"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D2D2D2" w:themeFill="text1" w:themeFillTint="33"/>
      </w:tcPr>
    </w:tblStylePr>
    <w:tblStylePr w:type="band1Vert">
      <w:tblPr/>
      <w:tcPr>
        <w:shd w:val="clear" w:color="auto" w:fill="8F8F8F" w:themeFill="text1" w:themeFillTint="7F"/>
      </w:tcPr>
    </w:tblStylePr>
    <w:tblStylePr w:type="band1Horz">
      <w:tblPr/>
      <w:tcPr>
        <w:tcBorders>
          <w:insideH w:val="single" w:sz="6" w:space="0" w:color="202020" w:themeColor="text1"/>
          <w:insideV w:val="single" w:sz="6" w:space="0" w:color="202020" w:themeColor="text1"/>
        </w:tcBorders>
        <w:shd w:val="clear" w:color="auto" w:fill="8F8F8F"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0069E8" w:themeColor="accent1"/>
        <w:left w:val="single" w:sz="8" w:space="0" w:color="0069E8" w:themeColor="accent1"/>
        <w:bottom w:val="single" w:sz="8" w:space="0" w:color="0069E8" w:themeColor="accent1"/>
        <w:right w:val="single" w:sz="8" w:space="0" w:color="0069E8" w:themeColor="accent1"/>
        <w:insideH w:val="single" w:sz="8" w:space="0" w:color="0069E8" w:themeColor="accent1"/>
        <w:insideV w:val="single" w:sz="8" w:space="0" w:color="0069E8" w:themeColor="accent1"/>
      </w:tblBorders>
    </w:tblPr>
    <w:tcPr>
      <w:shd w:val="clear" w:color="auto" w:fill="BAD9FF" w:themeFill="accent1" w:themeFillTint="3F"/>
    </w:tcPr>
    <w:tblStylePr w:type="firstRow">
      <w:rPr>
        <w:b/>
        <w:bCs/>
        <w:color w:val="202020" w:themeColor="text1"/>
      </w:rPr>
      <w:tblPr/>
      <w:tcPr>
        <w:shd w:val="clear" w:color="auto" w:fill="E3EFFF" w:themeFill="accent1"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C7E0FF" w:themeFill="accent1" w:themeFillTint="33"/>
      </w:tcPr>
    </w:tblStylePr>
    <w:tblStylePr w:type="band1Vert">
      <w:tblPr/>
      <w:tcPr>
        <w:shd w:val="clear" w:color="auto" w:fill="74B2FF" w:themeFill="accent1" w:themeFillTint="7F"/>
      </w:tcPr>
    </w:tblStylePr>
    <w:tblStylePr w:type="band1Horz">
      <w:tblPr/>
      <w:tcPr>
        <w:tcBorders>
          <w:insideH w:val="single" w:sz="6" w:space="0" w:color="0069E8" w:themeColor="accent1"/>
          <w:insideV w:val="single" w:sz="6" w:space="0" w:color="0069E8" w:themeColor="accent1"/>
        </w:tcBorders>
        <w:shd w:val="clear" w:color="auto" w:fill="74B2FF"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035169" w:themeColor="accent2"/>
        <w:left w:val="single" w:sz="8" w:space="0" w:color="035169" w:themeColor="accent2"/>
        <w:bottom w:val="single" w:sz="8" w:space="0" w:color="035169" w:themeColor="accent2"/>
        <w:right w:val="single" w:sz="8" w:space="0" w:color="035169" w:themeColor="accent2"/>
        <w:insideH w:val="single" w:sz="8" w:space="0" w:color="035169" w:themeColor="accent2"/>
        <w:insideV w:val="single" w:sz="8" w:space="0" w:color="035169" w:themeColor="accent2"/>
      </w:tblBorders>
    </w:tblPr>
    <w:tcPr>
      <w:shd w:val="clear" w:color="auto" w:fill="9EE6FC" w:themeFill="accent2" w:themeFillTint="3F"/>
    </w:tcPr>
    <w:tblStylePr w:type="firstRow">
      <w:rPr>
        <w:b/>
        <w:bCs/>
        <w:color w:val="202020" w:themeColor="text1"/>
      </w:rPr>
      <w:tblPr/>
      <w:tcPr>
        <w:shd w:val="clear" w:color="auto" w:fill="D8F5FE" w:themeFill="accent2"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B0EAFC" w:themeFill="accent2" w:themeFillTint="33"/>
      </w:tcPr>
    </w:tblStylePr>
    <w:tblStylePr w:type="band1Vert">
      <w:tblPr/>
      <w:tcPr>
        <w:shd w:val="clear" w:color="auto" w:fill="3CCCF9" w:themeFill="accent2" w:themeFillTint="7F"/>
      </w:tcPr>
    </w:tblStylePr>
    <w:tblStylePr w:type="band1Horz">
      <w:tblPr/>
      <w:tcPr>
        <w:tcBorders>
          <w:insideH w:val="single" w:sz="6" w:space="0" w:color="035169" w:themeColor="accent2"/>
          <w:insideV w:val="single" w:sz="6" w:space="0" w:color="035169" w:themeColor="accent2"/>
        </w:tcBorders>
        <w:shd w:val="clear" w:color="auto" w:fill="3CCCF9"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047FA3" w:themeColor="accent3"/>
        <w:left w:val="single" w:sz="8" w:space="0" w:color="047FA3" w:themeColor="accent3"/>
        <w:bottom w:val="single" w:sz="8" w:space="0" w:color="047FA3" w:themeColor="accent3"/>
        <w:right w:val="single" w:sz="8" w:space="0" w:color="047FA3" w:themeColor="accent3"/>
        <w:insideH w:val="single" w:sz="8" w:space="0" w:color="047FA3" w:themeColor="accent3"/>
        <w:insideV w:val="single" w:sz="8" w:space="0" w:color="047FA3" w:themeColor="accent3"/>
      </w:tblBorders>
    </w:tblPr>
    <w:tcPr>
      <w:shd w:val="clear" w:color="auto" w:fill="ACEAFD" w:themeFill="accent3" w:themeFillTint="3F"/>
    </w:tcPr>
    <w:tblStylePr w:type="firstRow">
      <w:rPr>
        <w:b/>
        <w:bCs/>
        <w:color w:val="202020" w:themeColor="text1"/>
      </w:rPr>
      <w:tblPr/>
      <w:tcPr>
        <w:shd w:val="clear" w:color="auto" w:fill="DEF6FE" w:themeFill="accent3"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BBEEFD" w:themeFill="accent3" w:themeFillTint="33"/>
      </w:tcPr>
    </w:tblStylePr>
    <w:tblStylePr w:type="band1Vert">
      <w:tblPr/>
      <w:tcPr>
        <w:shd w:val="clear" w:color="auto" w:fill="58D5FB" w:themeFill="accent3" w:themeFillTint="7F"/>
      </w:tcPr>
    </w:tblStylePr>
    <w:tblStylePr w:type="band1Horz">
      <w:tblPr/>
      <w:tcPr>
        <w:tcBorders>
          <w:insideH w:val="single" w:sz="6" w:space="0" w:color="047FA3" w:themeColor="accent3"/>
          <w:insideV w:val="single" w:sz="6" w:space="0" w:color="047FA3" w:themeColor="accent3"/>
        </w:tcBorders>
        <w:shd w:val="clear" w:color="auto" w:fill="58D5FB"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7C145C" w:themeColor="accent4"/>
        <w:left w:val="single" w:sz="8" w:space="0" w:color="7C145C" w:themeColor="accent4"/>
        <w:bottom w:val="single" w:sz="8" w:space="0" w:color="7C145C" w:themeColor="accent4"/>
        <w:right w:val="single" w:sz="8" w:space="0" w:color="7C145C" w:themeColor="accent4"/>
        <w:insideH w:val="single" w:sz="8" w:space="0" w:color="7C145C" w:themeColor="accent4"/>
        <w:insideV w:val="single" w:sz="8" w:space="0" w:color="7C145C" w:themeColor="accent4"/>
      </w:tblBorders>
    </w:tblPr>
    <w:tcPr>
      <w:shd w:val="clear" w:color="auto" w:fill="F2B0DE" w:themeFill="accent4" w:themeFillTint="3F"/>
    </w:tcPr>
    <w:tblStylePr w:type="firstRow">
      <w:rPr>
        <w:b/>
        <w:bCs/>
        <w:color w:val="202020" w:themeColor="text1"/>
      </w:rPr>
      <w:tblPr/>
      <w:tcPr>
        <w:shd w:val="clear" w:color="auto" w:fill="FAE0F1" w:themeFill="accent4"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F4BFE4" w:themeFill="accent4" w:themeFillTint="33"/>
      </w:tcPr>
    </w:tblStylePr>
    <w:tblStylePr w:type="band1Vert">
      <w:tblPr/>
      <w:tcPr>
        <w:shd w:val="clear" w:color="auto" w:fill="E561BC" w:themeFill="accent4" w:themeFillTint="7F"/>
      </w:tcPr>
    </w:tblStylePr>
    <w:tblStylePr w:type="band1Horz">
      <w:tblPr/>
      <w:tcPr>
        <w:tcBorders>
          <w:insideH w:val="single" w:sz="6" w:space="0" w:color="7C145C" w:themeColor="accent4"/>
          <w:insideV w:val="single" w:sz="6" w:space="0" w:color="7C145C" w:themeColor="accent4"/>
        </w:tcBorders>
        <w:shd w:val="clear" w:color="auto" w:fill="E561BC"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366558" w:themeColor="accent5"/>
        <w:left w:val="single" w:sz="8" w:space="0" w:color="366558" w:themeColor="accent5"/>
        <w:bottom w:val="single" w:sz="8" w:space="0" w:color="366558" w:themeColor="accent5"/>
        <w:right w:val="single" w:sz="8" w:space="0" w:color="366558" w:themeColor="accent5"/>
        <w:insideH w:val="single" w:sz="8" w:space="0" w:color="366558" w:themeColor="accent5"/>
        <w:insideV w:val="single" w:sz="8" w:space="0" w:color="366558" w:themeColor="accent5"/>
      </w:tblBorders>
    </w:tblPr>
    <w:tcPr>
      <w:shd w:val="clear" w:color="auto" w:fill="C5E0D8" w:themeFill="accent5" w:themeFillTint="3F"/>
    </w:tcPr>
    <w:tblStylePr w:type="firstRow">
      <w:rPr>
        <w:b/>
        <w:bCs/>
        <w:color w:val="202020" w:themeColor="text1"/>
      </w:rPr>
      <w:tblPr/>
      <w:tcPr>
        <w:shd w:val="clear" w:color="auto" w:fill="E8F2EF" w:themeFill="accent5"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D0E6E0" w:themeFill="accent5" w:themeFillTint="33"/>
      </w:tcPr>
    </w:tblStylePr>
    <w:tblStylePr w:type="band1Vert">
      <w:tblPr/>
      <w:tcPr>
        <w:shd w:val="clear" w:color="auto" w:fill="8BC1B2" w:themeFill="accent5" w:themeFillTint="7F"/>
      </w:tcPr>
    </w:tblStylePr>
    <w:tblStylePr w:type="band1Horz">
      <w:tblPr/>
      <w:tcPr>
        <w:tcBorders>
          <w:insideH w:val="single" w:sz="6" w:space="0" w:color="366558" w:themeColor="accent5"/>
          <w:insideV w:val="single" w:sz="6" w:space="0" w:color="366558" w:themeColor="accent5"/>
        </w:tcBorders>
        <w:shd w:val="clear" w:color="auto" w:fill="8BC1B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FFBF00" w:themeColor="accent6"/>
        <w:left w:val="single" w:sz="8" w:space="0" w:color="FFBF00" w:themeColor="accent6"/>
        <w:bottom w:val="single" w:sz="8" w:space="0" w:color="FFBF00" w:themeColor="accent6"/>
        <w:right w:val="single" w:sz="8" w:space="0" w:color="FFBF00" w:themeColor="accent6"/>
        <w:insideH w:val="single" w:sz="8" w:space="0" w:color="FFBF00" w:themeColor="accent6"/>
        <w:insideV w:val="single" w:sz="8" w:space="0" w:color="FFBF00" w:themeColor="accent6"/>
      </w:tblBorders>
    </w:tblPr>
    <w:tcPr>
      <w:shd w:val="clear" w:color="auto" w:fill="FFEFC0" w:themeFill="accent6" w:themeFillTint="3F"/>
    </w:tcPr>
    <w:tblStylePr w:type="firstRow">
      <w:rPr>
        <w:b/>
        <w:bCs/>
        <w:color w:val="202020" w:themeColor="text1"/>
      </w:rPr>
      <w:tblPr/>
      <w:tcPr>
        <w:shd w:val="clear" w:color="auto" w:fill="FFF8E6" w:themeFill="accent6" w:themeFillTint="19"/>
      </w:tcPr>
    </w:tblStylePr>
    <w:tblStylePr w:type="lastRow">
      <w:rPr>
        <w:b/>
        <w:bCs/>
        <w:color w:val="202020" w:themeColor="text1"/>
      </w:rPr>
      <w:tblPr/>
      <w:tcPr>
        <w:tcBorders>
          <w:top w:val="single" w:sz="12" w:space="0" w:color="202020" w:themeColor="text1"/>
          <w:left w:val="nil"/>
          <w:bottom w:val="nil"/>
          <w:right w:val="nil"/>
          <w:insideH w:val="nil"/>
          <w:insideV w:val="nil"/>
        </w:tcBorders>
        <w:shd w:val="clear" w:color="auto" w:fill="FFFFFF" w:themeFill="background1"/>
      </w:tcPr>
    </w:tblStylePr>
    <w:tblStylePr w:type="firstCol">
      <w:rPr>
        <w:b/>
        <w:bCs/>
        <w:color w:val="202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02020" w:themeColor="text1"/>
      </w:rPr>
      <w:tblPr/>
      <w:tcPr>
        <w:tcBorders>
          <w:top w:val="nil"/>
          <w:left w:val="nil"/>
          <w:bottom w:val="nil"/>
          <w:right w:val="nil"/>
          <w:insideH w:val="nil"/>
          <w:insideV w:val="nil"/>
        </w:tcBorders>
        <w:shd w:val="clear" w:color="auto" w:fill="FFF2CC" w:themeFill="accent6" w:themeFillTint="33"/>
      </w:tcPr>
    </w:tblStylePr>
    <w:tblStylePr w:type="band1Vert">
      <w:tblPr/>
      <w:tcPr>
        <w:shd w:val="clear" w:color="auto" w:fill="FFDF80" w:themeFill="accent6" w:themeFillTint="7F"/>
      </w:tcPr>
    </w:tblStylePr>
    <w:tblStylePr w:type="band1Horz">
      <w:tblPr/>
      <w:tcPr>
        <w:tcBorders>
          <w:insideH w:val="single" w:sz="6" w:space="0" w:color="FFBF00" w:themeColor="accent6"/>
          <w:insideV w:val="single" w:sz="6" w:space="0" w:color="FFBF00" w:themeColor="accent6"/>
        </w:tcBorders>
        <w:shd w:val="clear" w:color="auto" w:fill="FFDF80"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C7C7"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20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20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20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20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8F8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8F8F" w:themeFill="text1" w:themeFillTint="7F"/>
      </w:tcPr>
    </w:tblStylePr>
  </w:style>
  <w:style w:type="table" w:styleId="Middelsrutenett3uthevingsfarge1">
    <w:name w:val="Medium Grid 3 Accent 1"/>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E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E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E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E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B2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B2FF" w:themeFill="accent1" w:themeFillTint="7F"/>
      </w:tcPr>
    </w:tblStylePr>
  </w:style>
  <w:style w:type="table" w:styleId="Middelsrutenett3uthevingsfarge2">
    <w:name w:val="Medium Grid 3 Accent 2"/>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EE6F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516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516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516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516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CCCF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CCCF9" w:themeFill="accent2" w:themeFillTint="7F"/>
      </w:tcPr>
    </w:tblStylePr>
  </w:style>
  <w:style w:type="table" w:styleId="Middelsrutenett3uthevingsfarge3">
    <w:name w:val="Medium Grid 3 Accent 3"/>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AF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47FA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47FA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47FA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47FA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5F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5FB" w:themeFill="accent3" w:themeFillTint="7F"/>
      </w:tcPr>
    </w:tblStylePr>
  </w:style>
  <w:style w:type="table" w:styleId="Middelsrutenett3uthevingsfarge4">
    <w:name w:val="Medium Grid 3 Accent 4"/>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B0D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14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14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14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14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61B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61BC" w:themeFill="accent4" w:themeFillTint="7F"/>
      </w:tcPr>
    </w:tblStylePr>
  </w:style>
  <w:style w:type="table" w:styleId="Middelsrutenett3uthevingsfarge5">
    <w:name w:val="Medium Grid 3 Accent 5"/>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6655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6655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6655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6655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C1B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C1B2" w:themeFill="accent5" w:themeFillTint="7F"/>
      </w:tcPr>
    </w:tblStylePr>
  </w:style>
  <w:style w:type="table" w:styleId="Middelsrutenett3uthevingsfarge6">
    <w:name w:val="Medium Grid 3 Accent 6"/>
    <w:basedOn w:val="Vanligtabell"/>
    <w:uiPriority w:val="69"/>
    <w:semiHidden/>
    <w:unhideWhenUsed/>
    <w:rsid w:val="007612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F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F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F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F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6" w:themeFillTint="7F"/>
      </w:tcPr>
    </w:tblStylePr>
  </w:style>
  <w:style w:type="table" w:styleId="Middelsliste1">
    <w:name w:val="Medium List 1"/>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202020" w:themeColor="text1"/>
        <w:bottom w:val="single" w:sz="8" w:space="0" w:color="202020" w:themeColor="text1"/>
      </w:tblBorders>
    </w:tblPr>
    <w:tblStylePr w:type="firstRow">
      <w:rPr>
        <w:rFonts w:asciiTheme="majorHAnsi" w:eastAsiaTheme="majorEastAsia" w:hAnsiTheme="majorHAnsi" w:cstheme="majorBidi"/>
      </w:rPr>
      <w:tblPr/>
      <w:tcPr>
        <w:tcBorders>
          <w:top w:val="nil"/>
          <w:bottom w:val="single" w:sz="8" w:space="0" w:color="202020" w:themeColor="text1"/>
        </w:tcBorders>
      </w:tcPr>
    </w:tblStylePr>
    <w:tblStylePr w:type="lastRow">
      <w:rPr>
        <w:b/>
        <w:bCs/>
        <w:color w:val="504F4F" w:themeColor="text2"/>
      </w:rPr>
      <w:tblPr/>
      <w:tcPr>
        <w:tcBorders>
          <w:top w:val="single" w:sz="8" w:space="0" w:color="202020" w:themeColor="text1"/>
          <w:bottom w:val="single" w:sz="8" w:space="0" w:color="202020" w:themeColor="text1"/>
        </w:tcBorders>
      </w:tcPr>
    </w:tblStylePr>
    <w:tblStylePr w:type="firstCol">
      <w:rPr>
        <w:b/>
        <w:bCs/>
      </w:rPr>
    </w:tblStylePr>
    <w:tblStylePr w:type="lastCol">
      <w:rPr>
        <w:b/>
        <w:bCs/>
      </w:rPr>
      <w:tblPr/>
      <w:tcPr>
        <w:tcBorders>
          <w:top w:val="single" w:sz="8" w:space="0" w:color="202020" w:themeColor="text1"/>
          <w:bottom w:val="single" w:sz="8" w:space="0" w:color="202020" w:themeColor="text1"/>
        </w:tcBorders>
      </w:tcPr>
    </w:tblStylePr>
    <w:tblStylePr w:type="band1Vert">
      <w:tblPr/>
      <w:tcPr>
        <w:shd w:val="clear" w:color="auto" w:fill="C7C7C7" w:themeFill="text1" w:themeFillTint="3F"/>
      </w:tcPr>
    </w:tblStylePr>
    <w:tblStylePr w:type="band1Horz">
      <w:tblPr/>
      <w:tcPr>
        <w:shd w:val="clear" w:color="auto" w:fill="C7C7C7" w:themeFill="text1" w:themeFillTint="3F"/>
      </w:tcPr>
    </w:tblStylePr>
  </w:style>
  <w:style w:type="table" w:styleId="Middelsliste1uthevingsfarge1">
    <w:name w:val="Medium List 1 Accent 1"/>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0069E8" w:themeColor="accent1"/>
        <w:bottom w:val="single" w:sz="8" w:space="0" w:color="0069E8" w:themeColor="accent1"/>
      </w:tblBorders>
    </w:tblPr>
    <w:tblStylePr w:type="firstRow">
      <w:rPr>
        <w:rFonts w:asciiTheme="majorHAnsi" w:eastAsiaTheme="majorEastAsia" w:hAnsiTheme="majorHAnsi" w:cstheme="majorBidi"/>
      </w:rPr>
      <w:tblPr/>
      <w:tcPr>
        <w:tcBorders>
          <w:top w:val="nil"/>
          <w:bottom w:val="single" w:sz="8" w:space="0" w:color="0069E8" w:themeColor="accent1"/>
        </w:tcBorders>
      </w:tcPr>
    </w:tblStylePr>
    <w:tblStylePr w:type="lastRow">
      <w:rPr>
        <w:b/>
        <w:bCs/>
        <w:color w:val="504F4F" w:themeColor="text2"/>
      </w:rPr>
      <w:tblPr/>
      <w:tcPr>
        <w:tcBorders>
          <w:top w:val="single" w:sz="8" w:space="0" w:color="0069E8" w:themeColor="accent1"/>
          <w:bottom w:val="single" w:sz="8" w:space="0" w:color="0069E8" w:themeColor="accent1"/>
        </w:tcBorders>
      </w:tcPr>
    </w:tblStylePr>
    <w:tblStylePr w:type="firstCol">
      <w:rPr>
        <w:b/>
        <w:bCs/>
      </w:rPr>
    </w:tblStylePr>
    <w:tblStylePr w:type="lastCol">
      <w:rPr>
        <w:b/>
        <w:bCs/>
      </w:rPr>
      <w:tblPr/>
      <w:tcPr>
        <w:tcBorders>
          <w:top w:val="single" w:sz="8" w:space="0" w:color="0069E8" w:themeColor="accent1"/>
          <w:bottom w:val="single" w:sz="8" w:space="0" w:color="0069E8" w:themeColor="accent1"/>
        </w:tcBorders>
      </w:tcPr>
    </w:tblStylePr>
    <w:tblStylePr w:type="band1Vert">
      <w:tblPr/>
      <w:tcPr>
        <w:shd w:val="clear" w:color="auto" w:fill="BAD9FF" w:themeFill="accent1" w:themeFillTint="3F"/>
      </w:tcPr>
    </w:tblStylePr>
    <w:tblStylePr w:type="band1Horz">
      <w:tblPr/>
      <w:tcPr>
        <w:shd w:val="clear" w:color="auto" w:fill="BAD9FF" w:themeFill="accent1" w:themeFillTint="3F"/>
      </w:tcPr>
    </w:tblStylePr>
  </w:style>
  <w:style w:type="table" w:styleId="Middelsliste1uthevingsfarge2">
    <w:name w:val="Medium List 1 Accent 2"/>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035169" w:themeColor="accent2"/>
        <w:bottom w:val="single" w:sz="8" w:space="0" w:color="035169" w:themeColor="accent2"/>
      </w:tblBorders>
    </w:tblPr>
    <w:tblStylePr w:type="firstRow">
      <w:rPr>
        <w:rFonts w:asciiTheme="majorHAnsi" w:eastAsiaTheme="majorEastAsia" w:hAnsiTheme="majorHAnsi" w:cstheme="majorBidi"/>
      </w:rPr>
      <w:tblPr/>
      <w:tcPr>
        <w:tcBorders>
          <w:top w:val="nil"/>
          <w:bottom w:val="single" w:sz="8" w:space="0" w:color="035169" w:themeColor="accent2"/>
        </w:tcBorders>
      </w:tcPr>
    </w:tblStylePr>
    <w:tblStylePr w:type="lastRow">
      <w:rPr>
        <w:b/>
        <w:bCs/>
        <w:color w:val="504F4F" w:themeColor="text2"/>
      </w:rPr>
      <w:tblPr/>
      <w:tcPr>
        <w:tcBorders>
          <w:top w:val="single" w:sz="8" w:space="0" w:color="035169" w:themeColor="accent2"/>
          <w:bottom w:val="single" w:sz="8" w:space="0" w:color="035169" w:themeColor="accent2"/>
        </w:tcBorders>
      </w:tcPr>
    </w:tblStylePr>
    <w:tblStylePr w:type="firstCol">
      <w:rPr>
        <w:b/>
        <w:bCs/>
      </w:rPr>
    </w:tblStylePr>
    <w:tblStylePr w:type="lastCol">
      <w:rPr>
        <w:b/>
        <w:bCs/>
      </w:rPr>
      <w:tblPr/>
      <w:tcPr>
        <w:tcBorders>
          <w:top w:val="single" w:sz="8" w:space="0" w:color="035169" w:themeColor="accent2"/>
          <w:bottom w:val="single" w:sz="8" w:space="0" w:color="035169" w:themeColor="accent2"/>
        </w:tcBorders>
      </w:tcPr>
    </w:tblStylePr>
    <w:tblStylePr w:type="band1Vert">
      <w:tblPr/>
      <w:tcPr>
        <w:shd w:val="clear" w:color="auto" w:fill="9EE6FC" w:themeFill="accent2" w:themeFillTint="3F"/>
      </w:tcPr>
    </w:tblStylePr>
    <w:tblStylePr w:type="band1Horz">
      <w:tblPr/>
      <w:tcPr>
        <w:shd w:val="clear" w:color="auto" w:fill="9EE6FC" w:themeFill="accent2" w:themeFillTint="3F"/>
      </w:tcPr>
    </w:tblStylePr>
  </w:style>
  <w:style w:type="table" w:styleId="Middelsliste1uthevingsfarge3">
    <w:name w:val="Medium List 1 Accent 3"/>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047FA3" w:themeColor="accent3"/>
        <w:bottom w:val="single" w:sz="8" w:space="0" w:color="047FA3" w:themeColor="accent3"/>
      </w:tblBorders>
    </w:tblPr>
    <w:tblStylePr w:type="firstRow">
      <w:rPr>
        <w:rFonts w:asciiTheme="majorHAnsi" w:eastAsiaTheme="majorEastAsia" w:hAnsiTheme="majorHAnsi" w:cstheme="majorBidi"/>
      </w:rPr>
      <w:tblPr/>
      <w:tcPr>
        <w:tcBorders>
          <w:top w:val="nil"/>
          <w:bottom w:val="single" w:sz="8" w:space="0" w:color="047FA3" w:themeColor="accent3"/>
        </w:tcBorders>
      </w:tcPr>
    </w:tblStylePr>
    <w:tblStylePr w:type="lastRow">
      <w:rPr>
        <w:b/>
        <w:bCs/>
        <w:color w:val="504F4F" w:themeColor="text2"/>
      </w:rPr>
      <w:tblPr/>
      <w:tcPr>
        <w:tcBorders>
          <w:top w:val="single" w:sz="8" w:space="0" w:color="047FA3" w:themeColor="accent3"/>
          <w:bottom w:val="single" w:sz="8" w:space="0" w:color="047FA3" w:themeColor="accent3"/>
        </w:tcBorders>
      </w:tcPr>
    </w:tblStylePr>
    <w:tblStylePr w:type="firstCol">
      <w:rPr>
        <w:b/>
        <w:bCs/>
      </w:rPr>
    </w:tblStylePr>
    <w:tblStylePr w:type="lastCol">
      <w:rPr>
        <w:b/>
        <w:bCs/>
      </w:rPr>
      <w:tblPr/>
      <w:tcPr>
        <w:tcBorders>
          <w:top w:val="single" w:sz="8" w:space="0" w:color="047FA3" w:themeColor="accent3"/>
          <w:bottom w:val="single" w:sz="8" w:space="0" w:color="047FA3" w:themeColor="accent3"/>
        </w:tcBorders>
      </w:tcPr>
    </w:tblStylePr>
    <w:tblStylePr w:type="band1Vert">
      <w:tblPr/>
      <w:tcPr>
        <w:shd w:val="clear" w:color="auto" w:fill="ACEAFD" w:themeFill="accent3" w:themeFillTint="3F"/>
      </w:tcPr>
    </w:tblStylePr>
    <w:tblStylePr w:type="band1Horz">
      <w:tblPr/>
      <w:tcPr>
        <w:shd w:val="clear" w:color="auto" w:fill="ACEAFD" w:themeFill="accent3" w:themeFillTint="3F"/>
      </w:tcPr>
    </w:tblStylePr>
  </w:style>
  <w:style w:type="table" w:styleId="Middelsliste1uthevingsfarge4">
    <w:name w:val="Medium List 1 Accent 4"/>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7C145C" w:themeColor="accent4"/>
        <w:bottom w:val="single" w:sz="8" w:space="0" w:color="7C145C" w:themeColor="accent4"/>
      </w:tblBorders>
    </w:tblPr>
    <w:tblStylePr w:type="firstRow">
      <w:rPr>
        <w:rFonts w:asciiTheme="majorHAnsi" w:eastAsiaTheme="majorEastAsia" w:hAnsiTheme="majorHAnsi" w:cstheme="majorBidi"/>
      </w:rPr>
      <w:tblPr/>
      <w:tcPr>
        <w:tcBorders>
          <w:top w:val="nil"/>
          <w:bottom w:val="single" w:sz="8" w:space="0" w:color="7C145C" w:themeColor="accent4"/>
        </w:tcBorders>
      </w:tcPr>
    </w:tblStylePr>
    <w:tblStylePr w:type="lastRow">
      <w:rPr>
        <w:b/>
        <w:bCs/>
        <w:color w:val="504F4F" w:themeColor="text2"/>
      </w:rPr>
      <w:tblPr/>
      <w:tcPr>
        <w:tcBorders>
          <w:top w:val="single" w:sz="8" w:space="0" w:color="7C145C" w:themeColor="accent4"/>
          <w:bottom w:val="single" w:sz="8" w:space="0" w:color="7C145C" w:themeColor="accent4"/>
        </w:tcBorders>
      </w:tcPr>
    </w:tblStylePr>
    <w:tblStylePr w:type="firstCol">
      <w:rPr>
        <w:b/>
        <w:bCs/>
      </w:rPr>
    </w:tblStylePr>
    <w:tblStylePr w:type="lastCol">
      <w:rPr>
        <w:b/>
        <w:bCs/>
      </w:rPr>
      <w:tblPr/>
      <w:tcPr>
        <w:tcBorders>
          <w:top w:val="single" w:sz="8" w:space="0" w:color="7C145C" w:themeColor="accent4"/>
          <w:bottom w:val="single" w:sz="8" w:space="0" w:color="7C145C" w:themeColor="accent4"/>
        </w:tcBorders>
      </w:tcPr>
    </w:tblStylePr>
    <w:tblStylePr w:type="band1Vert">
      <w:tblPr/>
      <w:tcPr>
        <w:shd w:val="clear" w:color="auto" w:fill="F2B0DE" w:themeFill="accent4" w:themeFillTint="3F"/>
      </w:tcPr>
    </w:tblStylePr>
    <w:tblStylePr w:type="band1Horz">
      <w:tblPr/>
      <w:tcPr>
        <w:shd w:val="clear" w:color="auto" w:fill="F2B0DE" w:themeFill="accent4" w:themeFillTint="3F"/>
      </w:tcPr>
    </w:tblStylePr>
  </w:style>
  <w:style w:type="table" w:styleId="Middelsliste1uthevingsfarge5">
    <w:name w:val="Medium List 1 Accent 5"/>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366558" w:themeColor="accent5"/>
        <w:bottom w:val="single" w:sz="8" w:space="0" w:color="366558" w:themeColor="accent5"/>
      </w:tblBorders>
    </w:tblPr>
    <w:tblStylePr w:type="firstRow">
      <w:rPr>
        <w:rFonts w:asciiTheme="majorHAnsi" w:eastAsiaTheme="majorEastAsia" w:hAnsiTheme="majorHAnsi" w:cstheme="majorBidi"/>
      </w:rPr>
      <w:tblPr/>
      <w:tcPr>
        <w:tcBorders>
          <w:top w:val="nil"/>
          <w:bottom w:val="single" w:sz="8" w:space="0" w:color="366558" w:themeColor="accent5"/>
        </w:tcBorders>
      </w:tcPr>
    </w:tblStylePr>
    <w:tblStylePr w:type="lastRow">
      <w:rPr>
        <w:b/>
        <w:bCs/>
        <w:color w:val="504F4F" w:themeColor="text2"/>
      </w:rPr>
      <w:tblPr/>
      <w:tcPr>
        <w:tcBorders>
          <w:top w:val="single" w:sz="8" w:space="0" w:color="366558" w:themeColor="accent5"/>
          <w:bottom w:val="single" w:sz="8" w:space="0" w:color="366558" w:themeColor="accent5"/>
        </w:tcBorders>
      </w:tcPr>
    </w:tblStylePr>
    <w:tblStylePr w:type="firstCol">
      <w:rPr>
        <w:b/>
        <w:bCs/>
      </w:rPr>
    </w:tblStylePr>
    <w:tblStylePr w:type="lastCol">
      <w:rPr>
        <w:b/>
        <w:bCs/>
      </w:rPr>
      <w:tblPr/>
      <w:tcPr>
        <w:tcBorders>
          <w:top w:val="single" w:sz="8" w:space="0" w:color="366558" w:themeColor="accent5"/>
          <w:bottom w:val="single" w:sz="8" w:space="0" w:color="366558" w:themeColor="accent5"/>
        </w:tcBorders>
      </w:tcPr>
    </w:tblStylePr>
    <w:tblStylePr w:type="band1Vert">
      <w:tblPr/>
      <w:tcPr>
        <w:shd w:val="clear" w:color="auto" w:fill="C5E0D8" w:themeFill="accent5" w:themeFillTint="3F"/>
      </w:tcPr>
    </w:tblStylePr>
    <w:tblStylePr w:type="band1Horz">
      <w:tblPr/>
      <w:tcPr>
        <w:shd w:val="clear" w:color="auto" w:fill="C5E0D8" w:themeFill="accent5" w:themeFillTint="3F"/>
      </w:tcPr>
    </w:tblStylePr>
  </w:style>
  <w:style w:type="table" w:styleId="Middelsliste1uthevingsfarge6">
    <w:name w:val="Medium List 1 Accent 6"/>
    <w:basedOn w:val="Vanligtabell"/>
    <w:uiPriority w:val="65"/>
    <w:semiHidden/>
    <w:unhideWhenUsed/>
    <w:rsid w:val="00761273"/>
    <w:pPr>
      <w:spacing w:after="0" w:line="240" w:lineRule="auto"/>
    </w:pPr>
    <w:rPr>
      <w:color w:val="202020" w:themeColor="text1"/>
    </w:rPr>
    <w:tblPr>
      <w:tblStyleRowBandSize w:val="1"/>
      <w:tblStyleColBandSize w:val="1"/>
      <w:tblBorders>
        <w:top w:val="single" w:sz="8" w:space="0" w:color="FFBF00" w:themeColor="accent6"/>
        <w:bottom w:val="single" w:sz="8" w:space="0" w:color="FFBF00" w:themeColor="accent6"/>
      </w:tblBorders>
    </w:tblPr>
    <w:tblStylePr w:type="firstRow">
      <w:rPr>
        <w:rFonts w:asciiTheme="majorHAnsi" w:eastAsiaTheme="majorEastAsia" w:hAnsiTheme="majorHAnsi" w:cstheme="majorBidi"/>
      </w:rPr>
      <w:tblPr/>
      <w:tcPr>
        <w:tcBorders>
          <w:top w:val="nil"/>
          <w:bottom w:val="single" w:sz="8" w:space="0" w:color="FFBF00" w:themeColor="accent6"/>
        </w:tcBorders>
      </w:tcPr>
    </w:tblStylePr>
    <w:tblStylePr w:type="lastRow">
      <w:rPr>
        <w:b/>
        <w:bCs/>
        <w:color w:val="504F4F" w:themeColor="text2"/>
      </w:rPr>
      <w:tblPr/>
      <w:tcPr>
        <w:tcBorders>
          <w:top w:val="single" w:sz="8" w:space="0" w:color="FFBF00" w:themeColor="accent6"/>
          <w:bottom w:val="single" w:sz="8" w:space="0" w:color="FFBF00" w:themeColor="accent6"/>
        </w:tcBorders>
      </w:tcPr>
    </w:tblStylePr>
    <w:tblStylePr w:type="firstCol">
      <w:rPr>
        <w:b/>
        <w:bCs/>
      </w:rPr>
    </w:tblStylePr>
    <w:tblStylePr w:type="lastCol">
      <w:rPr>
        <w:b/>
        <w:bCs/>
      </w:rPr>
      <w:tblPr/>
      <w:tcPr>
        <w:tcBorders>
          <w:top w:val="single" w:sz="8" w:space="0" w:color="FFBF00" w:themeColor="accent6"/>
          <w:bottom w:val="single" w:sz="8" w:space="0" w:color="FFBF00" w:themeColor="accent6"/>
        </w:tcBorders>
      </w:tcPr>
    </w:tblStylePr>
    <w:tblStylePr w:type="band1Vert">
      <w:tblPr/>
      <w:tcPr>
        <w:shd w:val="clear" w:color="auto" w:fill="FFEFC0" w:themeFill="accent6" w:themeFillTint="3F"/>
      </w:tcPr>
    </w:tblStylePr>
    <w:tblStylePr w:type="band1Horz">
      <w:tblPr/>
      <w:tcPr>
        <w:shd w:val="clear" w:color="auto" w:fill="FFEFC0" w:themeFill="accent6" w:themeFillTint="3F"/>
      </w:tcPr>
    </w:tblStylePr>
  </w:style>
  <w:style w:type="table" w:styleId="Middelsliste2">
    <w:name w:val="Medium List 2"/>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202020" w:themeColor="text1"/>
        <w:left w:val="single" w:sz="8" w:space="0" w:color="202020" w:themeColor="text1"/>
        <w:bottom w:val="single" w:sz="8" w:space="0" w:color="202020" w:themeColor="text1"/>
        <w:right w:val="single" w:sz="8" w:space="0" w:color="202020" w:themeColor="text1"/>
      </w:tblBorders>
    </w:tblPr>
    <w:tblStylePr w:type="firstRow">
      <w:rPr>
        <w:sz w:val="24"/>
        <w:szCs w:val="24"/>
      </w:rPr>
      <w:tblPr/>
      <w:tcPr>
        <w:tcBorders>
          <w:top w:val="nil"/>
          <w:left w:val="nil"/>
          <w:bottom w:val="single" w:sz="24" w:space="0" w:color="202020" w:themeColor="text1"/>
          <w:right w:val="nil"/>
          <w:insideH w:val="nil"/>
          <w:insideV w:val="nil"/>
        </w:tcBorders>
        <w:shd w:val="clear" w:color="auto" w:fill="FFFFFF" w:themeFill="background1"/>
      </w:tcPr>
    </w:tblStylePr>
    <w:tblStylePr w:type="lastRow">
      <w:tblPr/>
      <w:tcPr>
        <w:tcBorders>
          <w:top w:val="single" w:sz="8" w:space="0" w:color="20202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2020" w:themeColor="text1"/>
          <w:insideH w:val="nil"/>
          <w:insideV w:val="nil"/>
        </w:tcBorders>
        <w:shd w:val="clear" w:color="auto" w:fill="FFFFFF" w:themeFill="background1"/>
      </w:tcPr>
    </w:tblStylePr>
    <w:tblStylePr w:type="lastCol">
      <w:tblPr/>
      <w:tcPr>
        <w:tcBorders>
          <w:top w:val="nil"/>
          <w:left w:val="single" w:sz="8" w:space="0" w:color="2020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C7C7" w:themeFill="text1" w:themeFillTint="3F"/>
      </w:tcPr>
    </w:tblStylePr>
    <w:tblStylePr w:type="band1Horz">
      <w:tblPr/>
      <w:tcPr>
        <w:tcBorders>
          <w:top w:val="nil"/>
          <w:bottom w:val="nil"/>
          <w:insideH w:val="nil"/>
          <w:insideV w:val="nil"/>
        </w:tcBorders>
        <w:shd w:val="clear" w:color="auto" w:fill="C7C7C7"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0069E8" w:themeColor="accent1"/>
        <w:left w:val="single" w:sz="8" w:space="0" w:color="0069E8" w:themeColor="accent1"/>
        <w:bottom w:val="single" w:sz="8" w:space="0" w:color="0069E8" w:themeColor="accent1"/>
        <w:right w:val="single" w:sz="8" w:space="0" w:color="0069E8" w:themeColor="accent1"/>
      </w:tblBorders>
    </w:tblPr>
    <w:tblStylePr w:type="firstRow">
      <w:rPr>
        <w:sz w:val="24"/>
        <w:szCs w:val="24"/>
      </w:rPr>
      <w:tblPr/>
      <w:tcPr>
        <w:tcBorders>
          <w:top w:val="nil"/>
          <w:left w:val="nil"/>
          <w:bottom w:val="single" w:sz="24" w:space="0" w:color="0069E8" w:themeColor="accent1"/>
          <w:right w:val="nil"/>
          <w:insideH w:val="nil"/>
          <w:insideV w:val="nil"/>
        </w:tcBorders>
        <w:shd w:val="clear" w:color="auto" w:fill="FFFFFF" w:themeFill="background1"/>
      </w:tcPr>
    </w:tblStylePr>
    <w:tblStylePr w:type="lastRow">
      <w:tblPr/>
      <w:tcPr>
        <w:tcBorders>
          <w:top w:val="single" w:sz="8" w:space="0" w:color="0069E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E8" w:themeColor="accent1"/>
          <w:insideH w:val="nil"/>
          <w:insideV w:val="nil"/>
        </w:tcBorders>
        <w:shd w:val="clear" w:color="auto" w:fill="FFFFFF" w:themeFill="background1"/>
      </w:tcPr>
    </w:tblStylePr>
    <w:tblStylePr w:type="lastCol">
      <w:tblPr/>
      <w:tcPr>
        <w:tcBorders>
          <w:top w:val="nil"/>
          <w:left w:val="single" w:sz="8" w:space="0" w:color="0069E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9FF" w:themeFill="accent1" w:themeFillTint="3F"/>
      </w:tcPr>
    </w:tblStylePr>
    <w:tblStylePr w:type="band1Horz">
      <w:tblPr/>
      <w:tcPr>
        <w:tcBorders>
          <w:top w:val="nil"/>
          <w:bottom w:val="nil"/>
          <w:insideH w:val="nil"/>
          <w:insideV w:val="nil"/>
        </w:tcBorders>
        <w:shd w:val="clear" w:color="auto" w:fill="BAD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035169" w:themeColor="accent2"/>
        <w:left w:val="single" w:sz="8" w:space="0" w:color="035169" w:themeColor="accent2"/>
        <w:bottom w:val="single" w:sz="8" w:space="0" w:color="035169" w:themeColor="accent2"/>
        <w:right w:val="single" w:sz="8" w:space="0" w:color="035169" w:themeColor="accent2"/>
      </w:tblBorders>
    </w:tblPr>
    <w:tblStylePr w:type="firstRow">
      <w:rPr>
        <w:sz w:val="24"/>
        <w:szCs w:val="24"/>
      </w:rPr>
      <w:tblPr/>
      <w:tcPr>
        <w:tcBorders>
          <w:top w:val="nil"/>
          <w:left w:val="nil"/>
          <w:bottom w:val="single" w:sz="24" w:space="0" w:color="035169" w:themeColor="accent2"/>
          <w:right w:val="nil"/>
          <w:insideH w:val="nil"/>
          <w:insideV w:val="nil"/>
        </w:tcBorders>
        <w:shd w:val="clear" w:color="auto" w:fill="FFFFFF" w:themeFill="background1"/>
      </w:tcPr>
    </w:tblStylePr>
    <w:tblStylePr w:type="lastRow">
      <w:tblPr/>
      <w:tcPr>
        <w:tcBorders>
          <w:top w:val="single" w:sz="8" w:space="0" w:color="035169"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035169" w:themeColor="accent2"/>
          <w:insideH w:val="nil"/>
          <w:insideV w:val="nil"/>
        </w:tcBorders>
        <w:shd w:val="clear" w:color="auto" w:fill="FFFFFF" w:themeFill="background1"/>
      </w:tcPr>
    </w:tblStylePr>
    <w:tblStylePr w:type="lastCol">
      <w:tblPr/>
      <w:tcPr>
        <w:tcBorders>
          <w:top w:val="nil"/>
          <w:left w:val="single" w:sz="8" w:space="0" w:color="03516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E6FC" w:themeFill="accent2" w:themeFillTint="3F"/>
      </w:tcPr>
    </w:tblStylePr>
    <w:tblStylePr w:type="band1Horz">
      <w:tblPr/>
      <w:tcPr>
        <w:tcBorders>
          <w:top w:val="nil"/>
          <w:bottom w:val="nil"/>
          <w:insideH w:val="nil"/>
          <w:insideV w:val="nil"/>
        </w:tcBorders>
        <w:shd w:val="clear" w:color="auto" w:fill="9EE6F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047FA3" w:themeColor="accent3"/>
        <w:left w:val="single" w:sz="8" w:space="0" w:color="047FA3" w:themeColor="accent3"/>
        <w:bottom w:val="single" w:sz="8" w:space="0" w:color="047FA3" w:themeColor="accent3"/>
        <w:right w:val="single" w:sz="8" w:space="0" w:color="047FA3" w:themeColor="accent3"/>
      </w:tblBorders>
    </w:tblPr>
    <w:tblStylePr w:type="firstRow">
      <w:rPr>
        <w:sz w:val="24"/>
        <w:szCs w:val="24"/>
      </w:rPr>
      <w:tblPr/>
      <w:tcPr>
        <w:tcBorders>
          <w:top w:val="nil"/>
          <w:left w:val="nil"/>
          <w:bottom w:val="single" w:sz="24" w:space="0" w:color="047FA3" w:themeColor="accent3"/>
          <w:right w:val="nil"/>
          <w:insideH w:val="nil"/>
          <w:insideV w:val="nil"/>
        </w:tcBorders>
        <w:shd w:val="clear" w:color="auto" w:fill="FFFFFF" w:themeFill="background1"/>
      </w:tcPr>
    </w:tblStylePr>
    <w:tblStylePr w:type="lastRow">
      <w:tblPr/>
      <w:tcPr>
        <w:tcBorders>
          <w:top w:val="single" w:sz="8" w:space="0" w:color="047FA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47FA3" w:themeColor="accent3"/>
          <w:insideH w:val="nil"/>
          <w:insideV w:val="nil"/>
        </w:tcBorders>
        <w:shd w:val="clear" w:color="auto" w:fill="FFFFFF" w:themeFill="background1"/>
      </w:tcPr>
    </w:tblStylePr>
    <w:tblStylePr w:type="lastCol">
      <w:tblPr/>
      <w:tcPr>
        <w:tcBorders>
          <w:top w:val="nil"/>
          <w:left w:val="single" w:sz="8" w:space="0" w:color="047FA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AFD" w:themeFill="accent3" w:themeFillTint="3F"/>
      </w:tcPr>
    </w:tblStylePr>
    <w:tblStylePr w:type="band1Horz">
      <w:tblPr/>
      <w:tcPr>
        <w:tcBorders>
          <w:top w:val="nil"/>
          <w:bottom w:val="nil"/>
          <w:insideH w:val="nil"/>
          <w:insideV w:val="nil"/>
        </w:tcBorders>
        <w:shd w:val="clear" w:color="auto" w:fill="ACEAF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7C145C" w:themeColor="accent4"/>
        <w:left w:val="single" w:sz="8" w:space="0" w:color="7C145C" w:themeColor="accent4"/>
        <w:bottom w:val="single" w:sz="8" w:space="0" w:color="7C145C" w:themeColor="accent4"/>
        <w:right w:val="single" w:sz="8" w:space="0" w:color="7C145C" w:themeColor="accent4"/>
      </w:tblBorders>
    </w:tblPr>
    <w:tblStylePr w:type="firstRow">
      <w:rPr>
        <w:sz w:val="24"/>
        <w:szCs w:val="24"/>
      </w:rPr>
      <w:tblPr/>
      <w:tcPr>
        <w:tcBorders>
          <w:top w:val="nil"/>
          <w:left w:val="nil"/>
          <w:bottom w:val="single" w:sz="24" w:space="0" w:color="7C145C" w:themeColor="accent4"/>
          <w:right w:val="nil"/>
          <w:insideH w:val="nil"/>
          <w:insideV w:val="nil"/>
        </w:tcBorders>
        <w:shd w:val="clear" w:color="auto" w:fill="FFFFFF" w:themeFill="background1"/>
      </w:tcPr>
    </w:tblStylePr>
    <w:tblStylePr w:type="lastRow">
      <w:tblPr/>
      <w:tcPr>
        <w:tcBorders>
          <w:top w:val="single" w:sz="8" w:space="0" w:color="7C145C"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145C" w:themeColor="accent4"/>
          <w:insideH w:val="nil"/>
          <w:insideV w:val="nil"/>
        </w:tcBorders>
        <w:shd w:val="clear" w:color="auto" w:fill="FFFFFF" w:themeFill="background1"/>
      </w:tcPr>
    </w:tblStylePr>
    <w:tblStylePr w:type="lastCol">
      <w:tblPr/>
      <w:tcPr>
        <w:tcBorders>
          <w:top w:val="nil"/>
          <w:left w:val="single" w:sz="8" w:space="0" w:color="7C14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B0DE" w:themeFill="accent4" w:themeFillTint="3F"/>
      </w:tcPr>
    </w:tblStylePr>
    <w:tblStylePr w:type="band1Horz">
      <w:tblPr/>
      <w:tcPr>
        <w:tcBorders>
          <w:top w:val="nil"/>
          <w:bottom w:val="nil"/>
          <w:insideH w:val="nil"/>
          <w:insideV w:val="nil"/>
        </w:tcBorders>
        <w:shd w:val="clear" w:color="auto" w:fill="F2B0D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366558" w:themeColor="accent5"/>
        <w:left w:val="single" w:sz="8" w:space="0" w:color="366558" w:themeColor="accent5"/>
        <w:bottom w:val="single" w:sz="8" w:space="0" w:color="366558" w:themeColor="accent5"/>
        <w:right w:val="single" w:sz="8" w:space="0" w:color="366558" w:themeColor="accent5"/>
      </w:tblBorders>
    </w:tblPr>
    <w:tblStylePr w:type="firstRow">
      <w:rPr>
        <w:sz w:val="24"/>
        <w:szCs w:val="24"/>
      </w:rPr>
      <w:tblPr/>
      <w:tcPr>
        <w:tcBorders>
          <w:top w:val="nil"/>
          <w:left w:val="nil"/>
          <w:bottom w:val="single" w:sz="24" w:space="0" w:color="366558" w:themeColor="accent5"/>
          <w:right w:val="nil"/>
          <w:insideH w:val="nil"/>
          <w:insideV w:val="nil"/>
        </w:tcBorders>
        <w:shd w:val="clear" w:color="auto" w:fill="FFFFFF" w:themeFill="background1"/>
      </w:tcPr>
    </w:tblStylePr>
    <w:tblStylePr w:type="lastRow">
      <w:tblPr/>
      <w:tcPr>
        <w:tcBorders>
          <w:top w:val="single" w:sz="8" w:space="0" w:color="36655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66558" w:themeColor="accent5"/>
          <w:insideH w:val="nil"/>
          <w:insideV w:val="nil"/>
        </w:tcBorders>
        <w:shd w:val="clear" w:color="auto" w:fill="FFFFFF" w:themeFill="background1"/>
      </w:tcPr>
    </w:tblStylePr>
    <w:tblStylePr w:type="lastCol">
      <w:tblPr/>
      <w:tcPr>
        <w:tcBorders>
          <w:top w:val="nil"/>
          <w:left w:val="single" w:sz="8" w:space="0" w:color="36655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D8" w:themeFill="accent5" w:themeFillTint="3F"/>
      </w:tcPr>
    </w:tblStylePr>
    <w:tblStylePr w:type="band1Horz">
      <w:tblPr/>
      <w:tcPr>
        <w:tcBorders>
          <w:top w:val="nil"/>
          <w:bottom w:val="nil"/>
          <w:insideH w:val="nil"/>
          <w:insideV w:val="nil"/>
        </w:tcBorders>
        <w:shd w:val="clear" w:color="auto" w:fill="C5E0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761273"/>
    <w:pPr>
      <w:spacing w:after="0" w:line="240" w:lineRule="auto"/>
    </w:pPr>
    <w:rPr>
      <w:rFonts w:asciiTheme="majorHAnsi" w:eastAsiaTheme="majorEastAsia" w:hAnsiTheme="majorHAnsi" w:cstheme="majorBidi"/>
      <w:color w:val="202020" w:themeColor="text1"/>
    </w:rPr>
    <w:tblPr>
      <w:tblStyleRowBandSize w:val="1"/>
      <w:tblStyleColBandSize w:val="1"/>
      <w:tblBorders>
        <w:top w:val="single" w:sz="8" w:space="0" w:color="FFBF00" w:themeColor="accent6"/>
        <w:left w:val="single" w:sz="8" w:space="0" w:color="FFBF00" w:themeColor="accent6"/>
        <w:bottom w:val="single" w:sz="8" w:space="0" w:color="FFBF00" w:themeColor="accent6"/>
        <w:right w:val="single" w:sz="8" w:space="0" w:color="FFBF00" w:themeColor="accent6"/>
      </w:tblBorders>
    </w:tblPr>
    <w:tblStylePr w:type="firstRow">
      <w:rPr>
        <w:sz w:val="24"/>
        <w:szCs w:val="24"/>
      </w:rPr>
      <w:tblPr/>
      <w:tcPr>
        <w:tcBorders>
          <w:top w:val="nil"/>
          <w:left w:val="nil"/>
          <w:bottom w:val="single" w:sz="24" w:space="0" w:color="FFBF00" w:themeColor="accent6"/>
          <w:right w:val="nil"/>
          <w:insideH w:val="nil"/>
          <w:insideV w:val="nil"/>
        </w:tcBorders>
        <w:shd w:val="clear" w:color="auto" w:fill="FFFFFF" w:themeFill="background1"/>
      </w:tcPr>
    </w:tblStylePr>
    <w:tblStylePr w:type="lastRow">
      <w:tblPr/>
      <w:tcPr>
        <w:tcBorders>
          <w:top w:val="single" w:sz="8" w:space="0" w:color="FFBF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BF00" w:themeColor="accent6"/>
          <w:insideH w:val="nil"/>
          <w:insideV w:val="nil"/>
        </w:tcBorders>
        <w:shd w:val="clear" w:color="auto" w:fill="FFFFFF" w:themeFill="background1"/>
      </w:tcPr>
    </w:tblStylePr>
    <w:tblStylePr w:type="lastCol">
      <w:tblPr/>
      <w:tcPr>
        <w:tcBorders>
          <w:top w:val="nil"/>
          <w:left w:val="single" w:sz="8" w:space="0" w:color="FFBF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6" w:themeFillTint="3F"/>
      </w:tcPr>
    </w:tblStylePr>
    <w:tblStylePr w:type="band1Horz">
      <w:tblPr/>
      <w:tcPr>
        <w:tcBorders>
          <w:top w:val="nil"/>
          <w:bottom w:val="nil"/>
          <w:insideH w:val="nil"/>
          <w:insideV w:val="nil"/>
        </w:tcBorders>
        <w:shd w:val="clear" w:color="auto" w:fill="FFEF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semiHidden/>
    <w:unhideWhenUsed/>
    <w:rsid w:val="00761273"/>
    <w:pPr>
      <w:spacing w:after="0" w:line="240" w:lineRule="auto"/>
    </w:pPr>
    <w:tblPr>
      <w:tblStyleRowBandSize w:val="1"/>
      <w:tblStyleColBandSize w:val="1"/>
      <w:tblBorders>
        <w:top w:val="single" w:sz="8" w:space="0" w:color="575757" w:themeColor="text1" w:themeTint="BF"/>
        <w:left w:val="single" w:sz="8" w:space="0" w:color="575757" w:themeColor="text1" w:themeTint="BF"/>
        <w:bottom w:val="single" w:sz="8" w:space="0" w:color="575757" w:themeColor="text1" w:themeTint="BF"/>
        <w:right w:val="single" w:sz="8" w:space="0" w:color="575757" w:themeColor="text1" w:themeTint="BF"/>
        <w:insideH w:val="single" w:sz="8" w:space="0" w:color="575757" w:themeColor="text1" w:themeTint="BF"/>
      </w:tblBorders>
    </w:tblPr>
    <w:tblStylePr w:type="firstRow">
      <w:pPr>
        <w:spacing w:before="0" w:after="0" w:line="240" w:lineRule="auto"/>
      </w:pPr>
      <w:rPr>
        <w:b/>
        <w:bCs/>
        <w:color w:val="FFFFFF" w:themeColor="background1"/>
      </w:rPr>
      <w:tblPr/>
      <w:tcPr>
        <w:tcBorders>
          <w:top w:val="single" w:sz="8" w:space="0" w:color="575757" w:themeColor="text1" w:themeTint="BF"/>
          <w:left w:val="single" w:sz="8" w:space="0" w:color="575757" w:themeColor="text1" w:themeTint="BF"/>
          <w:bottom w:val="single" w:sz="8" w:space="0" w:color="575757" w:themeColor="text1" w:themeTint="BF"/>
          <w:right w:val="single" w:sz="8" w:space="0" w:color="575757" w:themeColor="text1" w:themeTint="BF"/>
          <w:insideH w:val="nil"/>
          <w:insideV w:val="nil"/>
        </w:tcBorders>
        <w:shd w:val="clear" w:color="auto" w:fill="202020" w:themeFill="text1"/>
      </w:tcPr>
    </w:tblStylePr>
    <w:tblStylePr w:type="lastRow">
      <w:pPr>
        <w:spacing w:before="0" w:after="0" w:line="240" w:lineRule="auto"/>
      </w:pPr>
      <w:rPr>
        <w:b/>
        <w:bCs/>
      </w:rPr>
      <w:tblPr/>
      <w:tcPr>
        <w:tcBorders>
          <w:top w:val="double" w:sz="6" w:space="0" w:color="575757" w:themeColor="text1" w:themeTint="BF"/>
          <w:left w:val="single" w:sz="8" w:space="0" w:color="575757" w:themeColor="text1" w:themeTint="BF"/>
          <w:bottom w:val="single" w:sz="8" w:space="0" w:color="575757" w:themeColor="text1" w:themeTint="BF"/>
          <w:right w:val="single" w:sz="8" w:space="0" w:color="575757" w:themeColor="text1" w:themeTint="BF"/>
          <w:insideH w:val="nil"/>
          <w:insideV w:val="nil"/>
        </w:tcBorders>
      </w:tcPr>
    </w:tblStylePr>
    <w:tblStylePr w:type="firstCol">
      <w:rPr>
        <w:b/>
        <w:bCs/>
      </w:rPr>
    </w:tblStylePr>
    <w:tblStylePr w:type="lastCol">
      <w:rPr>
        <w:b/>
        <w:bCs/>
      </w:rPr>
    </w:tblStylePr>
    <w:tblStylePr w:type="band1Vert">
      <w:tblPr/>
      <w:tcPr>
        <w:shd w:val="clear" w:color="auto" w:fill="C7C7C7" w:themeFill="text1" w:themeFillTint="3F"/>
      </w:tcPr>
    </w:tblStylePr>
    <w:tblStylePr w:type="band1Horz">
      <w:tblPr/>
      <w:tcPr>
        <w:tcBorders>
          <w:insideH w:val="nil"/>
          <w:insideV w:val="nil"/>
        </w:tcBorders>
        <w:shd w:val="clear" w:color="auto" w:fill="C7C7C7"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761273"/>
    <w:pPr>
      <w:spacing w:after="0" w:line="240" w:lineRule="auto"/>
    </w:pPr>
    <w:tblPr>
      <w:tblStyleRowBandSize w:val="1"/>
      <w:tblStyleColBandSize w:val="1"/>
      <w:tblBorders>
        <w:top w:val="single" w:sz="8" w:space="0" w:color="2E8CFF" w:themeColor="accent1" w:themeTint="BF"/>
        <w:left w:val="single" w:sz="8" w:space="0" w:color="2E8CFF" w:themeColor="accent1" w:themeTint="BF"/>
        <w:bottom w:val="single" w:sz="8" w:space="0" w:color="2E8CFF" w:themeColor="accent1" w:themeTint="BF"/>
        <w:right w:val="single" w:sz="8" w:space="0" w:color="2E8CFF" w:themeColor="accent1" w:themeTint="BF"/>
        <w:insideH w:val="single" w:sz="8" w:space="0" w:color="2E8CFF" w:themeColor="accent1" w:themeTint="BF"/>
      </w:tblBorders>
    </w:tblPr>
    <w:tblStylePr w:type="firstRow">
      <w:pPr>
        <w:spacing w:before="0" w:after="0" w:line="240" w:lineRule="auto"/>
      </w:pPr>
      <w:rPr>
        <w:b/>
        <w:bCs/>
        <w:color w:val="FFFFFF" w:themeColor="background1"/>
      </w:rPr>
      <w:tblPr/>
      <w:tcPr>
        <w:tcBorders>
          <w:top w:val="single" w:sz="8" w:space="0" w:color="2E8CFF" w:themeColor="accent1" w:themeTint="BF"/>
          <w:left w:val="single" w:sz="8" w:space="0" w:color="2E8CFF" w:themeColor="accent1" w:themeTint="BF"/>
          <w:bottom w:val="single" w:sz="8" w:space="0" w:color="2E8CFF" w:themeColor="accent1" w:themeTint="BF"/>
          <w:right w:val="single" w:sz="8" w:space="0" w:color="2E8CFF" w:themeColor="accent1" w:themeTint="BF"/>
          <w:insideH w:val="nil"/>
          <w:insideV w:val="nil"/>
        </w:tcBorders>
        <w:shd w:val="clear" w:color="auto" w:fill="0069E8" w:themeFill="accent1"/>
      </w:tcPr>
    </w:tblStylePr>
    <w:tblStylePr w:type="lastRow">
      <w:pPr>
        <w:spacing w:before="0" w:after="0" w:line="240" w:lineRule="auto"/>
      </w:pPr>
      <w:rPr>
        <w:b/>
        <w:bCs/>
      </w:rPr>
      <w:tblPr/>
      <w:tcPr>
        <w:tcBorders>
          <w:top w:val="double" w:sz="6" w:space="0" w:color="2E8CFF" w:themeColor="accent1" w:themeTint="BF"/>
          <w:left w:val="single" w:sz="8" w:space="0" w:color="2E8CFF" w:themeColor="accent1" w:themeTint="BF"/>
          <w:bottom w:val="single" w:sz="8" w:space="0" w:color="2E8CFF" w:themeColor="accent1" w:themeTint="BF"/>
          <w:right w:val="single" w:sz="8" w:space="0" w:color="2E8C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9FF" w:themeFill="accent1" w:themeFillTint="3F"/>
      </w:tcPr>
    </w:tblStylePr>
    <w:tblStylePr w:type="band1Horz">
      <w:tblPr/>
      <w:tcPr>
        <w:tcBorders>
          <w:insideH w:val="nil"/>
          <w:insideV w:val="nil"/>
        </w:tcBorders>
        <w:shd w:val="clear" w:color="auto" w:fill="BAD9FF"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761273"/>
    <w:pPr>
      <w:spacing w:after="0" w:line="240" w:lineRule="auto"/>
    </w:pPr>
    <w:tblPr>
      <w:tblStyleRowBandSize w:val="1"/>
      <w:tblStyleColBandSize w:val="1"/>
      <w:tblBorders>
        <w:top w:val="single" w:sz="8" w:space="0" w:color="059CCA" w:themeColor="accent2" w:themeTint="BF"/>
        <w:left w:val="single" w:sz="8" w:space="0" w:color="059CCA" w:themeColor="accent2" w:themeTint="BF"/>
        <w:bottom w:val="single" w:sz="8" w:space="0" w:color="059CCA" w:themeColor="accent2" w:themeTint="BF"/>
        <w:right w:val="single" w:sz="8" w:space="0" w:color="059CCA" w:themeColor="accent2" w:themeTint="BF"/>
        <w:insideH w:val="single" w:sz="8" w:space="0" w:color="059CCA" w:themeColor="accent2" w:themeTint="BF"/>
      </w:tblBorders>
    </w:tblPr>
    <w:tblStylePr w:type="firstRow">
      <w:pPr>
        <w:spacing w:before="0" w:after="0" w:line="240" w:lineRule="auto"/>
      </w:pPr>
      <w:rPr>
        <w:b/>
        <w:bCs/>
        <w:color w:val="FFFFFF" w:themeColor="background1"/>
      </w:rPr>
      <w:tblPr/>
      <w:tcPr>
        <w:tcBorders>
          <w:top w:val="single" w:sz="8" w:space="0" w:color="059CCA" w:themeColor="accent2" w:themeTint="BF"/>
          <w:left w:val="single" w:sz="8" w:space="0" w:color="059CCA" w:themeColor="accent2" w:themeTint="BF"/>
          <w:bottom w:val="single" w:sz="8" w:space="0" w:color="059CCA" w:themeColor="accent2" w:themeTint="BF"/>
          <w:right w:val="single" w:sz="8" w:space="0" w:color="059CCA" w:themeColor="accent2" w:themeTint="BF"/>
          <w:insideH w:val="nil"/>
          <w:insideV w:val="nil"/>
        </w:tcBorders>
        <w:shd w:val="clear" w:color="auto" w:fill="035169" w:themeFill="accent2"/>
      </w:tcPr>
    </w:tblStylePr>
    <w:tblStylePr w:type="lastRow">
      <w:pPr>
        <w:spacing w:before="0" w:after="0" w:line="240" w:lineRule="auto"/>
      </w:pPr>
      <w:rPr>
        <w:b/>
        <w:bCs/>
      </w:rPr>
      <w:tblPr/>
      <w:tcPr>
        <w:tcBorders>
          <w:top w:val="double" w:sz="6" w:space="0" w:color="059CCA" w:themeColor="accent2" w:themeTint="BF"/>
          <w:left w:val="single" w:sz="8" w:space="0" w:color="059CCA" w:themeColor="accent2" w:themeTint="BF"/>
          <w:bottom w:val="single" w:sz="8" w:space="0" w:color="059CCA" w:themeColor="accent2" w:themeTint="BF"/>
          <w:right w:val="single" w:sz="8" w:space="0" w:color="059CCA" w:themeColor="accent2" w:themeTint="BF"/>
          <w:insideH w:val="nil"/>
          <w:insideV w:val="nil"/>
        </w:tcBorders>
      </w:tcPr>
    </w:tblStylePr>
    <w:tblStylePr w:type="firstCol">
      <w:rPr>
        <w:b/>
        <w:bCs/>
      </w:rPr>
    </w:tblStylePr>
    <w:tblStylePr w:type="lastCol">
      <w:rPr>
        <w:b/>
        <w:bCs/>
      </w:rPr>
    </w:tblStylePr>
    <w:tblStylePr w:type="band1Vert">
      <w:tblPr/>
      <w:tcPr>
        <w:shd w:val="clear" w:color="auto" w:fill="9EE6FC" w:themeFill="accent2" w:themeFillTint="3F"/>
      </w:tcPr>
    </w:tblStylePr>
    <w:tblStylePr w:type="band1Horz">
      <w:tblPr/>
      <w:tcPr>
        <w:tcBorders>
          <w:insideH w:val="nil"/>
          <w:insideV w:val="nil"/>
        </w:tcBorders>
        <w:shd w:val="clear" w:color="auto" w:fill="9EE6F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761273"/>
    <w:pPr>
      <w:spacing w:after="0" w:line="240" w:lineRule="auto"/>
    </w:pPr>
    <w:tblPr>
      <w:tblStyleRowBandSize w:val="1"/>
      <w:tblStyleColBandSize w:val="1"/>
      <w:tblBorders>
        <w:top w:val="single" w:sz="8" w:space="0" w:color="06C0F6" w:themeColor="accent3" w:themeTint="BF"/>
        <w:left w:val="single" w:sz="8" w:space="0" w:color="06C0F6" w:themeColor="accent3" w:themeTint="BF"/>
        <w:bottom w:val="single" w:sz="8" w:space="0" w:color="06C0F6" w:themeColor="accent3" w:themeTint="BF"/>
        <w:right w:val="single" w:sz="8" w:space="0" w:color="06C0F6" w:themeColor="accent3" w:themeTint="BF"/>
        <w:insideH w:val="single" w:sz="8" w:space="0" w:color="06C0F6" w:themeColor="accent3" w:themeTint="BF"/>
      </w:tblBorders>
    </w:tblPr>
    <w:tblStylePr w:type="firstRow">
      <w:pPr>
        <w:spacing w:before="0" w:after="0" w:line="240" w:lineRule="auto"/>
      </w:pPr>
      <w:rPr>
        <w:b/>
        <w:bCs/>
        <w:color w:val="FFFFFF" w:themeColor="background1"/>
      </w:rPr>
      <w:tblPr/>
      <w:tcPr>
        <w:tcBorders>
          <w:top w:val="single" w:sz="8" w:space="0" w:color="06C0F6" w:themeColor="accent3" w:themeTint="BF"/>
          <w:left w:val="single" w:sz="8" w:space="0" w:color="06C0F6" w:themeColor="accent3" w:themeTint="BF"/>
          <w:bottom w:val="single" w:sz="8" w:space="0" w:color="06C0F6" w:themeColor="accent3" w:themeTint="BF"/>
          <w:right w:val="single" w:sz="8" w:space="0" w:color="06C0F6" w:themeColor="accent3" w:themeTint="BF"/>
          <w:insideH w:val="nil"/>
          <w:insideV w:val="nil"/>
        </w:tcBorders>
        <w:shd w:val="clear" w:color="auto" w:fill="047FA3" w:themeFill="accent3"/>
      </w:tcPr>
    </w:tblStylePr>
    <w:tblStylePr w:type="lastRow">
      <w:pPr>
        <w:spacing w:before="0" w:after="0" w:line="240" w:lineRule="auto"/>
      </w:pPr>
      <w:rPr>
        <w:b/>
        <w:bCs/>
      </w:rPr>
      <w:tblPr/>
      <w:tcPr>
        <w:tcBorders>
          <w:top w:val="double" w:sz="6" w:space="0" w:color="06C0F6" w:themeColor="accent3" w:themeTint="BF"/>
          <w:left w:val="single" w:sz="8" w:space="0" w:color="06C0F6" w:themeColor="accent3" w:themeTint="BF"/>
          <w:bottom w:val="single" w:sz="8" w:space="0" w:color="06C0F6" w:themeColor="accent3" w:themeTint="BF"/>
          <w:right w:val="single" w:sz="8" w:space="0" w:color="06C0F6" w:themeColor="accent3" w:themeTint="BF"/>
          <w:insideH w:val="nil"/>
          <w:insideV w:val="nil"/>
        </w:tcBorders>
      </w:tcPr>
    </w:tblStylePr>
    <w:tblStylePr w:type="firstCol">
      <w:rPr>
        <w:b/>
        <w:bCs/>
      </w:rPr>
    </w:tblStylePr>
    <w:tblStylePr w:type="lastCol">
      <w:rPr>
        <w:b/>
        <w:bCs/>
      </w:rPr>
    </w:tblStylePr>
    <w:tblStylePr w:type="band1Vert">
      <w:tblPr/>
      <w:tcPr>
        <w:shd w:val="clear" w:color="auto" w:fill="ACEAFD" w:themeFill="accent3" w:themeFillTint="3F"/>
      </w:tcPr>
    </w:tblStylePr>
    <w:tblStylePr w:type="band1Horz">
      <w:tblPr/>
      <w:tcPr>
        <w:tcBorders>
          <w:insideH w:val="nil"/>
          <w:insideV w:val="nil"/>
        </w:tcBorders>
        <w:shd w:val="clear" w:color="auto" w:fill="ACEAFD"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761273"/>
    <w:pPr>
      <w:spacing w:after="0" w:line="240" w:lineRule="auto"/>
    </w:pPr>
    <w:tblPr>
      <w:tblStyleRowBandSize w:val="1"/>
      <w:tblStyleColBandSize w:val="1"/>
      <w:tblBorders>
        <w:top w:val="single" w:sz="8" w:space="0" w:color="CA2096" w:themeColor="accent4" w:themeTint="BF"/>
        <w:left w:val="single" w:sz="8" w:space="0" w:color="CA2096" w:themeColor="accent4" w:themeTint="BF"/>
        <w:bottom w:val="single" w:sz="8" w:space="0" w:color="CA2096" w:themeColor="accent4" w:themeTint="BF"/>
        <w:right w:val="single" w:sz="8" w:space="0" w:color="CA2096" w:themeColor="accent4" w:themeTint="BF"/>
        <w:insideH w:val="single" w:sz="8" w:space="0" w:color="CA2096" w:themeColor="accent4" w:themeTint="BF"/>
      </w:tblBorders>
    </w:tblPr>
    <w:tblStylePr w:type="firstRow">
      <w:pPr>
        <w:spacing w:before="0" w:after="0" w:line="240" w:lineRule="auto"/>
      </w:pPr>
      <w:rPr>
        <w:b/>
        <w:bCs/>
        <w:color w:val="FFFFFF" w:themeColor="background1"/>
      </w:rPr>
      <w:tblPr/>
      <w:tcPr>
        <w:tcBorders>
          <w:top w:val="single" w:sz="8" w:space="0" w:color="CA2096" w:themeColor="accent4" w:themeTint="BF"/>
          <w:left w:val="single" w:sz="8" w:space="0" w:color="CA2096" w:themeColor="accent4" w:themeTint="BF"/>
          <w:bottom w:val="single" w:sz="8" w:space="0" w:color="CA2096" w:themeColor="accent4" w:themeTint="BF"/>
          <w:right w:val="single" w:sz="8" w:space="0" w:color="CA2096" w:themeColor="accent4" w:themeTint="BF"/>
          <w:insideH w:val="nil"/>
          <w:insideV w:val="nil"/>
        </w:tcBorders>
        <w:shd w:val="clear" w:color="auto" w:fill="7C145C" w:themeFill="accent4"/>
      </w:tcPr>
    </w:tblStylePr>
    <w:tblStylePr w:type="lastRow">
      <w:pPr>
        <w:spacing w:before="0" w:after="0" w:line="240" w:lineRule="auto"/>
      </w:pPr>
      <w:rPr>
        <w:b/>
        <w:bCs/>
      </w:rPr>
      <w:tblPr/>
      <w:tcPr>
        <w:tcBorders>
          <w:top w:val="double" w:sz="6" w:space="0" w:color="CA2096" w:themeColor="accent4" w:themeTint="BF"/>
          <w:left w:val="single" w:sz="8" w:space="0" w:color="CA2096" w:themeColor="accent4" w:themeTint="BF"/>
          <w:bottom w:val="single" w:sz="8" w:space="0" w:color="CA2096" w:themeColor="accent4" w:themeTint="BF"/>
          <w:right w:val="single" w:sz="8" w:space="0" w:color="CA2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B0DE" w:themeFill="accent4" w:themeFillTint="3F"/>
      </w:tcPr>
    </w:tblStylePr>
    <w:tblStylePr w:type="band1Horz">
      <w:tblPr/>
      <w:tcPr>
        <w:tcBorders>
          <w:insideH w:val="nil"/>
          <w:insideV w:val="nil"/>
        </w:tcBorders>
        <w:shd w:val="clear" w:color="auto" w:fill="F2B0DE"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761273"/>
    <w:pPr>
      <w:spacing w:after="0" w:line="240" w:lineRule="auto"/>
    </w:pPr>
    <w:tblPr>
      <w:tblStyleRowBandSize w:val="1"/>
      <w:tblStyleColBandSize w:val="1"/>
      <w:tblBorders>
        <w:top w:val="single" w:sz="8" w:space="0" w:color="559E8A" w:themeColor="accent5" w:themeTint="BF"/>
        <w:left w:val="single" w:sz="8" w:space="0" w:color="559E8A" w:themeColor="accent5" w:themeTint="BF"/>
        <w:bottom w:val="single" w:sz="8" w:space="0" w:color="559E8A" w:themeColor="accent5" w:themeTint="BF"/>
        <w:right w:val="single" w:sz="8" w:space="0" w:color="559E8A" w:themeColor="accent5" w:themeTint="BF"/>
        <w:insideH w:val="single" w:sz="8" w:space="0" w:color="559E8A" w:themeColor="accent5" w:themeTint="BF"/>
      </w:tblBorders>
    </w:tblPr>
    <w:tblStylePr w:type="firstRow">
      <w:pPr>
        <w:spacing w:before="0" w:after="0" w:line="240" w:lineRule="auto"/>
      </w:pPr>
      <w:rPr>
        <w:b/>
        <w:bCs/>
        <w:color w:val="FFFFFF" w:themeColor="background1"/>
      </w:rPr>
      <w:tblPr/>
      <w:tcPr>
        <w:tcBorders>
          <w:top w:val="single" w:sz="8" w:space="0" w:color="559E8A" w:themeColor="accent5" w:themeTint="BF"/>
          <w:left w:val="single" w:sz="8" w:space="0" w:color="559E8A" w:themeColor="accent5" w:themeTint="BF"/>
          <w:bottom w:val="single" w:sz="8" w:space="0" w:color="559E8A" w:themeColor="accent5" w:themeTint="BF"/>
          <w:right w:val="single" w:sz="8" w:space="0" w:color="559E8A" w:themeColor="accent5" w:themeTint="BF"/>
          <w:insideH w:val="nil"/>
          <w:insideV w:val="nil"/>
        </w:tcBorders>
        <w:shd w:val="clear" w:color="auto" w:fill="366558" w:themeFill="accent5"/>
      </w:tcPr>
    </w:tblStylePr>
    <w:tblStylePr w:type="lastRow">
      <w:pPr>
        <w:spacing w:before="0" w:after="0" w:line="240" w:lineRule="auto"/>
      </w:pPr>
      <w:rPr>
        <w:b/>
        <w:bCs/>
      </w:rPr>
      <w:tblPr/>
      <w:tcPr>
        <w:tcBorders>
          <w:top w:val="double" w:sz="6" w:space="0" w:color="559E8A" w:themeColor="accent5" w:themeTint="BF"/>
          <w:left w:val="single" w:sz="8" w:space="0" w:color="559E8A" w:themeColor="accent5" w:themeTint="BF"/>
          <w:bottom w:val="single" w:sz="8" w:space="0" w:color="559E8A" w:themeColor="accent5" w:themeTint="BF"/>
          <w:right w:val="single" w:sz="8" w:space="0" w:color="559E8A" w:themeColor="accent5" w:themeTint="BF"/>
          <w:insideH w:val="nil"/>
          <w:insideV w:val="nil"/>
        </w:tcBorders>
      </w:tcPr>
    </w:tblStylePr>
    <w:tblStylePr w:type="firstCol">
      <w:rPr>
        <w:b/>
        <w:bCs/>
      </w:rPr>
    </w:tblStylePr>
    <w:tblStylePr w:type="lastCol">
      <w:rPr>
        <w:b/>
        <w:bCs/>
      </w:rPr>
    </w:tblStylePr>
    <w:tblStylePr w:type="band1Vert">
      <w:tblPr/>
      <w:tcPr>
        <w:shd w:val="clear" w:color="auto" w:fill="C5E0D8" w:themeFill="accent5" w:themeFillTint="3F"/>
      </w:tcPr>
    </w:tblStylePr>
    <w:tblStylePr w:type="band1Horz">
      <w:tblPr/>
      <w:tcPr>
        <w:tcBorders>
          <w:insideH w:val="nil"/>
          <w:insideV w:val="nil"/>
        </w:tcBorders>
        <w:shd w:val="clear" w:color="auto" w:fill="C5E0D8"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761273"/>
    <w:pPr>
      <w:spacing w:after="0" w:line="240" w:lineRule="auto"/>
    </w:pPr>
    <w:tblPr>
      <w:tblStyleRowBandSize w:val="1"/>
      <w:tblStyleColBandSize w:val="1"/>
      <w:tblBorders>
        <w:top w:val="single" w:sz="8" w:space="0" w:color="FFCF40" w:themeColor="accent6" w:themeTint="BF"/>
        <w:left w:val="single" w:sz="8" w:space="0" w:color="FFCF40" w:themeColor="accent6" w:themeTint="BF"/>
        <w:bottom w:val="single" w:sz="8" w:space="0" w:color="FFCF40" w:themeColor="accent6" w:themeTint="BF"/>
        <w:right w:val="single" w:sz="8" w:space="0" w:color="FFCF40" w:themeColor="accent6" w:themeTint="BF"/>
        <w:insideH w:val="single" w:sz="8" w:space="0" w:color="FFCF40" w:themeColor="accent6" w:themeTint="BF"/>
      </w:tblBorders>
    </w:tblPr>
    <w:tblStylePr w:type="firstRow">
      <w:pPr>
        <w:spacing w:before="0" w:after="0" w:line="240" w:lineRule="auto"/>
      </w:pPr>
      <w:rPr>
        <w:b/>
        <w:bCs/>
        <w:color w:val="FFFFFF" w:themeColor="background1"/>
      </w:rPr>
      <w:tblPr/>
      <w:tcPr>
        <w:tcBorders>
          <w:top w:val="single" w:sz="8" w:space="0" w:color="FFCF40" w:themeColor="accent6" w:themeTint="BF"/>
          <w:left w:val="single" w:sz="8" w:space="0" w:color="FFCF40" w:themeColor="accent6" w:themeTint="BF"/>
          <w:bottom w:val="single" w:sz="8" w:space="0" w:color="FFCF40" w:themeColor="accent6" w:themeTint="BF"/>
          <w:right w:val="single" w:sz="8" w:space="0" w:color="FFCF40" w:themeColor="accent6" w:themeTint="BF"/>
          <w:insideH w:val="nil"/>
          <w:insideV w:val="nil"/>
        </w:tcBorders>
        <w:shd w:val="clear" w:color="auto" w:fill="FFBF00" w:themeFill="accent6"/>
      </w:tcPr>
    </w:tblStylePr>
    <w:tblStylePr w:type="lastRow">
      <w:pPr>
        <w:spacing w:before="0" w:after="0" w:line="240" w:lineRule="auto"/>
      </w:pPr>
      <w:rPr>
        <w:b/>
        <w:bCs/>
      </w:rPr>
      <w:tblPr/>
      <w:tcPr>
        <w:tcBorders>
          <w:top w:val="double" w:sz="6" w:space="0" w:color="FFCF40" w:themeColor="accent6" w:themeTint="BF"/>
          <w:left w:val="single" w:sz="8" w:space="0" w:color="FFCF40" w:themeColor="accent6" w:themeTint="BF"/>
          <w:bottom w:val="single" w:sz="8" w:space="0" w:color="FFCF40" w:themeColor="accent6" w:themeTint="BF"/>
          <w:right w:val="single" w:sz="8" w:space="0" w:color="FFCF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6" w:themeFillTint="3F"/>
      </w:tcPr>
    </w:tblStylePr>
    <w:tblStylePr w:type="band1Horz">
      <w:tblPr/>
      <w:tcPr>
        <w:tcBorders>
          <w:insideH w:val="nil"/>
          <w:insideV w:val="nil"/>
        </w:tcBorders>
        <w:shd w:val="clear" w:color="auto" w:fill="FFEFC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20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2020" w:themeFill="text1"/>
      </w:tcPr>
    </w:tblStylePr>
    <w:tblStylePr w:type="lastCol">
      <w:rPr>
        <w:b/>
        <w:bCs/>
        <w:color w:val="FFFFFF" w:themeColor="background1"/>
      </w:rPr>
      <w:tblPr/>
      <w:tcPr>
        <w:tcBorders>
          <w:left w:val="nil"/>
          <w:right w:val="nil"/>
          <w:insideH w:val="nil"/>
          <w:insideV w:val="nil"/>
        </w:tcBorders>
        <w:shd w:val="clear" w:color="auto" w:fill="2020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E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E8" w:themeFill="accent1"/>
      </w:tcPr>
    </w:tblStylePr>
    <w:tblStylePr w:type="lastCol">
      <w:rPr>
        <w:b/>
        <w:bCs/>
        <w:color w:val="FFFFFF" w:themeColor="background1"/>
      </w:rPr>
      <w:tblPr/>
      <w:tcPr>
        <w:tcBorders>
          <w:left w:val="nil"/>
          <w:right w:val="nil"/>
          <w:insideH w:val="nil"/>
          <w:insideV w:val="nil"/>
        </w:tcBorders>
        <w:shd w:val="clear" w:color="auto" w:fill="0069E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516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35169" w:themeFill="accent2"/>
      </w:tcPr>
    </w:tblStylePr>
    <w:tblStylePr w:type="lastCol">
      <w:rPr>
        <w:b/>
        <w:bCs/>
        <w:color w:val="FFFFFF" w:themeColor="background1"/>
      </w:rPr>
      <w:tblPr/>
      <w:tcPr>
        <w:tcBorders>
          <w:left w:val="nil"/>
          <w:right w:val="nil"/>
          <w:insideH w:val="nil"/>
          <w:insideV w:val="nil"/>
        </w:tcBorders>
        <w:shd w:val="clear" w:color="auto" w:fill="03516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47FA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47FA3" w:themeFill="accent3"/>
      </w:tcPr>
    </w:tblStylePr>
    <w:tblStylePr w:type="lastCol">
      <w:rPr>
        <w:b/>
        <w:bCs/>
        <w:color w:val="FFFFFF" w:themeColor="background1"/>
      </w:rPr>
      <w:tblPr/>
      <w:tcPr>
        <w:tcBorders>
          <w:left w:val="nil"/>
          <w:right w:val="nil"/>
          <w:insideH w:val="nil"/>
          <w:insideV w:val="nil"/>
        </w:tcBorders>
        <w:shd w:val="clear" w:color="auto" w:fill="047FA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14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145C" w:themeFill="accent4"/>
      </w:tcPr>
    </w:tblStylePr>
    <w:tblStylePr w:type="lastCol">
      <w:rPr>
        <w:b/>
        <w:bCs/>
        <w:color w:val="FFFFFF" w:themeColor="background1"/>
      </w:rPr>
      <w:tblPr/>
      <w:tcPr>
        <w:tcBorders>
          <w:left w:val="nil"/>
          <w:right w:val="nil"/>
          <w:insideH w:val="nil"/>
          <w:insideV w:val="nil"/>
        </w:tcBorders>
        <w:shd w:val="clear" w:color="auto" w:fill="7C14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655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6558" w:themeFill="accent5"/>
      </w:tcPr>
    </w:tblStylePr>
    <w:tblStylePr w:type="lastCol">
      <w:rPr>
        <w:b/>
        <w:bCs/>
        <w:color w:val="FFFFFF" w:themeColor="background1"/>
      </w:rPr>
      <w:tblPr/>
      <w:tcPr>
        <w:tcBorders>
          <w:left w:val="nil"/>
          <w:right w:val="nil"/>
          <w:insideH w:val="nil"/>
          <w:insideV w:val="nil"/>
        </w:tcBorders>
        <w:shd w:val="clear" w:color="auto" w:fill="36655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7612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BF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BF00" w:themeFill="accent6"/>
      </w:tcPr>
    </w:tblStylePr>
    <w:tblStylePr w:type="lastCol">
      <w:rPr>
        <w:b/>
        <w:bCs/>
        <w:color w:val="FFFFFF" w:themeColor="background1"/>
      </w:rPr>
      <w:tblPr/>
      <w:tcPr>
        <w:tcBorders>
          <w:left w:val="nil"/>
          <w:right w:val="nil"/>
          <w:insideH w:val="nil"/>
          <w:insideV w:val="nil"/>
        </w:tcBorders>
        <w:shd w:val="clear" w:color="auto" w:fill="FFBF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Omtale">
    <w:name w:val="Mention"/>
    <w:basedOn w:val="Standardskriftforavsnitt"/>
    <w:uiPriority w:val="99"/>
    <w:unhideWhenUsed/>
    <w:rsid w:val="00761273"/>
    <w:rPr>
      <w:color w:val="2B579A"/>
      <w:shd w:val="clear" w:color="auto" w:fill="E1DFDD"/>
    </w:rPr>
  </w:style>
  <w:style w:type="paragraph" w:styleId="Meldingshode">
    <w:name w:val="Message Header"/>
    <w:basedOn w:val="Normal"/>
    <w:link w:val="MeldingshodeTegn"/>
    <w:uiPriority w:val="99"/>
    <w:semiHidden/>
    <w:unhideWhenUsed/>
    <w:rsid w:val="0076127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ldingshodeTegn">
    <w:name w:val="Meldingshode Tegn"/>
    <w:basedOn w:val="Standardskriftforavsnitt"/>
    <w:link w:val="Meldingshode"/>
    <w:uiPriority w:val="99"/>
    <w:semiHidden/>
    <w:rsid w:val="00761273"/>
    <w:rPr>
      <w:rFonts w:asciiTheme="majorHAnsi" w:eastAsiaTheme="majorEastAsia" w:hAnsiTheme="majorHAnsi" w:cstheme="majorBidi"/>
      <w:sz w:val="24"/>
      <w:szCs w:val="24"/>
      <w:shd w:val="pct20" w:color="auto" w:fill="auto"/>
    </w:rPr>
  </w:style>
  <w:style w:type="paragraph" w:styleId="Ingenmellomrom">
    <w:name w:val="No Spacing"/>
    <w:uiPriority w:val="1"/>
    <w:qFormat/>
    <w:rsid w:val="00761273"/>
    <w:pPr>
      <w:spacing w:after="0" w:line="240" w:lineRule="auto"/>
    </w:pPr>
  </w:style>
  <w:style w:type="paragraph" w:styleId="NormalWeb">
    <w:name w:val="Normal (Web)"/>
    <w:basedOn w:val="Normal"/>
    <w:uiPriority w:val="99"/>
    <w:semiHidden/>
    <w:unhideWhenUsed/>
    <w:rsid w:val="00761273"/>
    <w:rPr>
      <w:rFonts w:ascii="Times New Roman" w:hAnsi="Times New Roman" w:cs="Times New Roman"/>
      <w:sz w:val="24"/>
      <w:szCs w:val="24"/>
    </w:rPr>
  </w:style>
  <w:style w:type="paragraph" w:styleId="Vanliginnrykk">
    <w:name w:val="Normal Indent"/>
    <w:basedOn w:val="Normal"/>
    <w:uiPriority w:val="99"/>
    <w:semiHidden/>
    <w:unhideWhenUsed/>
    <w:rsid w:val="00761273"/>
    <w:pPr>
      <w:ind w:left="708"/>
    </w:pPr>
  </w:style>
  <w:style w:type="paragraph" w:styleId="Notatoverskrift">
    <w:name w:val="Note Heading"/>
    <w:basedOn w:val="Normal"/>
    <w:next w:val="Normal"/>
    <w:link w:val="NotatoverskriftTegn"/>
    <w:uiPriority w:val="99"/>
    <w:semiHidden/>
    <w:unhideWhenUsed/>
    <w:rsid w:val="00761273"/>
    <w:pPr>
      <w:spacing w:line="240" w:lineRule="auto"/>
    </w:pPr>
  </w:style>
  <w:style w:type="character" w:customStyle="1" w:styleId="NotatoverskriftTegn">
    <w:name w:val="Notatoverskrift Tegn"/>
    <w:basedOn w:val="Standardskriftforavsnitt"/>
    <w:link w:val="Notatoverskrift"/>
    <w:uiPriority w:val="99"/>
    <w:semiHidden/>
    <w:rsid w:val="00761273"/>
  </w:style>
  <w:style w:type="character" w:styleId="Sidetall">
    <w:name w:val="page number"/>
    <w:basedOn w:val="Standardskriftforavsnitt"/>
    <w:uiPriority w:val="99"/>
    <w:semiHidden/>
    <w:unhideWhenUsed/>
    <w:rsid w:val="00761273"/>
  </w:style>
  <w:style w:type="character" w:styleId="Plassholdertekst">
    <w:name w:val="Placeholder Text"/>
    <w:basedOn w:val="Standardskriftforavsnitt"/>
    <w:uiPriority w:val="99"/>
    <w:semiHidden/>
    <w:rsid w:val="00761273"/>
    <w:rPr>
      <w:color w:val="666666"/>
    </w:rPr>
  </w:style>
  <w:style w:type="table" w:styleId="Vanligtabell1">
    <w:name w:val="Plain Table 1"/>
    <w:basedOn w:val="Vanligtabell"/>
    <w:uiPriority w:val="41"/>
    <w:rsid w:val="007612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761273"/>
    <w:pPr>
      <w:spacing w:after="0" w:line="240" w:lineRule="auto"/>
    </w:pPr>
    <w:tblPr>
      <w:tblStyleRowBandSize w:val="1"/>
      <w:tblStyleColBandSize w:val="1"/>
      <w:tblBorders>
        <w:top w:val="single" w:sz="4" w:space="0" w:color="8F8F8F" w:themeColor="text1" w:themeTint="80"/>
        <w:bottom w:val="single" w:sz="4" w:space="0" w:color="8F8F8F" w:themeColor="text1" w:themeTint="80"/>
      </w:tblBorders>
    </w:tblPr>
    <w:tblStylePr w:type="firstRow">
      <w:rPr>
        <w:b/>
        <w:bCs/>
      </w:rPr>
      <w:tblPr/>
      <w:tcPr>
        <w:tcBorders>
          <w:bottom w:val="single" w:sz="4" w:space="0" w:color="8F8F8F" w:themeColor="text1" w:themeTint="80"/>
        </w:tcBorders>
      </w:tcPr>
    </w:tblStylePr>
    <w:tblStylePr w:type="lastRow">
      <w:rPr>
        <w:b/>
        <w:bCs/>
      </w:rPr>
      <w:tblPr/>
      <w:tcPr>
        <w:tcBorders>
          <w:top w:val="single" w:sz="4" w:space="0" w:color="8F8F8F" w:themeColor="text1" w:themeTint="80"/>
        </w:tcBorders>
      </w:tcPr>
    </w:tblStylePr>
    <w:tblStylePr w:type="firstCol">
      <w:rPr>
        <w:b/>
        <w:bCs/>
      </w:rPr>
    </w:tblStylePr>
    <w:tblStylePr w:type="lastCol">
      <w:rPr>
        <w:b/>
        <w:bCs/>
      </w:rPr>
    </w:tblStylePr>
    <w:tblStylePr w:type="band1Vert">
      <w:tblPr/>
      <w:tcPr>
        <w:tcBorders>
          <w:left w:val="single" w:sz="4" w:space="0" w:color="8F8F8F" w:themeColor="text1" w:themeTint="80"/>
          <w:right w:val="single" w:sz="4" w:space="0" w:color="8F8F8F" w:themeColor="text1" w:themeTint="80"/>
        </w:tcBorders>
      </w:tcPr>
    </w:tblStylePr>
    <w:tblStylePr w:type="band2Vert">
      <w:tblPr/>
      <w:tcPr>
        <w:tcBorders>
          <w:left w:val="single" w:sz="4" w:space="0" w:color="8F8F8F" w:themeColor="text1" w:themeTint="80"/>
          <w:right w:val="single" w:sz="4" w:space="0" w:color="8F8F8F" w:themeColor="text1" w:themeTint="80"/>
        </w:tcBorders>
      </w:tcPr>
    </w:tblStylePr>
    <w:tblStylePr w:type="band1Horz">
      <w:tblPr/>
      <w:tcPr>
        <w:tcBorders>
          <w:top w:val="single" w:sz="4" w:space="0" w:color="8F8F8F" w:themeColor="text1" w:themeTint="80"/>
          <w:bottom w:val="single" w:sz="4" w:space="0" w:color="8F8F8F" w:themeColor="text1" w:themeTint="80"/>
        </w:tcBorders>
      </w:tcPr>
    </w:tblStylePr>
  </w:style>
  <w:style w:type="table" w:styleId="Vanligtabell3">
    <w:name w:val="Plain Table 3"/>
    <w:basedOn w:val="Vanligtabell"/>
    <w:uiPriority w:val="43"/>
    <w:rsid w:val="00761273"/>
    <w:pPr>
      <w:spacing w:after="0" w:line="240" w:lineRule="auto"/>
    </w:pPr>
    <w:tblPr>
      <w:tblStyleRowBandSize w:val="1"/>
      <w:tblStyleColBandSize w:val="1"/>
    </w:tblPr>
    <w:tblStylePr w:type="firstRow">
      <w:rPr>
        <w:b/>
        <w:bCs/>
        <w:caps/>
      </w:rPr>
      <w:tblPr/>
      <w:tcPr>
        <w:tcBorders>
          <w:bottom w:val="single" w:sz="4" w:space="0" w:color="8F8F8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F8F8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7612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7612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8F8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8F8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8F8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8F8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ntekst">
    <w:name w:val="Plain Text"/>
    <w:basedOn w:val="Normal"/>
    <w:link w:val="RentekstTegn"/>
    <w:uiPriority w:val="99"/>
    <w:semiHidden/>
    <w:unhideWhenUsed/>
    <w:rsid w:val="00761273"/>
    <w:pPr>
      <w:spacing w:line="240" w:lineRule="auto"/>
    </w:pPr>
    <w:rPr>
      <w:rFonts w:ascii="Consolas" w:hAnsi="Consolas"/>
      <w:sz w:val="21"/>
      <w:szCs w:val="21"/>
    </w:rPr>
  </w:style>
  <w:style w:type="character" w:customStyle="1" w:styleId="RentekstTegn">
    <w:name w:val="Ren tekst Tegn"/>
    <w:basedOn w:val="Standardskriftforavsnitt"/>
    <w:link w:val="Rentekst"/>
    <w:uiPriority w:val="99"/>
    <w:semiHidden/>
    <w:rsid w:val="00761273"/>
    <w:rPr>
      <w:rFonts w:ascii="Consolas" w:hAnsi="Consolas"/>
      <w:sz w:val="21"/>
      <w:szCs w:val="21"/>
    </w:rPr>
  </w:style>
  <w:style w:type="paragraph" w:styleId="Sitat">
    <w:name w:val="Quote"/>
    <w:basedOn w:val="Normal"/>
    <w:next w:val="Normal"/>
    <w:link w:val="SitatTegn"/>
    <w:uiPriority w:val="29"/>
    <w:semiHidden/>
    <w:qFormat/>
    <w:rsid w:val="00761273"/>
    <w:pPr>
      <w:spacing w:before="200"/>
      <w:ind w:left="864" w:right="864"/>
      <w:jc w:val="center"/>
    </w:pPr>
    <w:rPr>
      <w:i/>
      <w:iCs/>
      <w:color w:val="575757" w:themeColor="text1" w:themeTint="BF"/>
    </w:rPr>
  </w:style>
  <w:style w:type="character" w:customStyle="1" w:styleId="SitatTegn">
    <w:name w:val="Sitat Tegn"/>
    <w:basedOn w:val="Standardskriftforavsnitt"/>
    <w:link w:val="Sitat"/>
    <w:uiPriority w:val="29"/>
    <w:rsid w:val="00761273"/>
    <w:rPr>
      <w:i/>
      <w:iCs/>
      <w:color w:val="575757" w:themeColor="text1" w:themeTint="BF"/>
    </w:rPr>
  </w:style>
  <w:style w:type="paragraph" w:styleId="Innledendehilsen">
    <w:name w:val="Salutation"/>
    <w:basedOn w:val="Normal"/>
    <w:next w:val="Normal"/>
    <w:link w:val="InnledendehilsenTegn"/>
    <w:uiPriority w:val="99"/>
    <w:semiHidden/>
    <w:unhideWhenUsed/>
    <w:rsid w:val="00761273"/>
  </w:style>
  <w:style w:type="character" w:customStyle="1" w:styleId="InnledendehilsenTegn">
    <w:name w:val="Innledende hilsen Tegn"/>
    <w:basedOn w:val="Standardskriftforavsnitt"/>
    <w:link w:val="Innledendehilsen"/>
    <w:uiPriority w:val="99"/>
    <w:semiHidden/>
    <w:rsid w:val="00761273"/>
  </w:style>
  <w:style w:type="paragraph" w:styleId="Underskrift">
    <w:name w:val="Signature"/>
    <w:basedOn w:val="Normal"/>
    <w:link w:val="UnderskriftTegn"/>
    <w:uiPriority w:val="99"/>
    <w:semiHidden/>
    <w:unhideWhenUsed/>
    <w:rsid w:val="00761273"/>
    <w:pPr>
      <w:spacing w:line="240" w:lineRule="auto"/>
      <w:ind w:left="4252"/>
    </w:pPr>
  </w:style>
  <w:style w:type="character" w:customStyle="1" w:styleId="UnderskriftTegn">
    <w:name w:val="Underskrift Tegn"/>
    <w:basedOn w:val="Standardskriftforavsnitt"/>
    <w:link w:val="Underskrift"/>
    <w:uiPriority w:val="99"/>
    <w:semiHidden/>
    <w:rsid w:val="00761273"/>
  </w:style>
  <w:style w:type="character" w:styleId="Smarthyperkobling">
    <w:name w:val="Smart Hyperlink"/>
    <w:basedOn w:val="Standardskriftforavsnitt"/>
    <w:uiPriority w:val="99"/>
    <w:semiHidden/>
    <w:unhideWhenUsed/>
    <w:rsid w:val="00761273"/>
    <w:rPr>
      <w:u w:val="dotted"/>
    </w:rPr>
  </w:style>
  <w:style w:type="character" w:styleId="Smartkobling">
    <w:name w:val="Smart Link"/>
    <w:basedOn w:val="Standardskriftforavsnitt"/>
    <w:uiPriority w:val="99"/>
    <w:semiHidden/>
    <w:unhideWhenUsed/>
    <w:rsid w:val="00761273"/>
    <w:rPr>
      <w:color w:val="0000FF"/>
      <w:u w:val="single"/>
      <w:shd w:val="clear" w:color="auto" w:fill="F3F2F1"/>
    </w:rPr>
  </w:style>
  <w:style w:type="character" w:styleId="Sterk">
    <w:name w:val="Strong"/>
    <w:basedOn w:val="Standardskriftforavsnitt"/>
    <w:uiPriority w:val="22"/>
    <w:semiHidden/>
    <w:qFormat/>
    <w:rsid w:val="00761273"/>
    <w:rPr>
      <w:b/>
      <w:bCs/>
    </w:rPr>
  </w:style>
  <w:style w:type="paragraph" w:styleId="Undertittel">
    <w:name w:val="Subtitle"/>
    <w:basedOn w:val="Normal"/>
    <w:next w:val="Normal"/>
    <w:link w:val="UndertittelTegn"/>
    <w:uiPriority w:val="11"/>
    <w:qFormat/>
    <w:rsid w:val="008C5D71"/>
    <w:pPr>
      <w:numPr>
        <w:ilvl w:val="1"/>
      </w:numPr>
      <w:spacing w:before="236"/>
    </w:pPr>
    <w:rPr>
      <w:rFonts w:eastAsiaTheme="minorEastAsia"/>
      <w:b/>
      <w:color w:val="202020" w:themeColor="text1"/>
      <w:sz w:val="28"/>
    </w:rPr>
  </w:style>
  <w:style w:type="character" w:customStyle="1" w:styleId="UndertittelTegn">
    <w:name w:val="Undertittel Tegn"/>
    <w:basedOn w:val="Standardskriftforavsnitt"/>
    <w:link w:val="Undertittel"/>
    <w:uiPriority w:val="11"/>
    <w:rsid w:val="008C5D71"/>
    <w:rPr>
      <w:rFonts w:eastAsiaTheme="minorEastAsia"/>
      <w:b/>
      <w:color w:val="202020" w:themeColor="text1"/>
      <w:sz w:val="28"/>
    </w:rPr>
  </w:style>
  <w:style w:type="character" w:styleId="Svakutheving">
    <w:name w:val="Subtle Emphasis"/>
    <w:basedOn w:val="Standardskriftforavsnitt"/>
    <w:uiPriority w:val="19"/>
    <w:semiHidden/>
    <w:qFormat/>
    <w:rsid w:val="00761273"/>
    <w:rPr>
      <w:i/>
      <w:iCs/>
      <w:color w:val="575757" w:themeColor="text1" w:themeTint="BF"/>
    </w:rPr>
  </w:style>
  <w:style w:type="character" w:styleId="Svakreferanse">
    <w:name w:val="Subtle Reference"/>
    <w:basedOn w:val="Standardskriftforavsnitt"/>
    <w:uiPriority w:val="31"/>
    <w:semiHidden/>
    <w:qFormat/>
    <w:rsid w:val="00761273"/>
    <w:rPr>
      <w:smallCaps/>
      <w:color w:val="6E6E6E" w:themeColor="text1" w:themeTint="A5"/>
    </w:rPr>
  </w:style>
  <w:style w:type="table" w:styleId="Tabell-3D-effekt1">
    <w:name w:val="Table 3D effects 1"/>
    <w:basedOn w:val="Vanligtabell"/>
    <w:uiPriority w:val="99"/>
    <w:semiHidden/>
    <w:unhideWhenUsed/>
    <w:rsid w:val="0076127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76127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76127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semiHidden/>
    <w:unhideWhenUsed/>
    <w:rsid w:val="0076127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76127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76127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76127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76127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76127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76127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semiHidden/>
    <w:unhideWhenUsed/>
    <w:rsid w:val="0076127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76127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76127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76127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76127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semiHidden/>
    <w:unhideWhenUsed/>
    <w:rsid w:val="0076127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semiHidden/>
    <w:unhideWhenUsed/>
    <w:rsid w:val="0076127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1">
    <w:name w:val="Table Grid 1"/>
    <w:basedOn w:val="Vanligtabell"/>
    <w:uiPriority w:val="99"/>
    <w:semiHidden/>
    <w:unhideWhenUsed/>
    <w:rsid w:val="0076127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76127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76127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76127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76127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76127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76127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76127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76127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76127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76127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76127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76127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76127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76127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76127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Kildeliste">
    <w:name w:val="table of authorities"/>
    <w:basedOn w:val="Normal"/>
    <w:next w:val="Normal"/>
    <w:uiPriority w:val="99"/>
    <w:semiHidden/>
    <w:unhideWhenUsed/>
    <w:rsid w:val="00761273"/>
    <w:pPr>
      <w:ind w:left="220" w:hanging="220"/>
    </w:pPr>
  </w:style>
  <w:style w:type="paragraph" w:styleId="Figurliste">
    <w:name w:val="table of figures"/>
    <w:basedOn w:val="Normal"/>
    <w:next w:val="Normal"/>
    <w:uiPriority w:val="99"/>
    <w:semiHidden/>
    <w:unhideWhenUsed/>
    <w:rsid w:val="00761273"/>
  </w:style>
  <w:style w:type="table" w:styleId="Tabell-profesjonell">
    <w:name w:val="Table Professional"/>
    <w:basedOn w:val="Vanligtabell"/>
    <w:uiPriority w:val="99"/>
    <w:semiHidden/>
    <w:unhideWhenUsed/>
    <w:rsid w:val="0076127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semiHidden/>
    <w:unhideWhenUsed/>
    <w:rsid w:val="0076127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76127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76127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76127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76127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7612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semiHidden/>
    <w:unhideWhenUsed/>
    <w:rsid w:val="0076127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76127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76127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tel">
    <w:name w:val="Title"/>
    <w:basedOn w:val="Normal"/>
    <w:next w:val="Normal"/>
    <w:link w:val="TittelTegn"/>
    <w:uiPriority w:val="10"/>
    <w:qFormat/>
    <w:rsid w:val="00AD2D6D"/>
    <w:pPr>
      <w:spacing w:line="216" w:lineRule="auto"/>
      <w:contextualSpacing/>
    </w:pPr>
    <w:rPr>
      <w:rFonts w:ascii="Roboto Light" w:eastAsiaTheme="majorEastAsia" w:hAnsi="Roboto Light" w:cstheme="majorBidi"/>
      <w:color w:val="202020" w:themeColor="text1"/>
      <w:kern w:val="28"/>
      <w:sz w:val="84"/>
      <w:szCs w:val="56"/>
    </w:rPr>
  </w:style>
  <w:style w:type="character" w:customStyle="1" w:styleId="TittelTegn">
    <w:name w:val="Tittel Tegn"/>
    <w:basedOn w:val="Standardskriftforavsnitt"/>
    <w:link w:val="Tittel"/>
    <w:uiPriority w:val="10"/>
    <w:rsid w:val="00AD2D6D"/>
    <w:rPr>
      <w:rFonts w:ascii="Roboto Light" w:eastAsiaTheme="majorEastAsia" w:hAnsi="Roboto Light" w:cstheme="majorBidi"/>
      <w:color w:val="202020" w:themeColor="text1"/>
      <w:kern w:val="28"/>
      <w:sz w:val="84"/>
      <w:szCs w:val="56"/>
    </w:rPr>
  </w:style>
  <w:style w:type="paragraph" w:styleId="Kildelisteoverskrift">
    <w:name w:val="toa heading"/>
    <w:basedOn w:val="Normal"/>
    <w:next w:val="Normal"/>
    <w:uiPriority w:val="99"/>
    <w:semiHidden/>
    <w:unhideWhenUsed/>
    <w:rsid w:val="00761273"/>
    <w:pPr>
      <w:spacing w:before="120"/>
    </w:pPr>
    <w:rPr>
      <w:rFonts w:asciiTheme="majorHAnsi" w:eastAsiaTheme="majorEastAsia" w:hAnsiTheme="majorHAnsi" w:cstheme="majorBidi"/>
      <w:b/>
      <w:bCs/>
      <w:sz w:val="24"/>
      <w:szCs w:val="24"/>
    </w:rPr>
  </w:style>
  <w:style w:type="paragraph" w:styleId="INNH1">
    <w:name w:val="toc 1"/>
    <w:basedOn w:val="Normal"/>
    <w:next w:val="Normal"/>
    <w:autoRedefine/>
    <w:uiPriority w:val="39"/>
    <w:unhideWhenUsed/>
    <w:rsid w:val="00310832"/>
    <w:pPr>
      <w:tabs>
        <w:tab w:val="left" w:pos="440"/>
        <w:tab w:val="right" w:leader="underscore" w:pos="9174"/>
      </w:tabs>
      <w:spacing w:before="240"/>
    </w:pPr>
  </w:style>
  <w:style w:type="paragraph" w:styleId="INNH2">
    <w:name w:val="toc 2"/>
    <w:basedOn w:val="Normal"/>
    <w:next w:val="Normal"/>
    <w:autoRedefine/>
    <w:uiPriority w:val="39"/>
    <w:unhideWhenUsed/>
    <w:rsid w:val="00D962B2"/>
    <w:pPr>
      <w:tabs>
        <w:tab w:val="left" w:pos="660"/>
        <w:tab w:val="right" w:leader="underscore" w:pos="9174"/>
      </w:tabs>
      <w:ind w:left="437" w:hanging="437"/>
    </w:pPr>
  </w:style>
  <w:style w:type="paragraph" w:styleId="INNH3">
    <w:name w:val="toc 3"/>
    <w:basedOn w:val="Normal"/>
    <w:next w:val="Normal"/>
    <w:autoRedefine/>
    <w:uiPriority w:val="39"/>
    <w:semiHidden/>
    <w:rsid w:val="00761273"/>
    <w:pPr>
      <w:spacing w:after="100"/>
      <w:ind w:left="440"/>
    </w:pPr>
  </w:style>
  <w:style w:type="paragraph" w:styleId="INNH4">
    <w:name w:val="toc 4"/>
    <w:basedOn w:val="Normal"/>
    <w:next w:val="Normal"/>
    <w:autoRedefine/>
    <w:uiPriority w:val="39"/>
    <w:semiHidden/>
    <w:rsid w:val="00761273"/>
    <w:pPr>
      <w:spacing w:after="100"/>
      <w:ind w:left="660"/>
    </w:pPr>
  </w:style>
  <w:style w:type="paragraph" w:styleId="INNH5">
    <w:name w:val="toc 5"/>
    <w:basedOn w:val="Normal"/>
    <w:next w:val="Normal"/>
    <w:autoRedefine/>
    <w:uiPriority w:val="39"/>
    <w:semiHidden/>
    <w:rsid w:val="00761273"/>
    <w:pPr>
      <w:spacing w:after="100"/>
      <w:ind w:left="880"/>
    </w:pPr>
  </w:style>
  <w:style w:type="paragraph" w:styleId="INNH6">
    <w:name w:val="toc 6"/>
    <w:basedOn w:val="Normal"/>
    <w:next w:val="Normal"/>
    <w:autoRedefine/>
    <w:uiPriority w:val="39"/>
    <w:semiHidden/>
    <w:rsid w:val="00761273"/>
    <w:pPr>
      <w:spacing w:after="100"/>
      <w:ind w:left="1100"/>
    </w:pPr>
  </w:style>
  <w:style w:type="paragraph" w:styleId="INNH7">
    <w:name w:val="toc 7"/>
    <w:basedOn w:val="Normal"/>
    <w:next w:val="Normal"/>
    <w:autoRedefine/>
    <w:uiPriority w:val="39"/>
    <w:semiHidden/>
    <w:rsid w:val="00761273"/>
    <w:pPr>
      <w:spacing w:after="100"/>
      <w:ind w:left="1320"/>
    </w:pPr>
  </w:style>
  <w:style w:type="paragraph" w:styleId="INNH8">
    <w:name w:val="toc 8"/>
    <w:basedOn w:val="Normal"/>
    <w:next w:val="Normal"/>
    <w:autoRedefine/>
    <w:uiPriority w:val="39"/>
    <w:semiHidden/>
    <w:rsid w:val="00761273"/>
    <w:pPr>
      <w:spacing w:after="100"/>
      <w:ind w:left="1540"/>
    </w:pPr>
  </w:style>
  <w:style w:type="paragraph" w:styleId="INNH9">
    <w:name w:val="toc 9"/>
    <w:basedOn w:val="Normal"/>
    <w:next w:val="Normal"/>
    <w:autoRedefine/>
    <w:uiPriority w:val="39"/>
    <w:semiHidden/>
    <w:rsid w:val="00761273"/>
    <w:pPr>
      <w:spacing w:after="100"/>
      <w:ind w:left="1760"/>
    </w:pPr>
  </w:style>
  <w:style w:type="paragraph" w:styleId="Overskriftforinnholdsfortegnelse">
    <w:name w:val="TOC Heading"/>
    <w:basedOn w:val="Overskrift1"/>
    <w:next w:val="Normal"/>
    <w:uiPriority w:val="39"/>
    <w:unhideWhenUsed/>
    <w:qFormat/>
    <w:rsid w:val="00931C3B"/>
    <w:pPr>
      <w:numPr>
        <w:numId w:val="0"/>
      </w:numPr>
      <w:spacing w:before="1512" w:after="260"/>
      <w:outlineLvl w:val="9"/>
    </w:pPr>
    <w:rPr>
      <w:rFonts w:ascii="Roboto Light" w:hAnsi="Roboto Light"/>
      <w:b w:val="0"/>
      <w:color w:val="202020" w:themeColor="text1"/>
      <w:sz w:val="84"/>
    </w:rPr>
  </w:style>
  <w:style w:type="character" w:styleId="Ulstomtale">
    <w:name w:val="Unresolved Mention"/>
    <w:basedOn w:val="Standardskriftforavsnitt"/>
    <w:uiPriority w:val="99"/>
    <w:semiHidden/>
    <w:unhideWhenUsed/>
    <w:rsid w:val="00761273"/>
    <w:rPr>
      <w:color w:val="605E5C"/>
      <w:shd w:val="clear" w:color="auto" w:fill="E1DFDD"/>
    </w:rPr>
  </w:style>
  <w:style w:type="paragraph" w:customStyle="1" w:styleId="Bestillingsnummer">
    <w:name w:val="Bestillingsnummer"/>
    <w:basedOn w:val="Normal"/>
    <w:qFormat/>
    <w:rsid w:val="00A97BAD"/>
    <w:rPr>
      <w:bCs/>
      <w:color w:val="FFFFFF" w:themeColor="background1"/>
      <w:szCs w:val="18"/>
    </w:rPr>
  </w:style>
  <w:style w:type="paragraph" w:customStyle="1" w:styleId="Ingress">
    <w:name w:val="Ingress"/>
    <w:basedOn w:val="Normal"/>
    <w:qFormat/>
    <w:rsid w:val="00FD190D"/>
    <w:pPr>
      <w:spacing w:after="480" w:line="317" w:lineRule="auto"/>
    </w:pPr>
    <w:rPr>
      <w:sz w:val="28"/>
    </w:rPr>
  </w:style>
  <w:style w:type="paragraph" w:customStyle="1" w:styleId="Kapittel">
    <w:name w:val="Kapittel"/>
    <w:basedOn w:val="Overskrift1"/>
    <w:qFormat/>
    <w:rsid w:val="00395183"/>
    <w:pPr>
      <w:framePr w:hSpace="141" w:wrap="around" w:vAnchor="page" w:hAnchor="page" w:x="1304" w:y="2835"/>
      <w:numPr>
        <w:numId w:val="0"/>
      </w:numPr>
      <w:suppressOverlap/>
    </w:pPr>
    <w:rPr>
      <w:rFonts w:ascii="Roboto Light" w:hAnsi="Roboto Light"/>
      <w:b w:val="0"/>
      <w:sz w:val="84"/>
    </w:rPr>
  </w:style>
  <w:style w:type="paragraph" w:customStyle="1" w:styleId="Kapitteltekst">
    <w:name w:val="Kapittel tekst"/>
    <w:basedOn w:val="Normal"/>
    <w:qFormat/>
    <w:rsid w:val="00395183"/>
    <w:pPr>
      <w:spacing w:line="240" w:lineRule="auto"/>
    </w:pPr>
    <w:rPr>
      <w:b/>
      <w:color w:val="FFFFFF" w:themeColor="background1"/>
      <w:sz w:val="60"/>
    </w:rPr>
  </w:style>
  <w:style w:type="paragraph" w:customStyle="1" w:styleId="Figurtekst">
    <w:name w:val="Figurtekst"/>
    <w:basedOn w:val="Normal"/>
    <w:qFormat/>
    <w:rsid w:val="0042456F"/>
    <w:pPr>
      <w:spacing w:line="240" w:lineRule="auto"/>
    </w:pPr>
    <w:rPr>
      <w:b/>
      <w:bCs/>
      <w:color w:val="FFFFFF" w:themeColor="background1"/>
      <w:sz w:val="28"/>
      <w:szCs w:val="36"/>
    </w:rPr>
  </w:style>
  <w:style w:type="paragraph" w:customStyle="1" w:styleId="Sistesidelitenoverskrift">
    <w:name w:val="Siste side liten overskrift"/>
    <w:basedOn w:val="Normal"/>
    <w:next w:val="Sistesidetekst"/>
    <w:qFormat/>
    <w:rsid w:val="009B187F"/>
    <w:pPr>
      <w:framePr w:hSpace="141" w:wrap="around" w:vAnchor="page" w:hAnchor="page" w:x="1361" w:y="3686"/>
      <w:suppressOverlap/>
    </w:pPr>
    <w:rPr>
      <w:b/>
      <w:bCs/>
      <w:color w:val="FFFFFF" w:themeColor="background1"/>
      <w:szCs w:val="28"/>
    </w:rPr>
  </w:style>
  <w:style w:type="paragraph" w:customStyle="1" w:styleId="Sistesidetekst">
    <w:name w:val="Siste side tekst"/>
    <w:basedOn w:val="Sistesidelitenoverskrift"/>
    <w:next w:val="Sistesidelitenoverskrift"/>
    <w:qFormat/>
    <w:rsid w:val="008C0E73"/>
    <w:pPr>
      <w:framePr w:wrap="around"/>
      <w:spacing w:after="300"/>
    </w:pPr>
    <w:rPr>
      <w:b w:val="0"/>
    </w:rPr>
  </w:style>
  <w:style w:type="paragraph" w:customStyle="1" w:styleId="Forord">
    <w:name w:val="Forord"/>
    <w:basedOn w:val="Overskrift1"/>
    <w:qFormat/>
    <w:rsid w:val="00E01103"/>
    <w:pPr>
      <w:numPr>
        <w:numId w:val="0"/>
      </w:numPr>
      <w:spacing w:before="1512" w:after="260"/>
    </w:pPr>
    <w:rPr>
      <w:rFonts w:ascii="Roboto Light" w:hAnsi="Roboto Light"/>
      <w:b w:val="0"/>
      <w:sz w:val="84"/>
    </w:rPr>
  </w:style>
  <w:style w:type="paragraph" w:customStyle="1" w:styleId="Hvitkobling">
    <w:name w:val="Hvit kobling"/>
    <w:basedOn w:val="Normal"/>
    <w:semiHidden/>
    <w:qFormat/>
    <w:rsid w:val="00BE5809"/>
    <w:pPr>
      <w:framePr w:hSpace="141" w:wrap="around" w:vAnchor="page" w:hAnchor="page" w:x="1361" w:y="3686"/>
      <w:spacing w:after="300"/>
      <w:suppressOverlap/>
    </w:pPr>
    <w:rPr>
      <w:bCs/>
      <w:color w:val="FFFFFF" w:themeColor="background1"/>
      <w:szCs w:val="28"/>
    </w:rPr>
  </w:style>
  <w:style w:type="character" w:customStyle="1" w:styleId="ListeavsnittTegn">
    <w:name w:val="Listeavsnitt Tegn"/>
    <w:link w:val="Listeavsnitt"/>
    <w:uiPriority w:val="34"/>
    <w:locked/>
    <w:rsid w:val="00234281"/>
    <w:rPr>
      <w:sz w:val="18"/>
    </w:rPr>
  </w:style>
  <w:style w:type="paragraph" w:customStyle="1" w:styleId="paragraph">
    <w:name w:val="paragraph"/>
    <w:basedOn w:val="Normal"/>
    <w:rsid w:val="00E54DAA"/>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paragraph" w:customStyle="1" w:styleId="pf0">
    <w:name w:val="pf0"/>
    <w:basedOn w:val="Normal"/>
    <w:rsid w:val="00E54DAA"/>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customStyle="1" w:styleId="normaltextrun">
    <w:name w:val="normaltextrun"/>
    <w:basedOn w:val="Standardskriftforavsnitt"/>
    <w:rsid w:val="00AD532B"/>
  </w:style>
  <w:style w:type="character" w:customStyle="1" w:styleId="eop">
    <w:name w:val="eop"/>
    <w:basedOn w:val="Standardskriftforavsnitt"/>
    <w:rsid w:val="002C5C37"/>
  </w:style>
  <w:style w:type="character" w:customStyle="1" w:styleId="cf01">
    <w:name w:val="cf01"/>
    <w:basedOn w:val="Standardskriftforavsnitt"/>
    <w:rsid w:val="002C5C37"/>
    <w:rPr>
      <w:rFonts w:ascii="Segoe UI" w:hAnsi="Segoe UI" w:cs="Segoe UI" w:hint="default"/>
      <w:sz w:val="18"/>
      <w:szCs w:val="18"/>
    </w:rPr>
  </w:style>
  <w:style w:type="paragraph" w:styleId="Revisjon">
    <w:name w:val="Revision"/>
    <w:hidden/>
    <w:uiPriority w:val="99"/>
    <w:semiHidden/>
    <w:rsid w:val="00E2385A"/>
    <w:pPr>
      <w:spacing w:after="0" w:line="240" w:lineRule="auto"/>
    </w:pPr>
    <w:rPr>
      <w:sz w:val="18"/>
    </w:rPr>
  </w:style>
  <w:style w:type="character" w:customStyle="1" w:styleId="ui-provider">
    <w:name w:val="ui-provider"/>
    <w:basedOn w:val="Standardskriftforavsnitt"/>
    <w:rsid w:val="002079AF"/>
  </w:style>
  <w:style w:type="paragraph" w:customStyle="1" w:styleId="xmsobodytext">
    <w:name w:val="x_msobodytext"/>
    <w:basedOn w:val="Normal"/>
    <w:rsid w:val="00A20B8C"/>
    <w:pPr>
      <w:spacing w:after="120" w:line="240" w:lineRule="auto"/>
    </w:pPr>
    <w:rPr>
      <w:rFonts w:ascii="Calibri" w:hAnsi="Calibri" w:cs="Calibri"/>
      <w:kern w:val="0"/>
      <w:sz w:val="22"/>
      <w:lang w:eastAsia="nb-NO"/>
      <w14:ligatures w14:val="none"/>
    </w:rPr>
  </w:style>
  <w:style w:type="character" w:customStyle="1" w:styleId="size">
    <w:name w:val="size"/>
    <w:basedOn w:val="Standardskriftforavsnitt"/>
    <w:rsid w:val="006A2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3742">
      <w:bodyDiv w:val="1"/>
      <w:marLeft w:val="0"/>
      <w:marRight w:val="0"/>
      <w:marTop w:val="0"/>
      <w:marBottom w:val="0"/>
      <w:divBdr>
        <w:top w:val="none" w:sz="0" w:space="0" w:color="auto"/>
        <w:left w:val="none" w:sz="0" w:space="0" w:color="auto"/>
        <w:bottom w:val="none" w:sz="0" w:space="0" w:color="auto"/>
        <w:right w:val="none" w:sz="0" w:space="0" w:color="auto"/>
      </w:divBdr>
    </w:div>
    <w:div w:id="125512953">
      <w:bodyDiv w:val="1"/>
      <w:marLeft w:val="0"/>
      <w:marRight w:val="0"/>
      <w:marTop w:val="0"/>
      <w:marBottom w:val="0"/>
      <w:divBdr>
        <w:top w:val="none" w:sz="0" w:space="0" w:color="auto"/>
        <w:left w:val="none" w:sz="0" w:space="0" w:color="auto"/>
        <w:bottom w:val="none" w:sz="0" w:space="0" w:color="auto"/>
        <w:right w:val="none" w:sz="0" w:space="0" w:color="auto"/>
      </w:divBdr>
    </w:div>
    <w:div w:id="174391679">
      <w:bodyDiv w:val="1"/>
      <w:marLeft w:val="0"/>
      <w:marRight w:val="0"/>
      <w:marTop w:val="0"/>
      <w:marBottom w:val="0"/>
      <w:divBdr>
        <w:top w:val="none" w:sz="0" w:space="0" w:color="auto"/>
        <w:left w:val="none" w:sz="0" w:space="0" w:color="auto"/>
        <w:bottom w:val="none" w:sz="0" w:space="0" w:color="auto"/>
        <w:right w:val="none" w:sz="0" w:space="0" w:color="auto"/>
      </w:divBdr>
    </w:div>
    <w:div w:id="300697077">
      <w:bodyDiv w:val="1"/>
      <w:marLeft w:val="0"/>
      <w:marRight w:val="0"/>
      <w:marTop w:val="0"/>
      <w:marBottom w:val="0"/>
      <w:divBdr>
        <w:top w:val="none" w:sz="0" w:space="0" w:color="auto"/>
        <w:left w:val="none" w:sz="0" w:space="0" w:color="auto"/>
        <w:bottom w:val="none" w:sz="0" w:space="0" w:color="auto"/>
        <w:right w:val="none" w:sz="0" w:space="0" w:color="auto"/>
      </w:divBdr>
      <w:divsChild>
        <w:div w:id="1470634742">
          <w:marLeft w:val="0"/>
          <w:marRight w:val="0"/>
          <w:marTop w:val="0"/>
          <w:marBottom w:val="0"/>
          <w:divBdr>
            <w:top w:val="none" w:sz="0" w:space="0" w:color="auto"/>
            <w:left w:val="none" w:sz="0" w:space="0" w:color="auto"/>
            <w:bottom w:val="none" w:sz="0" w:space="0" w:color="auto"/>
            <w:right w:val="none" w:sz="0" w:space="0" w:color="auto"/>
          </w:divBdr>
        </w:div>
        <w:div w:id="1775860378">
          <w:marLeft w:val="0"/>
          <w:marRight w:val="0"/>
          <w:marTop w:val="0"/>
          <w:marBottom w:val="0"/>
          <w:divBdr>
            <w:top w:val="none" w:sz="0" w:space="0" w:color="auto"/>
            <w:left w:val="none" w:sz="0" w:space="0" w:color="auto"/>
            <w:bottom w:val="none" w:sz="0" w:space="0" w:color="auto"/>
            <w:right w:val="none" w:sz="0" w:space="0" w:color="auto"/>
          </w:divBdr>
        </w:div>
      </w:divsChild>
    </w:div>
    <w:div w:id="366179292">
      <w:bodyDiv w:val="1"/>
      <w:marLeft w:val="0"/>
      <w:marRight w:val="0"/>
      <w:marTop w:val="0"/>
      <w:marBottom w:val="0"/>
      <w:divBdr>
        <w:top w:val="none" w:sz="0" w:space="0" w:color="auto"/>
        <w:left w:val="none" w:sz="0" w:space="0" w:color="auto"/>
        <w:bottom w:val="none" w:sz="0" w:space="0" w:color="auto"/>
        <w:right w:val="none" w:sz="0" w:space="0" w:color="auto"/>
      </w:divBdr>
    </w:div>
    <w:div w:id="506595593">
      <w:bodyDiv w:val="1"/>
      <w:marLeft w:val="0"/>
      <w:marRight w:val="0"/>
      <w:marTop w:val="0"/>
      <w:marBottom w:val="0"/>
      <w:divBdr>
        <w:top w:val="none" w:sz="0" w:space="0" w:color="auto"/>
        <w:left w:val="none" w:sz="0" w:space="0" w:color="auto"/>
        <w:bottom w:val="none" w:sz="0" w:space="0" w:color="auto"/>
        <w:right w:val="none" w:sz="0" w:space="0" w:color="auto"/>
      </w:divBdr>
    </w:div>
    <w:div w:id="767893188">
      <w:bodyDiv w:val="1"/>
      <w:marLeft w:val="0"/>
      <w:marRight w:val="0"/>
      <w:marTop w:val="0"/>
      <w:marBottom w:val="0"/>
      <w:divBdr>
        <w:top w:val="none" w:sz="0" w:space="0" w:color="auto"/>
        <w:left w:val="none" w:sz="0" w:space="0" w:color="auto"/>
        <w:bottom w:val="none" w:sz="0" w:space="0" w:color="auto"/>
        <w:right w:val="none" w:sz="0" w:space="0" w:color="auto"/>
      </w:divBdr>
    </w:div>
    <w:div w:id="832723134">
      <w:bodyDiv w:val="1"/>
      <w:marLeft w:val="0"/>
      <w:marRight w:val="0"/>
      <w:marTop w:val="0"/>
      <w:marBottom w:val="0"/>
      <w:divBdr>
        <w:top w:val="none" w:sz="0" w:space="0" w:color="auto"/>
        <w:left w:val="none" w:sz="0" w:space="0" w:color="auto"/>
        <w:bottom w:val="none" w:sz="0" w:space="0" w:color="auto"/>
        <w:right w:val="none" w:sz="0" w:space="0" w:color="auto"/>
      </w:divBdr>
    </w:div>
    <w:div w:id="976691161">
      <w:bodyDiv w:val="1"/>
      <w:marLeft w:val="0"/>
      <w:marRight w:val="0"/>
      <w:marTop w:val="0"/>
      <w:marBottom w:val="0"/>
      <w:divBdr>
        <w:top w:val="none" w:sz="0" w:space="0" w:color="auto"/>
        <w:left w:val="none" w:sz="0" w:space="0" w:color="auto"/>
        <w:bottom w:val="none" w:sz="0" w:space="0" w:color="auto"/>
        <w:right w:val="none" w:sz="0" w:space="0" w:color="auto"/>
      </w:divBdr>
    </w:div>
    <w:div w:id="1004477238">
      <w:bodyDiv w:val="1"/>
      <w:marLeft w:val="0"/>
      <w:marRight w:val="0"/>
      <w:marTop w:val="0"/>
      <w:marBottom w:val="0"/>
      <w:divBdr>
        <w:top w:val="none" w:sz="0" w:space="0" w:color="auto"/>
        <w:left w:val="none" w:sz="0" w:space="0" w:color="auto"/>
        <w:bottom w:val="none" w:sz="0" w:space="0" w:color="auto"/>
        <w:right w:val="none" w:sz="0" w:space="0" w:color="auto"/>
      </w:divBdr>
    </w:div>
    <w:div w:id="1062018497">
      <w:bodyDiv w:val="1"/>
      <w:marLeft w:val="0"/>
      <w:marRight w:val="0"/>
      <w:marTop w:val="0"/>
      <w:marBottom w:val="0"/>
      <w:divBdr>
        <w:top w:val="none" w:sz="0" w:space="0" w:color="auto"/>
        <w:left w:val="none" w:sz="0" w:space="0" w:color="auto"/>
        <w:bottom w:val="none" w:sz="0" w:space="0" w:color="auto"/>
        <w:right w:val="none" w:sz="0" w:space="0" w:color="auto"/>
      </w:divBdr>
    </w:div>
    <w:div w:id="1155685067">
      <w:bodyDiv w:val="1"/>
      <w:marLeft w:val="0"/>
      <w:marRight w:val="0"/>
      <w:marTop w:val="0"/>
      <w:marBottom w:val="0"/>
      <w:divBdr>
        <w:top w:val="none" w:sz="0" w:space="0" w:color="auto"/>
        <w:left w:val="none" w:sz="0" w:space="0" w:color="auto"/>
        <w:bottom w:val="none" w:sz="0" w:space="0" w:color="auto"/>
        <w:right w:val="none" w:sz="0" w:space="0" w:color="auto"/>
      </w:divBdr>
    </w:div>
    <w:div w:id="1208755526">
      <w:bodyDiv w:val="1"/>
      <w:marLeft w:val="0"/>
      <w:marRight w:val="0"/>
      <w:marTop w:val="0"/>
      <w:marBottom w:val="0"/>
      <w:divBdr>
        <w:top w:val="none" w:sz="0" w:space="0" w:color="auto"/>
        <w:left w:val="none" w:sz="0" w:space="0" w:color="auto"/>
        <w:bottom w:val="none" w:sz="0" w:space="0" w:color="auto"/>
        <w:right w:val="none" w:sz="0" w:space="0" w:color="auto"/>
      </w:divBdr>
    </w:div>
    <w:div w:id="1240096221">
      <w:bodyDiv w:val="1"/>
      <w:marLeft w:val="0"/>
      <w:marRight w:val="0"/>
      <w:marTop w:val="0"/>
      <w:marBottom w:val="0"/>
      <w:divBdr>
        <w:top w:val="none" w:sz="0" w:space="0" w:color="auto"/>
        <w:left w:val="none" w:sz="0" w:space="0" w:color="auto"/>
        <w:bottom w:val="none" w:sz="0" w:space="0" w:color="auto"/>
        <w:right w:val="none" w:sz="0" w:space="0" w:color="auto"/>
      </w:divBdr>
      <w:divsChild>
        <w:div w:id="191115242">
          <w:marLeft w:val="0"/>
          <w:marRight w:val="0"/>
          <w:marTop w:val="0"/>
          <w:marBottom w:val="0"/>
          <w:divBdr>
            <w:top w:val="none" w:sz="0" w:space="0" w:color="auto"/>
            <w:left w:val="none" w:sz="0" w:space="0" w:color="auto"/>
            <w:bottom w:val="none" w:sz="0" w:space="0" w:color="auto"/>
            <w:right w:val="none" w:sz="0" w:space="0" w:color="auto"/>
          </w:divBdr>
        </w:div>
        <w:div w:id="923337565">
          <w:marLeft w:val="0"/>
          <w:marRight w:val="0"/>
          <w:marTop w:val="0"/>
          <w:marBottom w:val="0"/>
          <w:divBdr>
            <w:top w:val="none" w:sz="0" w:space="0" w:color="auto"/>
            <w:left w:val="none" w:sz="0" w:space="0" w:color="auto"/>
            <w:bottom w:val="none" w:sz="0" w:space="0" w:color="auto"/>
            <w:right w:val="none" w:sz="0" w:space="0" w:color="auto"/>
          </w:divBdr>
        </w:div>
      </w:divsChild>
    </w:div>
    <w:div w:id="1446074435">
      <w:bodyDiv w:val="1"/>
      <w:marLeft w:val="0"/>
      <w:marRight w:val="0"/>
      <w:marTop w:val="0"/>
      <w:marBottom w:val="0"/>
      <w:divBdr>
        <w:top w:val="none" w:sz="0" w:space="0" w:color="auto"/>
        <w:left w:val="none" w:sz="0" w:space="0" w:color="auto"/>
        <w:bottom w:val="none" w:sz="0" w:space="0" w:color="auto"/>
        <w:right w:val="none" w:sz="0" w:space="0" w:color="auto"/>
      </w:divBdr>
      <w:divsChild>
        <w:div w:id="1219363786">
          <w:marLeft w:val="0"/>
          <w:marRight w:val="0"/>
          <w:marTop w:val="0"/>
          <w:marBottom w:val="0"/>
          <w:divBdr>
            <w:top w:val="none" w:sz="0" w:space="0" w:color="auto"/>
            <w:left w:val="none" w:sz="0" w:space="0" w:color="auto"/>
            <w:bottom w:val="none" w:sz="0" w:space="0" w:color="auto"/>
            <w:right w:val="none" w:sz="0" w:space="0" w:color="auto"/>
          </w:divBdr>
        </w:div>
        <w:div w:id="1627811576">
          <w:marLeft w:val="0"/>
          <w:marRight w:val="0"/>
          <w:marTop w:val="0"/>
          <w:marBottom w:val="0"/>
          <w:divBdr>
            <w:top w:val="none" w:sz="0" w:space="0" w:color="auto"/>
            <w:left w:val="none" w:sz="0" w:space="0" w:color="auto"/>
            <w:bottom w:val="none" w:sz="0" w:space="0" w:color="auto"/>
            <w:right w:val="none" w:sz="0" w:space="0" w:color="auto"/>
          </w:divBdr>
        </w:div>
      </w:divsChild>
    </w:div>
    <w:div w:id="1531256180">
      <w:bodyDiv w:val="1"/>
      <w:marLeft w:val="0"/>
      <w:marRight w:val="0"/>
      <w:marTop w:val="0"/>
      <w:marBottom w:val="0"/>
      <w:divBdr>
        <w:top w:val="none" w:sz="0" w:space="0" w:color="auto"/>
        <w:left w:val="none" w:sz="0" w:space="0" w:color="auto"/>
        <w:bottom w:val="none" w:sz="0" w:space="0" w:color="auto"/>
        <w:right w:val="none" w:sz="0" w:space="0" w:color="auto"/>
      </w:divBdr>
    </w:div>
    <w:div w:id="1628659580">
      <w:bodyDiv w:val="1"/>
      <w:marLeft w:val="0"/>
      <w:marRight w:val="0"/>
      <w:marTop w:val="0"/>
      <w:marBottom w:val="0"/>
      <w:divBdr>
        <w:top w:val="none" w:sz="0" w:space="0" w:color="auto"/>
        <w:left w:val="none" w:sz="0" w:space="0" w:color="auto"/>
        <w:bottom w:val="none" w:sz="0" w:space="0" w:color="auto"/>
        <w:right w:val="none" w:sz="0" w:space="0" w:color="auto"/>
      </w:divBdr>
    </w:div>
    <w:div w:id="1702121473">
      <w:bodyDiv w:val="1"/>
      <w:marLeft w:val="0"/>
      <w:marRight w:val="0"/>
      <w:marTop w:val="0"/>
      <w:marBottom w:val="0"/>
      <w:divBdr>
        <w:top w:val="none" w:sz="0" w:space="0" w:color="auto"/>
        <w:left w:val="none" w:sz="0" w:space="0" w:color="auto"/>
        <w:bottom w:val="none" w:sz="0" w:space="0" w:color="auto"/>
        <w:right w:val="none" w:sz="0" w:space="0" w:color="auto"/>
      </w:divBdr>
    </w:div>
    <w:div w:id="1934778969">
      <w:bodyDiv w:val="1"/>
      <w:marLeft w:val="0"/>
      <w:marRight w:val="0"/>
      <w:marTop w:val="0"/>
      <w:marBottom w:val="0"/>
      <w:divBdr>
        <w:top w:val="none" w:sz="0" w:space="0" w:color="auto"/>
        <w:left w:val="none" w:sz="0" w:space="0" w:color="auto"/>
        <w:bottom w:val="none" w:sz="0" w:space="0" w:color="auto"/>
        <w:right w:val="none" w:sz="0" w:space="0" w:color="auto"/>
      </w:divBdr>
    </w:div>
    <w:div w:id="209250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ykehuspartner.no/om-oss/Satsningsomrader-og-prosjekter/regionale-ikt-prosjekter/nasjonal-losning-for-multimonitor-i-helse-sor-ost/" TargetMode="External"/><Relationship Id="rId21" Type="http://schemas.openxmlformats.org/officeDocument/2006/relationships/image" Target="media/image7.png"/><Relationship Id="rId42" Type="http://schemas.openxmlformats.org/officeDocument/2006/relationships/hyperlink" Target="https://www.nhn.no/tjenester/helsenorge/informasjon-per-malgruppe/helsenorge-for-kommuner/kommunale-helse-og-omsorgstjenester" TargetMode="External"/><Relationship Id="rId63" Type="http://schemas.openxmlformats.org/officeDocument/2006/relationships/hyperlink" Target="https://www.nhn.no/nyheter/nye-nasjonale-e-helsetjenester-finansieres-av-norsk-helsenett" TargetMode="External"/><Relationship Id="rId84" Type="http://schemas.openxmlformats.org/officeDocument/2006/relationships/hyperlink" Target="https://www.digdir.no/digital-identitet/hva-er-elektronisk-identitet-eid/4698" TargetMode="External"/><Relationship Id="rId138" Type="http://schemas.openxmlformats.org/officeDocument/2006/relationships/image" Target="media/image49.png"/><Relationship Id="rId159" Type="http://schemas.openxmlformats.org/officeDocument/2006/relationships/image" Target="media/image57.png"/><Relationship Id="rId170" Type="http://schemas.openxmlformats.org/officeDocument/2006/relationships/image" Target="media/image63.png"/><Relationship Id="rId191" Type="http://schemas.openxmlformats.org/officeDocument/2006/relationships/hyperlink" Target="https://helsedata.no/" TargetMode="External"/><Relationship Id="rId205" Type="http://schemas.openxmlformats.org/officeDocument/2006/relationships/image" Target="media/image79.png"/><Relationship Id="rId226" Type="http://schemas.openxmlformats.org/officeDocument/2006/relationships/hyperlink" Target="https://www.helsedirektoratet.no/digitalisering-og-e-helse/helseteknologiordningen" TargetMode="External"/><Relationship Id="rId107" Type="http://schemas.openxmlformats.org/officeDocument/2006/relationships/image" Target="media/image36.png"/><Relationship Id="rId11" Type="http://schemas.openxmlformats.org/officeDocument/2006/relationships/endnotes" Target="endnotes.xml"/><Relationship Id="rId32" Type="http://schemas.microsoft.com/office/2016/09/relationships/commentsIds" Target="commentsIds.xml"/><Relationship Id="rId53" Type="http://schemas.openxmlformats.org/officeDocument/2006/relationships/hyperlink" Target="https://www.helsenorge.no/fullmakt/" TargetMode="External"/><Relationship Id="rId74" Type="http://schemas.openxmlformats.org/officeDocument/2006/relationships/image" Target="media/image25.png"/><Relationship Id="rId128" Type="http://schemas.openxmlformats.org/officeDocument/2006/relationships/image" Target="media/image46.png"/><Relationship Id="rId149" Type="http://schemas.openxmlformats.org/officeDocument/2006/relationships/image" Target="media/image53.png"/><Relationship Id="rId5" Type="http://schemas.openxmlformats.org/officeDocument/2006/relationships/customXml" Target="../customXml/item5.xml"/><Relationship Id="rId95" Type="http://schemas.openxmlformats.org/officeDocument/2006/relationships/hyperlink" Target="https://www.regjeringen.no/contentassets/4e5d9e6c63d24cd7bdab5d8c58d8adc4/no/pdfs/stm202320240009000dddpdfs.pdf" TargetMode="External"/><Relationship Id="rId160" Type="http://schemas.openxmlformats.org/officeDocument/2006/relationships/hyperlink" Target="https://www.helsedirektoratet.no/forebygging-diagnose-og-behandling/organisering-og-tjenestetilbud/velferdsteknologi-og-digital-hjemmeoppfolging/pasientens-maledata" TargetMode="External"/><Relationship Id="rId181" Type="http://schemas.openxmlformats.org/officeDocument/2006/relationships/hyperlink" Target="https://www.helsedirektoratet.no/digitalisering-og-e-helse/kunstig-intelligens" TargetMode="External"/><Relationship Id="rId216" Type="http://schemas.openxmlformats.org/officeDocument/2006/relationships/hyperlink" Target="https://tehdas.eu/" TargetMode="External"/><Relationship Id="rId22" Type="http://schemas.openxmlformats.org/officeDocument/2006/relationships/image" Target="media/image8.svg"/><Relationship Id="rId27" Type="http://schemas.openxmlformats.org/officeDocument/2006/relationships/hyperlink" Target="https://www.helsedirektoratet.no/digitalisering-og-e-helse/nasjonal-e-helsestrategi/mal-1-aktiv-medvirkning-i-egen-og-naeres-helse" TargetMode="External"/><Relationship Id="rId43" Type="http://schemas.openxmlformats.org/officeDocument/2006/relationships/hyperlink" Target="https://www.nhn.no/tjenester/helsenorge/informasjon-per-malgruppe/helsenorge-for-kommuner/kommunale-helse-og-omsorgstjenester" TargetMode="External"/><Relationship Id="rId48" Type="http://schemas.openxmlformats.org/officeDocument/2006/relationships/hyperlink" Target="https://www.regjeringen.no/no/aktuelt/snart-kan-alle-innbyggerne-fa-videokonsultasjon-hos-fastlege/id3141698/" TargetMode="External"/><Relationship Id="rId64" Type="http://schemas.openxmlformats.org/officeDocument/2006/relationships/image" Target="media/image21.png"/><Relationship Id="rId69" Type="http://schemas.openxmlformats.org/officeDocument/2006/relationships/image" Target="media/image24.png"/><Relationship Id="rId113" Type="http://schemas.openxmlformats.org/officeDocument/2006/relationships/image" Target="media/image39.png"/><Relationship Id="rId118" Type="http://schemas.openxmlformats.org/officeDocument/2006/relationships/image" Target="media/image42.png"/><Relationship Id="rId134" Type="http://schemas.openxmlformats.org/officeDocument/2006/relationships/hyperlink" Target="https://www.helsedirektoratet.no/digitalisering-og-e-helse/nasjonal-e-helseportefolje/tiltak-i-nasjonal-e-helseportefolje/myhealth-eu-ks" TargetMode="External"/><Relationship Id="rId139" Type="http://schemas.openxmlformats.org/officeDocument/2006/relationships/image" Target="media/image50.png"/><Relationship Id="rId80" Type="http://schemas.openxmlformats.org/officeDocument/2006/relationships/image" Target="media/image28.png"/><Relationship Id="rId85" Type="http://schemas.openxmlformats.org/officeDocument/2006/relationships/image" Target="media/image29.png"/><Relationship Id="rId150" Type="http://schemas.openxmlformats.org/officeDocument/2006/relationships/hyperlink" Target="https://www.helsedirektoratet.no/digitalisering-og-e-helse/pasientens-journaldokumenter-pjd/dokumenttyper-som-kan-deles-i-pasientens-journaldokumenter" TargetMode="External"/><Relationship Id="rId155" Type="http://schemas.openxmlformats.org/officeDocument/2006/relationships/image" Target="media/image55.png"/><Relationship Id="rId171" Type="http://schemas.openxmlformats.org/officeDocument/2006/relationships/image" Target="media/image64.png"/><Relationship Id="rId176" Type="http://schemas.openxmlformats.org/officeDocument/2006/relationships/hyperlink" Target="https://www.sykehuspartner.no/om-oss/Satsningsomrader-og-prosjekter/regionale-ikt-prosjekter/regelmessig-netthinneundersokelse-for-diabetisk-retinopati/" TargetMode="External"/><Relationship Id="rId192" Type="http://schemas.openxmlformats.org/officeDocument/2006/relationships/hyperlink" Target="https://streamlex.eu/articles/ehds-en-art-51/" TargetMode="External"/><Relationship Id="rId197" Type="http://schemas.openxmlformats.org/officeDocument/2006/relationships/image" Target="media/image74.png"/><Relationship Id="rId206" Type="http://schemas.openxmlformats.org/officeDocument/2006/relationships/image" Target="media/image80.png"/><Relationship Id="rId227" Type="http://schemas.openxmlformats.org/officeDocument/2006/relationships/image" Target="media/image89.png"/><Relationship Id="rId201" Type="http://schemas.openxmlformats.org/officeDocument/2006/relationships/image" Target="media/image77.png"/><Relationship Id="rId222" Type="http://schemas.openxmlformats.org/officeDocument/2006/relationships/hyperlink" Target="https://www.helsedirektoratet.no/tema/digital-deling-av-helseopplysninger" TargetMode="External"/><Relationship Id="rId12" Type="http://schemas.openxmlformats.org/officeDocument/2006/relationships/hyperlink" Target="https://www.helsedirektoratet.no/digitalisering-og-e-helse/nasjonal-e-helsestrategi" TargetMode="External"/><Relationship Id="rId17" Type="http://schemas.openxmlformats.org/officeDocument/2006/relationships/image" Target="media/image3.png"/><Relationship Id="rId33" Type="http://schemas.microsoft.com/office/2018/08/relationships/commentsExtensible" Target="commentsExtensible.xml"/><Relationship Id="rId38" Type="http://schemas.openxmlformats.org/officeDocument/2006/relationships/hyperlink" Target="https://www.nhn.no/tjenester/Pasientens-rekvisisjoner/om-tjenesten" TargetMode="External"/><Relationship Id="rId59" Type="http://schemas.openxmlformats.org/officeDocument/2006/relationships/hyperlink" Target="https://app.powerbi.com/view?r=eyJrIjoiOWYzMmNlM2YtMDM3NC00ZjQ0LTk5M2EtZTNhMWZiNzU3NzdmIiwidCI6ImUzZGFjNGIzLTliMGItNGY0MS04NjIzLTkzOTJkMGQ1NjZkYyIsImMiOjh9&amp;pageName=ReportSection01fc6e892e65924da4c0" TargetMode="External"/><Relationship Id="rId103" Type="http://schemas.openxmlformats.org/officeDocument/2006/relationships/hyperlink" Target="https://www.sykehuspartner.no/om-oss/Satsningsomrader-og-prosjekter/regionale-ikt-prosjekter/digital-patologi/" TargetMode="External"/><Relationship Id="rId108" Type="http://schemas.openxmlformats.org/officeDocument/2006/relationships/image" Target="media/image37.png"/><Relationship Id="rId124" Type="http://schemas.openxmlformats.org/officeDocument/2006/relationships/image" Target="media/image45.png"/><Relationship Id="rId129" Type="http://schemas.openxmlformats.org/officeDocument/2006/relationships/hyperlink" Target="https://www.nhn.no/tjenester/sentralforskrivningsmodul/sfm-leverandoroversikt" TargetMode="External"/><Relationship Id="rId54" Type="http://schemas.openxmlformats.org/officeDocument/2006/relationships/image" Target="media/image16.png"/><Relationship Id="rId70" Type="http://schemas.openxmlformats.org/officeDocument/2006/relationships/hyperlink" Target="https://www.helse-sorost.no/4add7a/contentassets/bcf8682f1f24419cb4a6ba14e4ee3ebd/felles-plan-2024---ikt-utvikling-og-digitalisering---universelt-utformet.pdf" TargetMode="External"/><Relationship Id="rId75" Type="http://schemas.openxmlformats.org/officeDocument/2006/relationships/image" Target="media/image26.png"/><Relationship Id="rId91" Type="http://schemas.openxmlformats.org/officeDocument/2006/relationships/hyperlink" Target="https://www.regjeringen.no/no/dokumenter/meld.-st.-9-20232024/id3027594/?ch=9" TargetMode="External"/><Relationship Id="rId96" Type="http://schemas.openxmlformats.org/officeDocument/2006/relationships/hyperlink" Target="https://www.ks.no/fagomrader/digitalisering/felleslosninger/digitalisering-i-helse-og-omsorgsektoren-e-helse/felles-rammer-og-anbefalinger-ved-anskaffelser/" TargetMode="External"/><Relationship Id="rId140" Type="http://schemas.openxmlformats.org/officeDocument/2006/relationships/hyperlink" Target="https://www.helsedirektoratet.no/digitalisering-og-e-helse/pasientens-legemiddelliste" TargetMode="External"/><Relationship Id="rId145" Type="http://schemas.openxmlformats.org/officeDocument/2006/relationships/image" Target="media/image51.png"/><Relationship Id="rId161" Type="http://schemas.openxmlformats.org/officeDocument/2006/relationships/hyperlink" Target="https://www.helsedirektoratet.no/digitalisering-og-e-helse/reguleringsplanen/krav-og-anbefalinger/pasientens-maledata" TargetMode="External"/><Relationship Id="rId166" Type="http://schemas.openxmlformats.org/officeDocument/2006/relationships/image" Target="media/image59.png"/><Relationship Id="rId182" Type="http://schemas.openxmlformats.org/officeDocument/2006/relationships/image" Target="media/image66.png"/><Relationship Id="rId187" Type="http://schemas.openxmlformats.org/officeDocument/2006/relationships/hyperlink" Target="https://www.fhi.no/va/sysvak/om-sysvak/" TargetMode="External"/><Relationship Id="rId217" Type="http://schemas.openxmlformats.org/officeDocument/2006/relationships/hyperlink" Target="https://quantumproject.eu/" TargetMode="External"/><Relationship Id="rId1" Type="http://schemas.openxmlformats.org/officeDocument/2006/relationships/customXml" Target="../customXml/item1.xml"/><Relationship Id="rId6" Type="http://schemas.openxmlformats.org/officeDocument/2006/relationships/numbering" Target="numbering.xml"/><Relationship Id="rId212" Type="http://schemas.openxmlformats.org/officeDocument/2006/relationships/hyperlink" Target="https://ec.europa.eu/commission/presscorner/api/files/attachment/878490/Factsheet%20European%20Health%20Data%20Space_EN.pdf" TargetMode="External"/><Relationship Id="rId233" Type="http://schemas.openxmlformats.org/officeDocument/2006/relationships/theme" Target="theme/theme1.xml"/><Relationship Id="rId23" Type="http://schemas.openxmlformats.org/officeDocument/2006/relationships/image" Target="media/image9.png"/><Relationship Id="rId28" Type="http://schemas.openxmlformats.org/officeDocument/2006/relationships/image" Target="media/image13.png"/><Relationship Id="rId49" Type="http://schemas.openxmlformats.org/officeDocument/2006/relationships/hyperlink" Target="https://www.helse-nord.no/digitale-pasienttjenester/" TargetMode="External"/><Relationship Id="rId114" Type="http://schemas.openxmlformats.org/officeDocument/2006/relationships/image" Target="media/image40.png"/><Relationship Id="rId119" Type="http://schemas.openxmlformats.org/officeDocument/2006/relationships/hyperlink" Target="https://www.sykehuspartner.no/om-oss/Satsningsomrader-og-prosjekter/regionale-ikt-prosjekter/nasjonal-ikt-losning-for-amk-i-helse-sor-ost/" TargetMode="External"/><Relationship Id="rId44" Type="http://schemas.openxmlformats.org/officeDocument/2006/relationships/hyperlink" Target="https://www.nhn.no/tjenester/helsenorge/informasjon-per-malgruppe/helsenorge-for-kommuner/helsestasjons-og-skolehelsetjenesten" TargetMode="External"/><Relationship Id="rId60" Type="http://schemas.openxmlformats.org/officeDocument/2006/relationships/hyperlink" Target="https://www.ks.no/fagomrader/digitalisering/felleslosninger/digitalisering-i-helse-og-omsorgsektoren-e-helse/innforing-av-helseteknologi2/digihelsestasjon/" TargetMode="External"/><Relationship Id="rId65" Type="http://schemas.openxmlformats.org/officeDocument/2006/relationships/image" Target="media/image22.png"/><Relationship Id="rId81" Type="http://schemas.openxmlformats.org/officeDocument/2006/relationships/hyperlink" Target="https://www.digdir.no/sammenhengende-tjenester/darlig-brukskvalitet-i-digitale-tjenester-skaper-digitalt-utenforskap/4730" TargetMode="External"/><Relationship Id="rId86" Type="http://schemas.openxmlformats.org/officeDocument/2006/relationships/image" Target="media/image30.png"/><Relationship Id="rId130" Type="http://schemas.openxmlformats.org/officeDocument/2006/relationships/hyperlink" Target="https://www.ehelse.no/nasjonal-e-helseportefolje/tiltak-i-nasjonal-e-helseportefolje/epj-loftet" TargetMode="External"/><Relationship Id="rId135" Type="http://schemas.openxmlformats.org/officeDocument/2006/relationships/image" Target="media/image48.png"/><Relationship Id="rId151" Type="http://schemas.openxmlformats.org/officeDocument/2006/relationships/hyperlink" Target="https://www.helsedirektoratet.no/digitalisering-og-e-helse/pasientens-journaldokumenter-pjd/maling-evaluering-og-nyttevurderinger" TargetMode="External"/><Relationship Id="rId156" Type="http://schemas.openxmlformats.org/officeDocument/2006/relationships/hyperlink" Target="https://www.helsedirektoratet.no/digitalisering-og-e-helse/kritisk-informasjon-i-kjernejournal" TargetMode="External"/><Relationship Id="rId177" Type="http://schemas.openxmlformats.org/officeDocument/2006/relationships/hyperlink" Target="https://www.sykehuspartner.no/om-oss/Satsningsomrader-og-prosjekter/regionale-ikt-prosjekter/ki-for-tale-til-sammendrag/" TargetMode="External"/><Relationship Id="rId198" Type="http://schemas.openxmlformats.org/officeDocument/2006/relationships/image" Target="media/image75.png"/><Relationship Id="rId172" Type="http://schemas.openxmlformats.org/officeDocument/2006/relationships/hyperlink" Target="https://www.helse-vest.no/nyheiter/nyheiter-2024/brukar-ki-for-a-diagnostisere-beinbrot?trk=public_post_comment-text" TargetMode="External"/><Relationship Id="rId193" Type="http://schemas.openxmlformats.org/officeDocument/2006/relationships/image" Target="media/image70.png"/><Relationship Id="rId202" Type="http://schemas.openxmlformats.org/officeDocument/2006/relationships/image" Target="media/image78.png"/><Relationship Id="rId207" Type="http://schemas.openxmlformats.org/officeDocument/2006/relationships/image" Target="media/image81.png"/><Relationship Id="rId223" Type="http://schemas.openxmlformats.org/officeDocument/2006/relationships/image" Target="media/image87.png"/><Relationship Id="rId22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4.svg"/><Relationship Id="rId39" Type="http://schemas.openxmlformats.org/officeDocument/2006/relationships/image" Target="media/image14.png"/><Relationship Id="rId109" Type="http://schemas.openxmlformats.org/officeDocument/2006/relationships/hyperlink" Target="https://www.helsedirektoratet.no/digitalisering-og-e-helse/plan-for-digitalisering-pa-legemiddelomradet" TargetMode="External"/><Relationship Id="rId34" Type="http://schemas.openxmlformats.org/officeDocument/2006/relationships/hyperlink" Target="https://www.helsedirektoratet.no/digitalisering-og-e-helse/pasientens-journaldokumenter-pjd/om-pasientens-journaldokumenter" TargetMode="External"/><Relationship Id="rId50" Type="http://schemas.openxmlformats.org/officeDocument/2006/relationships/hyperlink" Target="https://www.sykehuspartner.no/om-oss/Satsningsomrader-og-prosjekter/regionale-ikt-prosjekter/digitale-innbyggertjenester-mine-timeavtaler/" TargetMode="External"/><Relationship Id="rId55" Type="http://schemas.openxmlformats.org/officeDocument/2006/relationships/hyperlink" Target="https://www.helsedirektoratet.no/rundskriv/pasient-og-brukerrettighetsloven-med-kommentarer/rett-til-journalinnsyn" TargetMode="External"/><Relationship Id="rId76" Type="http://schemas.openxmlformats.org/officeDocument/2006/relationships/hyperlink" Target="https://www.helsenorge.no/ungdom/" TargetMode="External"/><Relationship Id="rId97" Type="http://schemas.openxmlformats.org/officeDocument/2006/relationships/hyperlink" Target="https://novari.no/prosjekter/prosjekt-z/" TargetMode="External"/><Relationship Id="rId104" Type="http://schemas.openxmlformats.org/officeDocument/2006/relationships/hyperlink" Target="https://www.sykehuspartner.no/om-oss/Satsningsomrader-og-prosjekter/regionale-ikt-prosjekter/regional-losning-for-blodbank/" TargetMode="External"/><Relationship Id="rId120" Type="http://schemas.openxmlformats.org/officeDocument/2006/relationships/hyperlink" Target="https://www.hdo.no/kak/" TargetMode="External"/><Relationship Id="rId125" Type="http://schemas.openxmlformats.org/officeDocument/2006/relationships/hyperlink" Target="https://www.helsedirektoratet.no/digitalisering-og-e-helse/pasientens-legemiddelliste" TargetMode="External"/><Relationship Id="rId141" Type="http://schemas.openxmlformats.org/officeDocument/2006/relationships/hyperlink" Target="https://www.helse-sorost.no/4ac1d6/siteassets/documents/styret/styremoter/2025/11/137-2025-vedlegg-felles-plan-2025.pdf" TargetMode="External"/><Relationship Id="rId146" Type="http://schemas.openxmlformats.org/officeDocument/2006/relationships/image" Target="media/image52.png"/><Relationship Id="rId167" Type="http://schemas.openxmlformats.org/officeDocument/2006/relationships/image" Target="media/image60.png"/><Relationship Id="rId188" Type="http://schemas.openxmlformats.org/officeDocument/2006/relationships/image" Target="media/image68.png"/><Relationship Id="rId7" Type="http://schemas.openxmlformats.org/officeDocument/2006/relationships/styles" Target="styles.xml"/><Relationship Id="rId71" Type="http://schemas.openxmlformats.org/officeDocument/2006/relationships/hyperlink" Target="https://www.ebehandling.no/" TargetMode="External"/><Relationship Id="rId92" Type="http://schemas.openxmlformats.org/officeDocument/2006/relationships/hyperlink" Target="https://www.helse-sorost.no/nyheter/tar-i-bruk-journal-pa-mobil/" TargetMode="External"/><Relationship Id="rId162" Type="http://schemas.openxmlformats.org/officeDocument/2006/relationships/hyperlink" Target="https://www.helsedirektoratet.no/digitalisering-og-e-helse/nasjonal-e-helseportefolje/tiltak-i-nasjonal-e-helseportefolje/myhealth-eu-ks" TargetMode="External"/><Relationship Id="rId183" Type="http://schemas.openxmlformats.org/officeDocument/2006/relationships/image" Target="media/image67.png"/><Relationship Id="rId213" Type="http://schemas.openxmlformats.org/officeDocument/2006/relationships/hyperlink" Target="https://health.ec.europa.eu/ehealth-digital-health-and-care/digital-health-and-care/eu-cooperation/ehealth-network_en" TargetMode="External"/><Relationship Id="rId218" Type="http://schemas.openxmlformats.org/officeDocument/2006/relationships/hyperlink" Target="https://www.helsedirektoratet.no/om-oss/forsoksordninger-og-prosjekter/fair-secure-provision-and-use-of-health-data-in-norway-spuhin" TargetMode="External"/><Relationship Id="rId234" Type="http://schemas.microsoft.com/office/2019/05/relationships/documenttasks" Target="documenttasks/documenttasks1.xml"/><Relationship Id="rId2" Type="http://schemas.openxmlformats.org/officeDocument/2006/relationships/customXml" Target="../customXml/item2.xml"/><Relationship Id="rId29" Type="http://schemas.openxmlformats.org/officeDocument/2006/relationships/hyperlink" Target="https://www.helsedirektoratet.no/digitalisering-og-e-helse/prinsipper-for-innbyggertjenester" TargetMode="External"/><Relationship Id="rId24" Type="http://schemas.openxmlformats.org/officeDocument/2006/relationships/image" Target="media/image10.svg"/><Relationship Id="rId40" Type="http://schemas.openxmlformats.org/officeDocument/2006/relationships/hyperlink" Target="https://www.helsedirektoratet.no/rapporter/innbyggerundersokelsen-om-digitalisering-i-helse-og-omsorgstjenesten-2025-bruk-av-holdninger-til-og-tilfredshet-med-digitale-helsetjenester" TargetMode="External"/><Relationship Id="rId45" Type="http://schemas.openxmlformats.org/officeDocument/2006/relationships/hyperlink" Target="https://www.nhn.no/tjenester/helsenorge/informasjon-per-malgruppe/helsenorge-for-kommuner/helsestasjons-og-skolehelsetjenesten" TargetMode="External"/><Relationship Id="rId66" Type="http://schemas.openxmlformats.org/officeDocument/2006/relationships/hyperlink" Target="https://www.helsenorge.no/verktoy/om/" TargetMode="External"/><Relationship Id="rId87" Type="http://schemas.openxmlformats.org/officeDocument/2006/relationships/hyperlink" Target="https://www.nhn.no/tjenester/digitalt-helsekort-for-gravide" TargetMode="External"/><Relationship Id="rId110" Type="http://schemas.openxmlformats.org/officeDocument/2006/relationships/hyperlink" Target="https://www.helsedirektoratet.no/digitalisering-og-e-helse/plan-for-digitalisering-pa-legemiddelomradet/kunnskapsgrunnlag-for-plan-for-digitalisering-pa-legemiddelomradet" TargetMode="External"/><Relationship Id="rId115" Type="http://schemas.openxmlformats.org/officeDocument/2006/relationships/hyperlink" Target="https://www.regjeringen.no/contentassets/438ae59dbd794286839a92259d07b59d/no/pdfs/stm202420250023000dddpdfs.pdf" TargetMode="External"/><Relationship Id="rId131" Type="http://schemas.openxmlformats.org/officeDocument/2006/relationships/hyperlink" Target="https://www.helsedirektoratet.no/digitalisering-og-e-helse/nasjonal-e-helseportefolje/tiltak-i-nasjonal-e-helseportefolje/pasientens-legemiddelliste-norsk-helsenett" TargetMode="External"/><Relationship Id="rId136" Type="http://schemas.openxmlformats.org/officeDocument/2006/relationships/hyperlink" Target="https://www.nhn.no/tjenester/sentralforskrivningsmodul" TargetMode="External"/><Relationship Id="rId157" Type="http://schemas.openxmlformats.org/officeDocument/2006/relationships/image" Target="media/image56.png"/><Relationship Id="rId178" Type="http://schemas.openxmlformats.org/officeDocument/2006/relationships/hyperlink" Target="https://www.helse-midt.no/nyheter/2026/regional-strategi-for-kunstig-intelligens-innen-helse/" TargetMode="External"/><Relationship Id="rId61" Type="http://schemas.openxmlformats.org/officeDocument/2006/relationships/image" Target="media/image19.png"/><Relationship Id="rId82" Type="http://schemas.openxmlformats.org/officeDocument/2006/relationships/hyperlink" Target="https://www.bufdir.no/prosjekter/tilgang-til-digitale-tjenester-for-fosterforeldre/" TargetMode="External"/><Relationship Id="rId152" Type="http://schemas.openxmlformats.org/officeDocument/2006/relationships/image" Target="media/image54.png"/><Relationship Id="rId173" Type="http://schemas.openxmlformats.org/officeDocument/2006/relationships/hyperlink" Target="https://www.helse-mr.no/fag-og-forsking/forsking-og-innovasjon/forskingsnyheiter/atter-ein-suksess-med-kunstig-intelligens-i-stralebehandlinga2/" TargetMode="External"/><Relationship Id="rId194" Type="http://schemas.openxmlformats.org/officeDocument/2006/relationships/image" Target="media/image71.png"/><Relationship Id="rId199" Type="http://schemas.openxmlformats.org/officeDocument/2006/relationships/image" Target="media/image76.png"/><Relationship Id="rId203" Type="http://schemas.openxmlformats.org/officeDocument/2006/relationships/hyperlink" Target="https://ec.europa.eu/digital-building-blocks/sites/pages/viewpage.action?pageId=592643692" TargetMode="External"/><Relationship Id="rId208" Type="http://schemas.openxmlformats.org/officeDocument/2006/relationships/image" Target="media/image82.png"/><Relationship Id="rId229" Type="http://schemas.openxmlformats.org/officeDocument/2006/relationships/header" Target="header1.xml"/><Relationship Id="rId19" Type="http://schemas.openxmlformats.org/officeDocument/2006/relationships/image" Target="media/image5.png"/><Relationship Id="rId224" Type="http://schemas.openxmlformats.org/officeDocument/2006/relationships/image" Target="media/image88.png"/><Relationship Id="rId14" Type="http://schemas.openxmlformats.org/officeDocument/2006/relationships/hyperlink" Target="https://www.helsedirektoratet.no/statistikk/strategiske-indikatorer-for-nasjonal-e-helsestrategi" TargetMode="External"/><Relationship Id="rId30" Type="http://schemas.openxmlformats.org/officeDocument/2006/relationships/comments" Target="comments.xml"/><Relationship Id="rId35" Type="http://schemas.openxmlformats.org/officeDocument/2006/relationships/hyperlink" Target="https://www.helsedirektoratet.no/digitalisering-og-e-helse/pasientens-legemiddelliste" TargetMode="External"/><Relationship Id="rId56" Type="http://schemas.openxmlformats.org/officeDocument/2006/relationships/image" Target="media/image17.png"/><Relationship Id="rId77" Type="http://schemas.openxmlformats.org/officeDocument/2006/relationships/hyperlink" Target="https://www.digiung.no/digi-helsestasjon" TargetMode="External"/><Relationship Id="rId100" Type="http://schemas.openxmlformats.org/officeDocument/2006/relationships/hyperlink" Target="https://www.regjeringen.no/contentassets/5c0c19bf918b4cbcb4dc595748ed205a/analyse-av-fordeler-og-ulemper-ved-helseplattformen.pdf" TargetMode="External"/><Relationship Id="rId105" Type="http://schemas.openxmlformats.org/officeDocument/2006/relationships/hyperlink" Target="https://www.sykehuspartner.no/om-oss/Satsningsomrader-og-prosjekter/regionale-ikt-prosjekter/regional-losning-for-blodbank/" TargetMode="External"/><Relationship Id="rId126" Type="http://schemas.openxmlformats.org/officeDocument/2006/relationships/hyperlink" Target="https://www.helsedirektoratet.no/digitalisering-og-e-helse/reguleringsplanen/krav-og-anbefalinger/pasientens-legemiddelliste" TargetMode="External"/><Relationship Id="rId147" Type="http://schemas.openxmlformats.org/officeDocument/2006/relationships/hyperlink" Target="https://www.regjeringen.no/no/dokumenter/meld.-st.-9-20232024/id3027594/?ch=9" TargetMode="External"/><Relationship Id="rId168" Type="http://schemas.openxmlformats.org/officeDocument/2006/relationships/image" Target="media/image61.png"/><Relationship Id="rId8" Type="http://schemas.openxmlformats.org/officeDocument/2006/relationships/settings" Target="settings.xml"/><Relationship Id="rId51" Type="http://schemas.openxmlformats.org/officeDocument/2006/relationships/hyperlink" Target="https://www.helse-nord.no/digitale-pasienttjenester/infoside-digitale-pasientskjema/" TargetMode="External"/><Relationship Id="rId72" Type="http://schemas.openxmlformats.org/officeDocument/2006/relationships/hyperlink" Target="https://www.helse-bergen.no/ebehandling/om-emeistring/" TargetMode="External"/><Relationship Id="rId93" Type="http://schemas.openxmlformats.org/officeDocument/2006/relationships/hyperlink" Target="https://www.helsedirektoratet.no/om-oss/forsoksordninger-og-prosjekter/epj-loftet" TargetMode="External"/><Relationship Id="rId98" Type="http://schemas.openxmlformats.org/officeDocument/2006/relationships/image" Target="media/image34.png"/><Relationship Id="rId121" Type="http://schemas.openxmlformats.org/officeDocument/2006/relationships/image" Target="media/image43.png"/><Relationship Id="rId142" Type="http://schemas.openxmlformats.org/officeDocument/2006/relationships/hyperlink" Target="https://www.helse-nord.no/pll-i-nord/" TargetMode="External"/><Relationship Id="rId163" Type="http://schemas.openxmlformats.org/officeDocument/2006/relationships/hyperlink" Target="https://www.helsedirektoratet.no/digitalisering-og-e-helse/nasjonal-e-helseportefolje/tiltak-i-nasjonal-e-helseportefolje/pasientens-maledata-helsedirektoratet" TargetMode="External"/><Relationship Id="rId184" Type="http://schemas.openxmlformats.org/officeDocument/2006/relationships/hyperlink" Target="https://www.helsedirektoratet.no/veiledere/godkjenning-av-medisinske-kvalitetsregistre-for-nasjonal-status" TargetMode="External"/><Relationship Id="rId189" Type="http://schemas.openxmlformats.org/officeDocument/2006/relationships/hyperlink" Target="https://www.helsedirektoratet.no/digitalisering-og-e-helse/nasjonal-e-helseportefolje/tiltak-i-nasjonal-e-helseportefolje/rikere-helseregistre" TargetMode="External"/><Relationship Id="rId219" Type="http://schemas.openxmlformats.org/officeDocument/2006/relationships/hyperlink" Target="https://nortre.no/" TargetMode="External"/><Relationship Id="rId3" Type="http://schemas.openxmlformats.org/officeDocument/2006/relationships/customXml" Target="../customXml/item3.xml"/><Relationship Id="rId214" Type="http://schemas.openxmlformats.org/officeDocument/2006/relationships/hyperlink" Target="https://www.xt-ehr.eu/" TargetMode="External"/><Relationship Id="rId230" Type="http://schemas.openxmlformats.org/officeDocument/2006/relationships/fontTable" Target="fontTable.xml"/><Relationship Id="rId25" Type="http://schemas.openxmlformats.org/officeDocument/2006/relationships/image" Target="media/image11.png"/><Relationship Id="rId46" Type="http://schemas.openxmlformats.org/officeDocument/2006/relationships/hyperlink" Target="https://www.nhn.no/tjenester/helsenorge/informasjon-per-malgruppe/helsenorge-for-kommuner/helsestasjons-og-skolehelsetjenesten" TargetMode="External"/><Relationship Id="rId67" Type="http://schemas.openxmlformats.org/officeDocument/2006/relationships/image" Target="media/image23.png"/><Relationship Id="rId116" Type="http://schemas.openxmlformats.org/officeDocument/2006/relationships/image" Target="media/image41.png"/><Relationship Id="rId137" Type="http://schemas.openxmlformats.org/officeDocument/2006/relationships/hyperlink" Target="https://www.helsedirektoratet.no/digitalisering-og-e-helse/nasjonal-e-helseportefolje/tiltak-i-nasjonal-e-helseportefolje/pasientens-legemiddelliste-norsk-helsenett" TargetMode="External"/><Relationship Id="rId158" Type="http://schemas.openxmlformats.org/officeDocument/2006/relationships/hyperlink" Target="https://www.helsedirektoratet.no/digitalisering-og-e-helse/pasientens-provesvar" TargetMode="External"/><Relationship Id="rId20" Type="http://schemas.openxmlformats.org/officeDocument/2006/relationships/image" Target="media/image6.svg"/><Relationship Id="rId41" Type="http://schemas.openxmlformats.org/officeDocument/2006/relationships/hyperlink" Target="https://www.nhn.no/tjenester/helsenorge/informasjon-per-malgruppe/helsenorge-for-kommuner/kommunale-helse-og-omsorgstjenester" TargetMode="External"/><Relationship Id="rId62" Type="http://schemas.openxmlformats.org/officeDocument/2006/relationships/image" Target="media/image20.png"/><Relationship Id="rId83" Type="http://schemas.openxmlformats.org/officeDocument/2006/relationships/hyperlink" Target="https://www.digdir.no/felleslosninger/vi-kan-lose-floken-ikke-digitale/4234" TargetMode="External"/><Relationship Id="rId88" Type="http://schemas.openxmlformats.org/officeDocument/2006/relationships/image" Target="media/image31.png"/><Relationship Id="rId111" Type="http://schemas.openxmlformats.org/officeDocument/2006/relationships/hyperlink" Target="https://www.ks.no/fagomrader/helseteknologi/e-helse/felles-rammer-og-anbefalinger-ved-anskaffelser/felles-rammer-og-anbefalinger-er-oppdatert/" TargetMode="External"/><Relationship Id="rId132" Type="http://schemas.openxmlformats.org/officeDocument/2006/relationships/image" Target="media/image47.png"/><Relationship Id="rId153" Type="http://schemas.openxmlformats.org/officeDocument/2006/relationships/hyperlink" Target="https://www.helsedirektoratet.no/rapporter/forelopig-evaluering-av-nytte-og-utfordringer-for-videre-innforing-av-pasientens-journaldokumenter/resultater-fra-undersokelse-og-intervjuer" TargetMode="External"/><Relationship Id="rId174" Type="http://schemas.openxmlformats.org/officeDocument/2006/relationships/hyperlink" Target="https://www.helse-mr.no/fag-og-forsking/forsking-og-innovasjon/forskingsnyheiter/atter-ein-suksess-med-kunstig-intelligens-i-stralebehandlinga2/" TargetMode="External"/><Relationship Id="rId179" Type="http://schemas.openxmlformats.org/officeDocument/2006/relationships/hyperlink" Target="https://www.helsedirektoratet.no/rapporter/ki-norge-rundt-2026-oyeblikksbilde-av-kunstig-intelligens-i-norsk-spesialisthelsetjeneste/resultater/nasjonal-utbredelse-av-ki-systemer" TargetMode="External"/><Relationship Id="rId195" Type="http://schemas.openxmlformats.org/officeDocument/2006/relationships/image" Target="media/image72.png"/><Relationship Id="rId209" Type="http://schemas.openxmlformats.org/officeDocument/2006/relationships/image" Target="media/image83.png"/><Relationship Id="rId190" Type="http://schemas.openxmlformats.org/officeDocument/2006/relationships/image" Target="media/image69.png"/><Relationship Id="rId204" Type="http://schemas.openxmlformats.org/officeDocument/2006/relationships/hyperlink" Target="https://www.helsedirektoratet.no/digitalisering-og-e-helse/nasjonal-e-helseportefolje/tiltak-i-nasjonal-e-helseportefolje/healthdata-eu" TargetMode="External"/><Relationship Id="rId220" Type="http://schemas.openxmlformats.org/officeDocument/2006/relationships/image" Target="media/image85.png"/><Relationship Id="rId225" Type="http://schemas.openxmlformats.org/officeDocument/2006/relationships/hyperlink" Target="https://www.helsedirektoratet.no/digitalisering-og-e-helse/veilednings-og-godkjenningsordning-for-helseteknologi" TargetMode="External"/><Relationship Id="rId15" Type="http://schemas.openxmlformats.org/officeDocument/2006/relationships/hyperlink" Target="https://www.helsedirektoratet.no/digitalisering-og-e-helse/nasjonal-e-helsestrategi/mal-1-aktiv-medvirkning-i-egen-og-naeres-helse" TargetMode="External"/><Relationship Id="rId36" Type="http://schemas.openxmlformats.org/officeDocument/2006/relationships/hyperlink" Target="https://www.helsedirektoratet.no/digitalisering-og-e-helse/digital-samhandling/pasientens-provesvar" TargetMode="External"/><Relationship Id="rId57" Type="http://schemas.openxmlformats.org/officeDocument/2006/relationships/image" Target="media/image18.png"/><Relationship Id="rId106" Type="http://schemas.openxmlformats.org/officeDocument/2006/relationships/hyperlink" Target="https://www.sykehuspartner.no/om-oss/Satsningsomrader-og-prosjekter/regionale-ikt-prosjekter/regional-radiologi-2.0" TargetMode="External"/><Relationship Id="rId127" Type="http://schemas.openxmlformats.org/officeDocument/2006/relationships/hyperlink" Target="https://www.helsedirektoratet.no/digitalisering-og-e-helse/pasientens-legemiddelliste/sammenheng-multidose-eresept-kjernejournal-sfm" TargetMode="External"/><Relationship Id="rId10" Type="http://schemas.openxmlformats.org/officeDocument/2006/relationships/footnotes" Target="footnotes.xml"/><Relationship Id="rId31" Type="http://schemas.microsoft.com/office/2011/relationships/commentsExtended" Target="commentsExtended.xml"/><Relationship Id="rId52" Type="http://schemas.openxmlformats.org/officeDocument/2006/relationships/image" Target="media/image15.png"/><Relationship Id="rId73" Type="http://schemas.openxmlformats.org/officeDocument/2006/relationships/hyperlink" Target="https://www.helse-nord.no/behandlingssteder/ebehandling/" TargetMode="External"/><Relationship Id="rId78" Type="http://schemas.openxmlformats.org/officeDocument/2006/relationships/hyperlink" Target="https://www.helsedirektoratet.no/horinger/foreldres-tilgang-til-barns-digitale-innbyggertjenester-fra-helse-og-omsorgstjenesten" TargetMode="External"/><Relationship Id="rId94" Type="http://schemas.openxmlformats.org/officeDocument/2006/relationships/image" Target="media/image33.png"/><Relationship Id="rId99" Type="http://schemas.openxmlformats.org/officeDocument/2006/relationships/hyperlink" Target="https://www.regjeringen.no/contentassets/18f93a5faa81417b8ac28f74a02cc0ee/vedlegg-felles-plan-2023-ikt-utvikling-og-digitalisering2502931.pdf" TargetMode="External"/><Relationship Id="rId101" Type="http://schemas.openxmlformats.org/officeDocument/2006/relationships/hyperlink" Target="https://www.helse-sorost.no/nyheter/tar-i-bruk-journal-pa-mobil/" TargetMode="External"/><Relationship Id="rId122" Type="http://schemas.openxmlformats.org/officeDocument/2006/relationships/hyperlink" Target="https://www.hdo.no/prosjekter/nytt-nodnett/" TargetMode="External"/><Relationship Id="rId143" Type="http://schemas.openxmlformats.org/officeDocument/2006/relationships/hyperlink" Target="https://app.powerbi.com/view?r=eyJrIjoiOTUyNGI5NmMtZWRlNi00OWZiLThkMzMtZDRjZGFjZTFhMzRhIiwidCI6IjZiYTFiZDVjLTc1MGYtNGFkNi1hYmEzLTBmOTU1ODViYzIxZiIsImMiOjh9&amp;pageName=d54c682a2048d595797d" TargetMode="External"/><Relationship Id="rId148" Type="http://schemas.openxmlformats.org/officeDocument/2006/relationships/hyperlink" Target="https://lovdata.no/dokument/SF/forskrift/2015-07-01-853/KAPITTEL_3" TargetMode="External"/><Relationship Id="rId164" Type="http://schemas.openxmlformats.org/officeDocument/2006/relationships/image" Target="media/image58.png"/><Relationship Id="rId169" Type="http://schemas.openxmlformats.org/officeDocument/2006/relationships/image" Target="media/image62.png"/><Relationship Id="rId185" Type="http://schemas.openxmlformats.org/officeDocument/2006/relationships/hyperlink" Target="https://www.fhi.no/sm/smittevernveilederen/temakapitler/24.-smittevernberedskap---veileder-?term="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65.png"/><Relationship Id="rId210" Type="http://schemas.openxmlformats.org/officeDocument/2006/relationships/image" Target="media/image84.png"/><Relationship Id="rId215" Type="http://schemas.openxmlformats.org/officeDocument/2006/relationships/hyperlink" Target="https://health.ec.europa.eu/ehealth-digital-health-and-care/ehds-action/projects-supporting-ehds/health-data-access-bodies-community-practice_en" TargetMode="External"/><Relationship Id="rId26" Type="http://schemas.openxmlformats.org/officeDocument/2006/relationships/image" Target="media/image12.png"/><Relationship Id="rId231" Type="http://schemas.microsoft.com/office/2011/relationships/people" Target="people.xml"/><Relationship Id="rId47" Type="http://schemas.openxmlformats.org/officeDocument/2006/relationships/hyperlink" Target="https://www.ks.no/fagomrader/helseteknologi/e-helse/ny-modell-for-innforing-av-helseteknologi/" TargetMode="External"/><Relationship Id="rId68" Type="http://schemas.openxmlformats.org/officeDocument/2006/relationships/hyperlink" Target="https://www.fhi.no/nyheter/2025/veiledet-internettbehandling-kan-hjelpe-flere-med-angst-og-depresjon/" TargetMode="External"/><Relationship Id="rId89" Type="http://schemas.openxmlformats.org/officeDocument/2006/relationships/hyperlink" Target="https://www.helsedirektoratet.no/digitalisering-og-e-helse/nasjonal-e-helsestrategi/mal-2-enklere-arbeidshverdag" TargetMode="External"/><Relationship Id="rId112" Type="http://schemas.openxmlformats.org/officeDocument/2006/relationships/image" Target="media/image38.png"/><Relationship Id="rId133" Type="http://schemas.openxmlformats.org/officeDocument/2006/relationships/hyperlink" Target="https://www.nhn.no/tjenester/sentralforskrivningsmodul" TargetMode="External"/><Relationship Id="rId154" Type="http://schemas.openxmlformats.org/officeDocument/2006/relationships/hyperlink" Target="https://www.helsedirektoratet.no/digitalisering-og-e-helse/pasientens-journaldokumenter-pjd/maling-evaluering-og-nyttevurderinger" TargetMode="External"/><Relationship Id="rId175" Type="http://schemas.openxmlformats.org/officeDocument/2006/relationships/hyperlink" Target="https://www.helse-mr.no/fag-og-forsking/forsking-og-innovasjon/forskingsnyheiter/atter-ein-suksess-med-kunstig-intelligens-i-stralebehandlinga2/" TargetMode="External"/><Relationship Id="rId196" Type="http://schemas.openxmlformats.org/officeDocument/2006/relationships/image" Target="media/image73.png"/><Relationship Id="rId200" Type="http://schemas.openxmlformats.org/officeDocument/2006/relationships/hyperlink" Target="https://www.helsedirektoratet.no/digitalisering-og-e-helse/helsefaglige-kodeverk/icd/om-overgangen-til-icd-11-i-norge" TargetMode="External"/><Relationship Id="rId16" Type="http://schemas.openxmlformats.org/officeDocument/2006/relationships/image" Target="media/image2.png"/><Relationship Id="rId221" Type="http://schemas.openxmlformats.org/officeDocument/2006/relationships/image" Target="media/image86.png"/><Relationship Id="rId37" Type="http://schemas.openxmlformats.org/officeDocument/2006/relationships/hyperlink" Target="https://www.helsedirektoratet.no/forebygging-diagnose-og-behandling/organisering-og-tjenestetilbud/velferdsteknologi-og-digital-hjemmeoppfolging/pasientens-maledata" TargetMode="External"/><Relationship Id="rId58" Type="http://schemas.openxmlformats.org/officeDocument/2006/relationships/hyperlink" Target="https://www.ks.no/contentassets/36338391ba704180bd38660c8f12573b/Sluttrapport-Gir-helseteknologi-forventede-gevinster.pdf" TargetMode="External"/><Relationship Id="rId79" Type="http://schemas.openxmlformats.org/officeDocument/2006/relationships/image" Target="media/image27.png"/><Relationship Id="rId102" Type="http://schemas.openxmlformats.org/officeDocument/2006/relationships/image" Target="media/image35.png"/><Relationship Id="rId123" Type="http://schemas.openxmlformats.org/officeDocument/2006/relationships/image" Target="media/image44.png"/><Relationship Id="rId144" Type="http://schemas.openxmlformats.org/officeDocument/2006/relationships/hyperlink" Target="https://www.helsedirektoratet.no/digitalisering-og-e-helse/nasjonal-e-helseportefolje/tiltak-i-nasjonal-e-helseportefolje/" TargetMode="External"/><Relationship Id="rId90" Type="http://schemas.openxmlformats.org/officeDocument/2006/relationships/image" Target="media/image32.png"/><Relationship Id="rId165" Type="http://schemas.openxmlformats.org/officeDocument/2006/relationships/hyperlink" Target="https://www.ks.no/fagomrader/digitalisering/felleslosninger/fkj/kommunal-samhandlingsplattform-for-informasjonsdeling/" TargetMode="External"/><Relationship Id="rId186" Type="http://schemas.openxmlformats.org/officeDocument/2006/relationships/hyperlink" Target="https://www.fhi.no/prosjekter/norsurv/" TargetMode="External"/><Relationship Id="rId211" Type="http://schemas.openxmlformats.org/officeDocument/2006/relationships/hyperlink" Target="https://ec.europa.eu/newsroom/sante/newsletter-archives/60931" TargetMode="External"/><Relationship Id="rId23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www.regjeringen.no/contentassets/438ae59dbd794286839a92259d07b59d/no/pdfs/stm202420250023000dddpdfs.pdf" TargetMode="External"/><Relationship Id="rId3" Type="http://schemas.openxmlformats.org/officeDocument/2006/relationships/hyperlink" Target="https://www.regjeringen.no/contentassets/4e5d9e6c63d24cd7bdab5d8c58d8adc4/no/pdfs/stm202320240009000dddpdfs.pdf" TargetMode="External"/><Relationship Id="rId7" Type="http://schemas.openxmlformats.org/officeDocument/2006/relationships/hyperlink" Target="https://www.regjeringen.no/contentassets/438ae59dbd794286839a92259d07b59d/no/pdfs/stm202420250023000dddpdfs.pdf" TargetMode="External"/><Relationship Id="rId2" Type="http://schemas.openxmlformats.org/officeDocument/2006/relationships/hyperlink" Target="https://www.helse-sorost.no/4add7a/contentassets/bcf8682f1f24419cb4a6ba14e4ee3ebd/felles-plan-2024---ikt-utvikling-og-digitalisering---universelt-utformet.pdf" TargetMode="External"/><Relationship Id="rId1" Type="http://schemas.openxmlformats.org/officeDocument/2006/relationships/hyperlink" Target="https://www.helse-sorost.no/4add7a/contentassets/bcf8682f1f24419cb4a6ba14e4ee3ebd/felles-plan-2024---ikt-utvikling-og-digitalisering---universelt-utformet.pdf" TargetMode="External"/><Relationship Id="rId6" Type="http://schemas.openxmlformats.org/officeDocument/2006/relationships/hyperlink" Target="https://www.regjeringen.no/contentassets/5c0c19bf918b4cbcb4dc595748ed205a/analyse-av-fordeler-og-ulemper-ved-helseplattformen.pdf" TargetMode="External"/><Relationship Id="rId5" Type="http://schemas.openxmlformats.org/officeDocument/2006/relationships/hyperlink" Target="https://www.regjeringen.no/contentassets/18f93a5faa81417b8ac28f74a02cc0ee/vedlegg-felles-plan-2023-ikt-utvikling-og-digitalisering2502931.pdf" TargetMode="External"/><Relationship Id="rId4" Type="http://schemas.openxmlformats.org/officeDocument/2006/relationships/hyperlink" Target="https://www.regjeringen.no/contentassets/4e5d9e6c63d24cd7bdab5d8c58d8adc4/no/pdfs/stm202320240009000dddpdfs.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91.png"/><Relationship Id="rId2" Type="http://schemas.openxmlformats.org/officeDocument/2006/relationships/image" Target="media/image280.png"/><Relationship Id="rId1" Type="http://schemas.openxmlformats.org/officeDocument/2006/relationships/image" Target="media/image90.png"/><Relationship Id="rId4" Type="http://schemas.openxmlformats.org/officeDocument/2006/relationships/image" Target="media/image92.svg"/></Relationships>
</file>

<file path=word/_rels/settings.xml.rels><?xml version="1.0" encoding="UTF-8" standalone="yes"?>
<Relationships xmlns="http://schemas.openxmlformats.org/package/2006/relationships"><Relationship Id="rId1" Type="http://schemas.openxmlformats.org/officeDocument/2006/relationships/attachedTemplate" Target="https://helsedir.sharepoint.com/sites/FELLES-ressurser/HDIRmaler/Rapportmal_Helsedirektoratet.dotm" TargetMode="External"/></Relationships>
</file>

<file path=word/documenttasks/documenttasks1.xml><?xml version="1.0" encoding="utf-8"?>
<t:Tasks xmlns:t="http://schemas.microsoft.com/office/tasks/2019/documenttasks" xmlns:oel="http://schemas.microsoft.com/office/2019/extlst">
  <t:Task id="{54A3AF91-88CD-4C5D-9D53-8A66DC287576}">
    <t:Anchor>
      <t:Comment id="2071330088"/>
    </t:Anchor>
    <t:History>
      <t:Event id="{441EC4BB-51F7-4B94-AC7B-59B903A8F4AF}" time="2026-08-26T07:38:09.28Z">
        <t:Attribution userId="S::Kine.Markman@helsedir.no::aeb3a965-f369-425d-b6c5-40b473033c33" userProvider="AD" userName="Kine Markman"/>
        <t:Anchor>
          <t:Comment id="593783978"/>
        </t:Anchor>
        <t:Create/>
      </t:Event>
      <t:Event id="{DB951B32-3566-4757-8F79-2848BB2F5BC4}" time="2026-08-26T07:38:09.28Z">
        <t:Attribution userId="S::Kine.Markman@helsedir.no::aeb3a965-f369-425d-b6c5-40b473033c33" userProvider="AD" userName="Kine Markman"/>
        <t:Anchor>
          <t:Comment id="593783978"/>
        </t:Anchor>
        <t:Assign userId="S::Inger.Anette.Finrud@helsedir.no::ae70130a-42da-4668-87cf-5bdbafa4623a" userProvider="AD" userName="Inger Anette Finrud"/>
      </t:Event>
      <t:Event id="{1EF78730-9D64-4611-97A0-542D22F314D6}" time="2026-08-26T07:38:09.28Z">
        <t:Attribution userId="S::Kine.Markman@helsedir.no::aeb3a965-f369-425d-b6c5-40b473033c33" userProvider="AD" userName="Kine Markman"/>
        <t:Anchor>
          <t:Comment id="593783978"/>
        </t:Anchor>
        <t:SetTitle title="@Inger Anette Finrud vil du omformulere her? ☺️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0E276AE5874293A8BD3FD762DF8A0A"/>
        <w:category>
          <w:name w:val="Generelt"/>
          <w:gallery w:val="placeholder"/>
        </w:category>
        <w:types>
          <w:type w:val="bbPlcHdr"/>
        </w:types>
        <w:behaviors>
          <w:behavior w:val="content"/>
        </w:behaviors>
        <w:guid w:val="{1DC0E0DC-94EB-4B38-886B-9A7FBF76B5F7}"/>
      </w:docPartPr>
      <w:docPartBody>
        <w:p w:rsidR="00853E18" w:rsidRDefault="00853E18">
          <w:pPr>
            <w:pStyle w:val="5D0E276AE5874293A8BD3FD762DF8A0A"/>
          </w:pPr>
          <w:r w:rsidRPr="003F0621">
            <w:rPr>
              <w:rStyle w:val="Plassholdertekst"/>
            </w:rPr>
            <w:t>[Tittel]</w:t>
          </w:r>
        </w:p>
      </w:docPartBody>
    </w:docPart>
    <w:docPart>
      <w:docPartPr>
        <w:name w:val="7B9CEC2999DA4261B62E9B11AF6D5AC5"/>
        <w:category>
          <w:name w:val="Generelt"/>
          <w:gallery w:val="placeholder"/>
        </w:category>
        <w:types>
          <w:type w:val="bbPlcHdr"/>
        </w:types>
        <w:behaviors>
          <w:behavior w:val="content"/>
        </w:behaviors>
        <w:guid w:val="{33665119-5937-4E57-A0B0-90818E9BD1BB}"/>
      </w:docPartPr>
      <w:docPartBody>
        <w:p w:rsidR="00853E18" w:rsidRDefault="00853E18">
          <w:pPr>
            <w:pStyle w:val="7B9CEC2999DA4261B62E9B11AF6D5AC5"/>
          </w:pPr>
          <w:r w:rsidRPr="008C5D71">
            <w:rPr>
              <w:rStyle w:val="Plassholdertekst"/>
            </w:rPr>
            <w:t>[Undertittel]</w:t>
          </w:r>
        </w:p>
      </w:docPartBody>
    </w:docPart>
    <w:docPart>
      <w:docPartPr>
        <w:name w:val="0D80D6A2450D4438899D5F5B867E2966"/>
        <w:category>
          <w:name w:val="Generelt"/>
          <w:gallery w:val="placeholder"/>
        </w:category>
        <w:types>
          <w:type w:val="bbPlcHdr"/>
        </w:types>
        <w:behaviors>
          <w:behavior w:val="content"/>
        </w:behaviors>
        <w:guid w:val="{F82A7A4F-01C4-43F0-8F15-1C3087447246}"/>
      </w:docPartPr>
      <w:docPartBody>
        <w:p w:rsidR="00853E18" w:rsidRDefault="00853E18">
          <w:pPr>
            <w:pStyle w:val="0D80D6A2450D4438899D5F5B867E2966"/>
          </w:pPr>
          <w:r w:rsidRPr="009C6EB0">
            <w:rPr>
              <w:rStyle w:val="Plassholdertekst"/>
            </w:rPr>
            <w:t>Click or tap here to enter text.</w:t>
          </w:r>
        </w:p>
      </w:docPartBody>
    </w:docPart>
    <w:docPart>
      <w:docPartPr>
        <w:name w:val="7BA4950DE51144ABB8B37E4F5CAAA2C0"/>
        <w:category>
          <w:name w:val="Generelt"/>
          <w:gallery w:val="placeholder"/>
        </w:category>
        <w:types>
          <w:type w:val="bbPlcHdr"/>
        </w:types>
        <w:behaviors>
          <w:behavior w:val="content"/>
        </w:behaviors>
        <w:guid w:val="{60C32A28-05F1-4AEE-98CA-837B97023126}"/>
      </w:docPartPr>
      <w:docPartBody>
        <w:p w:rsidR="009D5D77" w:rsidRDefault="008F61B3" w:rsidP="008F61B3">
          <w:pPr>
            <w:pStyle w:val="7BA4950DE51144ABB8B37E4F5CAAA2C0"/>
          </w:pPr>
          <w:r w:rsidRPr="009C6EB0">
            <w:rPr>
              <w:rStyle w:val="Plassholdertekst"/>
            </w:rPr>
            <w:t>Click or tap here to enter text.</w:t>
          </w:r>
        </w:p>
      </w:docPartBody>
    </w:docPart>
    <w:docPart>
      <w:docPartPr>
        <w:name w:val="BF9928A6D70F4E0F81E4A15B5DAA3451"/>
        <w:category>
          <w:name w:val="Generelt"/>
          <w:gallery w:val="placeholder"/>
        </w:category>
        <w:types>
          <w:type w:val="bbPlcHdr"/>
        </w:types>
        <w:behaviors>
          <w:behavior w:val="content"/>
        </w:behaviors>
        <w:guid w:val="{AD1C6F81-CD7C-4BA7-9576-CAAD7ABAB1C3}"/>
      </w:docPartPr>
      <w:docPartBody>
        <w:p w:rsidR="00DD5BA9" w:rsidRDefault="00241728" w:rsidP="00241728">
          <w:pPr>
            <w:pStyle w:val="BF9928A6D70F4E0F81E4A15B5DAA3451"/>
          </w:pPr>
          <w:r w:rsidRPr="009C6EB0">
            <w:rPr>
              <w:rStyle w:val="Plassholderteks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18"/>
    <w:rsid w:val="0006471B"/>
    <w:rsid w:val="0007302E"/>
    <w:rsid w:val="00096327"/>
    <w:rsid w:val="000E474B"/>
    <w:rsid w:val="00114DCA"/>
    <w:rsid w:val="00145290"/>
    <w:rsid w:val="001477B7"/>
    <w:rsid w:val="001570D9"/>
    <w:rsid w:val="002221B8"/>
    <w:rsid w:val="00241728"/>
    <w:rsid w:val="00244609"/>
    <w:rsid w:val="00261CBC"/>
    <w:rsid w:val="002A1AC7"/>
    <w:rsid w:val="002A30C5"/>
    <w:rsid w:val="003013D2"/>
    <w:rsid w:val="00341494"/>
    <w:rsid w:val="003C448A"/>
    <w:rsid w:val="003F5A58"/>
    <w:rsid w:val="0041733B"/>
    <w:rsid w:val="00472CE2"/>
    <w:rsid w:val="00487996"/>
    <w:rsid w:val="004904BF"/>
    <w:rsid w:val="004F4B5C"/>
    <w:rsid w:val="00502670"/>
    <w:rsid w:val="0050271C"/>
    <w:rsid w:val="005B0188"/>
    <w:rsid w:val="0063774D"/>
    <w:rsid w:val="006D1FCB"/>
    <w:rsid w:val="00760899"/>
    <w:rsid w:val="007A6406"/>
    <w:rsid w:val="007D0BD9"/>
    <w:rsid w:val="007D7727"/>
    <w:rsid w:val="0082237C"/>
    <w:rsid w:val="00853E18"/>
    <w:rsid w:val="00863544"/>
    <w:rsid w:val="008A44B8"/>
    <w:rsid w:val="008F61B3"/>
    <w:rsid w:val="00912C2F"/>
    <w:rsid w:val="009419AF"/>
    <w:rsid w:val="009A03FD"/>
    <w:rsid w:val="009B32AD"/>
    <w:rsid w:val="009D4AAB"/>
    <w:rsid w:val="009D5D77"/>
    <w:rsid w:val="00A84D10"/>
    <w:rsid w:val="00AC2E0B"/>
    <w:rsid w:val="00AC5BE1"/>
    <w:rsid w:val="00AE2CBC"/>
    <w:rsid w:val="00AF276C"/>
    <w:rsid w:val="00BE2DBE"/>
    <w:rsid w:val="00BF46AB"/>
    <w:rsid w:val="00C36BFC"/>
    <w:rsid w:val="00C8340A"/>
    <w:rsid w:val="00CF4145"/>
    <w:rsid w:val="00D34D77"/>
    <w:rsid w:val="00DA278D"/>
    <w:rsid w:val="00DA5115"/>
    <w:rsid w:val="00DC18F9"/>
    <w:rsid w:val="00DC4EBB"/>
    <w:rsid w:val="00DC6700"/>
    <w:rsid w:val="00DD5BA9"/>
    <w:rsid w:val="00E144BA"/>
    <w:rsid w:val="00E44D5D"/>
    <w:rsid w:val="00E51FB2"/>
    <w:rsid w:val="00E67FA7"/>
    <w:rsid w:val="00E8300E"/>
    <w:rsid w:val="00E91BE3"/>
    <w:rsid w:val="00ED44F4"/>
    <w:rsid w:val="00EE6CCF"/>
    <w:rsid w:val="00F03489"/>
    <w:rsid w:val="00F05374"/>
    <w:rsid w:val="00FC6A3B"/>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semiHidden/>
    <w:rsid w:val="00241728"/>
    <w:rPr>
      <w:color w:val="666666"/>
    </w:rPr>
  </w:style>
  <w:style w:type="paragraph" w:customStyle="1" w:styleId="5D0E276AE5874293A8BD3FD762DF8A0A">
    <w:name w:val="5D0E276AE5874293A8BD3FD762DF8A0A"/>
  </w:style>
  <w:style w:type="paragraph" w:customStyle="1" w:styleId="7B9CEC2999DA4261B62E9B11AF6D5AC5">
    <w:name w:val="7B9CEC2999DA4261B62E9B11AF6D5AC5"/>
  </w:style>
  <w:style w:type="paragraph" w:customStyle="1" w:styleId="0D80D6A2450D4438899D5F5B867E2966">
    <w:name w:val="0D80D6A2450D4438899D5F5B867E2966"/>
  </w:style>
  <w:style w:type="paragraph" w:customStyle="1" w:styleId="7BA4950DE51144ABB8B37E4F5CAAA2C0">
    <w:name w:val="7BA4950DE51144ABB8B37E4F5CAAA2C0"/>
    <w:rsid w:val="008F61B3"/>
  </w:style>
  <w:style w:type="paragraph" w:customStyle="1" w:styleId="BF9928A6D70F4E0F81E4A15B5DAA3451">
    <w:name w:val="BF9928A6D70F4E0F81E4A15B5DAA3451"/>
    <w:rsid w:val="002417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elsedirektoratet">
      <a:dk1>
        <a:srgbClr val="202020"/>
      </a:dk1>
      <a:lt1>
        <a:srgbClr val="FFFFFF"/>
      </a:lt1>
      <a:dk2>
        <a:srgbClr val="504F4F"/>
      </a:dk2>
      <a:lt2>
        <a:srgbClr val="F0F5FF"/>
      </a:lt2>
      <a:accent1>
        <a:srgbClr val="0069E8"/>
      </a:accent1>
      <a:accent2>
        <a:srgbClr val="035169"/>
      </a:accent2>
      <a:accent3>
        <a:srgbClr val="047FA3"/>
      </a:accent3>
      <a:accent4>
        <a:srgbClr val="7C145C"/>
      </a:accent4>
      <a:accent5>
        <a:srgbClr val="366558"/>
      </a:accent5>
      <a:accent6>
        <a:srgbClr val="FFBF00"/>
      </a:accent6>
      <a:hlink>
        <a:srgbClr val="0563C1"/>
      </a:hlink>
      <a:folHlink>
        <a:srgbClr val="954F72"/>
      </a:folHlink>
    </a:clrScheme>
    <a:fontScheme name="Custom 80">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EE38C89459BF43AAE1CC340C284385" ma:contentTypeVersion="10" ma:contentTypeDescription="Create a new document." ma:contentTypeScope="" ma:versionID="6184d7ef80fedcf10f34d7dee00be931">
  <xsd:schema xmlns:xsd="http://www.w3.org/2001/XMLSchema" xmlns:xs="http://www.w3.org/2001/XMLSchema" xmlns:p="http://schemas.microsoft.com/office/2006/metadata/properties" xmlns:ns2="3b159786-64bc-4c97-92a7-633cb27d5dd0" xmlns:ns3="e181c2a6-6e7a-45a7-958d-d3c0c907c1ed" targetNamespace="http://schemas.microsoft.com/office/2006/metadata/properties" ma:root="true" ma:fieldsID="dba6962502a230ee3745903882e95bd0" ns2:_="" ns3:_="">
    <xsd:import namespace="3b159786-64bc-4c97-92a7-633cb27d5dd0"/>
    <xsd:import namespace="e181c2a6-6e7a-45a7-958d-d3c0c907c1e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59786-64bc-4c97-92a7-633cb27d5dd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7"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81c2a6-6e7a-45a7-958d-d3c0c907c1ed"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Innhol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root>
  <Tittel>Veikart for nasjonal e-helsestrategi 2025-2031
- pågående og planlagte aktiviteter i helse- og omsorgssektoren</Tittel>
  <Bestillingsnummer/>
</root>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Dig</b:Tag>
    <b:SourceType>InternetSite</b:SourceType>
    <b:Guid>{E3433730-D249-4B58-8662-4E4A6D9939A9}</b:Guid>
    <b:Title>Digital ungdomsportal</b:Title>
    <b:Author>
      <b:Author>
        <b:Corporate>Digiung</b:Corporate>
      </b:Author>
    </b:Author>
    <b:InternetSiteTitle>Digiung.no</b:InternetSiteTitle>
    <b:URL>https://www.digiung.no/digital-ungdomsportal</b:URL>
    <b:Year>2024</b:Year>
    <b:RefOrder>2</b:RefOrder>
  </b:Source>
  <b:Source>
    <b:Tag>Dig24</b:Tag>
    <b:SourceType>InternetSite</b:SourceType>
    <b:Guid>{9BC46B0F-5DA4-400B-BD17-3CCA5A8B5BD3}</b:Guid>
    <b:Title>https://www.digdir.no/rikets-digitale-tilstand/tema-digitalt-utanforskap/3568</b:Title>
    <b:Year>2024</b:Year>
    <b:Author>
      <b:Author>
        <b:Corporate>Digitaliserings direktoratet</b:Corporate>
      </b:Author>
    </b:Author>
    <b:InternetSiteTitle>Digdir.no</b:InternetSiteTitle>
    <b:Month>januar</b:Month>
    <b:URL>https://www.digdir.no/rikets-digitale-tilstand/kor-mange-opplever-digitalt-utanforskap/4456</b:URL>
    <b:RefOrder>3</b:RefOrder>
  </b:Source>
  <b:Source>
    <b:Tag>Held1</b:Tag>
    <b:SourceType>InternetSite</b:SourceType>
    <b:Guid>{55BAA245-DE98-4C8D-A462-7539825150ED}</b:Guid>
    <b:Author>
      <b:Author>
        <b:Corporate>Helsedirektoratet</b:Corporate>
      </b:Author>
    </b:Author>
    <b:Title>IKT-opplæring for å heve den digitale kompetansen blant eldre</b:Title>
    <b:InternetSiteTitle>Helsedirektoratet.no</b:InternetSiteTitle>
    <b:URL>https://www.helsedirektoratet.no/tilskudd/ikt-opplaering-for-a-heve-den-digitale-kompetansen-blant-eldre#regelverk-mal-for-ordningen</b:URL>
    <b:Year>2023</b:Year>
    <b:RefOrder>4</b:RefOrder>
  </b:Source>
  <b:Source>
    <b:Tag>Fel23</b:Tag>
    <b:SourceType>Report</b:SourceType>
    <b:Guid>{517B0041-61EC-482F-9AC8-D0B6FDB41CA4}</b:Guid>
    <b:Author>
      <b:Author>
        <b:Corporate>Felles kommunal journal interim AS</b:Corporate>
      </b:Author>
    </b:Author>
    <b:Title>Styringsdokument, Felles journalløft for kommuner</b:Title>
    <b:Year>2023</b:Year>
    <b:Publisher>KS</b:Publisher>
    <b:RefOrder>5</b:RefOrder>
  </b:Source>
  <b:Source>
    <b:Tag>Hel231</b:Tag>
    <b:SourceType>InternetSite</b:SourceType>
    <b:Guid>{31D1F0C9-5C13-404C-9E13-D120FD06134B}</b:Guid>
    <b:Title>Prehospital Elektronisk Pasientjournal for ambulansetjenesten i Hlese Nord (P-EPJ)</b:Title>
    <b:Year>2023</b:Year>
    <b:Author>
      <b:Author>
        <b:Corporate>Helse Nord IKT</b:Corporate>
      </b:Author>
    </b:Author>
    <b:InternetSiteTitle>Helse Nord IKT </b:InternetSiteTitle>
    <b:URL>https://www.helsenordikt.no/prosjekter/pre-epj/</b:URL>
    <b:RefOrder>6</b:RefOrder>
  </b:Source>
  <b:Source>
    <b:Tag>Amb23</b:Tag>
    <b:SourceType>InternetSite</b:SourceType>
    <b:Guid>{EBDA40FD-C76A-4DB4-9EE6-AC3FDCC899DB}</b:Guid>
    <b:Author>
      <b:Author>
        <b:Corporate>Ambulanseforum</b:Corporate>
      </b:Author>
    </b:Author>
    <b:Title>Ambulansene i Finnmark får elektronisk ambulansejournal</b:Title>
    <b:InternetSiteTitle>Ambelanseforum.no </b:InternetSiteTitle>
    <b:Year>2023</b:Year>
    <b:Month>4</b:Month>
    <b:Day>6</b:Day>
    <b:URL>https://ambulanseforum.no/artikler/ambulansene-i-finnmark-far-elektronisk-ambulansejournal</b:URL>
    <b:RefOrder>7</b:RefOrder>
  </b:Source>
  <b:Source>
    <b:Tag>Hel</b:Tag>
    <b:SourceType>InternetSite</b:SourceType>
    <b:Guid>{39FF6E9C-34FD-4012-B746-20F9FB1649E6}</b:Guid>
    <b:Author>
      <b:Author>
        <b:Corporate>Helsenorge</b:Corporate>
      </b:Author>
    </b:Author>
    <b:Title>Kjernejournal</b:Title>
    <b:InternetSiteTitle>Helsenorge.no</b:InternetSiteTitle>
    <b:URL>https://www.helsenorge.no/kjernejournal</b:URL>
    <b:Year>2023</b:Year>
    <b:RefOrder>8</b:RefOrder>
  </b:Source>
  <b:Source>
    <b:Tag>KS20</b:Tag>
    <b:SourceType>InternetSite</b:SourceType>
    <b:Guid>{3E8C4CC2-89CD-4171-9581-F8A447F31BFF}</b:Guid>
    <b:Author>
      <b:Author>
        <b:Corporate>KS</b:Corporate>
      </b:Author>
    </b:Author>
    <b:Title>Kommuner tar i bruk kjernejournal</b:Title>
    <b:InternetSiteTitle>KS.no</b:InternetSiteTitle>
    <b:Year>2020</b:Year>
    <b:URL>https://www.ks.no/fagomrader/digitalisering/felleslosninger/digitalisering-i-helse-og-omsorgsektoren-e-helse/kommuner-tar-i-bruk-kjernejournal/</b:URL>
    <b:RefOrder>9</b:RefOrder>
  </b:Source>
  <b:Source>
    <b:Tag>Nor</b:Tag>
    <b:SourceType>InternetSite</b:SourceType>
    <b:Guid>{1E243A2F-535E-4417-8335-0D7B4205040D}</b:Guid>
    <b:Author>
      <b:Author>
        <b:Corporate>Norsk Helsenett</b:Corporate>
      </b:Author>
    </b:Author>
    <b:Title>Sentral forskrivningsmodul</b:Title>
    <b:InternetSiteTitle>nhn.no</b:InternetSiteTitle>
    <b:URL>https://www.nhn.no/tjenester/sentralforskrivningsmodul</b:URL>
    <b:Year>2023</b:Year>
    <b:RefOrder>10</b:RefOrder>
  </b:Source>
  <b:Source>
    <b:Tag>Dir23</b:Tag>
    <b:SourceType>Report</b:SourceType>
    <b:Guid>{A110D657-CCE7-45DA-AF6C-56DAC4AB3B94}</b:Guid>
    <b:Title>Kartlegging av elektroniske pasientjournalsystemet og deres støtte for nasjonale e-helseløsninger</b:Title>
    <b:Year>2023</b:Year>
    <b:Author>
      <b:Author>
        <b:Corporate>Direktoratet for e-helse</b:Corporate>
      </b:Author>
    </b:Author>
    <b:Publisher>Direktoratet for e-helse</b:Publisher>
    <b:City>Oslo</b:City>
    <b:RefOrder>11</b:RefOrder>
  </b:Source>
  <b:Source>
    <b:Tag>Hels1</b:Tag>
    <b:SourceType>Report</b:SourceType>
    <b:Guid>{5A4C4A67-CEBC-4528-88F2-98EE9A1CE688}</b:Guid>
    <b:Author>
      <b:Author>
        <b:Corporate>Helse- og omsorgsdepartementet</b:Corporate>
      </b:Author>
    </b:Author>
    <b:Title>Endringer i helseregisterloven m.m. (tilgjengeliggjøring av helsedata)</b:Title>
    <b:RefOrder>12</b:RefOrder>
  </b:Source>
  <b:Source>
    <b:Tag>Hsø1</b:Tag>
    <b:SourceType>InternetSite</b:SourceType>
    <b:Guid>{EFBEF2DF-A725-441E-B8CA-CBA8F9CE8D6F}</b:Guid>
    <b:Title>Helse Sør-ØstRegional data- og analyseplattform</b:Title>
    <b:Author>
      <b:Author>
        <b:Corporate>Helse Sør-Øst</b:Corporate>
      </b:Author>
    </b:Author>
    <b:InternetSiteTitle>Helse Sør-Øst</b:InternetSiteTitle>
    <b:URL>https://helse-sorost.fnsp.prep.nhn.no/no/om-oss/vart-oppdrag/hva-gjor-vi/digitalisering-og-e-helse/regionale-ikt-prosjekter/regional-data-og-analyseplattform/</b:URL>
    <b:Year>2024</b:Year>
    <b:RefOrder>13</b:RefOrder>
  </b:Source>
  <b:Source>
    <b:Tag>Hel24</b:Tag>
    <b:SourceType>InternetSite</b:SourceType>
    <b:Guid>{BC892B7A-9700-4A84-BA67-8AA650D64994}</b:Guid>
    <b:Title>Regionalt helsedatasenter åpnet i Midt-Norge</b:Title>
    <b:InternetSiteTitle>Helse Mide-Norge</b:InternetSiteTitle>
    <b:Year>2024</b:Year>
    <b:Month>april</b:Month>
    <b:URL>https://www.helse-midt.no/nyheter/2024/regionalt-helsedatasenter-apnet-i-midt-norge/</b:URL>
    <b:Author>
      <b:Author>
        <b:NameList>
          <b:Person>
            <b:Last>Midt-Norge</b:Last>
            <b:First>Helse</b:First>
          </b:Person>
        </b:NameList>
      </b:Author>
    </b:Author>
    <b:RefOrder>14</b:RefOrder>
  </b:Source>
  <b:Source>
    <b:Tag>HMN1</b:Tag>
    <b:SourceType>DocumentFromInternetSite</b:SourceType>
    <b:Guid>{06ED63E6-2F41-4606-B4BF-27CBC4F6BDDC}</b:Guid>
    <b:Author>
      <b:Author>
        <b:Corporate>Helse Midt-Norge</b:Corporate>
      </b:Author>
    </b:Author>
    <b:Title>Regional Utviklingsplan 2023-2026</b:Title>
    <b:InternetSiteTitle>Helse Midt-Norge</b:InternetSiteTitle>
    <b:Year>2022</b:Year>
    <b:Publisher>Helse Midt-Norge</b:Publisher>
    <b:URL>https://www.helse-midt.no/helsefaglig/utviklingsplaner</b:URL>
    <b:RefOrder>15</b:RefOrder>
  </b:Source>
  <b:Source>
    <b:Tag>Hel18</b:Tag>
    <b:SourceType>Report</b:SourceType>
    <b:Guid>{38EA4FB8-663F-441E-BA99-6946E732824F}</b:Guid>
    <b:Author>
      <b:Author>
        <b:Corporate>Helse Nord</b:Corporate>
      </b:Author>
    </b:Author>
    <b:Title>Regional utviklingsplan 2035</b:Title>
    <b:Year>2018</b:Year>
    <b:RefOrder>16</b:RefOrder>
  </b:Source>
  <b:Source>
    <b:Tag>Hel23</b:Tag>
    <b:SourceType>Report</b:SourceType>
    <b:Guid>{7B033CCF-2DFC-487D-94DD-52E37F055657}</b:Guid>
    <b:Title>Omsorg 2022 - årsrapport: Velferdsteknologi i omsorgestjenesten</b:Title>
    <b:Year>2023</b:Year>
    <b:City>Oslo</b:City>
    <b:Publisher>Helsedirektoratet</b:Publisher>
    <b:Author>
      <b:Author>
        <b:Corporate>Helsedirektoratet</b:Corporate>
      </b:Author>
    </b:Author>
    <b:RefOrder>1</b:RefOrder>
  </b:Source>
</b:Sources>
</file>

<file path=customXml/itemProps1.xml><?xml version="1.0" encoding="utf-8"?>
<ds:datastoreItem xmlns:ds="http://schemas.openxmlformats.org/officeDocument/2006/customXml" ds:itemID="{D62A2F73-09CD-406E-97B4-3BBDA08711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159786-64bc-4c97-92a7-633cb27d5dd0"/>
    <ds:schemaRef ds:uri="e181c2a6-6e7a-45a7-958d-d3c0c907c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7D8A0F-4B2D-4E58-A5B8-9C71A894B272}">
  <ds:schemaRefs>
    <ds:schemaRef ds:uri="http://schemas.microsoft.com/sharepoint/v3/contenttype/forms"/>
  </ds:schemaRefs>
</ds:datastoreItem>
</file>

<file path=customXml/itemProps3.xml><?xml version="1.0" encoding="utf-8"?>
<ds:datastoreItem xmlns:ds="http://schemas.openxmlformats.org/officeDocument/2006/customXml" ds:itemID="{15F8CD28-2CD2-4BA2-BA3F-1715575F16E0}">
  <ds:schemaRefs/>
</ds:datastoreItem>
</file>

<file path=customXml/itemProps4.xml><?xml version="1.0" encoding="utf-8"?>
<ds:datastoreItem xmlns:ds="http://schemas.openxmlformats.org/officeDocument/2006/customXml" ds:itemID="{E107989C-55CE-4EDA-B157-38BC633412C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B9396FC-6E2D-4D12-AA19-457E5A9D3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Rapportmal_Helsedirektoratet</Template>
  <TotalTime>7251</TotalTime>
  <Pages>84</Pages>
  <Words>26809</Words>
  <Characters>142092</Characters>
  <Application>Microsoft Office Word</Application>
  <DocSecurity>0</DocSecurity>
  <Lines>1184</Lines>
  <Paragraphs>337</Paragraphs>
  <ScaleCrop>false</ScaleCrop>
  <Company/>
  <LinksUpToDate>false</LinksUpToDate>
  <CharactersWithSpaces>168564</CharactersWithSpaces>
  <SharedDoc>false</SharedDoc>
  <HLinks>
    <vt:vector size="1104" baseType="variant">
      <vt:variant>
        <vt:i4>3735592</vt:i4>
      </vt:variant>
      <vt:variant>
        <vt:i4>717</vt:i4>
      </vt:variant>
      <vt:variant>
        <vt:i4>0</vt:i4>
      </vt:variant>
      <vt:variant>
        <vt:i4>5</vt:i4>
      </vt:variant>
      <vt:variant>
        <vt:lpwstr>https://www.helsedirektoratet.no/digitalisering-og-e-helse/helseteknologiordningen</vt:lpwstr>
      </vt:variant>
      <vt:variant>
        <vt:lpwstr/>
      </vt:variant>
      <vt:variant>
        <vt:i4>1507343</vt:i4>
      </vt:variant>
      <vt:variant>
        <vt:i4>714</vt:i4>
      </vt:variant>
      <vt:variant>
        <vt:i4>0</vt:i4>
      </vt:variant>
      <vt:variant>
        <vt:i4>5</vt:i4>
      </vt:variant>
      <vt:variant>
        <vt:lpwstr>https://www.helsedirektoratet.no/digitalisering-og-e-helse/veilednings-og-godkjenningsordning-for-helseteknologi</vt:lpwstr>
      </vt:variant>
      <vt:variant>
        <vt:lpwstr/>
      </vt:variant>
      <vt:variant>
        <vt:i4>4259912</vt:i4>
      </vt:variant>
      <vt:variant>
        <vt:i4>708</vt:i4>
      </vt:variant>
      <vt:variant>
        <vt:i4>0</vt:i4>
      </vt:variant>
      <vt:variant>
        <vt:i4>5</vt:i4>
      </vt:variant>
      <vt:variant>
        <vt:lpwstr>https://www.helsedirektoratet.no/tema/digital-deling-av-helseopplysninger</vt:lpwstr>
      </vt:variant>
      <vt:variant>
        <vt:lpwstr/>
      </vt:variant>
      <vt:variant>
        <vt:i4>3014767</vt:i4>
      </vt:variant>
      <vt:variant>
        <vt:i4>702</vt:i4>
      </vt:variant>
      <vt:variant>
        <vt:i4>0</vt:i4>
      </vt:variant>
      <vt:variant>
        <vt:i4>5</vt:i4>
      </vt:variant>
      <vt:variant>
        <vt:lpwstr>https://nortre.no/</vt:lpwstr>
      </vt:variant>
      <vt:variant>
        <vt:lpwstr/>
      </vt:variant>
      <vt:variant>
        <vt:i4>5373970</vt:i4>
      </vt:variant>
      <vt:variant>
        <vt:i4>699</vt:i4>
      </vt:variant>
      <vt:variant>
        <vt:i4>0</vt:i4>
      </vt:variant>
      <vt:variant>
        <vt:i4>5</vt:i4>
      </vt:variant>
      <vt:variant>
        <vt:lpwstr>https://www.helsedirektoratet.no/om-oss/forsoksordninger-og-prosjekter/fair-secure-provision-and-use-of-health-data-in-norway-spuhin</vt:lpwstr>
      </vt:variant>
      <vt:variant>
        <vt:lpwstr/>
      </vt:variant>
      <vt:variant>
        <vt:i4>3866729</vt:i4>
      </vt:variant>
      <vt:variant>
        <vt:i4>696</vt:i4>
      </vt:variant>
      <vt:variant>
        <vt:i4>0</vt:i4>
      </vt:variant>
      <vt:variant>
        <vt:i4>5</vt:i4>
      </vt:variant>
      <vt:variant>
        <vt:lpwstr>https://quantumproject.eu/</vt:lpwstr>
      </vt:variant>
      <vt:variant>
        <vt:lpwstr/>
      </vt:variant>
      <vt:variant>
        <vt:i4>2687078</vt:i4>
      </vt:variant>
      <vt:variant>
        <vt:i4>693</vt:i4>
      </vt:variant>
      <vt:variant>
        <vt:i4>0</vt:i4>
      </vt:variant>
      <vt:variant>
        <vt:i4>5</vt:i4>
      </vt:variant>
      <vt:variant>
        <vt:lpwstr>https://tehdas.eu/</vt:lpwstr>
      </vt:variant>
      <vt:variant>
        <vt:lpwstr/>
      </vt:variant>
      <vt:variant>
        <vt:i4>7274578</vt:i4>
      </vt:variant>
      <vt:variant>
        <vt:i4>690</vt:i4>
      </vt:variant>
      <vt:variant>
        <vt:i4>0</vt:i4>
      </vt:variant>
      <vt:variant>
        <vt:i4>5</vt:i4>
      </vt:variant>
      <vt:variant>
        <vt:lpwstr>https://health.ec.europa.eu/ehealth-digital-health-and-care/ehds-action/projects-supporting-ehds/health-data-access-bodies-community-practice_en</vt:lpwstr>
      </vt:variant>
      <vt:variant>
        <vt:lpwstr/>
      </vt:variant>
      <vt:variant>
        <vt:i4>6357030</vt:i4>
      </vt:variant>
      <vt:variant>
        <vt:i4>687</vt:i4>
      </vt:variant>
      <vt:variant>
        <vt:i4>0</vt:i4>
      </vt:variant>
      <vt:variant>
        <vt:i4>5</vt:i4>
      </vt:variant>
      <vt:variant>
        <vt:lpwstr>https://www.xt-ehr.eu/</vt:lpwstr>
      </vt:variant>
      <vt:variant>
        <vt:lpwstr/>
      </vt:variant>
      <vt:variant>
        <vt:i4>6225974</vt:i4>
      </vt:variant>
      <vt:variant>
        <vt:i4>684</vt:i4>
      </vt:variant>
      <vt:variant>
        <vt:i4>0</vt:i4>
      </vt:variant>
      <vt:variant>
        <vt:i4>5</vt:i4>
      </vt:variant>
      <vt:variant>
        <vt:lpwstr>https://health.ec.europa.eu/ehealth-digital-health-and-care/digital-health-and-care/eu-cooperation/ehealth-network_en</vt:lpwstr>
      </vt:variant>
      <vt:variant>
        <vt:lpwstr/>
      </vt:variant>
      <vt:variant>
        <vt:i4>6946819</vt:i4>
      </vt:variant>
      <vt:variant>
        <vt:i4>681</vt:i4>
      </vt:variant>
      <vt:variant>
        <vt:i4>0</vt:i4>
      </vt:variant>
      <vt:variant>
        <vt:i4>5</vt:i4>
      </vt:variant>
      <vt:variant>
        <vt:lpwstr>https://ec.europa.eu/commission/presscorner/api/files/attachment/878490/Factsheet European Health Data Space_EN.pdf</vt:lpwstr>
      </vt:variant>
      <vt:variant>
        <vt:lpwstr/>
      </vt:variant>
      <vt:variant>
        <vt:i4>524303</vt:i4>
      </vt:variant>
      <vt:variant>
        <vt:i4>678</vt:i4>
      </vt:variant>
      <vt:variant>
        <vt:i4>0</vt:i4>
      </vt:variant>
      <vt:variant>
        <vt:i4>5</vt:i4>
      </vt:variant>
      <vt:variant>
        <vt:lpwstr>https://ec.europa.eu/newsroom/sante/newsletter-archives/60931</vt:lpwstr>
      </vt:variant>
      <vt:variant>
        <vt:lpwstr/>
      </vt:variant>
      <vt:variant>
        <vt:i4>983045</vt:i4>
      </vt:variant>
      <vt:variant>
        <vt:i4>666</vt:i4>
      </vt:variant>
      <vt:variant>
        <vt:i4>0</vt:i4>
      </vt:variant>
      <vt:variant>
        <vt:i4>5</vt:i4>
      </vt:variant>
      <vt:variant>
        <vt:lpwstr>https://www.helsedirektoratet.no/digitalisering-og-e-helse/nasjonal-e-helseportefolje/tiltak-i-nasjonal-e-helseportefolje/myhealth-eu-ks</vt:lpwstr>
      </vt:variant>
      <vt:variant>
        <vt:lpwstr/>
      </vt:variant>
      <vt:variant>
        <vt:i4>2621542</vt:i4>
      </vt:variant>
      <vt:variant>
        <vt:i4>657</vt:i4>
      </vt:variant>
      <vt:variant>
        <vt:i4>0</vt:i4>
      </vt:variant>
      <vt:variant>
        <vt:i4>5</vt:i4>
      </vt:variant>
      <vt:variant>
        <vt:lpwstr>https://www.helsedirektoratet.no/digitalisering-og-e-helse/nasjonal-e-helseportefolje/tiltak-i-nasjonal-e-helseportefolje/healthdata-eu</vt:lpwstr>
      </vt:variant>
      <vt:variant>
        <vt:lpwstr/>
      </vt:variant>
      <vt:variant>
        <vt:i4>1900570</vt:i4>
      </vt:variant>
      <vt:variant>
        <vt:i4>654</vt:i4>
      </vt:variant>
      <vt:variant>
        <vt:i4>0</vt:i4>
      </vt:variant>
      <vt:variant>
        <vt:i4>5</vt:i4>
      </vt:variant>
      <vt:variant>
        <vt:lpwstr>https://ec.europa.eu/digital-building-blocks/sites/pages/viewpage.action?pageId=592643692</vt:lpwstr>
      </vt:variant>
      <vt:variant>
        <vt:lpwstr/>
      </vt:variant>
      <vt:variant>
        <vt:i4>1966148</vt:i4>
      </vt:variant>
      <vt:variant>
        <vt:i4>648</vt:i4>
      </vt:variant>
      <vt:variant>
        <vt:i4>0</vt:i4>
      </vt:variant>
      <vt:variant>
        <vt:i4>5</vt:i4>
      </vt:variant>
      <vt:variant>
        <vt:lpwstr>https://www.helsedirektoratet.no/digitalisering-og-e-helse/helsefaglige-kodeverk/icd/om-overgangen-til-icd-11-i-norge</vt:lpwstr>
      </vt:variant>
      <vt:variant>
        <vt:lpwstr/>
      </vt:variant>
      <vt:variant>
        <vt:i4>13828139</vt:i4>
      </vt:variant>
      <vt:variant>
        <vt:i4>636</vt:i4>
      </vt:variant>
      <vt:variant>
        <vt:i4>0</vt:i4>
      </vt:variant>
      <vt:variant>
        <vt:i4>5</vt:i4>
      </vt:variant>
      <vt:variant>
        <vt:lpwstr/>
      </vt:variant>
      <vt:variant>
        <vt:lpwstr>_Delmål_2.C:_Helsepersonell</vt:lpwstr>
      </vt:variant>
      <vt:variant>
        <vt:i4>131190</vt:i4>
      </vt:variant>
      <vt:variant>
        <vt:i4>633</vt:i4>
      </vt:variant>
      <vt:variant>
        <vt:i4>0</vt:i4>
      </vt:variant>
      <vt:variant>
        <vt:i4>5</vt:i4>
      </vt:variant>
      <vt:variant>
        <vt:lpwstr>https://www.helsedirektoratet.no/faglige-rad/malarkitektur-for-datadeling-i-digital-hjemmeoppfolging/malarkitektur-for-datadeling-i-digital-hjemmeoppfolging.pdf/_/attachment/inline/25b26f45-305a-4116-a9d3-a571ad6a76bc:ba7df2e5e0de816ec2810a4af09b37530f33fa15/M%C3%A5larkitektur for datadeling i digital hjemmeoppf%C3%B8lging.pdf</vt:lpwstr>
      </vt:variant>
      <vt:variant>
        <vt:lpwstr/>
      </vt:variant>
      <vt:variant>
        <vt:i4>5373976</vt:i4>
      </vt:variant>
      <vt:variant>
        <vt:i4>624</vt:i4>
      </vt:variant>
      <vt:variant>
        <vt:i4>0</vt:i4>
      </vt:variant>
      <vt:variant>
        <vt:i4>5</vt:i4>
      </vt:variant>
      <vt:variant>
        <vt:lpwstr>https://streamlex.eu/articles/ehds-en-art-51/</vt:lpwstr>
      </vt:variant>
      <vt:variant>
        <vt:lpwstr/>
      </vt:variant>
      <vt:variant>
        <vt:i4>5636175</vt:i4>
      </vt:variant>
      <vt:variant>
        <vt:i4>621</vt:i4>
      </vt:variant>
      <vt:variant>
        <vt:i4>0</vt:i4>
      </vt:variant>
      <vt:variant>
        <vt:i4>5</vt:i4>
      </vt:variant>
      <vt:variant>
        <vt:lpwstr>https://helsedata.no/</vt:lpwstr>
      </vt:variant>
      <vt:variant>
        <vt:lpwstr/>
      </vt:variant>
      <vt:variant>
        <vt:i4>3735650</vt:i4>
      </vt:variant>
      <vt:variant>
        <vt:i4>615</vt:i4>
      </vt:variant>
      <vt:variant>
        <vt:i4>0</vt:i4>
      </vt:variant>
      <vt:variant>
        <vt:i4>5</vt:i4>
      </vt:variant>
      <vt:variant>
        <vt:lpwstr>https://www.helsedirektoratet.no/digitalisering-og-e-helse/nasjonal-e-helseportefolje/tiltak-i-nasjonal-e-helseportefolje/rikere-helseregistre</vt:lpwstr>
      </vt:variant>
      <vt:variant>
        <vt:lpwstr/>
      </vt:variant>
      <vt:variant>
        <vt:i4>7995437</vt:i4>
      </vt:variant>
      <vt:variant>
        <vt:i4>609</vt:i4>
      </vt:variant>
      <vt:variant>
        <vt:i4>0</vt:i4>
      </vt:variant>
      <vt:variant>
        <vt:i4>5</vt:i4>
      </vt:variant>
      <vt:variant>
        <vt:lpwstr>https://www.fhi.no/va/sysvak/om-sysvak/</vt:lpwstr>
      </vt:variant>
      <vt:variant>
        <vt:lpwstr/>
      </vt:variant>
      <vt:variant>
        <vt:i4>7602291</vt:i4>
      </vt:variant>
      <vt:variant>
        <vt:i4>606</vt:i4>
      </vt:variant>
      <vt:variant>
        <vt:i4>0</vt:i4>
      </vt:variant>
      <vt:variant>
        <vt:i4>5</vt:i4>
      </vt:variant>
      <vt:variant>
        <vt:lpwstr>https://www.fhi.no/prosjekter/norsurv/</vt:lpwstr>
      </vt:variant>
      <vt:variant>
        <vt:lpwstr/>
      </vt:variant>
      <vt:variant>
        <vt:i4>5439566</vt:i4>
      </vt:variant>
      <vt:variant>
        <vt:i4>603</vt:i4>
      </vt:variant>
      <vt:variant>
        <vt:i4>0</vt:i4>
      </vt:variant>
      <vt:variant>
        <vt:i4>5</vt:i4>
      </vt:variant>
      <vt:variant>
        <vt:lpwstr>https://www.fhi.no/sm/smittevernveilederen/temakapitler/24.-smittevernberedskap---veileder-?term=</vt:lpwstr>
      </vt:variant>
      <vt:variant>
        <vt:lpwstr/>
      </vt:variant>
      <vt:variant>
        <vt:i4>7602237</vt:i4>
      </vt:variant>
      <vt:variant>
        <vt:i4>600</vt:i4>
      </vt:variant>
      <vt:variant>
        <vt:i4>0</vt:i4>
      </vt:variant>
      <vt:variant>
        <vt:i4>5</vt:i4>
      </vt:variant>
      <vt:variant>
        <vt:lpwstr>https://www.helsedirektoratet.no/veiledere/godkjenning-av-medisinske-kvalitetsregistre-for-nasjonal-status</vt:lpwstr>
      </vt:variant>
      <vt:variant>
        <vt:lpwstr/>
      </vt:variant>
      <vt:variant>
        <vt:i4>2818163</vt:i4>
      </vt:variant>
      <vt:variant>
        <vt:i4>594</vt:i4>
      </vt:variant>
      <vt:variant>
        <vt:i4>0</vt:i4>
      </vt:variant>
      <vt:variant>
        <vt:i4>5</vt:i4>
      </vt:variant>
      <vt:variant>
        <vt:lpwstr>https://www.helsedirektoratet.no/digitalisering-og-e-helse/kunstig-intelligens</vt:lpwstr>
      </vt:variant>
      <vt:variant>
        <vt:lpwstr/>
      </vt:variant>
      <vt:variant>
        <vt:i4>2228321</vt:i4>
      </vt:variant>
      <vt:variant>
        <vt:i4>588</vt:i4>
      </vt:variant>
      <vt:variant>
        <vt:i4>0</vt:i4>
      </vt:variant>
      <vt:variant>
        <vt:i4>5</vt:i4>
      </vt:variant>
      <vt:variant>
        <vt:lpwstr>https://www.helsedirektoratet.no/rapporter/ki-norge-rundt-2026-oyeblikksbilde-av-kunstig-intelligens-i-norsk-spesialisthelsetjeneste/resultater/nasjonal-utbredelse-av-ki-systemer</vt:lpwstr>
      </vt:variant>
      <vt:variant>
        <vt:lpwstr/>
      </vt:variant>
      <vt:variant>
        <vt:i4>5505028</vt:i4>
      </vt:variant>
      <vt:variant>
        <vt:i4>585</vt:i4>
      </vt:variant>
      <vt:variant>
        <vt:i4>0</vt:i4>
      </vt:variant>
      <vt:variant>
        <vt:i4>5</vt:i4>
      </vt:variant>
      <vt:variant>
        <vt:lpwstr>https://www.helse-midt.no/nyheter/2026/regional-strategi-for-kunstig-intelligens-innen-helse/</vt:lpwstr>
      </vt:variant>
      <vt:variant>
        <vt:lpwstr/>
      </vt:variant>
      <vt:variant>
        <vt:i4>4325399</vt:i4>
      </vt:variant>
      <vt:variant>
        <vt:i4>582</vt:i4>
      </vt:variant>
      <vt:variant>
        <vt:i4>0</vt:i4>
      </vt:variant>
      <vt:variant>
        <vt:i4>5</vt:i4>
      </vt:variant>
      <vt:variant>
        <vt:lpwstr>https://www.sykehuspartner.no/om-oss/Satsningsomrader-og-prosjekter/regionale-ikt-prosjekter/ki-for-tale-til-sammendrag/</vt:lpwstr>
      </vt:variant>
      <vt:variant>
        <vt:lpwstr/>
      </vt:variant>
      <vt:variant>
        <vt:i4>6750324</vt:i4>
      </vt:variant>
      <vt:variant>
        <vt:i4>579</vt:i4>
      </vt:variant>
      <vt:variant>
        <vt:i4>0</vt:i4>
      </vt:variant>
      <vt:variant>
        <vt:i4>5</vt:i4>
      </vt:variant>
      <vt:variant>
        <vt:lpwstr>https://www.sykehuspartner.no/om-oss/Satsningsomrader-og-prosjekter/regionale-ikt-prosjekter/regelmessig-netthinneundersokelse-for-diabetisk-retinopati/</vt:lpwstr>
      </vt:variant>
      <vt:variant>
        <vt:lpwstr>forventet-nytte</vt:lpwstr>
      </vt:variant>
      <vt:variant>
        <vt:i4>4587546</vt:i4>
      </vt:variant>
      <vt:variant>
        <vt:i4>576</vt:i4>
      </vt:variant>
      <vt:variant>
        <vt:i4>0</vt:i4>
      </vt:variant>
      <vt:variant>
        <vt:i4>5</vt:i4>
      </vt:variant>
      <vt:variant>
        <vt:lpwstr>https://www.helse-mr.no/fag-og-forsking/forsking-og-innovasjon/forskingsnyheiter/atter-ein-suksess-med-kunstig-intelligens-i-stralebehandlinga2/</vt:lpwstr>
      </vt:variant>
      <vt:variant>
        <vt:lpwstr/>
      </vt:variant>
      <vt:variant>
        <vt:i4>4587546</vt:i4>
      </vt:variant>
      <vt:variant>
        <vt:i4>573</vt:i4>
      </vt:variant>
      <vt:variant>
        <vt:i4>0</vt:i4>
      </vt:variant>
      <vt:variant>
        <vt:i4>5</vt:i4>
      </vt:variant>
      <vt:variant>
        <vt:lpwstr>https://www.helse-mr.no/fag-og-forsking/forsking-og-innovasjon/forskingsnyheiter/atter-ein-suksess-med-kunstig-intelligens-i-stralebehandlinga2/</vt:lpwstr>
      </vt:variant>
      <vt:variant>
        <vt:lpwstr/>
      </vt:variant>
      <vt:variant>
        <vt:i4>4587546</vt:i4>
      </vt:variant>
      <vt:variant>
        <vt:i4>570</vt:i4>
      </vt:variant>
      <vt:variant>
        <vt:i4>0</vt:i4>
      </vt:variant>
      <vt:variant>
        <vt:i4>5</vt:i4>
      </vt:variant>
      <vt:variant>
        <vt:lpwstr>https://www.helse-mr.no/fag-og-forsking/forsking-og-innovasjon/forskingsnyheiter/atter-ein-suksess-med-kunstig-intelligens-i-stralebehandlinga2/</vt:lpwstr>
      </vt:variant>
      <vt:variant>
        <vt:lpwstr/>
      </vt:variant>
      <vt:variant>
        <vt:i4>2883632</vt:i4>
      </vt:variant>
      <vt:variant>
        <vt:i4>567</vt:i4>
      </vt:variant>
      <vt:variant>
        <vt:i4>0</vt:i4>
      </vt:variant>
      <vt:variant>
        <vt:i4>5</vt:i4>
      </vt:variant>
      <vt:variant>
        <vt:lpwstr>https://www.helse-vest.no/nyheiter/nyheiter-2024/brukar-ki-for-a-diagnostisere-beinbrot?trk=public_post_comment-text</vt:lpwstr>
      </vt:variant>
      <vt:variant>
        <vt:lpwstr/>
      </vt:variant>
      <vt:variant>
        <vt:i4>7078111</vt:i4>
      </vt:variant>
      <vt:variant>
        <vt:i4>546</vt:i4>
      </vt:variant>
      <vt:variant>
        <vt:i4>0</vt:i4>
      </vt:variant>
      <vt:variant>
        <vt:i4>5</vt:i4>
      </vt:variant>
      <vt:variant>
        <vt:lpwstr/>
      </vt:variant>
      <vt:variant>
        <vt:lpwstr>_Mål_2:_</vt:lpwstr>
      </vt:variant>
      <vt:variant>
        <vt:i4>7143626</vt:i4>
      </vt:variant>
      <vt:variant>
        <vt:i4>543</vt:i4>
      </vt:variant>
      <vt:variant>
        <vt:i4>0</vt:i4>
      </vt:variant>
      <vt:variant>
        <vt:i4>5</vt:i4>
      </vt:variant>
      <vt:variant>
        <vt:lpwstr/>
      </vt:variant>
      <vt:variant>
        <vt:lpwstr>_Mål_1:_Aktiv</vt:lpwstr>
      </vt:variant>
      <vt:variant>
        <vt:i4>6750316</vt:i4>
      </vt:variant>
      <vt:variant>
        <vt:i4>534</vt:i4>
      </vt:variant>
      <vt:variant>
        <vt:i4>0</vt:i4>
      </vt:variant>
      <vt:variant>
        <vt:i4>5</vt:i4>
      </vt:variant>
      <vt:variant>
        <vt:lpwstr>https://www.ks.no/fagomrader/digitalisering/felleslosninger/fkj/kommunal-samhandlingsplattform-for-informasjonsdeling/</vt:lpwstr>
      </vt:variant>
      <vt:variant>
        <vt:lpwstr/>
      </vt:variant>
      <vt:variant>
        <vt:i4>6291564</vt:i4>
      </vt:variant>
      <vt:variant>
        <vt:i4>528</vt:i4>
      </vt:variant>
      <vt:variant>
        <vt:i4>0</vt:i4>
      </vt:variant>
      <vt:variant>
        <vt:i4>5</vt:i4>
      </vt:variant>
      <vt:variant>
        <vt:lpwstr>https://www.helsedirektoratet.no/digitalisering-og-e-helse/nasjonal-e-helseportefolje/tiltak-i-nasjonal-e-helseportefolje/pasientens-maledata-helsedirektoratet</vt:lpwstr>
      </vt:variant>
      <vt:variant>
        <vt:lpwstr/>
      </vt:variant>
      <vt:variant>
        <vt:i4>983045</vt:i4>
      </vt:variant>
      <vt:variant>
        <vt:i4>525</vt:i4>
      </vt:variant>
      <vt:variant>
        <vt:i4>0</vt:i4>
      </vt:variant>
      <vt:variant>
        <vt:i4>5</vt:i4>
      </vt:variant>
      <vt:variant>
        <vt:lpwstr>https://www.helsedirektoratet.no/digitalisering-og-e-helse/nasjonal-e-helseportefolje/tiltak-i-nasjonal-e-helseportefolje/myhealth-eu-ks</vt:lpwstr>
      </vt:variant>
      <vt:variant>
        <vt:lpwstr/>
      </vt:variant>
      <vt:variant>
        <vt:i4>4522011</vt:i4>
      </vt:variant>
      <vt:variant>
        <vt:i4>522</vt:i4>
      </vt:variant>
      <vt:variant>
        <vt:i4>0</vt:i4>
      </vt:variant>
      <vt:variant>
        <vt:i4>5</vt:i4>
      </vt:variant>
      <vt:variant>
        <vt:lpwstr>https://www.helsedirektoratet.no/digitalisering-og-e-helse/reguleringsplanen/krav-og-anbefalinger/pasientens-maledata</vt:lpwstr>
      </vt:variant>
      <vt:variant>
        <vt:lpwstr/>
      </vt:variant>
      <vt:variant>
        <vt:i4>196624</vt:i4>
      </vt:variant>
      <vt:variant>
        <vt:i4>519</vt:i4>
      </vt:variant>
      <vt:variant>
        <vt:i4>0</vt:i4>
      </vt:variant>
      <vt:variant>
        <vt:i4>5</vt:i4>
      </vt:variant>
      <vt:variant>
        <vt:lpwstr>https://www.helsedirektoratet.no/forebygging-diagnose-og-behandling/organisering-og-tjenestetilbud/velferdsteknologi-og-digital-hjemmeoppfolging/pasientens-maledata</vt:lpwstr>
      </vt:variant>
      <vt:variant>
        <vt:lpwstr/>
      </vt:variant>
      <vt:variant>
        <vt:i4>7602211</vt:i4>
      </vt:variant>
      <vt:variant>
        <vt:i4>513</vt:i4>
      </vt:variant>
      <vt:variant>
        <vt:i4>0</vt:i4>
      </vt:variant>
      <vt:variant>
        <vt:i4>5</vt:i4>
      </vt:variant>
      <vt:variant>
        <vt:lpwstr>https://www.helsedirektoratet.no/digitalisering-og-e-helse/pasientens-provesvar</vt:lpwstr>
      </vt:variant>
      <vt:variant>
        <vt:lpwstr/>
      </vt:variant>
      <vt:variant>
        <vt:i4>4128886</vt:i4>
      </vt:variant>
      <vt:variant>
        <vt:i4>507</vt:i4>
      </vt:variant>
      <vt:variant>
        <vt:i4>0</vt:i4>
      </vt:variant>
      <vt:variant>
        <vt:i4>5</vt:i4>
      </vt:variant>
      <vt:variant>
        <vt:lpwstr>https://www.helsedirektoratet.no/digitalisering-og-e-helse/kritisk-informasjon-i-kjernejournal</vt:lpwstr>
      </vt:variant>
      <vt:variant>
        <vt:lpwstr/>
      </vt:variant>
      <vt:variant>
        <vt:i4>4194380</vt:i4>
      </vt:variant>
      <vt:variant>
        <vt:i4>501</vt:i4>
      </vt:variant>
      <vt:variant>
        <vt:i4>0</vt:i4>
      </vt:variant>
      <vt:variant>
        <vt:i4>5</vt:i4>
      </vt:variant>
      <vt:variant>
        <vt:lpwstr>https://www.helsedirektoratet.no/digitalisering-og-e-helse/pasientens-journaldokumenter-pjd/maling-evaluering-og-nyttevurderinger</vt:lpwstr>
      </vt:variant>
      <vt:variant>
        <vt:lpwstr/>
      </vt:variant>
      <vt:variant>
        <vt:i4>2949235</vt:i4>
      </vt:variant>
      <vt:variant>
        <vt:i4>498</vt:i4>
      </vt:variant>
      <vt:variant>
        <vt:i4>0</vt:i4>
      </vt:variant>
      <vt:variant>
        <vt:i4>5</vt:i4>
      </vt:variant>
      <vt:variant>
        <vt:lpwstr>https://www.helsedirektoratet.no/rapporter/forelopig-evaluering-av-nytte-og-utfordringer-for-videre-innforing-av-pasientens-journaldokumenter/resultater-fra-undersokelse-og-intervjuer</vt:lpwstr>
      </vt:variant>
      <vt:variant>
        <vt:lpwstr/>
      </vt:variant>
      <vt:variant>
        <vt:i4>4194380</vt:i4>
      </vt:variant>
      <vt:variant>
        <vt:i4>492</vt:i4>
      </vt:variant>
      <vt:variant>
        <vt:i4>0</vt:i4>
      </vt:variant>
      <vt:variant>
        <vt:i4>5</vt:i4>
      </vt:variant>
      <vt:variant>
        <vt:lpwstr>https://www.helsedirektoratet.no/digitalisering-og-e-helse/pasientens-journaldokumenter-pjd/maling-evaluering-og-nyttevurderinger</vt:lpwstr>
      </vt:variant>
      <vt:variant>
        <vt:lpwstr/>
      </vt:variant>
      <vt:variant>
        <vt:i4>4128872</vt:i4>
      </vt:variant>
      <vt:variant>
        <vt:i4>489</vt:i4>
      </vt:variant>
      <vt:variant>
        <vt:i4>0</vt:i4>
      </vt:variant>
      <vt:variant>
        <vt:i4>5</vt:i4>
      </vt:variant>
      <vt:variant>
        <vt:lpwstr>https://www.helsedirektoratet.no/digitalisering-og-e-helse/pasientens-journaldokumenter-pjd/dokumenttyper-som-kan-deles-i-pasientens-journaldokumenter</vt:lpwstr>
      </vt:variant>
      <vt:variant>
        <vt:lpwstr/>
      </vt:variant>
      <vt:variant>
        <vt:i4>7798875</vt:i4>
      </vt:variant>
      <vt:variant>
        <vt:i4>483</vt:i4>
      </vt:variant>
      <vt:variant>
        <vt:i4>0</vt:i4>
      </vt:variant>
      <vt:variant>
        <vt:i4>5</vt:i4>
      </vt:variant>
      <vt:variant>
        <vt:lpwstr>https://lovdata.no/dokument/SF/forskrift/2015-07-01-853/KAPITTEL_3</vt:lpwstr>
      </vt:variant>
      <vt:variant>
        <vt:lpwstr>%C2%A713</vt:lpwstr>
      </vt:variant>
      <vt:variant>
        <vt:i4>13369380</vt:i4>
      </vt:variant>
      <vt:variant>
        <vt:i4>474</vt:i4>
      </vt:variant>
      <vt:variant>
        <vt:i4>0</vt:i4>
      </vt:variant>
      <vt:variant>
        <vt:i4>5</vt:i4>
      </vt:variant>
      <vt:variant>
        <vt:lpwstr/>
      </vt:variant>
      <vt:variant>
        <vt:lpwstr>_Delmål_4.A:_Trygg</vt:lpwstr>
      </vt:variant>
      <vt:variant>
        <vt:i4>524377</vt:i4>
      </vt:variant>
      <vt:variant>
        <vt:i4>471</vt:i4>
      </vt:variant>
      <vt:variant>
        <vt:i4>0</vt:i4>
      </vt:variant>
      <vt:variant>
        <vt:i4>5</vt:i4>
      </vt:variant>
      <vt:variant>
        <vt:lpwstr>https://www.regjeringen.no/no/dokumenter/meld.-st.-9-20232024/id3027594/?ch=9</vt:lpwstr>
      </vt:variant>
      <vt:variant>
        <vt:lpwstr/>
      </vt:variant>
      <vt:variant>
        <vt:i4>2883622</vt:i4>
      </vt:variant>
      <vt:variant>
        <vt:i4>465</vt:i4>
      </vt:variant>
      <vt:variant>
        <vt:i4>0</vt:i4>
      </vt:variant>
      <vt:variant>
        <vt:i4>5</vt:i4>
      </vt:variant>
      <vt:variant>
        <vt:lpwstr>https://www.helsedirektoratet.no/digitalisering-og-e-helse/nasjonal-e-helseportefolje/tiltak-i-nasjonal-e-helseportefolje/</vt:lpwstr>
      </vt:variant>
      <vt:variant>
        <vt:lpwstr/>
      </vt:variant>
      <vt:variant>
        <vt:i4>327772</vt:i4>
      </vt:variant>
      <vt:variant>
        <vt:i4>462</vt:i4>
      </vt:variant>
      <vt:variant>
        <vt:i4>0</vt:i4>
      </vt:variant>
      <vt:variant>
        <vt:i4>5</vt:i4>
      </vt:variant>
      <vt:variant>
        <vt:lpwstr>https://app.powerbi.com/view?r=eyJrIjoiOTUyNGI5NmMtZWRlNi00OWZiLThkMzMtZDRjZGFjZTFhMzRhIiwidCI6IjZiYTFiZDVjLTc1MGYtNGFkNi1hYmEzLTBmOTU1ODViYzIxZiIsImMiOjh9&amp;pageName=d54c682a2048d595797d</vt:lpwstr>
      </vt:variant>
      <vt:variant>
        <vt:lpwstr/>
      </vt:variant>
      <vt:variant>
        <vt:i4>6160405</vt:i4>
      </vt:variant>
      <vt:variant>
        <vt:i4>459</vt:i4>
      </vt:variant>
      <vt:variant>
        <vt:i4>0</vt:i4>
      </vt:variant>
      <vt:variant>
        <vt:i4>5</vt:i4>
      </vt:variant>
      <vt:variant>
        <vt:lpwstr>https://www.helse-nord.no/pll-i-nord/</vt:lpwstr>
      </vt:variant>
      <vt:variant>
        <vt:lpwstr/>
      </vt:variant>
      <vt:variant>
        <vt:i4>6815864</vt:i4>
      </vt:variant>
      <vt:variant>
        <vt:i4>456</vt:i4>
      </vt:variant>
      <vt:variant>
        <vt:i4>0</vt:i4>
      </vt:variant>
      <vt:variant>
        <vt:i4>5</vt:i4>
      </vt:variant>
      <vt:variant>
        <vt:lpwstr>https://www.helse-sorost.no/4ac1d6/siteassets/documents/styret/styremoter/2025/11/137-2025-vedlegg-felles-plan-2025.pdf</vt:lpwstr>
      </vt:variant>
      <vt:variant>
        <vt:lpwstr/>
      </vt:variant>
      <vt:variant>
        <vt:i4>1966167</vt:i4>
      </vt:variant>
      <vt:variant>
        <vt:i4>453</vt:i4>
      </vt:variant>
      <vt:variant>
        <vt:i4>0</vt:i4>
      </vt:variant>
      <vt:variant>
        <vt:i4>5</vt:i4>
      </vt:variant>
      <vt:variant>
        <vt:lpwstr>https://www.helsedirektoratet.no/digitalisering-og-e-helse/pasientens-legemiddelliste</vt:lpwstr>
      </vt:variant>
      <vt:variant>
        <vt:lpwstr/>
      </vt:variant>
      <vt:variant>
        <vt:i4>4587547</vt:i4>
      </vt:variant>
      <vt:variant>
        <vt:i4>444</vt:i4>
      </vt:variant>
      <vt:variant>
        <vt:i4>0</vt:i4>
      </vt:variant>
      <vt:variant>
        <vt:i4>5</vt:i4>
      </vt:variant>
      <vt:variant>
        <vt:lpwstr>https://www.helsedirektoratet.no/digitalisering-og-e-helse/nasjonal-e-helseportefolje/tiltak-i-nasjonal-e-helseportefolje/pasientens-legemiddelliste-norsk-helsenett</vt:lpwstr>
      </vt:variant>
      <vt:variant>
        <vt:lpwstr/>
      </vt:variant>
      <vt:variant>
        <vt:i4>6488115</vt:i4>
      </vt:variant>
      <vt:variant>
        <vt:i4>441</vt:i4>
      </vt:variant>
      <vt:variant>
        <vt:i4>0</vt:i4>
      </vt:variant>
      <vt:variant>
        <vt:i4>5</vt:i4>
      </vt:variant>
      <vt:variant>
        <vt:lpwstr>https://www.nhn.no/tjenester/sentralforskrivningsmodul</vt:lpwstr>
      </vt:variant>
      <vt:variant>
        <vt:lpwstr/>
      </vt:variant>
      <vt:variant>
        <vt:i4>983045</vt:i4>
      </vt:variant>
      <vt:variant>
        <vt:i4>435</vt:i4>
      </vt:variant>
      <vt:variant>
        <vt:i4>0</vt:i4>
      </vt:variant>
      <vt:variant>
        <vt:i4>5</vt:i4>
      </vt:variant>
      <vt:variant>
        <vt:lpwstr>https://www.helsedirektoratet.no/digitalisering-og-e-helse/nasjonal-e-helseportefolje/tiltak-i-nasjonal-e-helseportefolje/myhealth-eu-ks</vt:lpwstr>
      </vt:variant>
      <vt:variant>
        <vt:lpwstr/>
      </vt:variant>
      <vt:variant>
        <vt:i4>6488115</vt:i4>
      </vt:variant>
      <vt:variant>
        <vt:i4>432</vt:i4>
      </vt:variant>
      <vt:variant>
        <vt:i4>0</vt:i4>
      </vt:variant>
      <vt:variant>
        <vt:i4>5</vt:i4>
      </vt:variant>
      <vt:variant>
        <vt:lpwstr>https://www.nhn.no/tjenester/sentralforskrivningsmodul</vt:lpwstr>
      </vt:variant>
      <vt:variant>
        <vt:lpwstr/>
      </vt:variant>
      <vt:variant>
        <vt:i4>4587547</vt:i4>
      </vt:variant>
      <vt:variant>
        <vt:i4>426</vt:i4>
      </vt:variant>
      <vt:variant>
        <vt:i4>0</vt:i4>
      </vt:variant>
      <vt:variant>
        <vt:i4>5</vt:i4>
      </vt:variant>
      <vt:variant>
        <vt:lpwstr>https://www.helsedirektoratet.no/digitalisering-og-e-helse/nasjonal-e-helseportefolje/tiltak-i-nasjonal-e-helseportefolje/pasientens-legemiddelliste-norsk-helsenett</vt:lpwstr>
      </vt:variant>
      <vt:variant>
        <vt:lpwstr/>
      </vt:variant>
      <vt:variant>
        <vt:i4>7405611</vt:i4>
      </vt:variant>
      <vt:variant>
        <vt:i4>423</vt:i4>
      </vt:variant>
      <vt:variant>
        <vt:i4>0</vt:i4>
      </vt:variant>
      <vt:variant>
        <vt:i4>5</vt:i4>
      </vt:variant>
      <vt:variant>
        <vt:lpwstr>https://www.ehelse.no/nasjonal-e-helseportefolje/tiltak-i-nasjonal-e-helseportefolje/epj-loftet</vt:lpwstr>
      </vt:variant>
      <vt:variant>
        <vt:lpwstr/>
      </vt:variant>
      <vt:variant>
        <vt:i4>393293</vt:i4>
      </vt:variant>
      <vt:variant>
        <vt:i4>420</vt:i4>
      </vt:variant>
      <vt:variant>
        <vt:i4>0</vt:i4>
      </vt:variant>
      <vt:variant>
        <vt:i4>5</vt:i4>
      </vt:variant>
      <vt:variant>
        <vt:lpwstr>https://www.nhn.no/tjenester/sentralforskrivningsmodul/sfm-leverandoroversikt</vt:lpwstr>
      </vt:variant>
      <vt:variant>
        <vt:lpwstr/>
      </vt:variant>
      <vt:variant>
        <vt:i4>4259919</vt:i4>
      </vt:variant>
      <vt:variant>
        <vt:i4>414</vt:i4>
      </vt:variant>
      <vt:variant>
        <vt:i4>0</vt:i4>
      </vt:variant>
      <vt:variant>
        <vt:i4>5</vt:i4>
      </vt:variant>
      <vt:variant>
        <vt:lpwstr>https://www.helsedirektoratet.no/digitalisering-og-e-helse/pasientens-legemiddelliste/sammenheng-multidose-eresept-kjernejournal-sfm</vt:lpwstr>
      </vt:variant>
      <vt:variant>
        <vt:lpwstr/>
      </vt:variant>
      <vt:variant>
        <vt:i4>4784130</vt:i4>
      </vt:variant>
      <vt:variant>
        <vt:i4>411</vt:i4>
      </vt:variant>
      <vt:variant>
        <vt:i4>0</vt:i4>
      </vt:variant>
      <vt:variant>
        <vt:i4>5</vt:i4>
      </vt:variant>
      <vt:variant>
        <vt:lpwstr>https://www.helsedirektoratet.no/digitalisering-og-e-helse/reguleringsplanen/krav-og-anbefalinger/pasientens-legemiddelliste</vt:lpwstr>
      </vt:variant>
      <vt:variant>
        <vt:lpwstr/>
      </vt:variant>
      <vt:variant>
        <vt:i4>1966167</vt:i4>
      </vt:variant>
      <vt:variant>
        <vt:i4>408</vt:i4>
      </vt:variant>
      <vt:variant>
        <vt:i4>0</vt:i4>
      </vt:variant>
      <vt:variant>
        <vt:i4>5</vt:i4>
      </vt:variant>
      <vt:variant>
        <vt:lpwstr>https://www.helsedirektoratet.no/digitalisering-og-e-helse/pasientens-legemiddelliste</vt:lpwstr>
      </vt:variant>
      <vt:variant>
        <vt:lpwstr/>
      </vt:variant>
      <vt:variant>
        <vt:i4>3080230</vt:i4>
      </vt:variant>
      <vt:variant>
        <vt:i4>402</vt:i4>
      </vt:variant>
      <vt:variant>
        <vt:i4>0</vt:i4>
      </vt:variant>
      <vt:variant>
        <vt:i4>5</vt:i4>
      </vt:variant>
      <vt:variant>
        <vt:lpwstr>https://www.hdo.no/prosjekter/nytt-nodnett/</vt:lpwstr>
      </vt:variant>
      <vt:variant>
        <vt:lpwstr/>
      </vt:variant>
      <vt:variant>
        <vt:i4>7143527</vt:i4>
      </vt:variant>
      <vt:variant>
        <vt:i4>396</vt:i4>
      </vt:variant>
      <vt:variant>
        <vt:i4>0</vt:i4>
      </vt:variant>
      <vt:variant>
        <vt:i4>5</vt:i4>
      </vt:variant>
      <vt:variant>
        <vt:lpwstr>https://www.hdo.no/kak/</vt:lpwstr>
      </vt:variant>
      <vt:variant>
        <vt:lpwstr/>
      </vt:variant>
      <vt:variant>
        <vt:i4>3866725</vt:i4>
      </vt:variant>
      <vt:variant>
        <vt:i4>393</vt:i4>
      </vt:variant>
      <vt:variant>
        <vt:i4>0</vt:i4>
      </vt:variant>
      <vt:variant>
        <vt:i4>5</vt:i4>
      </vt:variant>
      <vt:variant>
        <vt:lpwstr>https://www.sykehuspartner.no/om-oss/Satsningsomrader-og-prosjekter/regionale-ikt-prosjekter/nasjonal-ikt-losning-for-amk-i-helse-sor-ost/</vt:lpwstr>
      </vt:variant>
      <vt:variant>
        <vt:lpwstr/>
      </vt:variant>
      <vt:variant>
        <vt:i4>5832704</vt:i4>
      </vt:variant>
      <vt:variant>
        <vt:i4>387</vt:i4>
      </vt:variant>
      <vt:variant>
        <vt:i4>0</vt:i4>
      </vt:variant>
      <vt:variant>
        <vt:i4>5</vt:i4>
      </vt:variant>
      <vt:variant>
        <vt:lpwstr>https://www.sykehuspartner.no/om-oss/Satsningsomrader-og-prosjekter/regionale-ikt-prosjekter/nasjonal-losning-for-multimonitor-i-helse-sor-ost/</vt:lpwstr>
      </vt:variant>
      <vt:variant>
        <vt:lpwstr>fremdriftsplan</vt:lpwstr>
      </vt:variant>
      <vt:variant>
        <vt:i4>6291517</vt:i4>
      </vt:variant>
      <vt:variant>
        <vt:i4>375</vt:i4>
      </vt:variant>
      <vt:variant>
        <vt:i4>0</vt:i4>
      </vt:variant>
      <vt:variant>
        <vt:i4>5</vt:i4>
      </vt:variant>
      <vt:variant>
        <vt:lpwstr>https://www.regjeringen.no/contentassets/438ae59dbd794286839a92259d07b59d/no/pdfs/stm202420250023000dddpdfs.pdf</vt:lpwstr>
      </vt:variant>
      <vt:variant>
        <vt:lpwstr/>
      </vt:variant>
      <vt:variant>
        <vt:i4>13828141</vt:i4>
      </vt:variant>
      <vt:variant>
        <vt:i4>366</vt:i4>
      </vt:variant>
      <vt:variant>
        <vt:i4>0</vt:i4>
      </vt:variant>
      <vt:variant>
        <vt:i4>5</vt:i4>
      </vt:variant>
      <vt:variant>
        <vt:lpwstr/>
      </vt:variant>
      <vt:variant>
        <vt:lpwstr>_Delmål_2.E:_Helsepersonell</vt:lpwstr>
      </vt:variant>
      <vt:variant>
        <vt:i4>7471164</vt:i4>
      </vt:variant>
      <vt:variant>
        <vt:i4>363</vt:i4>
      </vt:variant>
      <vt:variant>
        <vt:i4>0</vt:i4>
      </vt:variant>
      <vt:variant>
        <vt:i4>5</vt:i4>
      </vt:variant>
      <vt:variant>
        <vt:lpwstr>https://eur03.safelinks.protection.outlook.com/?url=https%3A%2F%2Fwww.ks.no%2Ffagomrader%2Fdigitalisering%2Fe-helse%2Ffelles-rammer-og-anbefalinger-ved-anskaffelser%2Ffunksjonelle-behov%2F&amp;data=05%7C02%7CKine.Markman%40helsedir.no%7C7641d1d52e7548551dfa08de3c7f5dc0%7C6ba1bd5c750f4ad6aba30f95585bc21f%7C0%7C0%7C639014715034484397%7CUnknown%7CTWFpbGZsb3d8eyJFbXB0eU1hcGkiOnRydWUsIlYiOiIwLjAuMDAwMCIsIlAiOiJXaW4zMiIsIkFOIjoiTWFpbCIsIldUIjoyfQ%3D%3D%7C0%7C%7C%7C&amp;sdata=Qx02Nq8vIahBE1ArN2n9jqiVA4OlVQnAIfc04t%2FVf0I%3D&amp;reserved=0</vt:lpwstr>
      </vt:variant>
      <vt:variant>
        <vt:lpwstr/>
      </vt:variant>
      <vt:variant>
        <vt:i4>7667756</vt:i4>
      </vt:variant>
      <vt:variant>
        <vt:i4>360</vt:i4>
      </vt:variant>
      <vt:variant>
        <vt:i4>0</vt:i4>
      </vt:variant>
      <vt:variant>
        <vt:i4>5</vt:i4>
      </vt:variant>
      <vt:variant>
        <vt:lpwstr>https://www.ks.no/fagomrader/digitalisering/e-helse/felles-rammer-og-anbefalinger-ved-anskaffelser/</vt:lpwstr>
      </vt:variant>
      <vt:variant>
        <vt:lpwstr/>
      </vt:variant>
      <vt:variant>
        <vt:i4>6422580</vt:i4>
      </vt:variant>
      <vt:variant>
        <vt:i4>357</vt:i4>
      </vt:variant>
      <vt:variant>
        <vt:i4>0</vt:i4>
      </vt:variant>
      <vt:variant>
        <vt:i4>5</vt:i4>
      </vt:variant>
      <vt:variant>
        <vt:lpwstr>https://www.helsedirektoratet.no/digitalisering-og-e-helse/plan-for-digitalisering-pa-legemiddelomradet/kunnskapsgrunnlag-for-plan-for-digitalisering-pa-legemiddelomradet</vt:lpwstr>
      </vt:variant>
      <vt:variant>
        <vt:lpwstr/>
      </vt:variant>
      <vt:variant>
        <vt:i4>8061039</vt:i4>
      </vt:variant>
      <vt:variant>
        <vt:i4>354</vt:i4>
      </vt:variant>
      <vt:variant>
        <vt:i4>0</vt:i4>
      </vt:variant>
      <vt:variant>
        <vt:i4>5</vt:i4>
      </vt:variant>
      <vt:variant>
        <vt:lpwstr>https://www.helsedirektoratet.no/digitalisering-og-e-helse/plan-for-digitalisering-pa-legemiddelomradet</vt:lpwstr>
      </vt:variant>
      <vt:variant>
        <vt:lpwstr/>
      </vt:variant>
      <vt:variant>
        <vt:i4>3997743</vt:i4>
      </vt:variant>
      <vt:variant>
        <vt:i4>348</vt:i4>
      </vt:variant>
      <vt:variant>
        <vt:i4>0</vt:i4>
      </vt:variant>
      <vt:variant>
        <vt:i4>5</vt:i4>
      </vt:variant>
      <vt:variant>
        <vt:lpwstr>https://www.sykehuspartner.no/om-oss/Satsningsomrader-og-prosjekter/regionale-ikt-prosjekter/regional-radiologi-2.0</vt:lpwstr>
      </vt:variant>
      <vt:variant>
        <vt:lpwstr/>
      </vt:variant>
      <vt:variant>
        <vt:i4>4128870</vt:i4>
      </vt:variant>
      <vt:variant>
        <vt:i4>345</vt:i4>
      </vt:variant>
      <vt:variant>
        <vt:i4>0</vt:i4>
      </vt:variant>
      <vt:variant>
        <vt:i4>5</vt:i4>
      </vt:variant>
      <vt:variant>
        <vt:lpwstr>https://www.sykehuspartner.no/om-oss/Satsningsomrader-og-prosjekter/regionale-ikt-prosjekter/regional-losning-for-blodbank/</vt:lpwstr>
      </vt:variant>
      <vt:variant>
        <vt:lpwstr/>
      </vt:variant>
      <vt:variant>
        <vt:i4>4128870</vt:i4>
      </vt:variant>
      <vt:variant>
        <vt:i4>342</vt:i4>
      </vt:variant>
      <vt:variant>
        <vt:i4>0</vt:i4>
      </vt:variant>
      <vt:variant>
        <vt:i4>5</vt:i4>
      </vt:variant>
      <vt:variant>
        <vt:lpwstr>https://www.sykehuspartner.no/om-oss/Satsningsomrader-og-prosjekter/regionale-ikt-prosjekter/regional-losning-for-blodbank/</vt:lpwstr>
      </vt:variant>
      <vt:variant>
        <vt:lpwstr/>
      </vt:variant>
      <vt:variant>
        <vt:i4>3145768</vt:i4>
      </vt:variant>
      <vt:variant>
        <vt:i4>339</vt:i4>
      </vt:variant>
      <vt:variant>
        <vt:i4>0</vt:i4>
      </vt:variant>
      <vt:variant>
        <vt:i4>5</vt:i4>
      </vt:variant>
      <vt:variant>
        <vt:lpwstr>https://www.sykehuspartner.no/om-oss/Satsningsomrader-og-prosjekter/regionale-ikt-prosjekter/digital-patologi/</vt:lpwstr>
      </vt:variant>
      <vt:variant>
        <vt:lpwstr/>
      </vt:variant>
      <vt:variant>
        <vt:i4>65556</vt:i4>
      </vt:variant>
      <vt:variant>
        <vt:i4>333</vt:i4>
      </vt:variant>
      <vt:variant>
        <vt:i4>0</vt:i4>
      </vt:variant>
      <vt:variant>
        <vt:i4>5</vt:i4>
      </vt:variant>
      <vt:variant>
        <vt:lpwstr>https://www.helse-sorost.no/nyheter/tar-i-bruk-journal-pa-mobil/</vt:lpwstr>
      </vt:variant>
      <vt:variant>
        <vt:lpwstr/>
      </vt:variant>
      <vt:variant>
        <vt:i4>5111836</vt:i4>
      </vt:variant>
      <vt:variant>
        <vt:i4>330</vt:i4>
      </vt:variant>
      <vt:variant>
        <vt:i4>0</vt:i4>
      </vt:variant>
      <vt:variant>
        <vt:i4>5</vt:i4>
      </vt:variant>
      <vt:variant>
        <vt:lpwstr>https://www.regjeringen.no/contentassets/5c0c19bf918b4cbcb4dc595748ed205a/analyse-av-fordeler-og-ulemper-ved-helseplattformen.pdf</vt:lpwstr>
      </vt:variant>
      <vt:variant>
        <vt:lpwstr/>
      </vt:variant>
      <vt:variant>
        <vt:i4>65615</vt:i4>
      </vt:variant>
      <vt:variant>
        <vt:i4>327</vt:i4>
      </vt:variant>
      <vt:variant>
        <vt:i4>0</vt:i4>
      </vt:variant>
      <vt:variant>
        <vt:i4>5</vt:i4>
      </vt:variant>
      <vt:variant>
        <vt:lpwstr>https://www.regjeringen.no/contentassets/18f93a5faa81417b8ac28f74a02cc0ee/vedlegg-felles-plan-2023-ikt-utvikling-og-digitalisering2502931.pdf</vt:lpwstr>
      </vt:variant>
      <vt:variant>
        <vt:lpwstr/>
      </vt:variant>
      <vt:variant>
        <vt:i4>4784213</vt:i4>
      </vt:variant>
      <vt:variant>
        <vt:i4>321</vt:i4>
      </vt:variant>
      <vt:variant>
        <vt:i4>0</vt:i4>
      </vt:variant>
      <vt:variant>
        <vt:i4>5</vt:i4>
      </vt:variant>
      <vt:variant>
        <vt:lpwstr>https://novari.no/prosjekter/prosjekt-z/</vt:lpwstr>
      </vt:variant>
      <vt:variant>
        <vt:lpwstr/>
      </vt:variant>
      <vt:variant>
        <vt:i4>1572869</vt:i4>
      </vt:variant>
      <vt:variant>
        <vt:i4>318</vt:i4>
      </vt:variant>
      <vt:variant>
        <vt:i4>0</vt:i4>
      </vt:variant>
      <vt:variant>
        <vt:i4>5</vt:i4>
      </vt:variant>
      <vt:variant>
        <vt:lpwstr>https://www.ks.no/fagomrader/digitalisering/felleslosninger/digitalisering-i-helse-og-omsorgsektoren-e-helse/felles-rammer-og-anbefalinger-ved-anskaffelser/</vt:lpwstr>
      </vt:variant>
      <vt:variant>
        <vt:lpwstr/>
      </vt:variant>
      <vt:variant>
        <vt:i4>6422591</vt:i4>
      </vt:variant>
      <vt:variant>
        <vt:i4>315</vt:i4>
      </vt:variant>
      <vt:variant>
        <vt:i4>0</vt:i4>
      </vt:variant>
      <vt:variant>
        <vt:i4>5</vt:i4>
      </vt:variant>
      <vt:variant>
        <vt:lpwstr>https://www.regjeringen.no/contentassets/4e5d9e6c63d24cd7bdab5d8c58d8adc4/no/pdfs/stm202320240009000dddpdfs.pdf</vt:lpwstr>
      </vt:variant>
      <vt:variant>
        <vt:lpwstr/>
      </vt:variant>
      <vt:variant>
        <vt:i4>5701724</vt:i4>
      </vt:variant>
      <vt:variant>
        <vt:i4>309</vt:i4>
      </vt:variant>
      <vt:variant>
        <vt:i4>0</vt:i4>
      </vt:variant>
      <vt:variant>
        <vt:i4>5</vt:i4>
      </vt:variant>
      <vt:variant>
        <vt:lpwstr>https://www.helsedirektoratet.no/om-oss/forsoksordninger-og-prosjekter/epj-loftet</vt:lpwstr>
      </vt:variant>
      <vt:variant>
        <vt:lpwstr/>
      </vt:variant>
      <vt:variant>
        <vt:i4>7012575</vt:i4>
      </vt:variant>
      <vt:variant>
        <vt:i4>306</vt:i4>
      </vt:variant>
      <vt:variant>
        <vt:i4>0</vt:i4>
      </vt:variant>
      <vt:variant>
        <vt:i4>5</vt:i4>
      </vt:variant>
      <vt:variant>
        <vt:lpwstr/>
      </vt:variant>
      <vt:variant>
        <vt:lpwstr>_Mål_3:_Helsedata</vt:lpwstr>
      </vt:variant>
      <vt:variant>
        <vt:i4>65556</vt:i4>
      </vt:variant>
      <vt:variant>
        <vt:i4>303</vt:i4>
      </vt:variant>
      <vt:variant>
        <vt:i4>0</vt:i4>
      </vt:variant>
      <vt:variant>
        <vt:i4>5</vt:i4>
      </vt:variant>
      <vt:variant>
        <vt:lpwstr>https://www.helse-sorost.no/nyheter/tar-i-bruk-journal-pa-mobil/</vt:lpwstr>
      </vt:variant>
      <vt:variant>
        <vt:lpwstr/>
      </vt:variant>
      <vt:variant>
        <vt:i4>524377</vt:i4>
      </vt:variant>
      <vt:variant>
        <vt:i4>300</vt:i4>
      </vt:variant>
      <vt:variant>
        <vt:i4>0</vt:i4>
      </vt:variant>
      <vt:variant>
        <vt:i4>5</vt:i4>
      </vt:variant>
      <vt:variant>
        <vt:lpwstr>https://www.regjeringen.no/no/dokumenter/meld.-st.-9-20232024/id3027594/?ch=9</vt:lpwstr>
      </vt:variant>
      <vt:variant>
        <vt:lpwstr/>
      </vt:variant>
      <vt:variant>
        <vt:i4>11731030</vt:i4>
      </vt:variant>
      <vt:variant>
        <vt:i4>297</vt:i4>
      </vt:variant>
      <vt:variant>
        <vt:i4>0</vt:i4>
      </vt:variant>
      <vt:variant>
        <vt:i4>5</vt:i4>
      </vt:variant>
      <vt:variant>
        <vt:lpwstr/>
      </vt:variant>
      <vt:variant>
        <vt:lpwstr>_Delmål_4.C:_Samhandling</vt:lpwstr>
      </vt:variant>
      <vt:variant>
        <vt:i4>4849674</vt:i4>
      </vt:variant>
      <vt:variant>
        <vt:i4>294</vt:i4>
      </vt:variant>
      <vt:variant>
        <vt:i4>0</vt:i4>
      </vt:variant>
      <vt:variant>
        <vt:i4>5</vt:i4>
      </vt:variant>
      <vt:variant>
        <vt:lpwstr>https://www.helsedirektoratet.no/digitalisering-og-e-helse/nasjonal-e-helsestrategi/mal-2-enklere-arbeidshverdag</vt:lpwstr>
      </vt:variant>
      <vt:variant>
        <vt:lpwstr/>
      </vt:variant>
      <vt:variant>
        <vt:i4>2424872</vt:i4>
      </vt:variant>
      <vt:variant>
        <vt:i4>288</vt:i4>
      </vt:variant>
      <vt:variant>
        <vt:i4>0</vt:i4>
      </vt:variant>
      <vt:variant>
        <vt:i4>5</vt:i4>
      </vt:variant>
      <vt:variant>
        <vt:lpwstr>https://www.nhn.no/tjenester/digitalt-helsekort-for-gravide</vt:lpwstr>
      </vt:variant>
      <vt:variant>
        <vt:lpwstr/>
      </vt:variant>
      <vt:variant>
        <vt:i4>5701719</vt:i4>
      </vt:variant>
      <vt:variant>
        <vt:i4>282</vt:i4>
      </vt:variant>
      <vt:variant>
        <vt:i4>0</vt:i4>
      </vt:variant>
      <vt:variant>
        <vt:i4>5</vt:i4>
      </vt:variant>
      <vt:variant>
        <vt:lpwstr>https://www.digdir.no/digital-identitet/hva-er-elektronisk-identitet-eid/4698</vt:lpwstr>
      </vt:variant>
      <vt:variant>
        <vt:lpwstr/>
      </vt:variant>
      <vt:variant>
        <vt:i4>3276851</vt:i4>
      </vt:variant>
      <vt:variant>
        <vt:i4>279</vt:i4>
      </vt:variant>
      <vt:variant>
        <vt:i4>0</vt:i4>
      </vt:variant>
      <vt:variant>
        <vt:i4>5</vt:i4>
      </vt:variant>
      <vt:variant>
        <vt:lpwstr>https://www.digdir.no/felleslosninger/vi-kan-lose-floken-ikke-digitale/4234</vt:lpwstr>
      </vt:variant>
      <vt:variant>
        <vt:lpwstr/>
      </vt:variant>
      <vt:variant>
        <vt:i4>2555945</vt:i4>
      </vt:variant>
      <vt:variant>
        <vt:i4>276</vt:i4>
      </vt:variant>
      <vt:variant>
        <vt:i4>0</vt:i4>
      </vt:variant>
      <vt:variant>
        <vt:i4>5</vt:i4>
      </vt:variant>
      <vt:variant>
        <vt:lpwstr>https://www.bufdir.no/prosjekter/tilgang-til-digitale-tjenester-for-fosterforeldre/</vt:lpwstr>
      </vt:variant>
      <vt:variant>
        <vt:lpwstr/>
      </vt:variant>
      <vt:variant>
        <vt:i4>196691</vt:i4>
      </vt:variant>
      <vt:variant>
        <vt:i4>273</vt:i4>
      </vt:variant>
      <vt:variant>
        <vt:i4>0</vt:i4>
      </vt:variant>
      <vt:variant>
        <vt:i4>5</vt:i4>
      </vt:variant>
      <vt:variant>
        <vt:lpwstr>https://www.digdir.no/sammenhengende-tjenester/darlig-brukskvalitet-i-digitale-tjenester-skaper-digitalt-utenforskap/4730</vt:lpwstr>
      </vt:variant>
      <vt:variant>
        <vt:lpwstr/>
      </vt:variant>
      <vt:variant>
        <vt:i4>6684782</vt:i4>
      </vt:variant>
      <vt:variant>
        <vt:i4>261</vt:i4>
      </vt:variant>
      <vt:variant>
        <vt:i4>0</vt:i4>
      </vt:variant>
      <vt:variant>
        <vt:i4>5</vt:i4>
      </vt:variant>
      <vt:variant>
        <vt:lpwstr>https://www.helsedirektoratet.no/horinger/foreldres-tilgang-til-barns-digitale-innbyggertjenester-fra-helse-og-omsorgstjenesten</vt:lpwstr>
      </vt:variant>
      <vt:variant>
        <vt:lpwstr/>
      </vt:variant>
      <vt:variant>
        <vt:i4>4784153</vt:i4>
      </vt:variant>
      <vt:variant>
        <vt:i4>258</vt:i4>
      </vt:variant>
      <vt:variant>
        <vt:i4>0</vt:i4>
      </vt:variant>
      <vt:variant>
        <vt:i4>5</vt:i4>
      </vt:variant>
      <vt:variant>
        <vt:lpwstr>https://www.digiung.no/digi-helsestasjon</vt:lpwstr>
      </vt:variant>
      <vt:variant>
        <vt:lpwstr/>
      </vt:variant>
      <vt:variant>
        <vt:i4>65557</vt:i4>
      </vt:variant>
      <vt:variant>
        <vt:i4>255</vt:i4>
      </vt:variant>
      <vt:variant>
        <vt:i4>0</vt:i4>
      </vt:variant>
      <vt:variant>
        <vt:i4>5</vt:i4>
      </vt:variant>
      <vt:variant>
        <vt:lpwstr>https://www.helsenorge.no/ungdom/</vt:lpwstr>
      </vt:variant>
      <vt:variant>
        <vt:lpwstr/>
      </vt:variant>
      <vt:variant>
        <vt:i4>4325376</vt:i4>
      </vt:variant>
      <vt:variant>
        <vt:i4>246</vt:i4>
      </vt:variant>
      <vt:variant>
        <vt:i4>0</vt:i4>
      </vt:variant>
      <vt:variant>
        <vt:i4>5</vt:i4>
      </vt:variant>
      <vt:variant>
        <vt:lpwstr>https://www.helse-nord.no/behandlingssteder/ebehandling/</vt:lpwstr>
      </vt:variant>
      <vt:variant>
        <vt:lpwstr/>
      </vt:variant>
      <vt:variant>
        <vt:i4>3801122</vt:i4>
      </vt:variant>
      <vt:variant>
        <vt:i4>243</vt:i4>
      </vt:variant>
      <vt:variant>
        <vt:i4>0</vt:i4>
      </vt:variant>
      <vt:variant>
        <vt:i4>5</vt:i4>
      </vt:variant>
      <vt:variant>
        <vt:lpwstr>https://www.helse-bergen.no/ebehandling/om-emeistring/</vt:lpwstr>
      </vt:variant>
      <vt:variant>
        <vt:lpwstr/>
      </vt:variant>
      <vt:variant>
        <vt:i4>2031696</vt:i4>
      </vt:variant>
      <vt:variant>
        <vt:i4>240</vt:i4>
      </vt:variant>
      <vt:variant>
        <vt:i4>0</vt:i4>
      </vt:variant>
      <vt:variant>
        <vt:i4>5</vt:i4>
      </vt:variant>
      <vt:variant>
        <vt:lpwstr>https://www.oslo-universitetssykehus.no/behandlinger/depresjon-veiledet-internettbehandling/</vt:lpwstr>
      </vt:variant>
      <vt:variant>
        <vt:lpwstr/>
      </vt:variant>
      <vt:variant>
        <vt:i4>7274533</vt:i4>
      </vt:variant>
      <vt:variant>
        <vt:i4>237</vt:i4>
      </vt:variant>
      <vt:variant>
        <vt:i4>0</vt:i4>
      </vt:variant>
      <vt:variant>
        <vt:i4>5</vt:i4>
      </vt:variant>
      <vt:variant>
        <vt:lpwstr>https://www.ebehandling.no/</vt:lpwstr>
      </vt:variant>
      <vt:variant>
        <vt:lpwstr/>
      </vt:variant>
      <vt:variant>
        <vt:i4>3932278</vt:i4>
      </vt:variant>
      <vt:variant>
        <vt:i4>234</vt:i4>
      </vt:variant>
      <vt:variant>
        <vt:i4>0</vt:i4>
      </vt:variant>
      <vt:variant>
        <vt:i4>5</vt:i4>
      </vt:variant>
      <vt:variant>
        <vt:lpwstr>https://www.helse-sorost.no/4add7a/contentassets/bcf8682f1f24419cb4a6ba14e4ee3ebd/felles-plan-2024---ikt-utvikling-og-digitalisering---universelt-utformet.pdf</vt:lpwstr>
      </vt:variant>
      <vt:variant>
        <vt:lpwstr/>
      </vt:variant>
      <vt:variant>
        <vt:i4>4915278</vt:i4>
      </vt:variant>
      <vt:variant>
        <vt:i4>228</vt:i4>
      </vt:variant>
      <vt:variant>
        <vt:i4>0</vt:i4>
      </vt:variant>
      <vt:variant>
        <vt:i4>5</vt:i4>
      </vt:variant>
      <vt:variant>
        <vt:lpwstr>https://www.fhi.no/nyheter/2025/veiledet-internettbehandling-kan-hjelpe-flere-med-angst-og-depresjon/</vt:lpwstr>
      </vt:variant>
      <vt:variant>
        <vt:lpwstr/>
      </vt:variant>
      <vt:variant>
        <vt:i4>4521998</vt:i4>
      </vt:variant>
      <vt:variant>
        <vt:i4>222</vt:i4>
      </vt:variant>
      <vt:variant>
        <vt:i4>0</vt:i4>
      </vt:variant>
      <vt:variant>
        <vt:i4>5</vt:i4>
      </vt:variant>
      <vt:variant>
        <vt:lpwstr>https://www.helsenorge.no/verktoy/om/</vt:lpwstr>
      </vt:variant>
      <vt:variant>
        <vt:lpwstr/>
      </vt:variant>
      <vt:variant>
        <vt:i4>17</vt:i4>
      </vt:variant>
      <vt:variant>
        <vt:i4>216</vt:i4>
      </vt:variant>
      <vt:variant>
        <vt:i4>0</vt:i4>
      </vt:variant>
      <vt:variant>
        <vt:i4>5</vt:i4>
      </vt:variant>
      <vt:variant>
        <vt:lpwstr>https://www.nhn.no/nyheter/nye-nasjonale-e-helsetjenester-finansieres-av-norsk-helsenett</vt:lpwstr>
      </vt:variant>
      <vt:variant>
        <vt:lpwstr/>
      </vt:variant>
      <vt:variant>
        <vt:i4>3407929</vt:i4>
      </vt:variant>
      <vt:variant>
        <vt:i4>207</vt:i4>
      </vt:variant>
      <vt:variant>
        <vt:i4>0</vt:i4>
      </vt:variant>
      <vt:variant>
        <vt:i4>5</vt:i4>
      </vt:variant>
      <vt:variant>
        <vt:lpwstr>https://www.ks.no/fagomrader/digitalisering/felleslosninger/digitalisering-i-helse-og-omsorgsektoren-e-helse/innforing-av-helseteknologi2/digihelsestasjon/</vt:lpwstr>
      </vt:variant>
      <vt:variant>
        <vt:lpwstr/>
      </vt:variant>
      <vt:variant>
        <vt:i4>7077928</vt:i4>
      </vt:variant>
      <vt:variant>
        <vt:i4>204</vt:i4>
      </vt:variant>
      <vt:variant>
        <vt:i4>0</vt:i4>
      </vt:variant>
      <vt:variant>
        <vt:i4>5</vt:i4>
      </vt:variant>
      <vt:variant>
        <vt:lpwstr>https://app.powerbi.com/view?r=eyJrIjoiOWYzMmNlM2YtMDM3NC00ZjQ0LTk5M2EtZTNhMWZiNzU3NzdmIiwidCI6ImUzZGFjNGIzLTliMGItNGY0MS04NjIzLTkzOTJkMGQ1NjZkYyIsImMiOjh9&amp;pageName=ReportSection01fc6e892e65924da4c0</vt:lpwstr>
      </vt:variant>
      <vt:variant>
        <vt:lpwstr/>
      </vt:variant>
      <vt:variant>
        <vt:i4>1900570</vt:i4>
      </vt:variant>
      <vt:variant>
        <vt:i4>201</vt:i4>
      </vt:variant>
      <vt:variant>
        <vt:i4>0</vt:i4>
      </vt:variant>
      <vt:variant>
        <vt:i4>5</vt:i4>
      </vt:variant>
      <vt:variant>
        <vt:lpwstr>https://www.ks.no/contentassets/36338391ba704180bd38660c8f12573b/Sluttrapport-Gir-helseteknologi-forventede-gevinster.pdf</vt:lpwstr>
      </vt:variant>
      <vt:variant>
        <vt:lpwstr/>
      </vt:variant>
      <vt:variant>
        <vt:i4>7733372</vt:i4>
      </vt:variant>
      <vt:variant>
        <vt:i4>189</vt:i4>
      </vt:variant>
      <vt:variant>
        <vt:i4>0</vt:i4>
      </vt:variant>
      <vt:variant>
        <vt:i4>5</vt:i4>
      </vt:variant>
      <vt:variant>
        <vt:lpwstr>https://www.helsedirektoratet.no/rundskriv/pasient-og-brukerrettighetsloven-med-kommentarer/rett-til-journalinnsyn</vt:lpwstr>
      </vt:variant>
      <vt:variant>
        <vt:lpwstr/>
      </vt:variant>
      <vt:variant>
        <vt:i4>6946916</vt:i4>
      </vt:variant>
      <vt:variant>
        <vt:i4>183</vt:i4>
      </vt:variant>
      <vt:variant>
        <vt:i4>0</vt:i4>
      </vt:variant>
      <vt:variant>
        <vt:i4>5</vt:i4>
      </vt:variant>
      <vt:variant>
        <vt:lpwstr>https://www.helsenorge.no/fullmakt/</vt:lpwstr>
      </vt:variant>
      <vt:variant>
        <vt:lpwstr/>
      </vt:variant>
      <vt:variant>
        <vt:i4>1310738</vt:i4>
      </vt:variant>
      <vt:variant>
        <vt:i4>177</vt:i4>
      </vt:variant>
      <vt:variant>
        <vt:i4>0</vt:i4>
      </vt:variant>
      <vt:variant>
        <vt:i4>5</vt:i4>
      </vt:variant>
      <vt:variant>
        <vt:lpwstr>https://www.helse-nord.no/digitale-pasienttjenester/infoside-digitale-pasientskjema/</vt:lpwstr>
      </vt:variant>
      <vt:variant>
        <vt:lpwstr/>
      </vt:variant>
      <vt:variant>
        <vt:i4>4063266</vt:i4>
      </vt:variant>
      <vt:variant>
        <vt:i4>174</vt:i4>
      </vt:variant>
      <vt:variant>
        <vt:i4>0</vt:i4>
      </vt:variant>
      <vt:variant>
        <vt:i4>5</vt:i4>
      </vt:variant>
      <vt:variant>
        <vt:lpwstr>https://www.sykehuspartner.no/om-oss/Satsningsomrader-og-prosjekter/regionale-ikt-prosjekter/digitale-innbyggertjenester-mine-timeavtaler/</vt:lpwstr>
      </vt:variant>
      <vt:variant>
        <vt:lpwstr/>
      </vt:variant>
      <vt:variant>
        <vt:i4>1310798</vt:i4>
      </vt:variant>
      <vt:variant>
        <vt:i4>171</vt:i4>
      </vt:variant>
      <vt:variant>
        <vt:i4>0</vt:i4>
      </vt:variant>
      <vt:variant>
        <vt:i4>5</vt:i4>
      </vt:variant>
      <vt:variant>
        <vt:lpwstr>https://www.helse-nord.no/digitale-pasienttjenester/</vt:lpwstr>
      </vt:variant>
      <vt:variant>
        <vt:lpwstr>tjenester-under-utvikling</vt:lpwstr>
      </vt:variant>
      <vt:variant>
        <vt:i4>6029322</vt:i4>
      </vt:variant>
      <vt:variant>
        <vt:i4>168</vt:i4>
      </vt:variant>
      <vt:variant>
        <vt:i4>0</vt:i4>
      </vt:variant>
      <vt:variant>
        <vt:i4>5</vt:i4>
      </vt:variant>
      <vt:variant>
        <vt:lpwstr>https://www.regjeringen.no/no/aktuelt/snart-kan-alle-innbyggerne-fa-videokonsultasjon-hos-fastlege/id3141698/</vt:lpwstr>
      </vt:variant>
      <vt:variant>
        <vt:lpwstr/>
      </vt:variant>
      <vt:variant>
        <vt:i4>3670066</vt:i4>
      </vt:variant>
      <vt:variant>
        <vt:i4>165</vt:i4>
      </vt:variant>
      <vt:variant>
        <vt:i4>0</vt:i4>
      </vt:variant>
      <vt:variant>
        <vt:i4>5</vt:i4>
      </vt:variant>
      <vt:variant>
        <vt:lpwstr>https://www.ks.no/fagomrader/helseteknologi/e-helse/ny-modell-for-innforing-av-helseteknologi/</vt:lpwstr>
      </vt:variant>
      <vt:variant>
        <vt:lpwstr/>
      </vt:variant>
      <vt:variant>
        <vt:i4>6619259</vt:i4>
      </vt:variant>
      <vt:variant>
        <vt:i4>162</vt:i4>
      </vt:variant>
      <vt:variant>
        <vt:i4>0</vt:i4>
      </vt:variant>
      <vt:variant>
        <vt:i4>5</vt:i4>
      </vt:variant>
      <vt:variant>
        <vt:lpwstr>https://www.nhn.no/tjenester/helsenorge/informasjon-per-malgruppe/helsenorge-for-kommuner/helsestasjons-og-skolehelsetjenesten</vt:lpwstr>
      </vt:variant>
      <vt:variant>
        <vt:lpwstr/>
      </vt:variant>
      <vt:variant>
        <vt:i4>6619259</vt:i4>
      </vt:variant>
      <vt:variant>
        <vt:i4>159</vt:i4>
      </vt:variant>
      <vt:variant>
        <vt:i4>0</vt:i4>
      </vt:variant>
      <vt:variant>
        <vt:i4>5</vt:i4>
      </vt:variant>
      <vt:variant>
        <vt:lpwstr>https://www.nhn.no/tjenester/helsenorge/informasjon-per-malgruppe/helsenorge-for-kommuner/helsestasjons-og-skolehelsetjenesten</vt:lpwstr>
      </vt:variant>
      <vt:variant>
        <vt:lpwstr/>
      </vt:variant>
      <vt:variant>
        <vt:i4>6619259</vt:i4>
      </vt:variant>
      <vt:variant>
        <vt:i4>156</vt:i4>
      </vt:variant>
      <vt:variant>
        <vt:i4>0</vt:i4>
      </vt:variant>
      <vt:variant>
        <vt:i4>5</vt:i4>
      </vt:variant>
      <vt:variant>
        <vt:lpwstr>https://www.nhn.no/tjenester/helsenorge/informasjon-per-malgruppe/helsenorge-for-kommuner/helsestasjons-og-skolehelsetjenesten</vt:lpwstr>
      </vt:variant>
      <vt:variant>
        <vt:lpwstr/>
      </vt:variant>
      <vt:variant>
        <vt:i4>5242886</vt:i4>
      </vt:variant>
      <vt:variant>
        <vt:i4>153</vt:i4>
      </vt:variant>
      <vt:variant>
        <vt:i4>0</vt:i4>
      </vt:variant>
      <vt:variant>
        <vt:i4>5</vt:i4>
      </vt:variant>
      <vt:variant>
        <vt:lpwstr>https://www.nhn.no/tjenester/helsenorge/informasjon-per-malgruppe/helsenorge-for-kommuner/kommunale-helse-og-omsorgstjenester</vt:lpwstr>
      </vt:variant>
      <vt:variant>
        <vt:lpwstr/>
      </vt:variant>
      <vt:variant>
        <vt:i4>5242886</vt:i4>
      </vt:variant>
      <vt:variant>
        <vt:i4>150</vt:i4>
      </vt:variant>
      <vt:variant>
        <vt:i4>0</vt:i4>
      </vt:variant>
      <vt:variant>
        <vt:i4>5</vt:i4>
      </vt:variant>
      <vt:variant>
        <vt:lpwstr>https://www.nhn.no/tjenester/helsenorge/informasjon-per-malgruppe/helsenorge-for-kommuner/kommunale-helse-og-omsorgstjenester</vt:lpwstr>
      </vt:variant>
      <vt:variant>
        <vt:lpwstr/>
      </vt:variant>
      <vt:variant>
        <vt:i4>5242886</vt:i4>
      </vt:variant>
      <vt:variant>
        <vt:i4>147</vt:i4>
      </vt:variant>
      <vt:variant>
        <vt:i4>0</vt:i4>
      </vt:variant>
      <vt:variant>
        <vt:i4>5</vt:i4>
      </vt:variant>
      <vt:variant>
        <vt:lpwstr>https://www.nhn.no/tjenester/helsenorge/informasjon-per-malgruppe/helsenorge-for-kommuner/kommunale-helse-og-omsorgstjenester</vt:lpwstr>
      </vt:variant>
      <vt:variant>
        <vt:lpwstr/>
      </vt:variant>
      <vt:variant>
        <vt:i4>3539042</vt:i4>
      </vt:variant>
      <vt:variant>
        <vt:i4>141</vt:i4>
      </vt:variant>
      <vt:variant>
        <vt:i4>0</vt:i4>
      </vt:variant>
      <vt:variant>
        <vt:i4>5</vt:i4>
      </vt:variant>
      <vt:variant>
        <vt:lpwstr>https://www.helsedirektoratet.no/rapporter/innbyggerundersokelsen-om-digitalisering-i-helse-og-omsorgstjenesten-2025-bruk-av-holdninger-til-og-tilfredshet-med-digitale-helsetjenester</vt:lpwstr>
      </vt:variant>
      <vt:variant>
        <vt:lpwstr/>
      </vt:variant>
      <vt:variant>
        <vt:i4>7798899</vt:i4>
      </vt:variant>
      <vt:variant>
        <vt:i4>138</vt:i4>
      </vt:variant>
      <vt:variant>
        <vt:i4>0</vt:i4>
      </vt:variant>
      <vt:variant>
        <vt:i4>5</vt:i4>
      </vt:variant>
      <vt:variant>
        <vt:lpwstr>https://www.nhn.no/tjenester/Pasientens-rekvisisjoner/om-tjenesten</vt:lpwstr>
      </vt:variant>
      <vt:variant>
        <vt:lpwstr/>
      </vt:variant>
      <vt:variant>
        <vt:i4>13828142</vt:i4>
      </vt:variant>
      <vt:variant>
        <vt:i4>135</vt:i4>
      </vt:variant>
      <vt:variant>
        <vt:i4>0</vt:i4>
      </vt:variant>
      <vt:variant>
        <vt:i4>5</vt:i4>
      </vt:variant>
      <vt:variant>
        <vt:lpwstr/>
      </vt:variant>
      <vt:variant>
        <vt:lpwstr>_Delmål_2.F:_Helsepersonell</vt:lpwstr>
      </vt:variant>
      <vt:variant>
        <vt:i4>13828141</vt:i4>
      </vt:variant>
      <vt:variant>
        <vt:i4>132</vt:i4>
      </vt:variant>
      <vt:variant>
        <vt:i4>0</vt:i4>
      </vt:variant>
      <vt:variant>
        <vt:i4>5</vt:i4>
      </vt:variant>
      <vt:variant>
        <vt:lpwstr/>
      </vt:variant>
      <vt:variant>
        <vt:lpwstr>_Delmål_2.E:_Helsepersonell</vt:lpwstr>
      </vt:variant>
      <vt:variant>
        <vt:i4>196624</vt:i4>
      </vt:variant>
      <vt:variant>
        <vt:i4>129</vt:i4>
      </vt:variant>
      <vt:variant>
        <vt:i4>0</vt:i4>
      </vt:variant>
      <vt:variant>
        <vt:i4>5</vt:i4>
      </vt:variant>
      <vt:variant>
        <vt:lpwstr>https://www.helsedirektoratet.no/forebygging-diagnose-og-behandling/organisering-og-tjenestetilbud/velferdsteknologi-og-digital-hjemmeoppfolging/pasientens-maledata</vt:lpwstr>
      </vt:variant>
      <vt:variant>
        <vt:lpwstr/>
      </vt:variant>
      <vt:variant>
        <vt:i4>7995429</vt:i4>
      </vt:variant>
      <vt:variant>
        <vt:i4>126</vt:i4>
      </vt:variant>
      <vt:variant>
        <vt:i4>0</vt:i4>
      </vt:variant>
      <vt:variant>
        <vt:i4>5</vt:i4>
      </vt:variant>
      <vt:variant>
        <vt:lpwstr>https://www.helsedirektoratet.no/digitalisering-og-e-helse/digital-samhandling/pasientens-provesvar</vt:lpwstr>
      </vt:variant>
      <vt:variant>
        <vt:lpwstr/>
      </vt:variant>
      <vt:variant>
        <vt:i4>1966167</vt:i4>
      </vt:variant>
      <vt:variant>
        <vt:i4>123</vt:i4>
      </vt:variant>
      <vt:variant>
        <vt:i4>0</vt:i4>
      </vt:variant>
      <vt:variant>
        <vt:i4>5</vt:i4>
      </vt:variant>
      <vt:variant>
        <vt:lpwstr>https://www.helsedirektoratet.no/digitalisering-og-e-helse/pasientens-legemiddelliste</vt:lpwstr>
      </vt:variant>
      <vt:variant>
        <vt:lpwstr/>
      </vt:variant>
      <vt:variant>
        <vt:i4>3539067</vt:i4>
      </vt:variant>
      <vt:variant>
        <vt:i4>120</vt:i4>
      </vt:variant>
      <vt:variant>
        <vt:i4>0</vt:i4>
      </vt:variant>
      <vt:variant>
        <vt:i4>5</vt:i4>
      </vt:variant>
      <vt:variant>
        <vt:lpwstr>https://www.helsedirektoratet.no/digitalisering-og-e-helse/pasientens-journaldokumenter-pjd/om-pasientens-journaldokumenter</vt:lpwstr>
      </vt:variant>
      <vt:variant>
        <vt:lpwstr/>
      </vt:variant>
      <vt:variant>
        <vt:i4>6225989</vt:i4>
      </vt:variant>
      <vt:variant>
        <vt:i4>117</vt:i4>
      </vt:variant>
      <vt:variant>
        <vt:i4>0</vt:i4>
      </vt:variant>
      <vt:variant>
        <vt:i4>5</vt:i4>
      </vt:variant>
      <vt:variant>
        <vt:lpwstr>https://www.helsedirektoratet.no/digitalisering-og-e-helse/prinsipper-for-innbyggertjenester</vt:lpwstr>
      </vt:variant>
      <vt:variant>
        <vt:lpwstr/>
      </vt:variant>
      <vt:variant>
        <vt:i4>7209067</vt:i4>
      </vt:variant>
      <vt:variant>
        <vt:i4>114</vt:i4>
      </vt:variant>
      <vt:variant>
        <vt:i4>0</vt:i4>
      </vt:variant>
      <vt:variant>
        <vt:i4>5</vt:i4>
      </vt:variant>
      <vt:variant>
        <vt:lpwstr>https://www.helsedirektoratet.no/digitalisering-og-e-helse/nasjonal-e-helsestrategi/mal-1-aktiv-medvirkning-i-egen-og-naeres-helse</vt:lpwstr>
      </vt:variant>
      <vt:variant>
        <vt:lpwstr/>
      </vt:variant>
      <vt:variant>
        <vt:i4>7209067</vt:i4>
      </vt:variant>
      <vt:variant>
        <vt:i4>102</vt:i4>
      </vt:variant>
      <vt:variant>
        <vt:i4>0</vt:i4>
      </vt:variant>
      <vt:variant>
        <vt:i4>5</vt:i4>
      </vt:variant>
      <vt:variant>
        <vt:lpwstr>https://www.helsedirektoratet.no/digitalisering-og-e-helse/nasjonal-e-helsestrategi/mal-1-aktiv-medvirkning-i-egen-og-naeres-helse</vt:lpwstr>
      </vt:variant>
      <vt:variant>
        <vt:lpwstr/>
      </vt:variant>
      <vt:variant>
        <vt:i4>655374</vt:i4>
      </vt:variant>
      <vt:variant>
        <vt:i4>99</vt:i4>
      </vt:variant>
      <vt:variant>
        <vt:i4>0</vt:i4>
      </vt:variant>
      <vt:variant>
        <vt:i4>5</vt:i4>
      </vt:variant>
      <vt:variant>
        <vt:lpwstr>https://www.helsedirektoratet.no/statistikk/strategiske-indikatorer-for-nasjonal-e-helsestrategi</vt:lpwstr>
      </vt:variant>
      <vt:variant>
        <vt:lpwstr/>
      </vt:variant>
      <vt:variant>
        <vt:i4>2359330</vt:i4>
      </vt:variant>
      <vt:variant>
        <vt:i4>96</vt:i4>
      </vt:variant>
      <vt:variant>
        <vt:i4>0</vt:i4>
      </vt:variant>
      <vt:variant>
        <vt:i4>5</vt:i4>
      </vt:variant>
      <vt:variant>
        <vt:lpwstr>https://www.helsedirektoratet.no/digitalisering-og-e-helse/nasjonal-e-helsestrategi</vt:lpwstr>
      </vt:variant>
      <vt:variant>
        <vt:lpwstr/>
      </vt:variant>
      <vt:variant>
        <vt:i4>1245232</vt:i4>
      </vt:variant>
      <vt:variant>
        <vt:i4>86</vt:i4>
      </vt:variant>
      <vt:variant>
        <vt:i4>0</vt:i4>
      </vt:variant>
      <vt:variant>
        <vt:i4>5</vt:i4>
      </vt:variant>
      <vt:variant>
        <vt:lpwstr/>
      </vt:variant>
      <vt:variant>
        <vt:lpwstr>_Toc215062174</vt:lpwstr>
      </vt:variant>
      <vt:variant>
        <vt:i4>1245232</vt:i4>
      </vt:variant>
      <vt:variant>
        <vt:i4>80</vt:i4>
      </vt:variant>
      <vt:variant>
        <vt:i4>0</vt:i4>
      </vt:variant>
      <vt:variant>
        <vt:i4>5</vt:i4>
      </vt:variant>
      <vt:variant>
        <vt:lpwstr/>
      </vt:variant>
      <vt:variant>
        <vt:lpwstr>_Toc215062173</vt:lpwstr>
      </vt:variant>
      <vt:variant>
        <vt:i4>1245232</vt:i4>
      </vt:variant>
      <vt:variant>
        <vt:i4>74</vt:i4>
      </vt:variant>
      <vt:variant>
        <vt:i4>0</vt:i4>
      </vt:variant>
      <vt:variant>
        <vt:i4>5</vt:i4>
      </vt:variant>
      <vt:variant>
        <vt:lpwstr/>
      </vt:variant>
      <vt:variant>
        <vt:lpwstr>_Toc215062172</vt:lpwstr>
      </vt:variant>
      <vt:variant>
        <vt:i4>1245232</vt:i4>
      </vt:variant>
      <vt:variant>
        <vt:i4>68</vt:i4>
      </vt:variant>
      <vt:variant>
        <vt:i4>0</vt:i4>
      </vt:variant>
      <vt:variant>
        <vt:i4>5</vt:i4>
      </vt:variant>
      <vt:variant>
        <vt:lpwstr/>
      </vt:variant>
      <vt:variant>
        <vt:lpwstr>_Toc215062171</vt:lpwstr>
      </vt:variant>
      <vt:variant>
        <vt:i4>1245232</vt:i4>
      </vt:variant>
      <vt:variant>
        <vt:i4>62</vt:i4>
      </vt:variant>
      <vt:variant>
        <vt:i4>0</vt:i4>
      </vt:variant>
      <vt:variant>
        <vt:i4>5</vt:i4>
      </vt:variant>
      <vt:variant>
        <vt:lpwstr/>
      </vt:variant>
      <vt:variant>
        <vt:lpwstr>_Toc215062170</vt:lpwstr>
      </vt:variant>
      <vt:variant>
        <vt:i4>1179696</vt:i4>
      </vt:variant>
      <vt:variant>
        <vt:i4>56</vt:i4>
      </vt:variant>
      <vt:variant>
        <vt:i4>0</vt:i4>
      </vt:variant>
      <vt:variant>
        <vt:i4>5</vt:i4>
      </vt:variant>
      <vt:variant>
        <vt:lpwstr/>
      </vt:variant>
      <vt:variant>
        <vt:lpwstr>_Toc215062169</vt:lpwstr>
      </vt:variant>
      <vt:variant>
        <vt:i4>1179696</vt:i4>
      </vt:variant>
      <vt:variant>
        <vt:i4>50</vt:i4>
      </vt:variant>
      <vt:variant>
        <vt:i4>0</vt:i4>
      </vt:variant>
      <vt:variant>
        <vt:i4>5</vt:i4>
      </vt:variant>
      <vt:variant>
        <vt:lpwstr/>
      </vt:variant>
      <vt:variant>
        <vt:lpwstr>_Toc215062168</vt:lpwstr>
      </vt:variant>
      <vt:variant>
        <vt:i4>1179696</vt:i4>
      </vt:variant>
      <vt:variant>
        <vt:i4>44</vt:i4>
      </vt:variant>
      <vt:variant>
        <vt:i4>0</vt:i4>
      </vt:variant>
      <vt:variant>
        <vt:i4>5</vt:i4>
      </vt:variant>
      <vt:variant>
        <vt:lpwstr/>
      </vt:variant>
      <vt:variant>
        <vt:lpwstr>_Toc215062167</vt:lpwstr>
      </vt:variant>
      <vt:variant>
        <vt:i4>1179696</vt:i4>
      </vt:variant>
      <vt:variant>
        <vt:i4>38</vt:i4>
      </vt:variant>
      <vt:variant>
        <vt:i4>0</vt:i4>
      </vt:variant>
      <vt:variant>
        <vt:i4>5</vt:i4>
      </vt:variant>
      <vt:variant>
        <vt:lpwstr/>
      </vt:variant>
      <vt:variant>
        <vt:lpwstr>_Toc215062166</vt:lpwstr>
      </vt:variant>
      <vt:variant>
        <vt:i4>1179696</vt:i4>
      </vt:variant>
      <vt:variant>
        <vt:i4>32</vt:i4>
      </vt:variant>
      <vt:variant>
        <vt:i4>0</vt:i4>
      </vt:variant>
      <vt:variant>
        <vt:i4>5</vt:i4>
      </vt:variant>
      <vt:variant>
        <vt:lpwstr/>
      </vt:variant>
      <vt:variant>
        <vt:lpwstr>_Toc215062165</vt:lpwstr>
      </vt:variant>
      <vt:variant>
        <vt:i4>1179696</vt:i4>
      </vt:variant>
      <vt:variant>
        <vt:i4>26</vt:i4>
      </vt:variant>
      <vt:variant>
        <vt:i4>0</vt:i4>
      </vt:variant>
      <vt:variant>
        <vt:i4>5</vt:i4>
      </vt:variant>
      <vt:variant>
        <vt:lpwstr/>
      </vt:variant>
      <vt:variant>
        <vt:lpwstr>_Toc215062164</vt:lpwstr>
      </vt:variant>
      <vt:variant>
        <vt:i4>1179696</vt:i4>
      </vt:variant>
      <vt:variant>
        <vt:i4>20</vt:i4>
      </vt:variant>
      <vt:variant>
        <vt:i4>0</vt:i4>
      </vt:variant>
      <vt:variant>
        <vt:i4>5</vt:i4>
      </vt:variant>
      <vt:variant>
        <vt:lpwstr/>
      </vt:variant>
      <vt:variant>
        <vt:lpwstr>_Toc215062163</vt:lpwstr>
      </vt:variant>
      <vt:variant>
        <vt:i4>1179696</vt:i4>
      </vt:variant>
      <vt:variant>
        <vt:i4>14</vt:i4>
      </vt:variant>
      <vt:variant>
        <vt:i4>0</vt:i4>
      </vt:variant>
      <vt:variant>
        <vt:i4>5</vt:i4>
      </vt:variant>
      <vt:variant>
        <vt:lpwstr/>
      </vt:variant>
      <vt:variant>
        <vt:lpwstr>_Toc215062162</vt:lpwstr>
      </vt:variant>
      <vt:variant>
        <vt:i4>1179696</vt:i4>
      </vt:variant>
      <vt:variant>
        <vt:i4>8</vt:i4>
      </vt:variant>
      <vt:variant>
        <vt:i4>0</vt:i4>
      </vt:variant>
      <vt:variant>
        <vt:i4>5</vt:i4>
      </vt:variant>
      <vt:variant>
        <vt:lpwstr/>
      </vt:variant>
      <vt:variant>
        <vt:lpwstr>_Toc215062161</vt:lpwstr>
      </vt:variant>
      <vt:variant>
        <vt:i4>1179696</vt:i4>
      </vt:variant>
      <vt:variant>
        <vt:i4>2</vt:i4>
      </vt:variant>
      <vt:variant>
        <vt:i4>0</vt:i4>
      </vt:variant>
      <vt:variant>
        <vt:i4>5</vt:i4>
      </vt:variant>
      <vt:variant>
        <vt:lpwstr/>
      </vt:variant>
      <vt:variant>
        <vt:lpwstr>_Toc215062160</vt:lpwstr>
      </vt:variant>
      <vt:variant>
        <vt:i4>6291517</vt:i4>
      </vt:variant>
      <vt:variant>
        <vt:i4>27</vt:i4>
      </vt:variant>
      <vt:variant>
        <vt:i4>0</vt:i4>
      </vt:variant>
      <vt:variant>
        <vt:i4>5</vt:i4>
      </vt:variant>
      <vt:variant>
        <vt:lpwstr>https://www.regjeringen.no/contentassets/438ae59dbd794286839a92259d07b59d/no/pdfs/stm202420250023000dddpdfs.pdf</vt:lpwstr>
      </vt:variant>
      <vt:variant>
        <vt:lpwstr/>
      </vt:variant>
      <vt:variant>
        <vt:i4>6291517</vt:i4>
      </vt:variant>
      <vt:variant>
        <vt:i4>24</vt:i4>
      </vt:variant>
      <vt:variant>
        <vt:i4>0</vt:i4>
      </vt:variant>
      <vt:variant>
        <vt:i4>5</vt:i4>
      </vt:variant>
      <vt:variant>
        <vt:lpwstr>https://www.regjeringen.no/contentassets/438ae59dbd794286839a92259d07b59d/no/pdfs/stm202420250023000dddpdfs.pdf</vt:lpwstr>
      </vt:variant>
      <vt:variant>
        <vt:lpwstr/>
      </vt:variant>
      <vt:variant>
        <vt:i4>5111836</vt:i4>
      </vt:variant>
      <vt:variant>
        <vt:i4>21</vt:i4>
      </vt:variant>
      <vt:variant>
        <vt:i4>0</vt:i4>
      </vt:variant>
      <vt:variant>
        <vt:i4>5</vt:i4>
      </vt:variant>
      <vt:variant>
        <vt:lpwstr>https://www.regjeringen.no/contentassets/5c0c19bf918b4cbcb4dc595748ed205a/analyse-av-fordeler-og-ulemper-ved-helseplattformen.pdf</vt:lpwstr>
      </vt:variant>
      <vt:variant>
        <vt:lpwstr/>
      </vt:variant>
      <vt:variant>
        <vt:i4>65615</vt:i4>
      </vt:variant>
      <vt:variant>
        <vt:i4>18</vt:i4>
      </vt:variant>
      <vt:variant>
        <vt:i4>0</vt:i4>
      </vt:variant>
      <vt:variant>
        <vt:i4>5</vt:i4>
      </vt:variant>
      <vt:variant>
        <vt:lpwstr>https://www.regjeringen.no/contentassets/18f93a5faa81417b8ac28f74a02cc0ee/vedlegg-felles-plan-2023-ikt-utvikling-og-digitalisering2502931.pdf</vt:lpwstr>
      </vt:variant>
      <vt:variant>
        <vt:lpwstr/>
      </vt:variant>
      <vt:variant>
        <vt:i4>6422591</vt:i4>
      </vt:variant>
      <vt:variant>
        <vt:i4>15</vt:i4>
      </vt:variant>
      <vt:variant>
        <vt:i4>0</vt:i4>
      </vt:variant>
      <vt:variant>
        <vt:i4>5</vt:i4>
      </vt:variant>
      <vt:variant>
        <vt:lpwstr>https://www.regjeringen.no/contentassets/4e5d9e6c63d24cd7bdab5d8c58d8adc4/no/pdfs/stm202320240009000dddpdfs.pdf</vt:lpwstr>
      </vt:variant>
      <vt:variant>
        <vt:lpwstr/>
      </vt:variant>
      <vt:variant>
        <vt:i4>65556</vt:i4>
      </vt:variant>
      <vt:variant>
        <vt:i4>12</vt:i4>
      </vt:variant>
      <vt:variant>
        <vt:i4>0</vt:i4>
      </vt:variant>
      <vt:variant>
        <vt:i4>5</vt:i4>
      </vt:variant>
      <vt:variant>
        <vt:lpwstr>https://www.helse-sorost.no/nyheter/tar-i-bruk-journal-pa-mobil/</vt:lpwstr>
      </vt:variant>
      <vt:variant>
        <vt:lpwstr/>
      </vt:variant>
      <vt:variant>
        <vt:i4>6422591</vt:i4>
      </vt:variant>
      <vt:variant>
        <vt:i4>9</vt:i4>
      </vt:variant>
      <vt:variant>
        <vt:i4>0</vt:i4>
      </vt:variant>
      <vt:variant>
        <vt:i4>5</vt:i4>
      </vt:variant>
      <vt:variant>
        <vt:lpwstr>https://www.regjeringen.no/contentassets/4e5d9e6c63d24cd7bdab5d8c58d8adc4/no/pdfs/stm202320240009000dddpdfs.pdf</vt:lpwstr>
      </vt:variant>
      <vt:variant>
        <vt:lpwstr/>
      </vt:variant>
      <vt:variant>
        <vt:i4>3932278</vt:i4>
      </vt:variant>
      <vt:variant>
        <vt:i4>6</vt:i4>
      </vt:variant>
      <vt:variant>
        <vt:i4>0</vt:i4>
      </vt:variant>
      <vt:variant>
        <vt:i4>5</vt:i4>
      </vt:variant>
      <vt:variant>
        <vt:lpwstr>https://www.helse-sorost.no/4add7a/contentassets/bcf8682f1f24419cb4a6ba14e4ee3ebd/felles-plan-2024---ikt-utvikling-og-digitalisering---universelt-utformet.pdf</vt:lpwstr>
      </vt:variant>
      <vt:variant>
        <vt:lpwstr/>
      </vt:variant>
      <vt:variant>
        <vt:i4>3932278</vt:i4>
      </vt:variant>
      <vt:variant>
        <vt:i4>3</vt:i4>
      </vt:variant>
      <vt:variant>
        <vt:i4>0</vt:i4>
      </vt:variant>
      <vt:variant>
        <vt:i4>5</vt:i4>
      </vt:variant>
      <vt:variant>
        <vt:lpwstr>https://www.helse-sorost.no/4add7a/contentassets/bcf8682f1f24419cb4a6ba14e4ee3ebd/felles-plan-2024---ikt-utvikling-og-digitalisering---universelt-utformet.pdf</vt:lpwstr>
      </vt:variant>
      <vt:variant>
        <vt:lpwstr/>
      </vt:variant>
      <vt:variant>
        <vt:i4>6422591</vt:i4>
      </vt:variant>
      <vt:variant>
        <vt:i4>0</vt:i4>
      </vt:variant>
      <vt:variant>
        <vt:i4>0</vt:i4>
      </vt:variant>
      <vt:variant>
        <vt:i4>5</vt:i4>
      </vt:variant>
      <vt:variant>
        <vt:lpwstr>https://www.regjeringen.no/contentassets/4e5d9e6c63d24cd7bdab5d8c58d8adc4/no/pdfs/stm202320240009000dddpdfs.pdf</vt:lpwstr>
      </vt:variant>
      <vt:variant>
        <vt:lpwstr/>
      </vt:variant>
      <vt:variant>
        <vt:i4>6881292</vt:i4>
      </vt:variant>
      <vt:variant>
        <vt:i4>66</vt:i4>
      </vt:variant>
      <vt:variant>
        <vt:i4>0</vt:i4>
      </vt:variant>
      <vt:variant>
        <vt:i4>5</vt:i4>
      </vt:variant>
      <vt:variant>
        <vt:lpwstr>mailto:Tore.Syvertsen@helsedir.no</vt:lpwstr>
      </vt:variant>
      <vt:variant>
        <vt:lpwstr/>
      </vt:variant>
      <vt:variant>
        <vt:i4>8126489</vt:i4>
      </vt:variant>
      <vt:variant>
        <vt:i4>63</vt:i4>
      </vt:variant>
      <vt:variant>
        <vt:i4>0</vt:i4>
      </vt:variant>
      <vt:variant>
        <vt:i4>5</vt:i4>
      </vt:variant>
      <vt:variant>
        <vt:lpwstr>mailto:Kare.Ljungmann@helsedir.no</vt:lpwstr>
      </vt:variant>
      <vt:variant>
        <vt:lpwstr/>
      </vt:variant>
      <vt:variant>
        <vt:i4>5767274</vt:i4>
      </vt:variant>
      <vt:variant>
        <vt:i4>60</vt:i4>
      </vt:variant>
      <vt:variant>
        <vt:i4>0</vt:i4>
      </vt:variant>
      <vt:variant>
        <vt:i4>5</vt:i4>
      </vt:variant>
      <vt:variant>
        <vt:lpwstr>mailto:Bjornar.Alexander.Andreassen@helsedir.no</vt:lpwstr>
      </vt:variant>
      <vt:variant>
        <vt:lpwstr/>
      </vt:variant>
      <vt:variant>
        <vt:i4>6881292</vt:i4>
      </vt:variant>
      <vt:variant>
        <vt:i4>57</vt:i4>
      </vt:variant>
      <vt:variant>
        <vt:i4>0</vt:i4>
      </vt:variant>
      <vt:variant>
        <vt:i4>5</vt:i4>
      </vt:variant>
      <vt:variant>
        <vt:lpwstr>mailto:Tore.Syvertsen@helsedir.no</vt:lpwstr>
      </vt:variant>
      <vt:variant>
        <vt:lpwstr/>
      </vt:variant>
      <vt:variant>
        <vt:i4>8126489</vt:i4>
      </vt:variant>
      <vt:variant>
        <vt:i4>54</vt:i4>
      </vt:variant>
      <vt:variant>
        <vt:i4>0</vt:i4>
      </vt:variant>
      <vt:variant>
        <vt:i4>5</vt:i4>
      </vt:variant>
      <vt:variant>
        <vt:lpwstr>mailto:Kare.Ljungmann@helsedir.no</vt:lpwstr>
      </vt:variant>
      <vt:variant>
        <vt:lpwstr/>
      </vt:variant>
      <vt:variant>
        <vt:i4>4128788</vt:i4>
      </vt:variant>
      <vt:variant>
        <vt:i4>51</vt:i4>
      </vt:variant>
      <vt:variant>
        <vt:i4>0</vt:i4>
      </vt:variant>
      <vt:variant>
        <vt:i4>5</vt:i4>
      </vt:variant>
      <vt:variant>
        <vt:lpwstr>mailto:Hilde.Margrethe.Lovett@helsedir.no</vt:lpwstr>
      </vt:variant>
      <vt:variant>
        <vt:lpwstr/>
      </vt:variant>
      <vt:variant>
        <vt:i4>5767274</vt:i4>
      </vt:variant>
      <vt:variant>
        <vt:i4>48</vt:i4>
      </vt:variant>
      <vt:variant>
        <vt:i4>0</vt:i4>
      </vt:variant>
      <vt:variant>
        <vt:i4>5</vt:i4>
      </vt:variant>
      <vt:variant>
        <vt:lpwstr>mailto:Bjornar.Alexander.Andreassen@helsedir.no</vt:lpwstr>
      </vt:variant>
      <vt:variant>
        <vt:lpwstr/>
      </vt:variant>
      <vt:variant>
        <vt:i4>7536664</vt:i4>
      </vt:variant>
      <vt:variant>
        <vt:i4>45</vt:i4>
      </vt:variant>
      <vt:variant>
        <vt:i4>0</vt:i4>
      </vt:variant>
      <vt:variant>
        <vt:i4>5</vt:i4>
      </vt:variant>
      <vt:variant>
        <vt:lpwstr>mailto:Oyvind.Overland@helsedir.no</vt:lpwstr>
      </vt:variant>
      <vt:variant>
        <vt:lpwstr/>
      </vt:variant>
      <vt:variant>
        <vt:i4>8060944</vt:i4>
      </vt:variant>
      <vt:variant>
        <vt:i4>42</vt:i4>
      </vt:variant>
      <vt:variant>
        <vt:i4>0</vt:i4>
      </vt:variant>
      <vt:variant>
        <vt:i4>5</vt:i4>
      </vt:variant>
      <vt:variant>
        <vt:lpwstr>mailto:Hallvard.Laerum@helsedir.no</vt:lpwstr>
      </vt:variant>
      <vt:variant>
        <vt:lpwstr/>
      </vt:variant>
      <vt:variant>
        <vt:i4>7733315</vt:i4>
      </vt:variant>
      <vt:variant>
        <vt:i4>39</vt:i4>
      </vt:variant>
      <vt:variant>
        <vt:i4>0</vt:i4>
      </vt:variant>
      <vt:variant>
        <vt:i4>5</vt:i4>
      </vt:variant>
      <vt:variant>
        <vt:lpwstr>mailto:Inger.Anette.Finrud@helsedir.no</vt:lpwstr>
      </vt:variant>
      <vt:variant>
        <vt:lpwstr/>
      </vt:variant>
      <vt:variant>
        <vt:i4>7733315</vt:i4>
      </vt:variant>
      <vt:variant>
        <vt:i4>36</vt:i4>
      </vt:variant>
      <vt:variant>
        <vt:i4>0</vt:i4>
      </vt:variant>
      <vt:variant>
        <vt:i4>5</vt:i4>
      </vt:variant>
      <vt:variant>
        <vt:lpwstr>mailto:Inger.Anette.Finrud@helsedir.no</vt:lpwstr>
      </vt:variant>
      <vt:variant>
        <vt:lpwstr/>
      </vt:variant>
      <vt:variant>
        <vt:i4>786556</vt:i4>
      </vt:variant>
      <vt:variant>
        <vt:i4>33</vt:i4>
      </vt:variant>
      <vt:variant>
        <vt:i4>0</vt:i4>
      </vt:variant>
      <vt:variant>
        <vt:i4>5</vt:i4>
      </vt:variant>
      <vt:variant>
        <vt:lpwstr>mailto:Kine.Markman@helsedir.no</vt:lpwstr>
      </vt:variant>
      <vt:variant>
        <vt:lpwstr/>
      </vt:variant>
      <vt:variant>
        <vt:i4>7733315</vt:i4>
      </vt:variant>
      <vt:variant>
        <vt:i4>30</vt:i4>
      </vt:variant>
      <vt:variant>
        <vt:i4>0</vt:i4>
      </vt:variant>
      <vt:variant>
        <vt:i4>5</vt:i4>
      </vt:variant>
      <vt:variant>
        <vt:lpwstr>mailto:Inger.Anette.Finrud@helsedir.no</vt:lpwstr>
      </vt:variant>
      <vt:variant>
        <vt:lpwstr/>
      </vt:variant>
      <vt:variant>
        <vt:i4>786556</vt:i4>
      </vt:variant>
      <vt:variant>
        <vt:i4>27</vt:i4>
      </vt:variant>
      <vt:variant>
        <vt:i4>0</vt:i4>
      </vt:variant>
      <vt:variant>
        <vt:i4>5</vt:i4>
      </vt:variant>
      <vt:variant>
        <vt:lpwstr>mailto:Kine.Markman@helsedir.no</vt:lpwstr>
      </vt:variant>
      <vt:variant>
        <vt:lpwstr/>
      </vt:variant>
      <vt:variant>
        <vt:i4>7733315</vt:i4>
      </vt:variant>
      <vt:variant>
        <vt:i4>24</vt:i4>
      </vt:variant>
      <vt:variant>
        <vt:i4>0</vt:i4>
      </vt:variant>
      <vt:variant>
        <vt:i4>5</vt:i4>
      </vt:variant>
      <vt:variant>
        <vt:lpwstr>mailto:Inger.Anette.Finrud@helsedir.no</vt:lpwstr>
      </vt:variant>
      <vt:variant>
        <vt:lpwstr/>
      </vt:variant>
      <vt:variant>
        <vt:i4>786556</vt:i4>
      </vt:variant>
      <vt:variant>
        <vt:i4>21</vt:i4>
      </vt:variant>
      <vt:variant>
        <vt:i4>0</vt:i4>
      </vt:variant>
      <vt:variant>
        <vt:i4>5</vt:i4>
      </vt:variant>
      <vt:variant>
        <vt:lpwstr>mailto:Kine.Markman@helsedir.no</vt:lpwstr>
      </vt:variant>
      <vt:variant>
        <vt:lpwstr/>
      </vt:variant>
      <vt:variant>
        <vt:i4>7733315</vt:i4>
      </vt:variant>
      <vt:variant>
        <vt:i4>18</vt:i4>
      </vt:variant>
      <vt:variant>
        <vt:i4>0</vt:i4>
      </vt:variant>
      <vt:variant>
        <vt:i4>5</vt:i4>
      </vt:variant>
      <vt:variant>
        <vt:lpwstr>mailto:Inger.Anette.Finrud@helsedir.no</vt:lpwstr>
      </vt:variant>
      <vt:variant>
        <vt:lpwstr/>
      </vt:variant>
      <vt:variant>
        <vt:i4>786556</vt:i4>
      </vt:variant>
      <vt:variant>
        <vt:i4>15</vt:i4>
      </vt:variant>
      <vt:variant>
        <vt:i4>0</vt:i4>
      </vt:variant>
      <vt:variant>
        <vt:i4>5</vt:i4>
      </vt:variant>
      <vt:variant>
        <vt:lpwstr>mailto:Kine.Markman@helsedir.no</vt:lpwstr>
      </vt:variant>
      <vt:variant>
        <vt:lpwstr/>
      </vt:variant>
      <vt:variant>
        <vt:i4>5767274</vt:i4>
      </vt:variant>
      <vt:variant>
        <vt:i4>12</vt:i4>
      </vt:variant>
      <vt:variant>
        <vt:i4>0</vt:i4>
      </vt:variant>
      <vt:variant>
        <vt:i4>5</vt:i4>
      </vt:variant>
      <vt:variant>
        <vt:lpwstr>mailto:Bjornar.Alexander.Andreassen@helsedir.no</vt:lpwstr>
      </vt:variant>
      <vt:variant>
        <vt:lpwstr/>
      </vt:variant>
      <vt:variant>
        <vt:i4>5767274</vt:i4>
      </vt:variant>
      <vt:variant>
        <vt:i4>9</vt:i4>
      </vt:variant>
      <vt:variant>
        <vt:i4>0</vt:i4>
      </vt:variant>
      <vt:variant>
        <vt:i4>5</vt:i4>
      </vt:variant>
      <vt:variant>
        <vt:lpwstr>mailto:Bjornar.Alexander.Andreassen@helsedir.no</vt:lpwstr>
      </vt:variant>
      <vt:variant>
        <vt:lpwstr/>
      </vt:variant>
      <vt:variant>
        <vt:i4>786556</vt:i4>
      </vt:variant>
      <vt:variant>
        <vt:i4>6</vt:i4>
      </vt:variant>
      <vt:variant>
        <vt:i4>0</vt:i4>
      </vt:variant>
      <vt:variant>
        <vt:i4>5</vt:i4>
      </vt:variant>
      <vt:variant>
        <vt:lpwstr>mailto:Kine.Markman@helsedir.no</vt:lpwstr>
      </vt:variant>
      <vt:variant>
        <vt:lpwstr/>
      </vt:variant>
      <vt:variant>
        <vt:i4>7733315</vt:i4>
      </vt:variant>
      <vt:variant>
        <vt:i4>3</vt:i4>
      </vt:variant>
      <vt:variant>
        <vt:i4>0</vt:i4>
      </vt:variant>
      <vt:variant>
        <vt:i4>5</vt:i4>
      </vt:variant>
      <vt:variant>
        <vt:lpwstr>mailto:Inger.Anette.Finrud@helsedir.no</vt:lpwstr>
      </vt:variant>
      <vt:variant>
        <vt:lpwstr/>
      </vt:variant>
      <vt:variant>
        <vt:i4>786556</vt:i4>
      </vt:variant>
      <vt:variant>
        <vt:i4>0</vt:i4>
      </vt:variant>
      <vt:variant>
        <vt:i4>0</vt:i4>
      </vt:variant>
      <vt:variant>
        <vt:i4>5</vt:i4>
      </vt:variant>
      <vt:variant>
        <vt:lpwstr>mailto:Kine.Markman@helsedir.no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Kine Markman</dc:creator>
  <cp:keywords/>
  <dc:description/>
  <cp:lastModifiedBy>Kine Markman</cp:lastModifiedBy>
  <cp:revision>3588</cp:revision>
  <dcterms:created xsi:type="dcterms:W3CDTF">2025-09-11T05:52:00Z</dcterms:created>
  <dcterms:modified xsi:type="dcterms:W3CDTF">2026-09-24T09:23:00Z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Selmer 011</vt:lpwstr>
  </property>
  <property fmtid="{D5CDD505-2E9C-101B-9397-08002B2CF9AE}" pid="3" name="ContentTypeId">
    <vt:lpwstr>0x0101001FEE38C89459BF43AAE1CC340C284385</vt:lpwstr>
  </property>
</Properties>
</file>